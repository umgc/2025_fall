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BAA81" w14:textId="56251274" w:rsidR="00E7159E" w:rsidRDefault="1432EACE">
      <w:pPr>
        <w:spacing w:line="259" w:lineRule="auto"/>
        <w:ind w:left="12"/>
        <w:jc w:val="center"/>
      </w:pPr>
      <w:r w:rsidRPr="7D972500">
        <w:rPr>
          <w:b/>
          <w:bCs/>
          <w:sz w:val="72"/>
          <w:szCs w:val="72"/>
        </w:rPr>
        <w:t xml:space="preserve"> </w:t>
      </w:r>
      <w:r w:rsidR="00771A21" w:rsidRPr="7D972500">
        <w:rPr>
          <w:b/>
          <w:bCs/>
          <w:sz w:val="72"/>
          <w:szCs w:val="72"/>
        </w:rPr>
        <w:t>Project Plan Document</w:t>
      </w:r>
      <w:r w:rsidR="00771A21" w:rsidRPr="7D972500">
        <w:rPr>
          <w:sz w:val="72"/>
          <w:szCs w:val="72"/>
        </w:rPr>
        <w:t xml:space="preserve"> </w:t>
      </w:r>
    </w:p>
    <w:p w14:paraId="7E191A49" w14:textId="77777777" w:rsidR="00E7159E" w:rsidRDefault="00771A21">
      <w:pPr>
        <w:spacing w:after="188" w:line="259" w:lineRule="auto"/>
        <w:ind w:left="21"/>
        <w:jc w:val="center"/>
      </w:pPr>
      <w:r>
        <w:rPr>
          <w:sz w:val="32"/>
        </w:rPr>
        <w:t xml:space="preserve">CareConnect </w:t>
      </w:r>
    </w:p>
    <w:p w14:paraId="2412534A" w14:textId="77777777" w:rsidR="00E7159E" w:rsidRDefault="00771A21">
      <w:pPr>
        <w:spacing w:after="184" w:line="259" w:lineRule="auto"/>
        <w:ind w:left="90"/>
        <w:jc w:val="center"/>
      </w:pPr>
      <w:r>
        <w:rPr>
          <w:sz w:val="32"/>
        </w:rPr>
        <w:t xml:space="preserve"> </w:t>
      </w:r>
    </w:p>
    <w:p w14:paraId="6E11FF98" w14:textId="77777777" w:rsidR="00E7159E" w:rsidRDefault="00771A21">
      <w:pPr>
        <w:spacing w:after="188" w:line="259" w:lineRule="auto"/>
        <w:ind w:left="90"/>
        <w:jc w:val="center"/>
      </w:pPr>
      <w:r w:rsidRPr="0EE99F17">
        <w:rPr>
          <w:sz w:val="32"/>
          <w:szCs w:val="32"/>
        </w:rPr>
        <w:t xml:space="preserve"> </w:t>
      </w:r>
    </w:p>
    <w:p w14:paraId="43874F86" w14:textId="77777777" w:rsidR="00E7159E" w:rsidRDefault="00771A21">
      <w:pPr>
        <w:spacing w:after="183" w:line="259" w:lineRule="auto"/>
        <w:ind w:left="90"/>
        <w:jc w:val="center"/>
      </w:pPr>
      <w:r>
        <w:rPr>
          <w:sz w:val="32"/>
        </w:rPr>
        <w:t xml:space="preserve"> </w:t>
      </w:r>
    </w:p>
    <w:p w14:paraId="39029156" w14:textId="77777777" w:rsidR="00E7159E" w:rsidRDefault="00771A21">
      <w:pPr>
        <w:spacing w:after="184" w:line="259" w:lineRule="auto"/>
        <w:ind w:left="90"/>
        <w:jc w:val="center"/>
      </w:pPr>
      <w:r>
        <w:rPr>
          <w:sz w:val="32"/>
        </w:rPr>
        <w:t xml:space="preserve"> </w:t>
      </w:r>
    </w:p>
    <w:p w14:paraId="328E58EC" w14:textId="77777777" w:rsidR="00E7159E" w:rsidRDefault="00771A21">
      <w:pPr>
        <w:spacing w:after="186" w:line="259" w:lineRule="auto"/>
        <w:ind w:left="2142"/>
      </w:pPr>
      <w:r>
        <w:rPr>
          <w:sz w:val="32"/>
        </w:rPr>
        <w:t xml:space="preserve">University of Maryland Global Campus </w:t>
      </w:r>
    </w:p>
    <w:p w14:paraId="19F636EB" w14:textId="77777777" w:rsidR="00E7159E" w:rsidRDefault="00771A21">
      <w:pPr>
        <w:spacing w:after="186" w:line="259" w:lineRule="auto"/>
        <w:ind w:left="1772"/>
      </w:pPr>
      <w:r>
        <w:rPr>
          <w:sz w:val="32"/>
        </w:rPr>
        <w:t xml:space="preserve">SWEN 670 - Software Engineering Capstone </w:t>
      </w:r>
    </w:p>
    <w:p w14:paraId="15A59F67" w14:textId="77777777" w:rsidR="00E7159E" w:rsidRDefault="00771A21">
      <w:pPr>
        <w:spacing w:after="188" w:line="259" w:lineRule="auto"/>
        <w:ind w:left="21" w:right="6"/>
        <w:jc w:val="center"/>
      </w:pPr>
      <w:r>
        <w:rPr>
          <w:sz w:val="32"/>
        </w:rPr>
        <w:t xml:space="preserve">Dr. Mir Assadullah </w:t>
      </w:r>
    </w:p>
    <w:p w14:paraId="0DE0F795" w14:textId="75DB0A5D" w:rsidR="00E7159E" w:rsidRDefault="0073234B">
      <w:pPr>
        <w:spacing w:after="111" w:line="259" w:lineRule="auto"/>
        <w:ind w:left="21" w:right="4"/>
        <w:jc w:val="center"/>
      </w:pPr>
      <w:r>
        <w:rPr>
          <w:sz w:val="32"/>
        </w:rPr>
        <w:t>Aug</w:t>
      </w:r>
      <w:r w:rsidR="00046B64">
        <w:rPr>
          <w:sz w:val="32"/>
        </w:rPr>
        <w:t xml:space="preserve"> 30th</w:t>
      </w:r>
      <w:r>
        <w:rPr>
          <w:sz w:val="32"/>
        </w:rPr>
        <w:t xml:space="preserve">, 2025 </w:t>
      </w:r>
    </w:p>
    <w:p w14:paraId="0A86B559" w14:textId="77777777" w:rsidR="00E7159E" w:rsidRDefault="00771A21">
      <w:pPr>
        <w:spacing w:after="214" w:line="259" w:lineRule="auto"/>
      </w:pPr>
      <w:r>
        <w:t xml:space="preserve"> </w:t>
      </w:r>
    </w:p>
    <w:p w14:paraId="6CE7BCDE" w14:textId="77777777" w:rsidR="00E7159E" w:rsidRDefault="00771A21">
      <w:pPr>
        <w:spacing w:after="189" w:line="259" w:lineRule="auto"/>
      </w:pPr>
      <w:r>
        <w:rPr>
          <w:sz w:val="28"/>
        </w:rPr>
        <w:t xml:space="preserve"> </w:t>
      </w:r>
    </w:p>
    <w:p w14:paraId="114590EE" w14:textId="77777777" w:rsidR="00E7159E" w:rsidRDefault="00771A21">
      <w:pPr>
        <w:spacing w:after="184" w:line="259" w:lineRule="auto"/>
      </w:pPr>
      <w:r>
        <w:rPr>
          <w:sz w:val="28"/>
        </w:rPr>
        <w:t xml:space="preserve"> </w:t>
      </w:r>
    </w:p>
    <w:p w14:paraId="34D5ACBD" w14:textId="77777777" w:rsidR="00E7159E" w:rsidRDefault="00771A21">
      <w:pPr>
        <w:spacing w:after="185" w:line="259" w:lineRule="auto"/>
      </w:pPr>
      <w:r>
        <w:rPr>
          <w:sz w:val="28"/>
        </w:rPr>
        <w:t xml:space="preserve"> </w:t>
      </w:r>
    </w:p>
    <w:p w14:paraId="0450A3EF" w14:textId="77777777" w:rsidR="00E7159E" w:rsidRDefault="00771A21">
      <w:pPr>
        <w:spacing w:after="189" w:line="259" w:lineRule="auto"/>
      </w:pPr>
      <w:r>
        <w:rPr>
          <w:sz w:val="28"/>
        </w:rPr>
        <w:t xml:space="preserve"> </w:t>
      </w:r>
    </w:p>
    <w:p w14:paraId="24ADB010" w14:textId="77777777" w:rsidR="00E7159E" w:rsidRDefault="00771A21">
      <w:pPr>
        <w:spacing w:after="184" w:line="259" w:lineRule="auto"/>
      </w:pPr>
      <w:r>
        <w:rPr>
          <w:sz w:val="28"/>
        </w:rPr>
        <w:t xml:space="preserve"> </w:t>
      </w:r>
    </w:p>
    <w:p w14:paraId="36481E0B" w14:textId="77777777" w:rsidR="00E7159E" w:rsidRDefault="00771A21">
      <w:pPr>
        <w:spacing w:after="185" w:line="259" w:lineRule="auto"/>
      </w:pPr>
      <w:r>
        <w:rPr>
          <w:sz w:val="28"/>
        </w:rPr>
        <w:t xml:space="preserve"> </w:t>
      </w:r>
    </w:p>
    <w:p w14:paraId="07B569BC" w14:textId="77777777" w:rsidR="00E7159E" w:rsidRDefault="00771A21">
      <w:pPr>
        <w:spacing w:after="189" w:line="259" w:lineRule="auto"/>
      </w:pPr>
      <w:r>
        <w:rPr>
          <w:sz w:val="28"/>
        </w:rPr>
        <w:t xml:space="preserve"> </w:t>
      </w:r>
    </w:p>
    <w:p w14:paraId="55A60DB0" w14:textId="77777777" w:rsidR="00E7159E" w:rsidRDefault="00771A21">
      <w:pPr>
        <w:spacing w:after="184" w:line="259" w:lineRule="auto"/>
      </w:pPr>
      <w:r>
        <w:rPr>
          <w:sz w:val="28"/>
        </w:rPr>
        <w:t xml:space="preserve"> </w:t>
      </w:r>
    </w:p>
    <w:p w14:paraId="5E680236" w14:textId="77777777" w:rsidR="00E7159E" w:rsidRDefault="00771A21">
      <w:pPr>
        <w:spacing w:after="180" w:line="259" w:lineRule="auto"/>
      </w:pPr>
      <w:r>
        <w:rPr>
          <w:sz w:val="28"/>
        </w:rPr>
        <w:t xml:space="preserve"> </w:t>
      </w:r>
    </w:p>
    <w:p w14:paraId="282271A5" w14:textId="77777777" w:rsidR="0073234B" w:rsidRDefault="00771A21">
      <w:pPr>
        <w:spacing w:after="77" w:line="259" w:lineRule="auto"/>
        <w:ind w:left="-5"/>
        <w:rPr>
          <w:sz w:val="28"/>
        </w:rPr>
      </w:pPr>
      <w:r>
        <w:rPr>
          <w:sz w:val="28"/>
        </w:rPr>
        <w:t xml:space="preserve">Contributors: </w:t>
      </w:r>
      <w:r w:rsidR="0073234B">
        <w:rPr>
          <w:sz w:val="28"/>
        </w:rPr>
        <w:t xml:space="preserve">Summer 2025 class and Fall 2025 class. </w:t>
      </w:r>
    </w:p>
    <w:p w14:paraId="46E21AF4" w14:textId="77777777" w:rsidR="0073234B" w:rsidDel="0007681D" w:rsidRDefault="0073234B">
      <w:pPr>
        <w:spacing w:after="77" w:line="259" w:lineRule="auto"/>
        <w:ind w:left="-5"/>
        <w:rPr>
          <w:del w:id="0" w:author="Alondra Vega Pacheco" w:date="2025-09-12T18:21:00Z" w16du:dateUtc="2025-09-12T23:21:00Z"/>
          <w:sz w:val="28"/>
        </w:rPr>
      </w:pPr>
    </w:p>
    <w:p w14:paraId="4EB4D344" w14:textId="77777777" w:rsidR="0073234B" w:rsidDel="0007681D" w:rsidRDefault="0073234B">
      <w:pPr>
        <w:spacing w:after="77" w:line="259" w:lineRule="auto"/>
        <w:ind w:left="-5"/>
        <w:rPr>
          <w:del w:id="1" w:author="Alondra Vega Pacheco" w:date="2025-09-12T18:21:00Z" w16du:dateUtc="2025-09-12T23:21:00Z"/>
          <w:sz w:val="28"/>
        </w:rPr>
      </w:pPr>
    </w:p>
    <w:p w14:paraId="17976958" w14:textId="77777777" w:rsidR="0073234B" w:rsidDel="0007681D" w:rsidRDefault="0073234B">
      <w:pPr>
        <w:spacing w:after="77" w:line="259" w:lineRule="auto"/>
        <w:ind w:left="-5"/>
        <w:rPr>
          <w:del w:id="2" w:author="Alondra Vega Pacheco" w:date="2025-09-12T18:21:00Z" w16du:dateUtc="2025-09-12T23:21:00Z"/>
          <w:sz w:val="28"/>
        </w:rPr>
      </w:pPr>
    </w:p>
    <w:p w14:paraId="5729B353" w14:textId="0A19B73E" w:rsidR="00E7159E" w:rsidRDefault="00771A21">
      <w:pPr>
        <w:spacing w:after="77" w:line="259" w:lineRule="auto"/>
        <w:ind w:left="-5"/>
      </w:pPr>
      <w:del w:id="3" w:author="Alondra Vega Pacheco" w:date="2025-09-12T18:21:00Z" w16du:dateUtc="2025-09-12T23:21:00Z">
        <w:r w:rsidDel="0007681D">
          <w:rPr>
            <w:sz w:val="28"/>
          </w:rPr>
          <w:delText xml:space="preserve"> </w:delText>
        </w:r>
      </w:del>
    </w:p>
    <w:sdt>
      <w:sdtPr>
        <w:id w:val="617411180"/>
        <w:docPartObj>
          <w:docPartGallery w:val="Table of Contents"/>
        </w:docPartObj>
      </w:sdtPr>
      <w:sdtContent>
        <w:p w14:paraId="75D14B98" w14:textId="77777777" w:rsidR="00E7159E" w:rsidRDefault="00771A21">
          <w:pPr>
            <w:spacing w:line="259" w:lineRule="auto"/>
          </w:pPr>
          <w:r>
            <w:rPr>
              <w:color w:val="0F4761"/>
              <w:sz w:val="32"/>
            </w:rPr>
            <w:t xml:space="preserve">Table of Contents </w:t>
          </w:r>
        </w:p>
        <w:p w14:paraId="0304852B" w14:textId="5B51FF4B" w:rsidR="00FC1B9F" w:rsidRDefault="00771A21">
          <w:pPr>
            <w:pStyle w:val="TOC1"/>
            <w:rPr>
              <w:ins w:id="4" w:author="Alondra Vega Pacheco" w:date="2025-09-12T22:18:00Z" w16du:dateUtc="2025-09-13T03:18:00Z"/>
              <w:rFonts w:asciiTheme="minorHAnsi" w:eastAsiaTheme="minorEastAsia" w:hAnsiTheme="minorHAnsi" w:cstheme="minorBidi"/>
              <w:b w:val="0"/>
              <w:kern w:val="2"/>
              <w:szCs w:val="24"/>
              <w14:ligatures w14:val="standardContextual"/>
            </w:rPr>
          </w:pPr>
          <w:r>
            <w:fldChar w:fldCharType="begin"/>
          </w:r>
          <w:r>
            <w:instrText xml:space="preserve"> TOC \o "1-5" \h \z \u </w:instrText>
          </w:r>
          <w:r>
            <w:fldChar w:fldCharType="separate"/>
          </w:r>
          <w:ins w:id="5" w:author="Alondra Vega Pacheco" w:date="2025-09-12T22:18:00Z" w16du:dateUtc="2025-09-13T03:18:00Z">
            <w:r w:rsidR="00FC1B9F" w:rsidRPr="00EC7603">
              <w:rPr>
                <w:rStyle w:val="Hyperlink"/>
              </w:rPr>
              <w:fldChar w:fldCharType="begin"/>
            </w:r>
            <w:r w:rsidR="00FC1B9F" w:rsidRPr="00EC7603">
              <w:rPr>
                <w:rStyle w:val="Hyperlink"/>
              </w:rPr>
              <w:instrText xml:space="preserve"> </w:instrText>
            </w:r>
            <w:r w:rsidR="00FC1B9F">
              <w:instrText>HYPERLINK \l "_Toc208607934"</w:instrText>
            </w:r>
            <w:r w:rsidR="00FC1B9F" w:rsidRPr="00EC7603">
              <w:rPr>
                <w:rStyle w:val="Hyperlink"/>
              </w:rPr>
              <w:instrText xml:space="preserve"> </w:instrText>
            </w:r>
            <w:r w:rsidR="00FC1B9F" w:rsidRPr="00EC7603">
              <w:rPr>
                <w:rStyle w:val="Hyperlink"/>
              </w:rPr>
            </w:r>
            <w:r w:rsidR="00FC1B9F" w:rsidRPr="00EC7603">
              <w:rPr>
                <w:rStyle w:val="Hyperlink"/>
              </w:rPr>
              <w:fldChar w:fldCharType="separate"/>
            </w:r>
            <w:r w:rsidR="00FC1B9F" w:rsidRPr="00EC7603">
              <w:rPr>
                <w:rStyle w:val="Hyperlink"/>
              </w:rPr>
              <w:t>LIST OF TABLES</w:t>
            </w:r>
            <w:r w:rsidR="00FC1B9F">
              <w:rPr>
                <w:webHidden/>
              </w:rPr>
              <w:tab/>
            </w:r>
            <w:r w:rsidR="00FC1B9F">
              <w:rPr>
                <w:webHidden/>
              </w:rPr>
              <w:fldChar w:fldCharType="begin"/>
            </w:r>
            <w:r w:rsidR="00FC1B9F">
              <w:rPr>
                <w:webHidden/>
              </w:rPr>
              <w:instrText xml:space="preserve"> PAGEREF _Toc208607934 \h </w:instrText>
            </w:r>
          </w:ins>
          <w:r w:rsidR="00FC1B9F">
            <w:rPr>
              <w:webHidden/>
            </w:rPr>
          </w:r>
          <w:ins w:id="6" w:author="Alondra Vega Pacheco" w:date="2025-09-12T22:18:00Z" w16du:dateUtc="2025-09-13T03:18:00Z">
            <w:r w:rsidR="00FC1B9F">
              <w:rPr>
                <w:webHidden/>
              </w:rPr>
              <w:fldChar w:fldCharType="separate"/>
            </w:r>
            <w:r w:rsidR="00FC1B9F">
              <w:rPr>
                <w:webHidden/>
              </w:rPr>
              <w:t>vi</w:t>
            </w:r>
            <w:r w:rsidR="00FC1B9F">
              <w:rPr>
                <w:webHidden/>
              </w:rPr>
              <w:fldChar w:fldCharType="end"/>
            </w:r>
            <w:r w:rsidR="00FC1B9F" w:rsidRPr="00EC7603">
              <w:rPr>
                <w:rStyle w:val="Hyperlink"/>
              </w:rPr>
              <w:fldChar w:fldCharType="end"/>
            </w:r>
          </w:ins>
        </w:p>
        <w:p w14:paraId="5F757199" w14:textId="037CF411" w:rsidR="00FC1B9F" w:rsidRDefault="00FC1B9F">
          <w:pPr>
            <w:pStyle w:val="TOC1"/>
            <w:rPr>
              <w:ins w:id="7" w:author="Alondra Vega Pacheco" w:date="2025-09-12T22:18:00Z" w16du:dateUtc="2025-09-13T03:18:00Z"/>
              <w:rFonts w:asciiTheme="minorHAnsi" w:eastAsiaTheme="minorEastAsia" w:hAnsiTheme="minorHAnsi" w:cstheme="minorBidi"/>
              <w:b w:val="0"/>
              <w:kern w:val="2"/>
              <w:szCs w:val="24"/>
              <w14:ligatures w14:val="standardContextual"/>
            </w:rPr>
          </w:pPr>
          <w:ins w:id="8"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"_Toc208607935"</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LIST OF FIGURES</w:t>
            </w:r>
            <w:r>
              <w:rPr>
                <w:webHidden/>
              </w:rPr>
              <w:tab/>
            </w:r>
            <w:r>
              <w:rPr>
                <w:webHidden/>
              </w:rPr>
              <w:fldChar w:fldCharType="begin"/>
            </w:r>
            <w:r>
              <w:rPr>
                <w:webHidden/>
              </w:rPr>
              <w:instrText xml:space="preserve"> PAGEREF _Toc208607935 \h </w:instrText>
            </w:r>
          </w:ins>
          <w:r>
            <w:rPr>
              <w:webHidden/>
            </w:rPr>
          </w:r>
          <w:ins w:id="9" w:author="Alondra Vega Pacheco" w:date="2025-09-12T22:18:00Z" w16du:dateUtc="2025-09-13T03:18:00Z">
            <w:r>
              <w:rPr>
                <w:webHidden/>
              </w:rPr>
              <w:fldChar w:fldCharType="separate"/>
            </w:r>
            <w:r>
              <w:rPr>
                <w:webHidden/>
              </w:rPr>
              <w:t>vii</w:t>
            </w:r>
            <w:r>
              <w:rPr>
                <w:webHidden/>
              </w:rPr>
              <w:fldChar w:fldCharType="end"/>
            </w:r>
            <w:r w:rsidRPr="00EC7603">
              <w:rPr>
                <w:rStyle w:val="Hyperlink"/>
              </w:rPr>
              <w:fldChar w:fldCharType="end"/>
            </w:r>
          </w:ins>
        </w:p>
        <w:p w14:paraId="3793F684" w14:textId="3A386723" w:rsidR="00FC1B9F" w:rsidRDefault="00FC1B9F">
          <w:pPr>
            <w:pStyle w:val="TOC1"/>
            <w:rPr>
              <w:ins w:id="10" w:author="Alondra Vega Pacheco" w:date="2025-09-12T22:18:00Z" w16du:dateUtc="2025-09-13T03:18:00Z"/>
              <w:rFonts w:asciiTheme="minorHAnsi" w:eastAsiaTheme="minorEastAsia" w:hAnsiTheme="minorHAnsi" w:cstheme="minorBidi"/>
              <w:b w:val="0"/>
              <w:kern w:val="2"/>
              <w:szCs w:val="24"/>
              <w14:ligatures w14:val="standardContextual"/>
            </w:rPr>
          </w:pPr>
          <w:ins w:id="11"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"_Toc208607936"</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Revision History</w:t>
            </w:r>
            <w:r>
              <w:rPr>
                <w:webHidden/>
              </w:rPr>
              <w:tab/>
            </w:r>
            <w:r>
              <w:rPr>
                <w:webHidden/>
              </w:rPr>
              <w:fldChar w:fldCharType="begin"/>
            </w:r>
            <w:r>
              <w:rPr>
                <w:webHidden/>
              </w:rPr>
              <w:instrText xml:space="preserve"> PAGEREF _Toc208607936 \h </w:instrText>
            </w:r>
          </w:ins>
          <w:r>
            <w:rPr>
              <w:webHidden/>
            </w:rPr>
          </w:r>
          <w:ins w:id="12" w:author="Alondra Vega Pacheco" w:date="2025-09-12T22:18:00Z" w16du:dateUtc="2025-09-13T03:18:00Z">
            <w:r>
              <w:rPr>
                <w:webHidden/>
              </w:rPr>
              <w:fldChar w:fldCharType="separate"/>
            </w:r>
            <w:r>
              <w:rPr>
                <w:webHidden/>
              </w:rPr>
              <w:t>viii</w:t>
            </w:r>
            <w:r>
              <w:rPr>
                <w:webHidden/>
              </w:rPr>
              <w:fldChar w:fldCharType="end"/>
            </w:r>
            <w:r w:rsidRPr="00EC7603">
              <w:rPr>
                <w:rStyle w:val="Hyperlink"/>
              </w:rPr>
              <w:fldChar w:fldCharType="end"/>
            </w:r>
          </w:ins>
        </w:p>
        <w:p w14:paraId="42650111" w14:textId="522E808D" w:rsidR="00FC1B9F" w:rsidRDefault="00FC1B9F">
          <w:pPr>
            <w:pStyle w:val="TOC1"/>
            <w:rPr>
              <w:ins w:id="13" w:author="Alondra Vega Pacheco" w:date="2025-09-12T22:18:00Z" w16du:dateUtc="2025-09-13T03:18:00Z"/>
              <w:rFonts w:asciiTheme="minorHAnsi" w:eastAsiaTheme="minorEastAsia" w:hAnsiTheme="minorHAnsi" w:cstheme="minorBidi"/>
              <w:b w:val="0"/>
              <w:kern w:val="2"/>
              <w:szCs w:val="24"/>
              <w14:ligatures w14:val="standardContextual"/>
            </w:rPr>
          </w:pPr>
          <w:ins w:id="14"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"_Toc208607937"</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iCs/>
              </w:rPr>
              <w:t>1.</w:t>
            </w:r>
            <w:r>
              <w:rPr>
                <w:rFonts w:asciiTheme="minorHAnsi" w:eastAsiaTheme="minorEastAsia" w:hAnsiTheme="minorHAnsi" w:cstheme="minorBidi"/>
                <w:b w:val="0"/>
                <w:kern w:val="2"/>
                <w:szCs w:val="24"/>
                <w14:ligatures w14:val="standardContextual"/>
              </w:rPr>
              <w:tab/>
            </w:r>
            <w:r w:rsidRPr="00EC7603">
              <w:rPr>
                <w:rStyle w:val="Hyperlink"/>
              </w:rPr>
              <w:t xml:space="preserve">Executive Summary – </w:t>
            </w:r>
            <w:r w:rsidRPr="00EC7603">
              <w:rPr>
                <w:rStyle w:val="Hyperlink"/>
                <w:i/>
                <w:iCs/>
              </w:rPr>
              <w:t>(updated in v4.0)</w:t>
            </w:r>
            <w:r>
              <w:rPr>
                <w:webHidden/>
              </w:rPr>
              <w:tab/>
            </w:r>
            <w:r>
              <w:rPr>
                <w:webHidden/>
              </w:rPr>
              <w:fldChar w:fldCharType="begin"/>
            </w:r>
            <w:r>
              <w:rPr>
                <w:webHidden/>
              </w:rPr>
              <w:instrText xml:space="preserve"> PAGEREF _Toc208607937 \h </w:instrText>
            </w:r>
          </w:ins>
          <w:r>
            <w:rPr>
              <w:webHidden/>
            </w:rPr>
          </w:r>
          <w:ins w:id="15" w:author="Alondra Vega Pacheco" w:date="2025-09-12T22:18:00Z" w16du:dateUtc="2025-09-13T03:18:00Z">
            <w:r>
              <w:rPr>
                <w:webHidden/>
              </w:rPr>
              <w:fldChar w:fldCharType="separate"/>
            </w:r>
            <w:r>
              <w:rPr>
                <w:webHidden/>
              </w:rPr>
              <w:t>9</w:t>
            </w:r>
            <w:r>
              <w:rPr>
                <w:webHidden/>
              </w:rPr>
              <w:fldChar w:fldCharType="end"/>
            </w:r>
            <w:r w:rsidRPr="00EC7603">
              <w:rPr>
                <w:rStyle w:val="Hyperlink"/>
              </w:rPr>
              <w:fldChar w:fldCharType="end"/>
            </w:r>
          </w:ins>
        </w:p>
        <w:p w14:paraId="37E6BE38" w14:textId="5FAE43D3" w:rsidR="00FC1B9F" w:rsidRDefault="00FC1B9F">
          <w:pPr>
            <w:pStyle w:val="TOC2"/>
            <w:tabs>
              <w:tab w:val="left" w:pos="960"/>
            </w:tabs>
            <w:rPr>
              <w:ins w:id="16" w:author="Alondra Vega Pacheco" w:date="2025-09-12T22:18:00Z" w16du:dateUtc="2025-09-13T03:18:00Z"/>
              <w:rFonts w:asciiTheme="minorHAnsi" w:eastAsiaTheme="minorEastAsia" w:hAnsiTheme="minorHAnsi" w:cstheme="minorBidi"/>
              <w:noProof/>
              <w:kern w:val="2"/>
              <w:sz w:val="24"/>
              <w:szCs w:val="24"/>
              <w14:ligatures w14:val="standardContextual"/>
            </w:rPr>
          </w:pPr>
          <w:ins w:id="17"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"_Toc208607938"</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1.1</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Project Name- </w:t>
            </w:r>
            <w:r w:rsidRPr="00EC7603">
              <w:rPr>
                <w:rStyle w:val="Hyperlink"/>
                <w:i/>
                <w:iCs/>
                <w:noProof/>
              </w:rPr>
              <w:t>(inherited from v3.0)</w:t>
            </w:r>
            <w:r>
              <w:rPr>
                <w:noProof/>
                <w:webHidden/>
              </w:rPr>
              <w:tab/>
            </w:r>
            <w:r>
              <w:rPr>
                <w:noProof/>
                <w:webHidden/>
              </w:rPr>
              <w:fldChar w:fldCharType="begin"/>
            </w:r>
            <w:r>
              <w:rPr>
                <w:noProof/>
                <w:webHidden/>
              </w:rPr>
              <w:instrText xml:space="preserve"> PAGEREF _Toc208607938 \h </w:instrText>
            </w:r>
          </w:ins>
          <w:r>
            <w:rPr>
              <w:noProof/>
              <w:webHidden/>
            </w:rPr>
          </w:r>
          <w:ins w:id="18" w:author="Alondra Vega Pacheco" w:date="2025-09-12T22:18:00Z" w16du:dateUtc="2025-09-13T03:18:00Z">
            <w:r>
              <w:rPr>
                <w:noProof/>
                <w:webHidden/>
              </w:rPr>
              <w:fldChar w:fldCharType="separate"/>
            </w:r>
            <w:r>
              <w:rPr>
                <w:noProof/>
                <w:webHidden/>
              </w:rPr>
              <w:t>9</w:t>
            </w:r>
            <w:r>
              <w:rPr>
                <w:noProof/>
                <w:webHidden/>
              </w:rPr>
              <w:fldChar w:fldCharType="end"/>
            </w:r>
            <w:r w:rsidRPr="00EC7603">
              <w:rPr>
                <w:rStyle w:val="Hyperlink"/>
                <w:noProof/>
              </w:rPr>
              <w:fldChar w:fldCharType="end"/>
            </w:r>
          </w:ins>
        </w:p>
        <w:p w14:paraId="2A1C4A67" w14:textId="59861941" w:rsidR="00FC1B9F" w:rsidRDefault="00FC1B9F">
          <w:pPr>
            <w:pStyle w:val="TOC2"/>
            <w:tabs>
              <w:tab w:val="left" w:pos="960"/>
            </w:tabs>
            <w:rPr>
              <w:ins w:id="19" w:author="Alondra Vega Pacheco" w:date="2025-09-12T22:18:00Z" w16du:dateUtc="2025-09-13T03:18:00Z"/>
              <w:rFonts w:asciiTheme="minorHAnsi" w:eastAsiaTheme="minorEastAsia" w:hAnsiTheme="minorHAnsi" w:cstheme="minorBidi"/>
              <w:noProof/>
              <w:kern w:val="2"/>
              <w:sz w:val="24"/>
              <w:szCs w:val="24"/>
              <w14:ligatures w14:val="standardContextual"/>
            </w:rPr>
          </w:pPr>
          <w:ins w:id="20"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"_Toc208607939"</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1.2</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Purpose – </w:t>
            </w:r>
            <w:r w:rsidRPr="00EC7603">
              <w:rPr>
                <w:rStyle w:val="Hyperlink"/>
                <w:i/>
                <w:noProof/>
              </w:rPr>
              <w:t>(</w:t>
            </w:r>
            <w:r w:rsidRPr="00EC7603">
              <w:rPr>
                <w:rStyle w:val="Hyperlink"/>
                <w:i/>
                <w:iCs/>
                <w:noProof/>
              </w:rPr>
              <w:t>updated in v4.0)</w:t>
            </w:r>
            <w:r>
              <w:rPr>
                <w:noProof/>
                <w:webHidden/>
              </w:rPr>
              <w:tab/>
            </w:r>
            <w:r>
              <w:rPr>
                <w:noProof/>
                <w:webHidden/>
              </w:rPr>
              <w:fldChar w:fldCharType="begin"/>
            </w:r>
            <w:r>
              <w:rPr>
                <w:noProof/>
                <w:webHidden/>
              </w:rPr>
              <w:instrText xml:space="preserve"> PAGEREF _Toc208607939 \h </w:instrText>
            </w:r>
          </w:ins>
          <w:r>
            <w:rPr>
              <w:noProof/>
              <w:webHidden/>
            </w:rPr>
          </w:r>
          <w:ins w:id="21" w:author="Alondra Vega Pacheco" w:date="2025-09-12T22:18:00Z" w16du:dateUtc="2025-09-13T03:18:00Z">
            <w:r>
              <w:rPr>
                <w:noProof/>
                <w:webHidden/>
              </w:rPr>
              <w:fldChar w:fldCharType="separate"/>
            </w:r>
            <w:r>
              <w:rPr>
                <w:noProof/>
                <w:webHidden/>
              </w:rPr>
              <w:t>9</w:t>
            </w:r>
            <w:r>
              <w:rPr>
                <w:noProof/>
                <w:webHidden/>
              </w:rPr>
              <w:fldChar w:fldCharType="end"/>
            </w:r>
            <w:r w:rsidRPr="00EC7603">
              <w:rPr>
                <w:rStyle w:val="Hyperlink"/>
                <w:noProof/>
              </w:rPr>
              <w:fldChar w:fldCharType="end"/>
            </w:r>
          </w:ins>
        </w:p>
        <w:p w14:paraId="1A5F2604" w14:textId="3EA9ADBE" w:rsidR="00FC1B9F" w:rsidRDefault="00FC1B9F">
          <w:pPr>
            <w:pStyle w:val="TOC2"/>
            <w:tabs>
              <w:tab w:val="left" w:pos="960"/>
            </w:tabs>
            <w:rPr>
              <w:ins w:id="22" w:author="Alondra Vega Pacheco" w:date="2025-09-12T22:18:00Z" w16du:dateUtc="2025-09-13T03:18:00Z"/>
              <w:rFonts w:asciiTheme="minorHAnsi" w:eastAsiaTheme="minorEastAsia" w:hAnsiTheme="minorHAnsi" w:cstheme="minorBidi"/>
              <w:noProof/>
              <w:kern w:val="2"/>
              <w:sz w:val="24"/>
              <w:szCs w:val="24"/>
              <w14:ligatures w14:val="standardContextual"/>
            </w:rPr>
          </w:pPr>
          <w:ins w:id="23"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"_Toc208607940"</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1.3</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Scope – </w:t>
            </w:r>
            <w:r w:rsidRPr="00EC7603">
              <w:rPr>
                <w:rStyle w:val="Hyperlink"/>
                <w:i/>
                <w:noProof/>
              </w:rPr>
              <w:t>(</w:t>
            </w:r>
            <w:r w:rsidRPr="00EC7603">
              <w:rPr>
                <w:rStyle w:val="Hyperlink"/>
                <w:i/>
                <w:iCs/>
                <w:noProof/>
              </w:rPr>
              <w:t>updated in v4.0)</w:t>
            </w:r>
            <w:r>
              <w:rPr>
                <w:noProof/>
                <w:webHidden/>
              </w:rPr>
              <w:tab/>
            </w:r>
            <w:r>
              <w:rPr>
                <w:noProof/>
                <w:webHidden/>
              </w:rPr>
              <w:fldChar w:fldCharType="begin"/>
            </w:r>
            <w:r>
              <w:rPr>
                <w:noProof/>
                <w:webHidden/>
              </w:rPr>
              <w:instrText xml:space="preserve"> PAGEREF _Toc208607940 \h </w:instrText>
            </w:r>
          </w:ins>
          <w:r>
            <w:rPr>
              <w:noProof/>
              <w:webHidden/>
            </w:rPr>
          </w:r>
          <w:ins w:id="24" w:author="Alondra Vega Pacheco" w:date="2025-09-12T22:18:00Z" w16du:dateUtc="2025-09-13T03:18:00Z">
            <w:r>
              <w:rPr>
                <w:noProof/>
                <w:webHidden/>
              </w:rPr>
              <w:fldChar w:fldCharType="separate"/>
            </w:r>
            <w:r>
              <w:rPr>
                <w:noProof/>
                <w:webHidden/>
              </w:rPr>
              <w:t>9</w:t>
            </w:r>
            <w:r>
              <w:rPr>
                <w:noProof/>
                <w:webHidden/>
              </w:rPr>
              <w:fldChar w:fldCharType="end"/>
            </w:r>
            <w:r w:rsidRPr="00EC7603">
              <w:rPr>
                <w:rStyle w:val="Hyperlink"/>
                <w:noProof/>
              </w:rPr>
              <w:fldChar w:fldCharType="end"/>
            </w:r>
          </w:ins>
        </w:p>
        <w:p w14:paraId="4F421DB3" w14:textId="27DB3D1D" w:rsidR="00FC1B9F" w:rsidRDefault="00FC1B9F">
          <w:pPr>
            <w:pStyle w:val="TOC2"/>
            <w:tabs>
              <w:tab w:val="left" w:pos="960"/>
            </w:tabs>
            <w:rPr>
              <w:ins w:id="25" w:author="Alondra Vega Pacheco" w:date="2025-09-12T22:18:00Z" w16du:dateUtc="2025-09-13T03:18:00Z"/>
              <w:rFonts w:asciiTheme="minorHAnsi" w:eastAsiaTheme="minorEastAsia" w:hAnsiTheme="minorHAnsi" w:cstheme="minorBidi"/>
              <w:noProof/>
              <w:kern w:val="2"/>
              <w:sz w:val="24"/>
              <w:szCs w:val="24"/>
              <w14:ligatures w14:val="standardContextual"/>
            </w:rPr>
          </w:pPr>
          <w:ins w:id="26"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"_Toc208607941"</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1.4</w:t>
            </w:r>
            <w:r>
              <w:rPr>
                <w:rFonts w:asciiTheme="minorHAnsi" w:eastAsiaTheme="minorEastAsia" w:hAnsiTheme="minorHAnsi" w:cstheme="minorBidi"/>
                <w:noProof/>
                <w:kern w:val="2"/>
                <w:sz w:val="24"/>
                <w:szCs w:val="24"/>
                <w14:ligatures w14:val="standardContextual"/>
              </w:rPr>
              <w:tab/>
            </w:r>
            <w:r w:rsidRPr="00EC7603">
              <w:rPr>
                <w:rStyle w:val="Hyperlink"/>
                <w:noProof/>
              </w:rPr>
              <w:t>Document History and Acknowledgments-</w:t>
            </w:r>
            <w:r w:rsidRPr="00EC7603">
              <w:rPr>
                <w:rStyle w:val="Hyperlink"/>
                <w:i/>
                <w:iCs/>
                <w:noProof/>
              </w:rPr>
              <w:t>(added in v4.0)</w:t>
            </w:r>
            <w:r>
              <w:rPr>
                <w:noProof/>
                <w:webHidden/>
              </w:rPr>
              <w:tab/>
            </w:r>
            <w:r>
              <w:rPr>
                <w:noProof/>
                <w:webHidden/>
              </w:rPr>
              <w:fldChar w:fldCharType="begin"/>
            </w:r>
            <w:r>
              <w:rPr>
                <w:noProof/>
                <w:webHidden/>
              </w:rPr>
              <w:instrText xml:space="preserve"> PAGEREF _Toc208607941 \h </w:instrText>
            </w:r>
          </w:ins>
          <w:r>
            <w:rPr>
              <w:noProof/>
              <w:webHidden/>
            </w:rPr>
          </w:r>
          <w:ins w:id="27" w:author="Alondra Vega Pacheco" w:date="2025-09-12T22:18:00Z" w16du:dateUtc="2025-09-13T03:18:00Z">
            <w:r>
              <w:rPr>
                <w:noProof/>
                <w:webHidden/>
              </w:rPr>
              <w:fldChar w:fldCharType="separate"/>
            </w:r>
            <w:r>
              <w:rPr>
                <w:noProof/>
                <w:webHidden/>
              </w:rPr>
              <w:t>10</w:t>
            </w:r>
            <w:r>
              <w:rPr>
                <w:noProof/>
                <w:webHidden/>
              </w:rPr>
              <w:fldChar w:fldCharType="end"/>
            </w:r>
            <w:r w:rsidRPr="00EC7603">
              <w:rPr>
                <w:rStyle w:val="Hyperlink"/>
                <w:noProof/>
              </w:rPr>
              <w:fldChar w:fldCharType="end"/>
            </w:r>
          </w:ins>
        </w:p>
        <w:p w14:paraId="367A4959" w14:textId="2323FAE7" w:rsidR="00FC1B9F" w:rsidRDefault="00FC1B9F">
          <w:pPr>
            <w:pStyle w:val="TOC1"/>
            <w:rPr>
              <w:ins w:id="28" w:author="Alondra Vega Pacheco" w:date="2025-09-12T22:18:00Z" w16du:dateUtc="2025-09-13T03:18:00Z"/>
              <w:rFonts w:asciiTheme="minorHAnsi" w:eastAsiaTheme="minorEastAsia" w:hAnsiTheme="minorHAnsi" w:cstheme="minorBidi"/>
              <w:b w:val="0"/>
              <w:kern w:val="2"/>
              <w:szCs w:val="24"/>
              <w14:ligatures w14:val="standardContextual"/>
            </w:rPr>
          </w:pPr>
          <w:ins w:id="29"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"_Toc208607942"</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iCs/>
              </w:rPr>
              <w:t>2.</w:t>
            </w:r>
            <w:r>
              <w:rPr>
                <w:rFonts w:asciiTheme="minorHAnsi" w:eastAsiaTheme="minorEastAsia" w:hAnsiTheme="minorHAnsi" w:cstheme="minorBidi"/>
                <w:b w:val="0"/>
                <w:kern w:val="2"/>
                <w:szCs w:val="24"/>
                <w14:ligatures w14:val="standardContextual"/>
              </w:rPr>
              <w:tab/>
            </w:r>
            <w:r w:rsidRPr="00EC7603">
              <w:rPr>
                <w:rStyle w:val="Hyperlink"/>
              </w:rPr>
              <w:t xml:space="preserve">Document Conventions (Definitions, Acronyms, and Abbreviations)- </w:t>
            </w:r>
            <w:r w:rsidRPr="00EC7603">
              <w:rPr>
                <w:rStyle w:val="Hyperlink"/>
                <w:i/>
                <w:iCs/>
              </w:rPr>
              <w:t>(added in v4.0)</w:t>
            </w:r>
            <w:r>
              <w:rPr>
                <w:webHidden/>
              </w:rPr>
              <w:tab/>
            </w:r>
            <w:r>
              <w:rPr>
                <w:webHidden/>
              </w:rPr>
              <w:fldChar w:fldCharType="begin"/>
            </w:r>
            <w:r>
              <w:rPr>
                <w:webHidden/>
              </w:rPr>
              <w:instrText xml:space="preserve"> PAGEREF _Toc208607942 \h </w:instrText>
            </w:r>
          </w:ins>
          <w:r>
            <w:rPr>
              <w:webHidden/>
            </w:rPr>
          </w:r>
          <w:ins w:id="30" w:author="Alondra Vega Pacheco" w:date="2025-09-12T22:18:00Z" w16du:dateUtc="2025-09-13T03:18:00Z">
            <w:r>
              <w:rPr>
                <w:webHidden/>
              </w:rPr>
              <w:fldChar w:fldCharType="separate"/>
            </w:r>
            <w:r>
              <w:rPr>
                <w:webHidden/>
              </w:rPr>
              <w:t>10</w:t>
            </w:r>
            <w:r>
              <w:rPr>
                <w:webHidden/>
              </w:rPr>
              <w:fldChar w:fldCharType="end"/>
            </w:r>
            <w:r w:rsidRPr="00EC7603">
              <w:rPr>
                <w:rStyle w:val="Hyperlink"/>
              </w:rPr>
              <w:fldChar w:fldCharType="end"/>
            </w:r>
          </w:ins>
        </w:p>
        <w:p w14:paraId="0C5CB5B3" w14:textId="2DEFEDB1" w:rsidR="00FC1B9F" w:rsidRDefault="00FC1B9F">
          <w:pPr>
            <w:pStyle w:val="TOC1"/>
            <w:rPr>
              <w:ins w:id="31" w:author="Alondra Vega Pacheco" w:date="2025-09-12T22:18:00Z" w16du:dateUtc="2025-09-13T03:18:00Z"/>
              <w:rFonts w:asciiTheme="minorHAnsi" w:eastAsiaTheme="minorEastAsia" w:hAnsiTheme="minorHAnsi" w:cstheme="minorBidi"/>
              <w:b w:val="0"/>
              <w:kern w:val="2"/>
              <w:szCs w:val="24"/>
              <w14:ligatures w14:val="standardContextual"/>
            </w:rPr>
          </w:pPr>
          <w:ins w:id="32"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"_Toc208607943"</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3.</w:t>
            </w:r>
            <w:r>
              <w:rPr>
                <w:rFonts w:asciiTheme="minorHAnsi" w:eastAsiaTheme="minorEastAsia" w:hAnsiTheme="minorHAnsi" w:cstheme="minorBidi"/>
                <w:b w:val="0"/>
                <w:kern w:val="2"/>
                <w:szCs w:val="24"/>
                <w14:ligatures w14:val="standardContextual"/>
              </w:rPr>
              <w:tab/>
            </w:r>
            <w:r w:rsidRPr="00EC7603">
              <w:rPr>
                <w:rStyle w:val="Hyperlink"/>
              </w:rPr>
              <w:t>Objectives and Goals</w:t>
            </w:r>
            <w:r>
              <w:rPr>
                <w:webHidden/>
              </w:rPr>
              <w:tab/>
            </w:r>
            <w:r>
              <w:rPr>
                <w:webHidden/>
              </w:rPr>
              <w:fldChar w:fldCharType="begin"/>
            </w:r>
            <w:r>
              <w:rPr>
                <w:webHidden/>
              </w:rPr>
              <w:instrText xml:space="preserve"> PAGEREF _Toc208607943 \h </w:instrText>
            </w:r>
          </w:ins>
          <w:r>
            <w:rPr>
              <w:webHidden/>
            </w:rPr>
          </w:r>
          <w:ins w:id="33" w:author="Alondra Vega Pacheco" w:date="2025-09-12T22:18:00Z" w16du:dateUtc="2025-09-13T03:18:00Z">
            <w:r>
              <w:rPr>
                <w:webHidden/>
              </w:rPr>
              <w:fldChar w:fldCharType="separate"/>
            </w:r>
            <w:r>
              <w:rPr>
                <w:webHidden/>
              </w:rPr>
              <w:t>13</w:t>
            </w:r>
            <w:r>
              <w:rPr>
                <w:webHidden/>
              </w:rPr>
              <w:fldChar w:fldCharType="end"/>
            </w:r>
            <w:r w:rsidRPr="00EC7603">
              <w:rPr>
                <w:rStyle w:val="Hyperlink"/>
              </w:rPr>
              <w:fldChar w:fldCharType="end"/>
            </w:r>
          </w:ins>
        </w:p>
        <w:p w14:paraId="5BB349C0" w14:textId="568730EC" w:rsidR="00FC1B9F" w:rsidRDefault="00FC1B9F">
          <w:pPr>
            <w:pStyle w:val="TOC2"/>
            <w:tabs>
              <w:tab w:val="left" w:pos="960"/>
            </w:tabs>
            <w:rPr>
              <w:ins w:id="34" w:author="Alondra Vega Pacheco" w:date="2025-09-12T22:18:00Z" w16du:dateUtc="2025-09-13T03:18:00Z"/>
              <w:rFonts w:asciiTheme="minorHAnsi" w:eastAsiaTheme="minorEastAsia" w:hAnsiTheme="minorHAnsi" w:cstheme="minorBidi"/>
              <w:noProof/>
              <w:kern w:val="2"/>
              <w:sz w:val="24"/>
              <w:szCs w:val="24"/>
              <w14:ligatures w14:val="standardContextual"/>
            </w:rPr>
          </w:pPr>
          <w:ins w:id="35"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"_Toc208607944"</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3.1</w:t>
            </w:r>
            <w:r>
              <w:rPr>
                <w:rFonts w:asciiTheme="minorHAnsi" w:eastAsiaTheme="minorEastAsia" w:hAnsiTheme="minorHAnsi" w:cstheme="minorBidi"/>
                <w:noProof/>
                <w:kern w:val="2"/>
                <w:sz w:val="24"/>
                <w:szCs w:val="24"/>
                <w14:ligatures w14:val="standardContextual"/>
              </w:rPr>
              <w:tab/>
            </w:r>
            <w:r w:rsidRPr="00EC7603">
              <w:rPr>
                <w:rStyle w:val="Hyperlink"/>
                <w:noProof/>
              </w:rPr>
              <w:t>Goals – (</w:t>
            </w:r>
            <w:r w:rsidRPr="00EC7603">
              <w:rPr>
                <w:rStyle w:val="Hyperlink"/>
                <w:i/>
                <w:iCs/>
                <w:noProof/>
              </w:rPr>
              <w:t>inherited from v3.0)</w:t>
            </w:r>
            <w:r>
              <w:rPr>
                <w:noProof/>
                <w:webHidden/>
              </w:rPr>
              <w:tab/>
            </w:r>
            <w:r>
              <w:rPr>
                <w:noProof/>
                <w:webHidden/>
              </w:rPr>
              <w:fldChar w:fldCharType="begin"/>
            </w:r>
            <w:r>
              <w:rPr>
                <w:noProof/>
                <w:webHidden/>
              </w:rPr>
              <w:instrText xml:space="preserve"> PAGEREF _Toc208607944 \h </w:instrText>
            </w:r>
          </w:ins>
          <w:r>
            <w:rPr>
              <w:noProof/>
              <w:webHidden/>
            </w:rPr>
          </w:r>
          <w:ins w:id="36" w:author="Alondra Vega Pacheco" w:date="2025-09-12T22:18:00Z" w16du:dateUtc="2025-09-13T03:18:00Z">
            <w:r>
              <w:rPr>
                <w:noProof/>
                <w:webHidden/>
              </w:rPr>
              <w:fldChar w:fldCharType="separate"/>
            </w:r>
            <w:r>
              <w:rPr>
                <w:noProof/>
                <w:webHidden/>
              </w:rPr>
              <w:t>13</w:t>
            </w:r>
            <w:r>
              <w:rPr>
                <w:noProof/>
                <w:webHidden/>
              </w:rPr>
              <w:fldChar w:fldCharType="end"/>
            </w:r>
            <w:r w:rsidRPr="00EC7603">
              <w:rPr>
                <w:rStyle w:val="Hyperlink"/>
                <w:noProof/>
              </w:rPr>
              <w:fldChar w:fldCharType="end"/>
            </w:r>
          </w:ins>
        </w:p>
        <w:p w14:paraId="08212DA9" w14:textId="34093132" w:rsidR="00FC1B9F" w:rsidRDefault="00FC1B9F">
          <w:pPr>
            <w:pStyle w:val="TOC2"/>
            <w:tabs>
              <w:tab w:val="left" w:pos="960"/>
            </w:tabs>
            <w:rPr>
              <w:ins w:id="37" w:author="Alondra Vega Pacheco" w:date="2025-09-12T22:18:00Z" w16du:dateUtc="2025-09-13T03:18:00Z"/>
              <w:rFonts w:asciiTheme="minorHAnsi" w:eastAsiaTheme="minorEastAsia" w:hAnsiTheme="minorHAnsi" w:cstheme="minorBidi"/>
              <w:noProof/>
              <w:kern w:val="2"/>
              <w:sz w:val="24"/>
              <w:szCs w:val="24"/>
              <w14:ligatures w14:val="standardContextual"/>
            </w:rPr>
          </w:pPr>
          <w:ins w:id="38"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"_Toc208607945"</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3.2</w:t>
            </w:r>
            <w:r>
              <w:rPr>
                <w:rFonts w:asciiTheme="minorHAnsi" w:eastAsiaTheme="minorEastAsia" w:hAnsiTheme="minorHAnsi" w:cstheme="minorBidi"/>
                <w:noProof/>
                <w:kern w:val="2"/>
                <w:sz w:val="24"/>
                <w:szCs w:val="24"/>
                <w14:ligatures w14:val="standardContextual"/>
              </w:rPr>
              <w:tab/>
            </w:r>
            <w:r w:rsidRPr="00EC7603">
              <w:rPr>
                <w:rStyle w:val="Hyperlink"/>
                <w:noProof/>
              </w:rPr>
              <w:t>Objectives – (</w:t>
            </w:r>
            <w:r w:rsidRPr="00EC7603">
              <w:rPr>
                <w:rStyle w:val="Hyperlink"/>
                <w:i/>
                <w:iCs/>
                <w:noProof/>
              </w:rPr>
              <w:t>inherited from v3.0)</w:t>
            </w:r>
            <w:r>
              <w:rPr>
                <w:noProof/>
                <w:webHidden/>
              </w:rPr>
              <w:tab/>
            </w:r>
            <w:r>
              <w:rPr>
                <w:noProof/>
                <w:webHidden/>
              </w:rPr>
              <w:fldChar w:fldCharType="begin"/>
            </w:r>
            <w:r>
              <w:rPr>
                <w:noProof/>
                <w:webHidden/>
              </w:rPr>
              <w:instrText xml:space="preserve"> PAGEREF _Toc208607945 \h </w:instrText>
            </w:r>
          </w:ins>
          <w:r>
            <w:rPr>
              <w:noProof/>
              <w:webHidden/>
            </w:rPr>
          </w:r>
          <w:ins w:id="39" w:author="Alondra Vega Pacheco" w:date="2025-09-12T22:18:00Z" w16du:dateUtc="2025-09-13T03:18:00Z">
            <w:r>
              <w:rPr>
                <w:noProof/>
                <w:webHidden/>
              </w:rPr>
              <w:fldChar w:fldCharType="separate"/>
            </w:r>
            <w:r>
              <w:rPr>
                <w:noProof/>
                <w:webHidden/>
              </w:rPr>
              <w:t>13</w:t>
            </w:r>
            <w:r>
              <w:rPr>
                <w:noProof/>
                <w:webHidden/>
              </w:rPr>
              <w:fldChar w:fldCharType="end"/>
            </w:r>
            <w:r w:rsidRPr="00EC7603">
              <w:rPr>
                <w:rStyle w:val="Hyperlink"/>
                <w:noProof/>
              </w:rPr>
              <w:fldChar w:fldCharType="end"/>
            </w:r>
          </w:ins>
        </w:p>
        <w:p w14:paraId="7BE156E0" w14:textId="25E61714" w:rsidR="00FC1B9F" w:rsidRDefault="00FC1B9F">
          <w:pPr>
            <w:pStyle w:val="TOC1"/>
            <w:rPr>
              <w:ins w:id="40" w:author="Alondra Vega Pacheco" w:date="2025-09-12T22:18:00Z" w16du:dateUtc="2025-09-13T03:18:00Z"/>
              <w:rFonts w:asciiTheme="minorHAnsi" w:eastAsiaTheme="minorEastAsia" w:hAnsiTheme="minorHAnsi" w:cstheme="minorBidi"/>
              <w:b w:val="0"/>
              <w:kern w:val="2"/>
              <w:szCs w:val="24"/>
              <w14:ligatures w14:val="standardContextual"/>
            </w:rPr>
          </w:pPr>
          <w:ins w:id="41"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"_Toc208607946"</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iCs/>
              </w:rPr>
              <w:t>4.</w:t>
            </w:r>
            <w:r>
              <w:rPr>
                <w:rFonts w:asciiTheme="minorHAnsi" w:eastAsiaTheme="minorEastAsia" w:hAnsiTheme="minorHAnsi" w:cstheme="minorBidi"/>
                <w:b w:val="0"/>
                <w:kern w:val="2"/>
                <w:szCs w:val="24"/>
                <w14:ligatures w14:val="standardContextual"/>
              </w:rPr>
              <w:tab/>
            </w:r>
            <w:r w:rsidRPr="00EC7603">
              <w:rPr>
                <w:rStyle w:val="Hyperlink"/>
              </w:rPr>
              <w:t xml:space="preserve">Scope of Work - </w:t>
            </w:r>
            <w:r w:rsidRPr="00EC7603">
              <w:rPr>
                <w:rStyle w:val="Hyperlink"/>
                <w:i/>
                <w:iCs/>
              </w:rPr>
              <w:t>(updated in v4.0)</w:t>
            </w:r>
            <w:r>
              <w:rPr>
                <w:webHidden/>
              </w:rPr>
              <w:tab/>
            </w:r>
            <w:r>
              <w:rPr>
                <w:webHidden/>
              </w:rPr>
              <w:fldChar w:fldCharType="begin"/>
            </w:r>
            <w:r>
              <w:rPr>
                <w:webHidden/>
              </w:rPr>
              <w:instrText xml:space="preserve"> PAGEREF _Toc208607946 \h </w:instrText>
            </w:r>
          </w:ins>
          <w:r>
            <w:rPr>
              <w:webHidden/>
            </w:rPr>
          </w:r>
          <w:ins w:id="42" w:author="Alondra Vega Pacheco" w:date="2025-09-12T22:18:00Z" w16du:dateUtc="2025-09-13T03:18:00Z">
            <w:r>
              <w:rPr>
                <w:webHidden/>
              </w:rPr>
              <w:fldChar w:fldCharType="separate"/>
            </w:r>
            <w:r>
              <w:rPr>
                <w:webHidden/>
              </w:rPr>
              <w:t>13</w:t>
            </w:r>
            <w:r>
              <w:rPr>
                <w:webHidden/>
              </w:rPr>
              <w:fldChar w:fldCharType="end"/>
            </w:r>
            <w:r w:rsidRPr="00EC7603">
              <w:rPr>
                <w:rStyle w:val="Hyperlink"/>
              </w:rPr>
              <w:fldChar w:fldCharType="end"/>
            </w:r>
          </w:ins>
        </w:p>
        <w:p w14:paraId="0ECECF35" w14:textId="0F3F3470" w:rsidR="00FC1B9F" w:rsidRDefault="00FC1B9F">
          <w:pPr>
            <w:pStyle w:val="TOC2"/>
            <w:tabs>
              <w:tab w:val="left" w:pos="960"/>
            </w:tabs>
            <w:rPr>
              <w:ins w:id="43"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4"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"_Toc208607947"</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4.1</w:t>
            </w:r>
            <w:r>
              <w:rPr>
                <w:rFonts w:asciiTheme="minorHAnsi" w:eastAsiaTheme="minorEastAsia" w:hAnsiTheme="minorHAnsi" w:cstheme="minorBidi"/>
                <w:noProof/>
                <w:kern w:val="2"/>
                <w:sz w:val="24"/>
                <w:szCs w:val="24"/>
                <w14:ligatures w14:val="standardContextual"/>
              </w:rPr>
              <w:tab/>
            </w:r>
            <w:r w:rsidRPr="00EC7603">
              <w:rPr>
                <w:rStyle w:val="Hyperlink"/>
                <w:noProof/>
              </w:rPr>
              <w:t>In-Scope – (inherited from v3.0 with new additions in v4.0)</w:t>
            </w:r>
            <w:r>
              <w:rPr>
                <w:noProof/>
                <w:webHidden/>
              </w:rPr>
              <w:tab/>
            </w:r>
            <w:r>
              <w:rPr>
                <w:noProof/>
                <w:webHidden/>
              </w:rPr>
              <w:fldChar w:fldCharType="begin"/>
            </w:r>
            <w:r>
              <w:rPr>
                <w:noProof/>
                <w:webHidden/>
              </w:rPr>
              <w:instrText xml:space="preserve"> PAGEREF _Toc208607947 \h </w:instrText>
            </w:r>
          </w:ins>
          <w:r>
            <w:rPr>
              <w:noProof/>
              <w:webHidden/>
            </w:rPr>
          </w:r>
          <w:ins w:id="45" w:author="Alondra Vega Pacheco" w:date="2025-09-12T22:18:00Z" w16du:dateUtc="2025-09-13T03:18:00Z">
            <w:r>
              <w:rPr>
                <w:noProof/>
                <w:webHidden/>
              </w:rPr>
              <w:fldChar w:fldCharType="separate"/>
            </w:r>
            <w:r>
              <w:rPr>
                <w:noProof/>
                <w:webHidden/>
              </w:rPr>
              <w:t>13</w:t>
            </w:r>
            <w:r>
              <w:rPr>
                <w:noProof/>
                <w:webHidden/>
              </w:rPr>
              <w:fldChar w:fldCharType="end"/>
            </w:r>
            <w:r w:rsidRPr="00EC7603">
              <w:rPr>
                <w:rStyle w:val="Hyperlink"/>
                <w:noProof/>
              </w:rPr>
              <w:fldChar w:fldCharType="end"/>
            </w:r>
          </w:ins>
        </w:p>
        <w:p w14:paraId="2EEFD316" w14:textId="4500E83D" w:rsidR="00FC1B9F" w:rsidRDefault="00FC1B9F">
          <w:pPr>
            <w:pStyle w:val="TOC3"/>
            <w:rPr>
              <w:ins w:id="46" w:author="Alondra Vega Pacheco" w:date="2025-09-12T22:18:00Z" w16du:dateUtc="2025-09-13T03:18:00Z"/>
              <w:rFonts w:asciiTheme="minorHAnsi" w:eastAsiaTheme="minorEastAsia" w:hAnsiTheme="minorHAnsi" w:cstheme="minorBidi"/>
              <w:kern w:val="2"/>
              <w:sz w:val="24"/>
              <w:szCs w:val="24"/>
              <w14:ligatures w14:val="standardContextual"/>
            </w:rPr>
          </w:pPr>
          <w:ins w:id="47"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"_Toc208607948"</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4.1.1</w:t>
            </w:r>
            <w:r>
              <w:rPr>
                <w:rFonts w:asciiTheme="minorHAnsi" w:eastAsiaTheme="minorEastAsia" w:hAnsiTheme="minorHAnsi" w:cstheme="minorBidi"/>
                <w:kern w:val="2"/>
                <w:sz w:val="24"/>
                <w:szCs w:val="24"/>
                <w14:ligatures w14:val="standardContextual"/>
              </w:rPr>
              <w:tab/>
            </w:r>
            <w:r w:rsidRPr="00EC7603">
              <w:rPr>
                <w:rStyle w:val="Hyperlink"/>
              </w:rPr>
              <w:t>User Management and Access</w:t>
            </w:r>
            <w:r>
              <w:rPr>
                <w:webHidden/>
              </w:rPr>
              <w:tab/>
            </w:r>
            <w:r>
              <w:rPr>
                <w:webHidden/>
              </w:rPr>
              <w:fldChar w:fldCharType="begin"/>
            </w:r>
            <w:r>
              <w:rPr>
                <w:webHidden/>
              </w:rPr>
              <w:instrText xml:space="preserve"> PAGEREF _Toc208607948 \h </w:instrText>
            </w:r>
          </w:ins>
          <w:r>
            <w:rPr>
              <w:webHidden/>
            </w:rPr>
          </w:r>
          <w:ins w:id="48" w:author="Alondra Vega Pacheco" w:date="2025-09-12T22:18:00Z" w16du:dateUtc="2025-09-13T03:18:00Z">
            <w:r>
              <w:rPr>
                <w:webHidden/>
              </w:rPr>
              <w:fldChar w:fldCharType="separate"/>
            </w:r>
            <w:r>
              <w:rPr>
                <w:webHidden/>
              </w:rPr>
              <w:t>13</w:t>
            </w:r>
            <w:r>
              <w:rPr>
                <w:webHidden/>
              </w:rPr>
              <w:fldChar w:fldCharType="end"/>
            </w:r>
            <w:r w:rsidRPr="00EC7603">
              <w:rPr>
                <w:rStyle w:val="Hyperlink"/>
              </w:rPr>
              <w:fldChar w:fldCharType="end"/>
            </w:r>
          </w:ins>
        </w:p>
        <w:p w14:paraId="4181BAA0" w14:textId="25970CDD" w:rsidR="00FC1B9F" w:rsidRDefault="00FC1B9F">
          <w:pPr>
            <w:pStyle w:val="TOC3"/>
            <w:rPr>
              <w:ins w:id="49" w:author="Alondra Vega Pacheco" w:date="2025-09-12T22:18:00Z" w16du:dateUtc="2025-09-13T03:18:00Z"/>
              <w:rFonts w:asciiTheme="minorHAnsi" w:eastAsiaTheme="minorEastAsia" w:hAnsiTheme="minorHAnsi" w:cstheme="minorBidi"/>
              <w:kern w:val="2"/>
              <w:sz w:val="24"/>
              <w:szCs w:val="24"/>
              <w14:ligatures w14:val="standardContextual"/>
            </w:rPr>
          </w:pPr>
          <w:ins w:id="50"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"_Toc208607949"</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4.1.2</w:t>
            </w:r>
            <w:r>
              <w:rPr>
                <w:rFonts w:asciiTheme="minorHAnsi" w:eastAsiaTheme="minorEastAsia" w:hAnsiTheme="minorHAnsi" w:cstheme="minorBidi"/>
                <w:kern w:val="2"/>
                <w:sz w:val="24"/>
                <w:szCs w:val="24"/>
                <w14:ligatures w14:val="standardContextual"/>
              </w:rPr>
              <w:tab/>
            </w:r>
            <w:r w:rsidRPr="00EC7603">
              <w:rPr>
                <w:rStyle w:val="Hyperlink"/>
              </w:rPr>
              <w:t>Communication Integration</w:t>
            </w:r>
            <w:r>
              <w:rPr>
                <w:webHidden/>
              </w:rPr>
              <w:tab/>
            </w:r>
            <w:r>
              <w:rPr>
                <w:webHidden/>
              </w:rPr>
              <w:fldChar w:fldCharType="begin"/>
            </w:r>
            <w:r>
              <w:rPr>
                <w:webHidden/>
              </w:rPr>
              <w:instrText xml:space="preserve"> PAGEREF _Toc208607949 \h </w:instrText>
            </w:r>
          </w:ins>
          <w:r>
            <w:rPr>
              <w:webHidden/>
            </w:rPr>
          </w:r>
          <w:ins w:id="51" w:author="Alondra Vega Pacheco" w:date="2025-09-12T22:18:00Z" w16du:dateUtc="2025-09-13T03:18:00Z">
            <w:r>
              <w:rPr>
                <w:webHidden/>
              </w:rPr>
              <w:fldChar w:fldCharType="separate"/>
            </w:r>
            <w:r>
              <w:rPr>
                <w:webHidden/>
              </w:rPr>
              <w:t>13</w:t>
            </w:r>
            <w:r>
              <w:rPr>
                <w:webHidden/>
              </w:rPr>
              <w:fldChar w:fldCharType="end"/>
            </w:r>
            <w:r w:rsidRPr="00EC7603">
              <w:rPr>
                <w:rStyle w:val="Hyperlink"/>
              </w:rPr>
              <w:fldChar w:fldCharType="end"/>
            </w:r>
          </w:ins>
        </w:p>
        <w:p w14:paraId="28E1587B" w14:textId="48B8A4EB" w:rsidR="00FC1B9F" w:rsidRDefault="00FC1B9F">
          <w:pPr>
            <w:pStyle w:val="TOC3"/>
            <w:rPr>
              <w:ins w:id="52" w:author="Alondra Vega Pacheco" w:date="2025-09-12T22:18:00Z" w16du:dateUtc="2025-09-13T03:18:00Z"/>
              <w:rFonts w:asciiTheme="minorHAnsi" w:eastAsiaTheme="minorEastAsia" w:hAnsiTheme="minorHAnsi" w:cstheme="minorBidi"/>
              <w:kern w:val="2"/>
              <w:sz w:val="24"/>
              <w:szCs w:val="24"/>
              <w14:ligatures w14:val="standardContextual"/>
            </w:rPr>
          </w:pPr>
          <w:ins w:id="53"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"_Toc208607950"</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iCs/>
              </w:rPr>
              <w:t>4.1.3</w:t>
            </w:r>
            <w:r>
              <w:rPr>
                <w:rFonts w:asciiTheme="minorHAnsi" w:eastAsiaTheme="minorEastAsia" w:hAnsiTheme="minorHAnsi" w:cstheme="minorBidi"/>
                <w:kern w:val="2"/>
                <w:sz w:val="24"/>
                <w:szCs w:val="24"/>
                <w14:ligatures w14:val="standardContextual"/>
              </w:rPr>
              <w:tab/>
            </w:r>
            <w:r w:rsidRPr="00EC7603">
              <w:rPr>
                <w:rStyle w:val="Hyperlink"/>
              </w:rPr>
              <w:t xml:space="preserve">Tasking &amp; Medication Management – </w:t>
            </w:r>
            <w:r w:rsidRPr="00EC7603">
              <w:rPr>
                <w:rStyle w:val="Hyperlink"/>
                <w:i/>
                <w:iCs/>
              </w:rPr>
              <w:t>(updated v4.0)</w:t>
            </w:r>
            <w:r>
              <w:rPr>
                <w:webHidden/>
              </w:rPr>
              <w:tab/>
            </w:r>
            <w:r>
              <w:rPr>
                <w:webHidden/>
              </w:rPr>
              <w:fldChar w:fldCharType="begin"/>
            </w:r>
            <w:r>
              <w:rPr>
                <w:webHidden/>
              </w:rPr>
              <w:instrText xml:space="preserve"> PAGEREF _Toc208607950 \h </w:instrText>
            </w:r>
          </w:ins>
          <w:r>
            <w:rPr>
              <w:webHidden/>
            </w:rPr>
          </w:r>
          <w:ins w:id="54" w:author="Alondra Vega Pacheco" w:date="2025-09-12T22:18:00Z" w16du:dateUtc="2025-09-13T03:18:00Z">
            <w:r>
              <w:rPr>
                <w:webHidden/>
              </w:rPr>
              <w:fldChar w:fldCharType="separate"/>
            </w:r>
            <w:r>
              <w:rPr>
                <w:webHidden/>
              </w:rPr>
              <w:t>14</w:t>
            </w:r>
            <w:r>
              <w:rPr>
                <w:webHidden/>
              </w:rPr>
              <w:fldChar w:fldCharType="end"/>
            </w:r>
            <w:r w:rsidRPr="00EC7603">
              <w:rPr>
                <w:rStyle w:val="Hyperlink"/>
              </w:rPr>
              <w:fldChar w:fldCharType="end"/>
            </w:r>
          </w:ins>
        </w:p>
        <w:p w14:paraId="680C1DAE" w14:textId="64181A8C" w:rsidR="00FC1B9F" w:rsidRDefault="00FC1B9F">
          <w:pPr>
            <w:pStyle w:val="TOC3"/>
            <w:rPr>
              <w:ins w:id="55" w:author="Alondra Vega Pacheco" w:date="2025-09-12T22:18:00Z" w16du:dateUtc="2025-09-13T03:18:00Z"/>
              <w:rFonts w:asciiTheme="minorHAnsi" w:eastAsiaTheme="minorEastAsia" w:hAnsiTheme="minorHAnsi" w:cstheme="minorBidi"/>
              <w:kern w:val="2"/>
              <w:sz w:val="24"/>
              <w:szCs w:val="24"/>
              <w14:ligatures w14:val="standardContextual"/>
            </w:rPr>
          </w:pPr>
          <w:ins w:id="56"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"_Toc208607951"</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iCs/>
              </w:rPr>
              <w:t>4.1.4</w:t>
            </w:r>
            <w:r>
              <w:rPr>
                <w:rFonts w:asciiTheme="minorHAnsi" w:eastAsiaTheme="minorEastAsia" w:hAnsiTheme="minorHAnsi" w:cstheme="minorBidi"/>
                <w:kern w:val="2"/>
                <w:sz w:val="24"/>
                <w:szCs w:val="24"/>
                <w14:ligatures w14:val="standardContextual"/>
              </w:rPr>
              <w:tab/>
            </w:r>
            <w:r w:rsidRPr="00EC7603">
              <w:rPr>
                <w:rStyle w:val="Hyperlink"/>
              </w:rPr>
              <w:t xml:space="preserve">Health Data Logging and Tracking – </w:t>
            </w:r>
            <w:r w:rsidRPr="00EC7603">
              <w:rPr>
                <w:rStyle w:val="Hyperlink"/>
                <w:i/>
                <w:iCs/>
              </w:rPr>
              <w:t>(updated in v4.0)</w:t>
            </w:r>
            <w:r>
              <w:rPr>
                <w:webHidden/>
              </w:rPr>
              <w:tab/>
            </w:r>
            <w:r>
              <w:rPr>
                <w:webHidden/>
              </w:rPr>
              <w:fldChar w:fldCharType="begin"/>
            </w:r>
            <w:r>
              <w:rPr>
                <w:webHidden/>
              </w:rPr>
              <w:instrText xml:space="preserve"> PAGEREF _Toc208607951 \h </w:instrText>
            </w:r>
          </w:ins>
          <w:r>
            <w:rPr>
              <w:webHidden/>
            </w:rPr>
          </w:r>
          <w:ins w:id="57" w:author="Alondra Vega Pacheco" w:date="2025-09-12T22:18:00Z" w16du:dateUtc="2025-09-13T03:18:00Z">
            <w:r>
              <w:rPr>
                <w:webHidden/>
              </w:rPr>
              <w:fldChar w:fldCharType="separate"/>
            </w:r>
            <w:r>
              <w:rPr>
                <w:webHidden/>
              </w:rPr>
              <w:t>14</w:t>
            </w:r>
            <w:r>
              <w:rPr>
                <w:webHidden/>
              </w:rPr>
              <w:fldChar w:fldCharType="end"/>
            </w:r>
            <w:r w:rsidRPr="00EC7603">
              <w:rPr>
                <w:rStyle w:val="Hyperlink"/>
              </w:rPr>
              <w:fldChar w:fldCharType="end"/>
            </w:r>
          </w:ins>
        </w:p>
        <w:p w14:paraId="33DB827D" w14:textId="45330540" w:rsidR="00FC1B9F" w:rsidRDefault="00FC1B9F">
          <w:pPr>
            <w:pStyle w:val="TOC3"/>
            <w:rPr>
              <w:ins w:id="58" w:author="Alondra Vega Pacheco" w:date="2025-09-12T22:18:00Z" w16du:dateUtc="2025-09-13T03:18:00Z"/>
              <w:rFonts w:asciiTheme="minorHAnsi" w:eastAsiaTheme="minorEastAsia" w:hAnsiTheme="minorHAnsi" w:cstheme="minorBidi"/>
              <w:kern w:val="2"/>
              <w:sz w:val="24"/>
              <w:szCs w:val="24"/>
              <w14:ligatures w14:val="standardContextual"/>
            </w:rPr>
          </w:pPr>
          <w:ins w:id="59"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"_Toc208607952"</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4.1.5</w:t>
            </w:r>
            <w:r>
              <w:rPr>
                <w:rFonts w:asciiTheme="minorHAnsi" w:eastAsiaTheme="minorEastAsia" w:hAnsiTheme="minorHAnsi" w:cstheme="minorBidi"/>
                <w:kern w:val="2"/>
                <w:sz w:val="24"/>
                <w:szCs w:val="24"/>
                <w14:ligatures w14:val="standardContextual"/>
              </w:rPr>
              <w:tab/>
            </w:r>
            <w:r w:rsidRPr="00EC7603">
              <w:rPr>
                <w:rStyle w:val="Hyperlink"/>
              </w:rPr>
              <w:t>Wearables Integration</w:t>
            </w:r>
            <w:r>
              <w:rPr>
                <w:webHidden/>
              </w:rPr>
              <w:tab/>
            </w:r>
            <w:r>
              <w:rPr>
                <w:webHidden/>
              </w:rPr>
              <w:fldChar w:fldCharType="begin"/>
            </w:r>
            <w:r>
              <w:rPr>
                <w:webHidden/>
              </w:rPr>
              <w:instrText xml:space="preserve"> PAGEREF _Toc208607952 \h </w:instrText>
            </w:r>
          </w:ins>
          <w:r>
            <w:rPr>
              <w:webHidden/>
            </w:rPr>
          </w:r>
          <w:ins w:id="60" w:author="Alondra Vega Pacheco" w:date="2025-09-12T22:18:00Z" w16du:dateUtc="2025-09-13T03:18:00Z">
            <w:r>
              <w:rPr>
                <w:webHidden/>
              </w:rPr>
              <w:fldChar w:fldCharType="separate"/>
            </w:r>
            <w:r>
              <w:rPr>
                <w:webHidden/>
              </w:rPr>
              <w:t>14</w:t>
            </w:r>
            <w:r>
              <w:rPr>
                <w:webHidden/>
              </w:rPr>
              <w:fldChar w:fldCharType="end"/>
            </w:r>
            <w:r w:rsidRPr="00EC7603">
              <w:rPr>
                <w:rStyle w:val="Hyperlink"/>
              </w:rPr>
              <w:fldChar w:fldCharType="end"/>
            </w:r>
          </w:ins>
        </w:p>
        <w:p w14:paraId="0729CCEE" w14:textId="00AF0A30" w:rsidR="00FC1B9F" w:rsidRDefault="00FC1B9F">
          <w:pPr>
            <w:pStyle w:val="TOC3"/>
            <w:rPr>
              <w:ins w:id="61" w:author="Alondra Vega Pacheco" w:date="2025-09-12T22:18:00Z" w16du:dateUtc="2025-09-13T03:18:00Z"/>
              <w:rFonts w:asciiTheme="minorHAnsi" w:eastAsiaTheme="minorEastAsia" w:hAnsiTheme="minorHAnsi" w:cstheme="minorBidi"/>
              <w:kern w:val="2"/>
              <w:sz w:val="24"/>
              <w:szCs w:val="24"/>
              <w14:ligatures w14:val="standardContextual"/>
            </w:rPr>
          </w:pPr>
          <w:ins w:id="62"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"_Toc208607953"</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iCs/>
              </w:rPr>
              <w:t>4.1.6</w:t>
            </w:r>
            <w:r>
              <w:rPr>
                <w:rFonts w:asciiTheme="minorHAnsi" w:eastAsiaTheme="minorEastAsia" w:hAnsiTheme="minorHAnsi" w:cstheme="minorBidi"/>
                <w:kern w:val="2"/>
                <w:sz w:val="24"/>
                <w:szCs w:val="24"/>
                <w14:ligatures w14:val="standardContextual"/>
              </w:rPr>
              <w:tab/>
            </w:r>
            <w:r w:rsidRPr="00EC7603">
              <w:rPr>
                <w:rStyle w:val="Hyperlink"/>
              </w:rPr>
              <w:t xml:space="preserve">Note, Documentation Application, &amp; Patient Assistant for Telemedicine – </w:t>
            </w:r>
            <w:r w:rsidRPr="00EC7603">
              <w:rPr>
                <w:rStyle w:val="Hyperlink"/>
                <w:i/>
                <w:iCs/>
              </w:rPr>
              <w:t>(updated in v4.0)</w:t>
            </w:r>
            <w:r>
              <w:rPr>
                <w:webHidden/>
              </w:rPr>
              <w:tab/>
            </w:r>
            <w:r>
              <w:rPr>
                <w:webHidden/>
              </w:rPr>
              <w:fldChar w:fldCharType="begin"/>
            </w:r>
            <w:r>
              <w:rPr>
                <w:webHidden/>
              </w:rPr>
              <w:instrText xml:space="preserve"> PAGEREF _Toc208607953 \h </w:instrText>
            </w:r>
          </w:ins>
          <w:r>
            <w:rPr>
              <w:webHidden/>
            </w:rPr>
          </w:r>
          <w:ins w:id="63" w:author="Alondra Vega Pacheco" w:date="2025-09-12T22:18:00Z" w16du:dateUtc="2025-09-13T03:18:00Z">
            <w:r>
              <w:rPr>
                <w:webHidden/>
              </w:rPr>
              <w:fldChar w:fldCharType="separate"/>
            </w:r>
            <w:r>
              <w:rPr>
                <w:webHidden/>
              </w:rPr>
              <w:t>14</w:t>
            </w:r>
            <w:r>
              <w:rPr>
                <w:webHidden/>
              </w:rPr>
              <w:fldChar w:fldCharType="end"/>
            </w:r>
            <w:r w:rsidRPr="00EC7603">
              <w:rPr>
                <w:rStyle w:val="Hyperlink"/>
              </w:rPr>
              <w:fldChar w:fldCharType="end"/>
            </w:r>
          </w:ins>
        </w:p>
        <w:p w14:paraId="69A77FEE" w14:textId="1F910AFE" w:rsidR="00FC1B9F" w:rsidRDefault="00FC1B9F">
          <w:pPr>
            <w:pStyle w:val="TOC3"/>
            <w:rPr>
              <w:ins w:id="64" w:author="Alondra Vega Pacheco" w:date="2025-09-12T22:18:00Z" w16du:dateUtc="2025-09-13T03:18:00Z"/>
              <w:rFonts w:asciiTheme="minorHAnsi" w:eastAsiaTheme="minorEastAsia" w:hAnsiTheme="minorHAnsi" w:cstheme="minorBidi"/>
              <w:kern w:val="2"/>
              <w:sz w:val="24"/>
              <w:szCs w:val="24"/>
              <w14:ligatures w14:val="standardContextual"/>
            </w:rPr>
          </w:pPr>
          <w:ins w:id="65"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"_Toc208607954"</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4.1.7</w:t>
            </w:r>
            <w:r>
              <w:rPr>
                <w:rFonts w:asciiTheme="minorHAnsi" w:eastAsiaTheme="minorEastAsia" w:hAnsiTheme="minorHAnsi" w:cstheme="minorBidi"/>
                <w:kern w:val="2"/>
                <w:sz w:val="24"/>
                <w:szCs w:val="24"/>
                <w14:ligatures w14:val="standardContextual"/>
              </w:rPr>
              <w:tab/>
            </w:r>
            <w:r w:rsidRPr="00EC7603">
              <w:rPr>
                <w:rStyle w:val="Hyperlink"/>
              </w:rPr>
              <w:t>Emergency Assistance</w:t>
            </w:r>
            <w:r>
              <w:rPr>
                <w:webHidden/>
              </w:rPr>
              <w:tab/>
            </w:r>
            <w:r>
              <w:rPr>
                <w:webHidden/>
              </w:rPr>
              <w:fldChar w:fldCharType="begin"/>
            </w:r>
            <w:r>
              <w:rPr>
                <w:webHidden/>
              </w:rPr>
              <w:instrText xml:space="preserve"> PAGEREF _Toc208607954 \h </w:instrText>
            </w:r>
          </w:ins>
          <w:r>
            <w:rPr>
              <w:webHidden/>
            </w:rPr>
          </w:r>
          <w:ins w:id="66" w:author="Alondra Vega Pacheco" w:date="2025-09-12T22:18:00Z" w16du:dateUtc="2025-09-13T03:18:00Z">
            <w:r>
              <w:rPr>
                <w:webHidden/>
              </w:rPr>
              <w:fldChar w:fldCharType="separate"/>
            </w:r>
            <w:r>
              <w:rPr>
                <w:webHidden/>
              </w:rPr>
              <w:t>15</w:t>
            </w:r>
            <w:r>
              <w:rPr>
                <w:webHidden/>
              </w:rPr>
              <w:fldChar w:fldCharType="end"/>
            </w:r>
            <w:r w:rsidRPr="00EC7603">
              <w:rPr>
                <w:rStyle w:val="Hyperlink"/>
              </w:rPr>
              <w:fldChar w:fldCharType="end"/>
            </w:r>
          </w:ins>
        </w:p>
        <w:p w14:paraId="59E3B383" w14:textId="5C08434E" w:rsidR="00FC1B9F" w:rsidRDefault="00FC1B9F">
          <w:pPr>
            <w:pStyle w:val="TOC3"/>
            <w:rPr>
              <w:ins w:id="67" w:author="Alondra Vega Pacheco" w:date="2025-09-12T22:18:00Z" w16du:dateUtc="2025-09-13T03:18:00Z"/>
              <w:rFonts w:asciiTheme="minorHAnsi" w:eastAsiaTheme="minorEastAsia" w:hAnsiTheme="minorHAnsi" w:cstheme="minorBidi"/>
              <w:kern w:val="2"/>
              <w:sz w:val="24"/>
              <w:szCs w:val="24"/>
              <w14:ligatures w14:val="standardContextual"/>
            </w:rPr>
          </w:pPr>
          <w:ins w:id="68"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"_Toc208607955"</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4.1.8</w:t>
            </w:r>
            <w:r>
              <w:rPr>
                <w:rFonts w:asciiTheme="minorHAnsi" w:eastAsiaTheme="minorEastAsia" w:hAnsiTheme="minorHAnsi" w:cstheme="minorBidi"/>
                <w:kern w:val="2"/>
                <w:sz w:val="24"/>
                <w:szCs w:val="24"/>
                <w14:ligatures w14:val="standardContextual"/>
              </w:rPr>
              <w:tab/>
            </w:r>
            <w:r w:rsidRPr="00EC7603">
              <w:rPr>
                <w:rStyle w:val="Hyperlink"/>
              </w:rPr>
              <w:t>Gamification</w:t>
            </w:r>
            <w:r>
              <w:rPr>
                <w:webHidden/>
              </w:rPr>
              <w:tab/>
            </w:r>
            <w:r>
              <w:rPr>
                <w:webHidden/>
              </w:rPr>
              <w:fldChar w:fldCharType="begin"/>
            </w:r>
            <w:r>
              <w:rPr>
                <w:webHidden/>
              </w:rPr>
              <w:instrText xml:space="preserve"> PAGEREF _Toc208607955 \h </w:instrText>
            </w:r>
          </w:ins>
          <w:r>
            <w:rPr>
              <w:webHidden/>
            </w:rPr>
          </w:r>
          <w:ins w:id="69" w:author="Alondra Vega Pacheco" w:date="2025-09-12T22:18:00Z" w16du:dateUtc="2025-09-13T03:18:00Z">
            <w:r>
              <w:rPr>
                <w:webHidden/>
              </w:rPr>
              <w:fldChar w:fldCharType="separate"/>
            </w:r>
            <w:r>
              <w:rPr>
                <w:webHidden/>
              </w:rPr>
              <w:t>15</w:t>
            </w:r>
            <w:r>
              <w:rPr>
                <w:webHidden/>
              </w:rPr>
              <w:fldChar w:fldCharType="end"/>
            </w:r>
            <w:r w:rsidRPr="00EC7603">
              <w:rPr>
                <w:rStyle w:val="Hyperlink"/>
              </w:rPr>
              <w:fldChar w:fldCharType="end"/>
            </w:r>
          </w:ins>
        </w:p>
        <w:p w14:paraId="0F6A9191" w14:textId="7156228B" w:rsidR="00FC1B9F" w:rsidRDefault="00FC1B9F">
          <w:pPr>
            <w:pStyle w:val="TOC3"/>
            <w:rPr>
              <w:ins w:id="70" w:author="Alondra Vega Pacheco" w:date="2025-09-12T22:18:00Z" w16du:dateUtc="2025-09-13T03:18:00Z"/>
              <w:rFonts w:asciiTheme="minorHAnsi" w:eastAsiaTheme="minorEastAsia" w:hAnsiTheme="minorHAnsi" w:cstheme="minorBidi"/>
              <w:kern w:val="2"/>
              <w:sz w:val="24"/>
              <w:szCs w:val="24"/>
              <w14:ligatures w14:val="standardContextual"/>
            </w:rPr>
          </w:pPr>
          <w:ins w:id="71"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"_Toc208607956"</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iCs/>
              </w:rPr>
              <w:t>4.1.9</w:t>
            </w:r>
            <w:r>
              <w:rPr>
                <w:rFonts w:asciiTheme="minorHAnsi" w:eastAsiaTheme="minorEastAsia" w:hAnsiTheme="minorHAnsi" w:cstheme="minorBidi"/>
                <w:kern w:val="2"/>
                <w:sz w:val="24"/>
                <w:szCs w:val="24"/>
                <w14:ligatures w14:val="standardContextual"/>
              </w:rPr>
              <w:tab/>
            </w:r>
            <w:r w:rsidRPr="00EC7603">
              <w:rPr>
                <w:rStyle w:val="Hyperlink"/>
              </w:rPr>
              <w:t xml:space="preserve">Billing &amp; Subscription Management – </w:t>
            </w:r>
            <w:r w:rsidRPr="00EC7603">
              <w:rPr>
                <w:rStyle w:val="Hyperlink"/>
                <w:i/>
                <w:iCs/>
              </w:rPr>
              <w:t>(updated in v4.0)</w:t>
            </w:r>
            <w:r>
              <w:rPr>
                <w:webHidden/>
              </w:rPr>
              <w:tab/>
            </w:r>
            <w:r>
              <w:rPr>
                <w:webHidden/>
              </w:rPr>
              <w:fldChar w:fldCharType="begin"/>
            </w:r>
            <w:r>
              <w:rPr>
                <w:webHidden/>
              </w:rPr>
              <w:instrText xml:space="preserve"> PAGEREF _Toc208607956 \h </w:instrText>
            </w:r>
          </w:ins>
          <w:r>
            <w:rPr>
              <w:webHidden/>
            </w:rPr>
          </w:r>
          <w:ins w:id="72" w:author="Alondra Vega Pacheco" w:date="2025-09-12T22:18:00Z" w16du:dateUtc="2025-09-13T03:18:00Z">
            <w:r>
              <w:rPr>
                <w:webHidden/>
              </w:rPr>
              <w:fldChar w:fldCharType="separate"/>
            </w:r>
            <w:r>
              <w:rPr>
                <w:webHidden/>
              </w:rPr>
              <w:t>15</w:t>
            </w:r>
            <w:r>
              <w:rPr>
                <w:webHidden/>
              </w:rPr>
              <w:fldChar w:fldCharType="end"/>
            </w:r>
            <w:r w:rsidRPr="00EC7603">
              <w:rPr>
                <w:rStyle w:val="Hyperlink"/>
              </w:rPr>
              <w:fldChar w:fldCharType="end"/>
            </w:r>
          </w:ins>
        </w:p>
        <w:p w14:paraId="065F2D83" w14:textId="698B29E7" w:rsidR="00FC1B9F" w:rsidRDefault="00FC1B9F">
          <w:pPr>
            <w:pStyle w:val="TOC4"/>
            <w:tabs>
              <w:tab w:val="left" w:pos="1680"/>
            </w:tabs>
            <w:rPr>
              <w:ins w:id="73" w:author="Alondra Vega Pacheco" w:date="2025-09-12T22:18:00Z" w16du:dateUtc="2025-09-13T03:18:00Z"/>
              <w:rFonts w:asciiTheme="minorHAnsi" w:eastAsiaTheme="minorEastAsia" w:hAnsiTheme="minorHAnsi" w:cstheme="minorBidi"/>
              <w:noProof/>
              <w:kern w:val="2"/>
              <w:szCs w:val="24"/>
              <w14:ligatures w14:val="standardContextual"/>
            </w:rPr>
          </w:pPr>
          <w:ins w:id="74"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"_Toc208607957"</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4.1.9.1</w:t>
            </w:r>
            <w:r>
              <w:rPr>
                <w:rFonts w:asciiTheme="minorHAnsi" w:eastAsiaTheme="minorEastAsia" w:hAnsiTheme="minorHAnsi" w:cstheme="minorBidi"/>
                <w:noProof/>
                <w:kern w:val="2"/>
                <w:szCs w:val="24"/>
                <w14:ligatures w14:val="standardContextual"/>
              </w:rPr>
              <w:tab/>
            </w:r>
            <w:r w:rsidRPr="00EC7603">
              <w:rPr>
                <w:rStyle w:val="Hyperlink"/>
                <w:noProof/>
              </w:rPr>
              <w:t>Invoice</w:t>
            </w:r>
            <w:r w:rsidRPr="00EC7603">
              <w:rPr>
                <w:rStyle w:val="Hyperlink"/>
                <w:noProof/>
              </w:rPr>
              <w:noBreakHyphen/>
              <w:t>Bill Assistant (New) – (added in v4.0)</w:t>
            </w:r>
            <w:r>
              <w:rPr>
                <w:noProof/>
                <w:webHidden/>
              </w:rPr>
              <w:tab/>
            </w:r>
            <w:r>
              <w:rPr>
                <w:noProof/>
                <w:webHidden/>
              </w:rPr>
              <w:fldChar w:fldCharType="begin"/>
            </w:r>
            <w:r>
              <w:rPr>
                <w:noProof/>
                <w:webHidden/>
              </w:rPr>
              <w:instrText xml:space="preserve"> PAGEREF _Toc208607957 \h </w:instrText>
            </w:r>
          </w:ins>
          <w:r>
            <w:rPr>
              <w:noProof/>
              <w:webHidden/>
            </w:rPr>
          </w:r>
          <w:ins w:id="75" w:author="Alondra Vega Pacheco" w:date="2025-09-12T22:18:00Z" w16du:dateUtc="2025-09-13T03:18:00Z">
            <w:r>
              <w:rPr>
                <w:noProof/>
                <w:webHidden/>
              </w:rPr>
              <w:fldChar w:fldCharType="separate"/>
            </w:r>
            <w:r>
              <w:rPr>
                <w:noProof/>
                <w:webHidden/>
              </w:rPr>
              <w:t>15</w:t>
            </w:r>
            <w:r>
              <w:rPr>
                <w:noProof/>
                <w:webHidden/>
              </w:rPr>
              <w:fldChar w:fldCharType="end"/>
            </w:r>
            <w:r w:rsidRPr="00EC7603">
              <w:rPr>
                <w:rStyle w:val="Hyperlink"/>
                <w:noProof/>
              </w:rPr>
              <w:fldChar w:fldCharType="end"/>
            </w:r>
          </w:ins>
        </w:p>
        <w:p w14:paraId="0C61B929" w14:textId="3ABCA316" w:rsidR="00FC1B9F" w:rsidRDefault="00FC1B9F">
          <w:pPr>
            <w:pStyle w:val="TOC5"/>
            <w:tabs>
              <w:tab w:val="left" w:pos="2040"/>
            </w:tabs>
            <w:rPr>
              <w:ins w:id="76" w:author="Alondra Vega Pacheco" w:date="2025-09-12T22:18:00Z" w16du:dateUtc="2025-09-13T03:18:00Z"/>
              <w:rFonts w:asciiTheme="minorHAnsi" w:eastAsiaTheme="minorEastAsia" w:hAnsiTheme="minorHAnsi" w:cstheme="minorBidi"/>
              <w:noProof/>
              <w:kern w:val="2"/>
              <w:szCs w:val="24"/>
              <w14:ligatures w14:val="standardContextual"/>
            </w:rPr>
          </w:pPr>
          <w:ins w:id="77"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"_Toc208607958"</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4.1.9.1.1</w:t>
            </w:r>
            <w:r>
              <w:rPr>
                <w:rFonts w:asciiTheme="minorHAnsi" w:eastAsiaTheme="minorEastAsia" w:hAnsiTheme="minorHAnsi" w:cstheme="minorBidi"/>
                <w:noProof/>
                <w:kern w:val="2"/>
                <w:szCs w:val="24"/>
                <w14:ligatures w14:val="standardContextual"/>
              </w:rPr>
              <w:tab/>
            </w:r>
            <w:r w:rsidRPr="00EC7603">
              <w:rPr>
                <w:rStyle w:val="Hyperlink"/>
                <w:noProof/>
              </w:rPr>
              <w:t>Intake</w:t>
            </w:r>
            <w:r>
              <w:rPr>
                <w:noProof/>
                <w:webHidden/>
              </w:rPr>
              <w:tab/>
            </w:r>
            <w:r>
              <w:rPr>
                <w:noProof/>
                <w:webHidden/>
              </w:rPr>
              <w:fldChar w:fldCharType="begin"/>
            </w:r>
            <w:r>
              <w:rPr>
                <w:noProof/>
                <w:webHidden/>
              </w:rPr>
              <w:instrText xml:space="preserve"> PAGEREF _Toc208607958 \h </w:instrText>
            </w:r>
          </w:ins>
          <w:r>
            <w:rPr>
              <w:noProof/>
              <w:webHidden/>
            </w:rPr>
          </w:r>
          <w:ins w:id="78" w:author="Alondra Vega Pacheco" w:date="2025-09-12T22:18:00Z" w16du:dateUtc="2025-09-13T03:18:00Z">
            <w:r>
              <w:rPr>
                <w:noProof/>
                <w:webHidden/>
              </w:rPr>
              <w:fldChar w:fldCharType="separate"/>
            </w:r>
            <w:r>
              <w:rPr>
                <w:noProof/>
                <w:webHidden/>
              </w:rPr>
              <w:t>15</w:t>
            </w:r>
            <w:r>
              <w:rPr>
                <w:noProof/>
                <w:webHidden/>
              </w:rPr>
              <w:fldChar w:fldCharType="end"/>
            </w:r>
            <w:r w:rsidRPr="00EC7603">
              <w:rPr>
                <w:rStyle w:val="Hyperlink"/>
                <w:noProof/>
              </w:rPr>
              <w:fldChar w:fldCharType="end"/>
            </w:r>
          </w:ins>
        </w:p>
        <w:p w14:paraId="1C0900B6" w14:textId="55C73FDE" w:rsidR="00FC1B9F" w:rsidRDefault="00FC1B9F">
          <w:pPr>
            <w:pStyle w:val="TOC3"/>
            <w:rPr>
              <w:ins w:id="79" w:author="Alondra Vega Pacheco" w:date="2025-09-12T22:18:00Z" w16du:dateUtc="2025-09-13T03:18:00Z"/>
              <w:rFonts w:asciiTheme="minorHAnsi" w:eastAsiaTheme="minorEastAsia" w:hAnsiTheme="minorHAnsi" w:cstheme="minorBidi"/>
              <w:kern w:val="2"/>
              <w:sz w:val="24"/>
              <w:szCs w:val="24"/>
              <w14:ligatures w14:val="standardContextual"/>
            </w:rPr>
          </w:pPr>
          <w:ins w:id="80"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"_Toc208607959"</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4.1.10</w:t>
            </w:r>
            <w:r>
              <w:rPr>
                <w:rFonts w:asciiTheme="minorHAnsi" w:eastAsiaTheme="minorEastAsia" w:hAnsiTheme="minorHAnsi" w:cstheme="minorBidi"/>
                <w:kern w:val="2"/>
                <w:sz w:val="24"/>
                <w:szCs w:val="24"/>
                <w14:ligatures w14:val="standardContextual"/>
              </w:rPr>
              <w:tab/>
            </w:r>
            <w:r w:rsidRPr="00EC7603">
              <w:rPr>
                <w:rStyle w:val="Hyperlink"/>
              </w:rPr>
              <w:t>Scheduling &amp; Notifications</w:t>
            </w:r>
            <w:r>
              <w:rPr>
                <w:webHidden/>
              </w:rPr>
              <w:tab/>
            </w:r>
            <w:r>
              <w:rPr>
                <w:webHidden/>
              </w:rPr>
              <w:fldChar w:fldCharType="begin"/>
            </w:r>
            <w:r>
              <w:rPr>
                <w:webHidden/>
              </w:rPr>
              <w:instrText xml:space="preserve"> PAGEREF _Toc208607959 \h </w:instrText>
            </w:r>
          </w:ins>
          <w:r>
            <w:rPr>
              <w:webHidden/>
            </w:rPr>
          </w:r>
          <w:ins w:id="81" w:author="Alondra Vega Pacheco" w:date="2025-09-12T22:18:00Z" w16du:dateUtc="2025-09-13T03:18:00Z">
            <w:r>
              <w:rPr>
                <w:webHidden/>
              </w:rPr>
              <w:fldChar w:fldCharType="separate"/>
            </w:r>
            <w:r>
              <w:rPr>
                <w:webHidden/>
              </w:rPr>
              <w:t>16</w:t>
            </w:r>
            <w:r>
              <w:rPr>
                <w:webHidden/>
              </w:rPr>
              <w:fldChar w:fldCharType="end"/>
            </w:r>
            <w:r w:rsidRPr="00EC7603">
              <w:rPr>
                <w:rStyle w:val="Hyperlink"/>
              </w:rPr>
              <w:fldChar w:fldCharType="end"/>
            </w:r>
          </w:ins>
        </w:p>
        <w:p w14:paraId="206CFD0B" w14:textId="495E9207" w:rsidR="00FC1B9F" w:rsidRDefault="00FC1B9F">
          <w:pPr>
            <w:pStyle w:val="TOC3"/>
            <w:rPr>
              <w:ins w:id="82" w:author="Alondra Vega Pacheco" w:date="2025-09-12T22:18:00Z" w16du:dateUtc="2025-09-13T03:18:00Z"/>
              <w:rFonts w:asciiTheme="minorHAnsi" w:eastAsiaTheme="minorEastAsia" w:hAnsiTheme="minorHAnsi" w:cstheme="minorBidi"/>
              <w:kern w:val="2"/>
              <w:sz w:val="24"/>
              <w:szCs w:val="24"/>
              <w14:ligatures w14:val="standardContextual"/>
            </w:rPr>
          </w:pPr>
          <w:ins w:id="83"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"_Toc208607960"</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4.1.11</w:t>
            </w:r>
            <w:r>
              <w:rPr>
                <w:rFonts w:asciiTheme="minorHAnsi" w:eastAsiaTheme="minorEastAsia" w:hAnsiTheme="minorHAnsi" w:cstheme="minorBidi"/>
                <w:kern w:val="2"/>
                <w:sz w:val="24"/>
                <w:szCs w:val="24"/>
                <w14:ligatures w14:val="standardContextual"/>
              </w:rPr>
              <w:tab/>
            </w:r>
            <w:r w:rsidRPr="00EC7603">
              <w:rPr>
                <w:rStyle w:val="Hyperlink"/>
              </w:rPr>
              <w:t>Analytics &amp; Reports</w:t>
            </w:r>
            <w:r>
              <w:rPr>
                <w:webHidden/>
              </w:rPr>
              <w:tab/>
            </w:r>
            <w:r>
              <w:rPr>
                <w:webHidden/>
              </w:rPr>
              <w:fldChar w:fldCharType="begin"/>
            </w:r>
            <w:r>
              <w:rPr>
                <w:webHidden/>
              </w:rPr>
              <w:instrText xml:space="preserve"> PAGEREF _Toc208607960 \h </w:instrText>
            </w:r>
          </w:ins>
          <w:r>
            <w:rPr>
              <w:webHidden/>
            </w:rPr>
          </w:r>
          <w:ins w:id="84" w:author="Alondra Vega Pacheco" w:date="2025-09-12T22:18:00Z" w16du:dateUtc="2025-09-13T03:18:00Z">
            <w:r>
              <w:rPr>
                <w:webHidden/>
              </w:rPr>
              <w:fldChar w:fldCharType="separate"/>
            </w:r>
            <w:r>
              <w:rPr>
                <w:webHidden/>
              </w:rPr>
              <w:t>16</w:t>
            </w:r>
            <w:r>
              <w:rPr>
                <w:webHidden/>
              </w:rPr>
              <w:fldChar w:fldCharType="end"/>
            </w:r>
            <w:r w:rsidRPr="00EC7603">
              <w:rPr>
                <w:rStyle w:val="Hyperlink"/>
              </w:rPr>
              <w:fldChar w:fldCharType="end"/>
            </w:r>
          </w:ins>
        </w:p>
        <w:p w14:paraId="103447F2" w14:textId="5A6230C1" w:rsidR="00FC1B9F" w:rsidRDefault="00FC1B9F">
          <w:pPr>
            <w:pStyle w:val="TOC3"/>
            <w:rPr>
              <w:ins w:id="85" w:author="Alondra Vega Pacheco" w:date="2025-09-12T22:18:00Z" w16du:dateUtc="2025-09-13T03:18:00Z"/>
              <w:rFonts w:asciiTheme="minorHAnsi" w:eastAsiaTheme="minorEastAsia" w:hAnsiTheme="minorHAnsi" w:cstheme="minorBidi"/>
              <w:kern w:val="2"/>
              <w:sz w:val="24"/>
              <w:szCs w:val="24"/>
              <w14:ligatures w14:val="standardContextual"/>
            </w:rPr>
          </w:pPr>
          <w:ins w:id="86"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"_Toc208607961"</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4.1.12</w:t>
            </w:r>
            <w:r>
              <w:rPr>
                <w:rFonts w:asciiTheme="minorHAnsi" w:eastAsiaTheme="minorEastAsia" w:hAnsiTheme="minorHAnsi" w:cstheme="minorBidi"/>
                <w:kern w:val="2"/>
                <w:sz w:val="24"/>
                <w:szCs w:val="24"/>
                <w14:ligatures w14:val="standardContextual"/>
              </w:rPr>
              <w:tab/>
            </w:r>
            <w:r w:rsidRPr="00EC7603">
              <w:rPr>
                <w:rStyle w:val="Hyperlink"/>
              </w:rPr>
              <w:t>AI Integration</w:t>
            </w:r>
            <w:r>
              <w:rPr>
                <w:webHidden/>
              </w:rPr>
              <w:tab/>
            </w:r>
            <w:r>
              <w:rPr>
                <w:webHidden/>
              </w:rPr>
              <w:fldChar w:fldCharType="begin"/>
            </w:r>
            <w:r>
              <w:rPr>
                <w:webHidden/>
              </w:rPr>
              <w:instrText xml:space="preserve"> PAGEREF _Toc208607961 \h </w:instrText>
            </w:r>
          </w:ins>
          <w:r>
            <w:rPr>
              <w:webHidden/>
            </w:rPr>
          </w:r>
          <w:ins w:id="87" w:author="Alondra Vega Pacheco" w:date="2025-09-12T22:18:00Z" w16du:dateUtc="2025-09-13T03:18:00Z">
            <w:r>
              <w:rPr>
                <w:webHidden/>
              </w:rPr>
              <w:fldChar w:fldCharType="separate"/>
            </w:r>
            <w:r>
              <w:rPr>
                <w:webHidden/>
              </w:rPr>
              <w:t>16</w:t>
            </w:r>
            <w:r>
              <w:rPr>
                <w:webHidden/>
              </w:rPr>
              <w:fldChar w:fldCharType="end"/>
            </w:r>
            <w:r w:rsidRPr="00EC7603">
              <w:rPr>
                <w:rStyle w:val="Hyperlink"/>
              </w:rPr>
              <w:fldChar w:fldCharType="end"/>
            </w:r>
          </w:ins>
        </w:p>
        <w:p w14:paraId="40B8C430" w14:textId="7459BE53" w:rsidR="00FC1B9F" w:rsidRDefault="00FC1B9F">
          <w:pPr>
            <w:pStyle w:val="TOC3"/>
            <w:rPr>
              <w:ins w:id="88" w:author="Alondra Vega Pacheco" w:date="2025-09-12T22:18:00Z" w16du:dateUtc="2025-09-13T03:18:00Z"/>
              <w:rFonts w:asciiTheme="minorHAnsi" w:eastAsiaTheme="minorEastAsia" w:hAnsiTheme="minorHAnsi" w:cstheme="minorBidi"/>
              <w:kern w:val="2"/>
              <w:sz w:val="24"/>
              <w:szCs w:val="24"/>
              <w14:ligatures w14:val="standardContextual"/>
            </w:rPr>
          </w:pPr>
          <w:ins w:id="89"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"_Toc208607962"</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iCs/>
              </w:rPr>
              <w:t>4.1.13</w:t>
            </w:r>
            <w:r>
              <w:rPr>
                <w:rFonts w:asciiTheme="minorHAnsi" w:eastAsiaTheme="minorEastAsia" w:hAnsiTheme="minorHAnsi" w:cstheme="minorBidi"/>
                <w:kern w:val="2"/>
                <w:sz w:val="24"/>
                <w:szCs w:val="24"/>
                <w14:ligatures w14:val="standardContextual"/>
              </w:rPr>
              <w:tab/>
            </w:r>
            <w:r w:rsidRPr="00EC7603">
              <w:rPr>
                <w:rStyle w:val="Hyperlink"/>
              </w:rPr>
              <w:t xml:space="preserve">Multilingual Support – </w:t>
            </w:r>
            <w:r w:rsidRPr="00EC7603">
              <w:rPr>
                <w:rStyle w:val="Hyperlink"/>
                <w:i/>
                <w:iCs/>
              </w:rPr>
              <w:t>(updated in v4.0)</w:t>
            </w:r>
            <w:r>
              <w:rPr>
                <w:webHidden/>
              </w:rPr>
              <w:tab/>
            </w:r>
            <w:r>
              <w:rPr>
                <w:webHidden/>
              </w:rPr>
              <w:fldChar w:fldCharType="begin"/>
            </w:r>
            <w:r>
              <w:rPr>
                <w:webHidden/>
              </w:rPr>
              <w:instrText xml:space="preserve"> PAGEREF _Toc208607962 \h </w:instrText>
            </w:r>
          </w:ins>
          <w:r>
            <w:rPr>
              <w:webHidden/>
            </w:rPr>
          </w:r>
          <w:ins w:id="90" w:author="Alondra Vega Pacheco" w:date="2025-09-12T22:18:00Z" w16du:dateUtc="2025-09-13T03:18:00Z">
            <w:r>
              <w:rPr>
                <w:webHidden/>
              </w:rPr>
              <w:fldChar w:fldCharType="separate"/>
            </w:r>
            <w:r>
              <w:rPr>
                <w:webHidden/>
              </w:rPr>
              <w:t>16</w:t>
            </w:r>
            <w:r>
              <w:rPr>
                <w:webHidden/>
              </w:rPr>
              <w:fldChar w:fldCharType="end"/>
            </w:r>
            <w:r w:rsidRPr="00EC7603">
              <w:rPr>
                <w:rStyle w:val="Hyperlink"/>
              </w:rPr>
              <w:fldChar w:fldCharType="end"/>
            </w:r>
          </w:ins>
        </w:p>
        <w:p w14:paraId="0B4B44E6" w14:textId="137B836F" w:rsidR="00FC1B9F" w:rsidRDefault="00FC1B9F">
          <w:pPr>
            <w:pStyle w:val="TOC3"/>
            <w:rPr>
              <w:ins w:id="91" w:author="Alondra Vega Pacheco" w:date="2025-09-12T22:18:00Z" w16du:dateUtc="2025-09-13T03:18:00Z"/>
              <w:rFonts w:asciiTheme="minorHAnsi" w:eastAsiaTheme="minorEastAsia" w:hAnsiTheme="minorHAnsi" w:cstheme="minorBidi"/>
              <w:kern w:val="2"/>
              <w:sz w:val="24"/>
              <w:szCs w:val="24"/>
              <w14:ligatures w14:val="standardContextual"/>
            </w:rPr>
          </w:pPr>
          <w:ins w:id="92"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"_Toc208607963"</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4.1.14</w:t>
            </w:r>
            <w:r>
              <w:rPr>
                <w:rFonts w:asciiTheme="minorHAnsi" w:eastAsiaTheme="minorEastAsia" w:hAnsiTheme="minorHAnsi" w:cstheme="minorBidi"/>
                <w:kern w:val="2"/>
                <w:sz w:val="24"/>
                <w:szCs w:val="24"/>
                <w14:ligatures w14:val="standardContextual"/>
              </w:rPr>
              <w:tab/>
            </w:r>
            <w:r w:rsidRPr="00EC7603">
              <w:rPr>
                <w:rStyle w:val="Hyperlink"/>
              </w:rPr>
              <w:t>Virtual Check-In Rounds–(added in v4.0)</w:t>
            </w:r>
            <w:r>
              <w:rPr>
                <w:webHidden/>
              </w:rPr>
              <w:tab/>
            </w:r>
            <w:r>
              <w:rPr>
                <w:webHidden/>
              </w:rPr>
              <w:fldChar w:fldCharType="begin"/>
            </w:r>
            <w:r>
              <w:rPr>
                <w:webHidden/>
              </w:rPr>
              <w:instrText xml:space="preserve"> PAGEREF _Toc208607963 \h </w:instrText>
            </w:r>
          </w:ins>
          <w:r>
            <w:rPr>
              <w:webHidden/>
            </w:rPr>
          </w:r>
          <w:ins w:id="93" w:author="Alondra Vega Pacheco" w:date="2025-09-12T22:18:00Z" w16du:dateUtc="2025-09-13T03:18:00Z">
            <w:r>
              <w:rPr>
                <w:webHidden/>
              </w:rPr>
              <w:fldChar w:fldCharType="separate"/>
            </w:r>
            <w:r>
              <w:rPr>
                <w:webHidden/>
              </w:rPr>
              <w:t>16</w:t>
            </w:r>
            <w:r>
              <w:rPr>
                <w:webHidden/>
              </w:rPr>
              <w:fldChar w:fldCharType="end"/>
            </w:r>
            <w:r w:rsidRPr="00EC7603">
              <w:rPr>
                <w:rStyle w:val="Hyperlink"/>
              </w:rPr>
              <w:fldChar w:fldCharType="end"/>
            </w:r>
          </w:ins>
        </w:p>
        <w:p w14:paraId="619EEEC3" w14:textId="0B5B4108" w:rsidR="00FC1B9F" w:rsidRDefault="00FC1B9F">
          <w:pPr>
            <w:pStyle w:val="TOC3"/>
            <w:rPr>
              <w:ins w:id="94" w:author="Alondra Vega Pacheco" w:date="2025-09-12T22:18:00Z" w16du:dateUtc="2025-09-13T03:18:00Z"/>
              <w:rFonts w:asciiTheme="minorHAnsi" w:eastAsiaTheme="minorEastAsia" w:hAnsiTheme="minorHAnsi" w:cstheme="minorBidi"/>
              <w:kern w:val="2"/>
              <w:sz w:val="24"/>
              <w:szCs w:val="24"/>
              <w14:ligatures w14:val="standardContextual"/>
            </w:rPr>
          </w:pPr>
          <w:ins w:id="95"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"_Toc208607964"</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4.1.15</w:t>
            </w:r>
            <w:r>
              <w:rPr>
                <w:rFonts w:asciiTheme="minorHAnsi" w:eastAsiaTheme="minorEastAsia" w:hAnsiTheme="minorHAnsi" w:cstheme="minorBidi"/>
                <w:kern w:val="2"/>
                <w:sz w:val="24"/>
                <w:szCs w:val="24"/>
                <w14:ligatures w14:val="standardContextual"/>
              </w:rPr>
              <w:tab/>
            </w:r>
            <w:r w:rsidRPr="00EC7603">
              <w:rPr>
                <w:rStyle w:val="Hyperlink"/>
              </w:rPr>
              <w:t>Mood &amp; Affect Monitor–(added in v4.0)</w:t>
            </w:r>
            <w:r>
              <w:rPr>
                <w:webHidden/>
              </w:rPr>
              <w:tab/>
            </w:r>
            <w:r>
              <w:rPr>
                <w:webHidden/>
              </w:rPr>
              <w:fldChar w:fldCharType="begin"/>
            </w:r>
            <w:r>
              <w:rPr>
                <w:webHidden/>
              </w:rPr>
              <w:instrText xml:space="preserve"> PAGEREF _Toc208607964 \h </w:instrText>
            </w:r>
          </w:ins>
          <w:r>
            <w:rPr>
              <w:webHidden/>
            </w:rPr>
          </w:r>
          <w:ins w:id="96" w:author="Alondra Vega Pacheco" w:date="2025-09-12T22:18:00Z" w16du:dateUtc="2025-09-13T03:18:00Z">
            <w:r>
              <w:rPr>
                <w:webHidden/>
              </w:rPr>
              <w:fldChar w:fldCharType="separate"/>
            </w:r>
            <w:r>
              <w:rPr>
                <w:webHidden/>
              </w:rPr>
              <w:t>17</w:t>
            </w:r>
            <w:r>
              <w:rPr>
                <w:webHidden/>
              </w:rPr>
              <w:fldChar w:fldCharType="end"/>
            </w:r>
            <w:r w:rsidRPr="00EC7603">
              <w:rPr>
                <w:rStyle w:val="Hyperlink"/>
              </w:rPr>
              <w:fldChar w:fldCharType="end"/>
            </w:r>
          </w:ins>
        </w:p>
        <w:p w14:paraId="293AAC6C" w14:textId="48D7EDCC" w:rsidR="00FC1B9F" w:rsidRDefault="00FC1B9F">
          <w:pPr>
            <w:pStyle w:val="TOC3"/>
            <w:rPr>
              <w:ins w:id="97" w:author="Alondra Vega Pacheco" w:date="2025-09-12T22:18:00Z" w16du:dateUtc="2025-09-13T03:18:00Z"/>
              <w:rFonts w:asciiTheme="minorHAnsi" w:eastAsiaTheme="minorEastAsia" w:hAnsiTheme="minorHAnsi" w:cstheme="minorBidi"/>
              <w:kern w:val="2"/>
              <w:sz w:val="24"/>
              <w:szCs w:val="24"/>
              <w14:ligatures w14:val="standardContextual"/>
            </w:rPr>
          </w:pPr>
          <w:ins w:id="98"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"_Toc208607965"</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4.1.16</w:t>
            </w:r>
            <w:r>
              <w:rPr>
                <w:rFonts w:asciiTheme="minorHAnsi" w:eastAsiaTheme="minorEastAsia" w:hAnsiTheme="minorHAnsi" w:cstheme="minorBidi"/>
                <w:kern w:val="2"/>
                <w:sz w:val="24"/>
                <w:szCs w:val="24"/>
                <w14:ligatures w14:val="standardContextual"/>
              </w:rPr>
              <w:tab/>
            </w:r>
            <w:r w:rsidRPr="00EC7603">
              <w:rPr>
                <w:rStyle w:val="Hyperlink"/>
              </w:rPr>
              <w:t>Security, Privacy, Consent, &amp; Data Handling – (added in v4.0)</w:t>
            </w:r>
            <w:r>
              <w:rPr>
                <w:webHidden/>
              </w:rPr>
              <w:tab/>
            </w:r>
            <w:r>
              <w:rPr>
                <w:webHidden/>
              </w:rPr>
              <w:fldChar w:fldCharType="begin"/>
            </w:r>
            <w:r>
              <w:rPr>
                <w:webHidden/>
              </w:rPr>
              <w:instrText xml:space="preserve"> PAGEREF _Toc208607965 \h </w:instrText>
            </w:r>
          </w:ins>
          <w:r>
            <w:rPr>
              <w:webHidden/>
            </w:rPr>
          </w:r>
          <w:ins w:id="99" w:author="Alondra Vega Pacheco" w:date="2025-09-12T22:18:00Z" w16du:dateUtc="2025-09-13T03:18:00Z">
            <w:r>
              <w:rPr>
                <w:webHidden/>
              </w:rPr>
              <w:fldChar w:fldCharType="separate"/>
            </w:r>
            <w:r>
              <w:rPr>
                <w:webHidden/>
              </w:rPr>
              <w:t>17</w:t>
            </w:r>
            <w:r>
              <w:rPr>
                <w:webHidden/>
              </w:rPr>
              <w:fldChar w:fldCharType="end"/>
            </w:r>
            <w:r w:rsidRPr="00EC7603">
              <w:rPr>
                <w:rStyle w:val="Hyperlink"/>
              </w:rPr>
              <w:fldChar w:fldCharType="end"/>
            </w:r>
          </w:ins>
        </w:p>
        <w:p w14:paraId="4AF56F32" w14:textId="5C01BCF0" w:rsidR="00FC1B9F" w:rsidRDefault="00FC1B9F">
          <w:pPr>
            <w:pStyle w:val="TOC3"/>
            <w:rPr>
              <w:ins w:id="100" w:author="Alondra Vega Pacheco" w:date="2025-09-12T22:18:00Z" w16du:dateUtc="2025-09-13T03:18:00Z"/>
              <w:rFonts w:asciiTheme="minorHAnsi" w:eastAsiaTheme="minorEastAsia" w:hAnsiTheme="minorHAnsi" w:cstheme="minorBidi"/>
              <w:kern w:val="2"/>
              <w:sz w:val="24"/>
              <w:szCs w:val="24"/>
              <w14:ligatures w14:val="standardContextual"/>
            </w:rPr>
          </w:pPr>
          <w:ins w:id="101"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"_Toc208607966"</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4.1.17</w:t>
            </w:r>
            <w:r>
              <w:rPr>
                <w:rFonts w:asciiTheme="minorHAnsi" w:eastAsiaTheme="minorEastAsia" w:hAnsiTheme="minorHAnsi" w:cstheme="minorBidi"/>
                <w:kern w:val="2"/>
                <w:sz w:val="24"/>
                <w:szCs w:val="24"/>
                <w14:ligatures w14:val="standardContextual"/>
              </w:rPr>
              <w:tab/>
            </w:r>
            <w:r w:rsidRPr="00EC7603">
              <w:rPr>
                <w:rStyle w:val="Hyperlink"/>
              </w:rPr>
              <w:t>Audit Logging and Data Retention</w:t>
            </w:r>
            <w:r>
              <w:rPr>
                <w:webHidden/>
              </w:rPr>
              <w:tab/>
            </w:r>
            <w:r>
              <w:rPr>
                <w:webHidden/>
              </w:rPr>
              <w:fldChar w:fldCharType="begin"/>
            </w:r>
            <w:r>
              <w:rPr>
                <w:webHidden/>
              </w:rPr>
              <w:instrText xml:space="preserve"> PAGEREF _Toc208607966 \h </w:instrText>
            </w:r>
          </w:ins>
          <w:r>
            <w:rPr>
              <w:webHidden/>
            </w:rPr>
          </w:r>
          <w:ins w:id="102" w:author="Alondra Vega Pacheco" w:date="2025-09-12T22:18:00Z" w16du:dateUtc="2025-09-13T03:18:00Z">
            <w:r>
              <w:rPr>
                <w:webHidden/>
              </w:rPr>
              <w:fldChar w:fldCharType="separate"/>
            </w:r>
            <w:r>
              <w:rPr>
                <w:webHidden/>
              </w:rPr>
              <w:t>17</w:t>
            </w:r>
            <w:r>
              <w:rPr>
                <w:webHidden/>
              </w:rPr>
              <w:fldChar w:fldCharType="end"/>
            </w:r>
            <w:r w:rsidRPr="00EC7603">
              <w:rPr>
                <w:rStyle w:val="Hyperlink"/>
              </w:rPr>
              <w:fldChar w:fldCharType="end"/>
            </w:r>
          </w:ins>
        </w:p>
        <w:p w14:paraId="44B7A156" w14:textId="051ABA28" w:rsidR="00FC1B9F" w:rsidRDefault="00FC1B9F">
          <w:pPr>
            <w:pStyle w:val="TOC3"/>
            <w:rPr>
              <w:ins w:id="103" w:author="Alondra Vega Pacheco" w:date="2025-09-12T22:18:00Z" w16du:dateUtc="2025-09-13T03:18:00Z"/>
              <w:rFonts w:asciiTheme="minorHAnsi" w:eastAsiaTheme="minorEastAsia" w:hAnsiTheme="minorHAnsi" w:cstheme="minorBidi"/>
              <w:kern w:val="2"/>
              <w:sz w:val="24"/>
              <w:szCs w:val="24"/>
              <w14:ligatures w14:val="standardContextual"/>
            </w:rPr>
          </w:pPr>
          <w:ins w:id="104"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"_Toc208607967"</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4.1.18</w:t>
            </w:r>
            <w:r>
              <w:rPr>
                <w:rFonts w:asciiTheme="minorHAnsi" w:eastAsiaTheme="minorEastAsia" w:hAnsiTheme="minorHAnsi" w:cstheme="minorBidi"/>
                <w:kern w:val="2"/>
                <w:sz w:val="24"/>
                <w:szCs w:val="24"/>
                <w14:ligatures w14:val="standardContextual"/>
              </w:rPr>
              <w:tab/>
            </w:r>
            <w:r w:rsidRPr="00EC7603">
              <w:rPr>
                <w:rStyle w:val="Hyperlink"/>
              </w:rPr>
              <w:t>Mail Delivered Assistant (USPS Informed Delivery Integration)- (added in v4.0)</w:t>
            </w:r>
            <w:r>
              <w:rPr>
                <w:webHidden/>
              </w:rPr>
              <w:tab/>
            </w:r>
            <w:r>
              <w:rPr>
                <w:webHidden/>
              </w:rPr>
              <w:fldChar w:fldCharType="begin"/>
            </w:r>
            <w:r>
              <w:rPr>
                <w:webHidden/>
              </w:rPr>
              <w:instrText xml:space="preserve"> PAGEREF _Toc208607967 \h </w:instrText>
            </w:r>
          </w:ins>
          <w:r>
            <w:rPr>
              <w:webHidden/>
            </w:rPr>
          </w:r>
          <w:ins w:id="105" w:author="Alondra Vega Pacheco" w:date="2025-09-12T22:18:00Z" w16du:dateUtc="2025-09-13T03:18:00Z">
            <w:r>
              <w:rPr>
                <w:webHidden/>
              </w:rPr>
              <w:fldChar w:fldCharType="separate"/>
            </w:r>
            <w:r>
              <w:rPr>
                <w:webHidden/>
              </w:rPr>
              <w:t>17</w:t>
            </w:r>
            <w:r>
              <w:rPr>
                <w:webHidden/>
              </w:rPr>
              <w:fldChar w:fldCharType="end"/>
            </w:r>
            <w:r w:rsidRPr="00EC7603">
              <w:rPr>
                <w:rStyle w:val="Hyperlink"/>
              </w:rPr>
              <w:fldChar w:fldCharType="end"/>
            </w:r>
          </w:ins>
        </w:p>
        <w:p w14:paraId="53B547B8" w14:textId="3B5DE938" w:rsidR="00FC1B9F" w:rsidRDefault="00FC1B9F">
          <w:pPr>
            <w:pStyle w:val="TOC4"/>
            <w:tabs>
              <w:tab w:val="left" w:pos="1920"/>
            </w:tabs>
            <w:rPr>
              <w:ins w:id="106" w:author="Alondra Vega Pacheco" w:date="2025-09-12T22:18:00Z" w16du:dateUtc="2025-09-13T03:18:00Z"/>
              <w:rFonts w:asciiTheme="minorHAnsi" w:eastAsiaTheme="minorEastAsia" w:hAnsiTheme="minorHAnsi" w:cstheme="minorBidi"/>
              <w:noProof/>
              <w:kern w:val="2"/>
              <w:szCs w:val="24"/>
              <w14:ligatures w14:val="standardContextual"/>
            </w:rPr>
          </w:pPr>
          <w:ins w:id="107"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"_Toc208607968"</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4.1.18.1</w:t>
            </w:r>
            <w:r>
              <w:rPr>
                <w:rFonts w:asciiTheme="minorHAnsi" w:eastAsiaTheme="minorEastAsia" w:hAnsiTheme="minorHAnsi" w:cstheme="minorBidi"/>
                <w:noProof/>
                <w:kern w:val="2"/>
                <w:szCs w:val="24"/>
                <w14:ligatures w14:val="standardContextual"/>
              </w:rPr>
              <w:tab/>
            </w:r>
            <w:r w:rsidRPr="00EC7603">
              <w:rPr>
                <w:rStyle w:val="Hyperlink"/>
                <w:noProof/>
              </w:rPr>
              <w:t>Electronic Visit Verification (EVV) – (added in v4.0)</w:t>
            </w:r>
            <w:r>
              <w:rPr>
                <w:noProof/>
                <w:webHidden/>
              </w:rPr>
              <w:tab/>
            </w:r>
            <w:r>
              <w:rPr>
                <w:noProof/>
                <w:webHidden/>
              </w:rPr>
              <w:fldChar w:fldCharType="begin"/>
            </w:r>
            <w:r>
              <w:rPr>
                <w:noProof/>
                <w:webHidden/>
              </w:rPr>
              <w:instrText xml:space="preserve"> PAGEREF _Toc208607968 \h </w:instrText>
            </w:r>
          </w:ins>
          <w:r>
            <w:rPr>
              <w:noProof/>
              <w:webHidden/>
            </w:rPr>
          </w:r>
          <w:ins w:id="108" w:author="Alondra Vega Pacheco" w:date="2025-09-12T22:18:00Z" w16du:dateUtc="2025-09-13T03:18:00Z">
            <w:r>
              <w:rPr>
                <w:noProof/>
                <w:webHidden/>
              </w:rPr>
              <w:fldChar w:fldCharType="separate"/>
            </w:r>
            <w:r>
              <w:rPr>
                <w:noProof/>
                <w:webHidden/>
              </w:rPr>
              <w:t>18</w:t>
            </w:r>
            <w:r>
              <w:rPr>
                <w:noProof/>
                <w:webHidden/>
              </w:rPr>
              <w:fldChar w:fldCharType="end"/>
            </w:r>
            <w:r w:rsidRPr="00EC7603">
              <w:rPr>
                <w:rStyle w:val="Hyperlink"/>
                <w:noProof/>
              </w:rPr>
              <w:fldChar w:fldCharType="end"/>
            </w:r>
          </w:ins>
        </w:p>
        <w:p w14:paraId="6C8D31C3" w14:textId="5E173DE8" w:rsidR="00FC1B9F" w:rsidRDefault="00FC1B9F">
          <w:pPr>
            <w:pStyle w:val="TOC4"/>
            <w:tabs>
              <w:tab w:val="left" w:pos="1920"/>
            </w:tabs>
            <w:rPr>
              <w:ins w:id="109" w:author="Alondra Vega Pacheco" w:date="2025-09-12T22:18:00Z" w16du:dateUtc="2025-09-13T03:18:00Z"/>
              <w:rFonts w:asciiTheme="minorHAnsi" w:eastAsiaTheme="minorEastAsia" w:hAnsiTheme="minorHAnsi" w:cstheme="minorBidi"/>
              <w:noProof/>
              <w:kern w:val="2"/>
              <w:szCs w:val="24"/>
              <w14:ligatures w14:val="standardContextual"/>
            </w:rPr>
          </w:pPr>
          <w:ins w:id="110"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"_Toc208607969"</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4.1.18.2</w:t>
            </w:r>
            <w:r>
              <w:rPr>
                <w:rFonts w:asciiTheme="minorHAnsi" w:eastAsiaTheme="minorEastAsia" w:hAnsiTheme="minorHAnsi" w:cstheme="minorBidi"/>
                <w:noProof/>
                <w:kern w:val="2"/>
                <w:szCs w:val="24"/>
                <w14:ligatures w14:val="standardContextual"/>
              </w:rPr>
              <w:tab/>
            </w:r>
            <w:r w:rsidRPr="00EC7603">
              <w:rPr>
                <w:rStyle w:val="Hyperlink"/>
                <w:noProof/>
              </w:rPr>
              <w:t>Home Monitoring Integration/ Smart Home integration– (added in v4.0)</w:t>
            </w:r>
            <w:r>
              <w:rPr>
                <w:noProof/>
                <w:webHidden/>
              </w:rPr>
              <w:tab/>
            </w:r>
            <w:r>
              <w:rPr>
                <w:noProof/>
                <w:webHidden/>
              </w:rPr>
              <w:fldChar w:fldCharType="begin"/>
            </w:r>
            <w:r>
              <w:rPr>
                <w:noProof/>
                <w:webHidden/>
              </w:rPr>
              <w:instrText xml:space="preserve"> PAGEREF _Toc208607969 \h </w:instrText>
            </w:r>
          </w:ins>
          <w:r>
            <w:rPr>
              <w:noProof/>
              <w:webHidden/>
            </w:rPr>
          </w:r>
          <w:ins w:id="111" w:author="Alondra Vega Pacheco" w:date="2025-09-12T22:18:00Z" w16du:dateUtc="2025-09-13T03:18:00Z">
            <w:r>
              <w:rPr>
                <w:noProof/>
                <w:webHidden/>
              </w:rPr>
              <w:fldChar w:fldCharType="separate"/>
            </w:r>
            <w:r>
              <w:rPr>
                <w:noProof/>
                <w:webHidden/>
              </w:rPr>
              <w:t>18</w:t>
            </w:r>
            <w:r>
              <w:rPr>
                <w:noProof/>
                <w:webHidden/>
              </w:rPr>
              <w:fldChar w:fldCharType="end"/>
            </w:r>
            <w:r w:rsidRPr="00EC7603">
              <w:rPr>
                <w:rStyle w:val="Hyperlink"/>
                <w:noProof/>
              </w:rPr>
              <w:fldChar w:fldCharType="end"/>
            </w:r>
          </w:ins>
        </w:p>
        <w:p w14:paraId="7FBAF076" w14:textId="1825416B" w:rsidR="00FC1B9F" w:rsidRDefault="00FC1B9F">
          <w:pPr>
            <w:pStyle w:val="TOC4"/>
            <w:tabs>
              <w:tab w:val="left" w:pos="1920"/>
            </w:tabs>
            <w:rPr>
              <w:ins w:id="112" w:author="Alondra Vega Pacheco" w:date="2025-09-12T22:18:00Z" w16du:dateUtc="2025-09-13T03:18:00Z"/>
              <w:rFonts w:asciiTheme="minorHAnsi" w:eastAsiaTheme="minorEastAsia" w:hAnsiTheme="minorHAnsi" w:cstheme="minorBidi"/>
              <w:noProof/>
              <w:kern w:val="2"/>
              <w:szCs w:val="24"/>
              <w14:ligatures w14:val="standardContextual"/>
            </w:rPr>
          </w:pPr>
          <w:ins w:id="113"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"_Toc208607970"</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4.1.18.3</w:t>
            </w:r>
            <w:r>
              <w:rPr>
                <w:rFonts w:asciiTheme="minorHAnsi" w:eastAsiaTheme="minorEastAsia" w:hAnsiTheme="minorHAnsi" w:cstheme="minorBidi"/>
                <w:noProof/>
                <w:kern w:val="2"/>
                <w:szCs w:val="24"/>
                <w14:ligatures w14:val="standardContextual"/>
              </w:rPr>
              <w:tab/>
            </w:r>
            <w:r w:rsidRPr="00EC7603">
              <w:rPr>
                <w:rStyle w:val="Hyperlink"/>
                <w:noProof/>
              </w:rPr>
              <w:t xml:space="preserve">Patient Assistant Telemedicine/Notetaker – </w:t>
            </w:r>
            <w:r w:rsidRPr="00EC7603">
              <w:rPr>
                <w:rStyle w:val="Hyperlink"/>
                <w:iCs/>
                <w:noProof/>
              </w:rPr>
              <w:t>(added in v4.0)</w:t>
            </w:r>
            <w:r>
              <w:rPr>
                <w:noProof/>
                <w:webHidden/>
              </w:rPr>
              <w:tab/>
            </w:r>
            <w:r>
              <w:rPr>
                <w:noProof/>
                <w:webHidden/>
              </w:rPr>
              <w:fldChar w:fldCharType="begin"/>
            </w:r>
            <w:r>
              <w:rPr>
                <w:noProof/>
                <w:webHidden/>
              </w:rPr>
              <w:instrText xml:space="preserve"> PAGEREF _Toc208607970 \h </w:instrText>
            </w:r>
          </w:ins>
          <w:r>
            <w:rPr>
              <w:noProof/>
              <w:webHidden/>
            </w:rPr>
          </w:r>
          <w:ins w:id="114" w:author="Alondra Vega Pacheco" w:date="2025-09-12T22:18:00Z" w16du:dateUtc="2025-09-13T03:18:00Z">
            <w:r>
              <w:rPr>
                <w:noProof/>
                <w:webHidden/>
              </w:rPr>
              <w:fldChar w:fldCharType="separate"/>
            </w:r>
            <w:r>
              <w:rPr>
                <w:noProof/>
                <w:webHidden/>
              </w:rPr>
              <w:t>18</w:t>
            </w:r>
            <w:r>
              <w:rPr>
                <w:noProof/>
                <w:webHidden/>
              </w:rPr>
              <w:fldChar w:fldCharType="end"/>
            </w:r>
            <w:r w:rsidRPr="00EC7603">
              <w:rPr>
                <w:rStyle w:val="Hyperlink"/>
                <w:noProof/>
              </w:rPr>
              <w:fldChar w:fldCharType="end"/>
            </w:r>
          </w:ins>
        </w:p>
        <w:p w14:paraId="41A7CAFD" w14:textId="30E59805" w:rsidR="00FC1B9F" w:rsidRDefault="00FC1B9F">
          <w:pPr>
            <w:pStyle w:val="TOC4"/>
            <w:tabs>
              <w:tab w:val="left" w:pos="1920"/>
            </w:tabs>
            <w:rPr>
              <w:ins w:id="115" w:author="Alondra Vega Pacheco" w:date="2025-09-12T22:18:00Z" w16du:dateUtc="2025-09-13T03:18:00Z"/>
              <w:rFonts w:asciiTheme="minorHAnsi" w:eastAsiaTheme="minorEastAsia" w:hAnsiTheme="minorHAnsi" w:cstheme="minorBidi"/>
              <w:noProof/>
              <w:kern w:val="2"/>
              <w:szCs w:val="24"/>
              <w14:ligatures w14:val="standardContextual"/>
            </w:rPr>
          </w:pPr>
          <w:ins w:id="116"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"_Toc208607971"</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4.1.18.4</w:t>
            </w:r>
            <w:r>
              <w:rPr>
                <w:rFonts w:asciiTheme="minorHAnsi" w:eastAsiaTheme="minorEastAsia" w:hAnsiTheme="minorHAnsi" w:cstheme="minorBidi"/>
                <w:noProof/>
                <w:kern w:val="2"/>
                <w:szCs w:val="24"/>
                <w14:ligatures w14:val="standardContextual"/>
              </w:rPr>
              <w:tab/>
            </w:r>
            <w:r w:rsidRPr="00EC7603">
              <w:rPr>
                <w:rStyle w:val="Hyperlink"/>
                <w:noProof/>
              </w:rPr>
              <w:t xml:space="preserve">Patient Calendar Assistant – </w:t>
            </w:r>
            <w:r w:rsidRPr="00EC7603">
              <w:rPr>
                <w:rStyle w:val="Hyperlink"/>
                <w:iCs/>
                <w:noProof/>
              </w:rPr>
              <w:t>(added in v4.0)</w:t>
            </w:r>
            <w:r>
              <w:rPr>
                <w:noProof/>
                <w:webHidden/>
              </w:rPr>
              <w:tab/>
            </w:r>
            <w:r>
              <w:rPr>
                <w:noProof/>
                <w:webHidden/>
              </w:rPr>
              <w:fldChar w:fldCharType="begin"/>
            </w:r>
            <w:r>
              <w:rPr>
                <w:noProof/>
                <w:webHidden/>
              </w:rPr>
              <w:instrText xml:space="preserve"> PAGEREF _Toc208607971 \h </w:instrText>
            </w:r>
          </w:ins>
          <w:r>
            <w:rPr>
              <w:noProof/>
              <w:webHidden/>
            </w:rPr>
          </w:r>
          <w:ins w:id="117" w:author="Alondra Vega Pacheco" w:date="2025-09-12T22:18:00Z" w16du:dateUtc="2025-09-13T03:18:00Z">
            <w:r>
              <w:rPr>
                <w:noProof/>
                <w:webHidden/>
              </w:rPr>
              <w:fldChar w:fldCharType="separate"/>
            </w:r>
            <w:r>
              <w:rPr>
                <w:noProof/>
                <w:webHidden/>
              </w:rPr>
              <w:t>19</w:t>
            </w:r>
            <w:r>
              <w:rPr>
                <w:noProof/>
                <w:webHidden/>
              </w:rPr>
              <w:fldChar w:fldCharType="end"/>
            </w:r>
            <w:r w:rsidRPr="00EC7603">
              <w:rPr>
                <w:rStyle w:val="Hyperlink"/>
                <w:noProof/>
              </w:rPr>
              <w:fldChar w:fldCharType="end"/>
            </w:r>
          </w:ins>
        </w:p>
        <w:p w14:paraId="5D2329F2" w14:textId="3D101C55" w:rsidR="00FC1B9F" w:rsidRDefault="00FC1B9F">
          <w:pPr>
            <w:pStyle w:val="TOC2"/>
            <w:tabs>
              <w:tab w:val="left" w:pos="960"/>
            </w:tabs>
            <w:rPr>
              <w:ins w:id="118" w:author="Alondra Vega Pacheco" w:date="2025-09-12T22:18:00Z" w16du:dateUtc="2025-09-13T03:18:00Z"/>
              <w:rFonts w:asciiTheme="minorHAnsi" w:eastAsiaTheme="minorEastAsia" w:hAnsiTheme="minorHAnsi" w:cstheme="minorBidi"/>
              <w:noProof/>
              <w:kern w:val="2"/>
              <w:sz w:val="24"/>
              <w:szCs w:val="24"/>
              <w14:ligatures w14:val="standardContextual"/>
            </w:rPr>
          </w:pPr>
          <w:ins w:id="119"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"_Toc208607972"</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4.2</w:t>
            </w:r>
            <w:r>
              <w:rPr>
                <w:rFonts w:asciiTheme="minorHAnsi" w:eastAsiaTheme="minorEastAsia" w:hAnsiTheme="minorHAnsi" w:cstheme="minorBidi"/>
                <w:noProof/>
                <w:kern w:val="2"/>
                <w:sz w:val="24"/>
                <w:szCs w:val="24"/>
                <w14:ligatures w14:val="standardContextual"/>
              </w:rPr>
              <w:tab/>
            </w:r>
            <w:r w:rsidRPr="00EC7603">
              <w:rPr>
                <w:rStyle w:val="Hyperlink"/>
                <w:noProof/>
              </w:rPr>
              <w:t>Out-of-Scope – (</w:t>
            </w:r>
            <w:r w:rsidRPr="00EC7603">
              <w:rPr>
                <w:rStyle w:val="Hyperlink"/>
                <w:i/>
                <w:iCs/>
                <w:noProof/>
              </w:rPr>
              <w:t>updated in v4.0)</w:t>
            </w:r>
            <w:r>
              <w:rPr>
                <w:noProof/>
                <w:webHidden/>
              </w:rPr>
              <w:tab/>
            </w:r>
            <w:r>
              <w:rPr>
                <w:noProof/>
                <w:webHidden/>
              </w:rPr>
              <w:fldChar w:fldCharType="begin"/>
            </w:r>
            <w:r>
              <w:rPr>
                <w:noProof/>
                <w:webHidden/>
              </w:rPr>
              <w:instrText xml:space="preserve"> PAGEREF _Toc208607972 \h </w:instrText>
            </w:r>
          </w:ins>
          <w:r>
            <w:rPr>
              <w:noProof/>
              <w:webHidden/>
            </w:rPr>
          </w:r>
          <w:ins w:id="120" w:author="Alondra Vega Pacheco" w:date="2025-09-12T22:18:00Z" w16du:dateUtc="2025-09-13T03:18:00Z">
            <w:r>
              <w:rPr>
                <w:noProof/>
                <w:webHidden/>
              </w:rPr>
              <w:fldChar w:fldCharType="separate"/>
            </w:r>
            <w:r>
              <w:rPr>
                <w:noProof/>
                <w:webHidden/>
              </w:rPr>
              <w:t>19</w:t>
            </w:r>
            <w:r>
              <w:rPr>
                <w:noProof/>
                <w:webHidden/>
              </w:rPr>
              <w:fldChar w:fldCharType="end"/>
            </w:r>
            <w:r w:rsidRPr="00EC7603">
              <w:rPr>
                <w:rStyle w:val="Hyperlink"/>
                <w:noProof/>
              </w:rPr>
              <w:fldChar w:fldCharType="end"/>
            </w:r>
          </w:ins>
        </w:p>
        <w:p w14:paraId="290D012E" w14:textId="7677C7A3" w:rsidR="00FC1B9F" w:rsidRDefault="00FC1B9F">
          <w:pPr>
            <w:pStyle w:val="TOC3"/>
            <w:rPr>
              <w:ins w:id="121" w:author="Alondra Vega Pacheco" w:date="2025-09-12T22:18:00Z" w16du:dateUtc="2025-09-13T03:18:00Z"/>
              <w:rFonts w:asciiTheme="minorHAnsi" w:eastAsiaTheme="minorEastAsia" w:hAnsiTheme="minorHAnsi" w:cstheme="minorBidi"/>
              <w:kern w:val="2"/>
              <w:sz w:val="24"/>
              <w:szCs w:val="24"/>
              <w14:ligatures w14:val="standardContextual"/>
            </w:rPr>
          </w:pPr>
          <w:ins w:id="122"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"_Toc208607973"</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4.2.1</w:t>
            </w:r>
            <w:r>
              <w:rPr>
                <w:rFonts w:asciiTheme="minorHAnsi" w:eastAsiaTheme="minorEastAsia" w:hAnsiTheme="minorHAnsi" w:cstheme="minorBidi"/>
                <w:kern w:val="2"/>
                <w:sz w:val="24"/>
                <w:szCs w:val="24"/>
                <w14:ligatures w14:val="standardContextual"/>
              </w:rPr>
              <w:tab/>
            </w:r>
            <w:r w:rsidRPr="00EC7603">
              <w:rPr>
                <w:rStyle w:val="Hyperlink"/>
              </w:rPr>
              <w:t>Clinical Diagnosis</w:t>
            </w:r>
            <w:r>
              <w:rPr>
                <w:webHidden/>
              </w:rPr>
              <w:tab/>
            </w:r>
            <w:r>
              <w:rPr>
                <w:webHidden/>
              </w:rPr>
              <w:fldChar w:fldCharType="begin"/>
            </w:r>
            <w:r>
              <w:rPr>
                <w:webHidden/>
              </w:rPr>
              <w:instrText xml:space="preserve"> PAGEREF _Toc208607973 \h </w:instrText>
            </w:r>
          </w:ins>
          <w:r>
            <w:rPr>
              <w:webHidden/>
            </w:rPr>
          </w:r>
          <w:ins w:id="123" w:author="Alondra Vega Pacheco" w:date="2025-09-12T22:18:00Z" w16du:dateUtc="2025-09-13T03:18:00Z">
            <w:r>
              <w:rPr>
                <w:webHidden/>
              </w:rPr>
              <w:fldChar w:fldCharType="separate"/>
            </w:r>
            <w:r>
              <w:rPr>
                <w:webHidden/>
              </w:rPr>
              <w:t>19</w:t>
            </w:r>
            <w:r>
              <w:rPr>
                <w:webHidden/>
              </w:rPr>
              <w:fldChar w:fldCharType="end"/>
            </w:r>
            <w:r w:rsidRPr="00EC7603">
              <w:rPr>
                <w:rStyle w:val="Hyperlink"/>
              </w:rPr>
              <w:fldChar w:fldCharType="end"/>
            </w:r>
          </w:ins>
        </w:p>
        <w:p w14:paraId="72F31A80" w14:textId="71B428C9" w:rsidR="00FC1B9F" w:rsidRDefault="00FC1B9F">
          <w:pPr>
            <w:pStyle w:val="TOC3"/>
            <w:rPr>
              <w:ins w:id="124" w:author="Alondra Vega Pacheco" w:date="2025-09-12T22:18:00Z" w16du:dateUtc="2025-09-13T03:18:00Z"/>
              <w:rFonts w:asciiTheme="minorHAnsi" w:eastAsiaTheme="minorEastAsia" w:hAnsiTheme="minorHAnsi" w:cstheme="minorBidi"/>
              <w:kern w:val="2"/>
              <w:sz w:val="24"/>
              <w:szCs w:val="24"/>
              <w14:ligatures w14:val="standardContextual"/>
            </w:rPr>
          </w:pPr>
          <w:ins w:id="125"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"_Toc208607974"</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4.2.2</w:t>
            </w:r>
            <w:r>
              <w:rPr>
                <w:rFonts w:asciiTheme="minorHAnsi" w:eastAsiaTheme="minorEastAsia" w:hAnsiTheme="minorHAnsi" w:cstheme="minorBidi"/>
                <w:kern w:val="2"/>
                <w:sz w:val="24"/>
                <w:szCs w:val="24"/>
                <w14:ligatures w14:val="standardContextual"/>
              </w:rPr>
              <w:tab/>
            </w:r>
            <w:r w:rsidRPr="00EC7603">
              <w:rPr>
                <w:rStyle w:val="Hyperlink"/>
              </w:rPr>
              <w:t>Accessibility Enhancements</w:t>
            </w:r>
            <w:r>
              <w:rPr>
                <w:webHidden/>
              </w:rPr>
              <w:tab/>
            </w:r>
            <w:r>
              <w:rPr>
                <w:webHidden/>
              </w:rPr>
              <w:fldChar w:fldCharType="begin"/>
            </w:r>
            <w:r>
              <w:rPr>
                <w:webHidden/>
              </w:rPr>
              <w:instrText xml:space="preserve"> PAGEREF _Toc208607974 \h </w:instrText>
            </w:r>
          </w:ins>
          <w:r>
            <w:rPr>
              <w:webHidden/>
            </w:rPr>
          </w:r>
          <w:ins w:id="126" w:author="Alondra Vega Pacheco" w:date="2025-09-12T22:18:00Z" w16du:dateUtc="2025-09-13T03:18:00Z">
            <w:r>
              <w:rPr>
                <w:webHidden/>
              </w:rPr>
              <w:fldChar w:fldCharType="separate"/>
            </w:r>
            <w:r>
              <w:rPr>
                <w:webHidden/>
              </w:rPr>
              <w:t>19</w:t>
            </w:r>
            <w:r>
              <w:rPr>
                <w:webHidden/>
              </w:rPr>
              <w:fldChar w:fldCharType="end"/>
            </w:r>
            <w:r w:rsidRPr="00EC7603">
              <w:rPr>
                <w:rStyle w:val="Hyperlink"/>
              </w:rPr>
              <w:fldChar w:fldCharType="end"/>
            </w:r>
          </w:ins>
        </w:p>
        <w:p w14:paraId="734C83B4" w14:textId="006086F1" w:rsidR="00FC1B9F" w:rsidRDefault="00FC1B9F">
          <w:pPr>
            <w:pStyle w:val="TOC3"/>
            <w:rPr>
              <w:ins w:id="127" w:author="Alondra Vega Pacheco" w:date="2025-09-12T22:18:00Z" w16du:dateUtc="2025-09-13T03:18:00Z"/>
              <w:rFonts w:asciiTheme="minorHAnsi" w:eastAsiaTheme="minorEastAsia" w:hAnsiTheme="minorHAnsi" w:cstheme="minorBidi"/>
              <w:kern w:val="2"/>
              <w:sz w:val="24"/>
              <w:szCs w:val="24"/>
              <w14:ligatures w14:val="standardContextual"/>
            </w:rPr>
          </w:pPr>
          <w:ins w:id="128"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"_Toc208607975"</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4.2.3</w:t>
            </w:r>
            <w:r>
              <w:rPr>
                <w:rFonts w:asciiTheme="minorHAnsi" w:eastAsiaTheme="minorEastAsia" w:hAnsiTheme="minorHAnsi" w:cstheme="minorBidi"/>
                <w:kern w:val="2"/>
                <w:sz w:val="24"/>
                <w:szCs w:val="24"/>
                <w14:ligatures w14:val="standardContextual"/>
              </w:rPr>
              <w:tab/>
            </w:r>
            <w:r w:rsidRPr="00EC7603">
              <w:rPr>
                <w:rStyle w:val="Hyperlink"/>
              </w:rPr>
              <w:t>Advance Home Automation</w:t>
            </w:r>
            <w:r>
              <w:rPr>
                <w:webHidden/>
              </w:rPr>
              <w:tab/>
            </w:r>
            <w:r>
              <w:rPr>
                <w:webHidden/>
              </w:rPr>
              <w:fldChar w:fldCharType="begin"/>
            </w:r>
            <w:r>
              <w:rPr>
                <w:webHidden/>
              </w:rPr>
              <w:instrText xml:space="preserve"> PAGEREF _Toc208607975 \h </w:instrText>
            </w:r>
          </w:ins>
          <w:r>
            <w:rPr>
              <w:webHidden/>
            </w:rPr>
          </w:r>
          <w:ins w:id="129" w:author="Alondra Vega Pacheco" w:date="2025-09-12T22:18:00Z" w16du:dateUtc="2025-09-13T03:18:00Z">
            <w:r>
              <w:rPr>
                <w:webHidden/>
              </w:rPr>
              <w:fldChar w:fldCharType="separate"/>
            </w:r>
            <w:r>
              <w:rPr>
                <w:webHidden/>
              </w:rPr>
              <w:t>19</w:t>
            </w:r>
            <w:r>
              <w:rPr>
                <w:webHidden/>
              </w:rPr>
              <w:fldChar w:fldCharType="end"/>
            </w:r>
            <w:r w:rsidRPr="00EC7603">
              <w:rPr>
                <w:rStyle w:val="Hyperlink"/>
              </w:rPr>
              <w:fldChar w:fldCharType="end"/>
            </w:r>
          </w:ins>
        </w:p>
        <w:p w14:paraId="59657D1C" w14:textId="4208B26B" w:rsidR="00FC1B9F" w:rsidRDefault="00FC1B9F">
          <w:pPr>
            <w:pStyle w:val="TOC3"/>
            <w:rPr>
              <w:ins w:id="130" w:author="Alondra Vega Pacheco" w:date="2025-09-12T22:18:00Z" w16du:dateUtc="2025-09-13T03:18:00Z"/>
              <w:rFonts w:asciiTheme="minorHAnsi" w:eastAsiaTheme="minorEastAsia" w:hAnsiTheme="minorHAnsi" w:cstheme="minorBidi"/>
              <w:kern w:val="2"/>
              <w:sz w:val="24"/>
              <w:szCs w:val="24"/>
              <w14:ligatures w14:val="standardContextual"/>
            </w:rPr>
          </w:pPr>
          <w:ins w:id="131"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"_Toc208607976"</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4.2.4</w:t>
            </w:r>
            <w:r>
              <w:rPr>
                <w:rFonts w:asciiTheme="minorHAnsi" w:eastAsiaTheme="minorEastAsia" w:hAnsiTheme="minorHAnsi" w:cstheme="minorBidi"/>
                <w:kern w:val="2"/>
                <w:sz w:val="24"/>
                <w:szCs w:val="24"/>
                <w14:ligatures w14:val="standardContextual"/>
              </w:rPr>
              <w:tab/>
            </w:r>
            <w:r w:rsidRPr="00EC7603">
              <w:rPr>
                <w:rStyle w:val="Hyperlink"/>
              </w:rPr>
              <w:t>Custom Medical Device Development</w:t>
            </w:r>
            <w:r>
              <w:rPr>
                <w:webHidden/>
              </w:rPr>
              <w:tab/>
            </w:r>
            <w:r>
              <w:rPr>
                <w:webHidden/>
              </w:rPr>
              <w:fldChar w:fldCharType="begin"/>
            </w:r>
            <w:r>
              <w:rPr>
                <w:webHidden/>
              </w:rPr>
              <w:instrText xml:space="preserve"> PAGEREF _Toc208607976 \h </w:instrText>
            </w:r>
          </w:ins>
          <w:r>
            <w:rPr>
              <w:webHidden/>
            </w:rPr>
          </w:r>
          <w:ins w:id="132" w:author="Alondra Vega Pacheco" w:date="2025-09-12T22:18:00Z" w16du:dateUtc="2025-09-13T03:18:00Z">
            <w:r>
              <w:rPr>
                <w:webHidden/>
              </w:rPr>
              <w:fldChar w:fldCharType="separate"/>
            </w:r>
            <w:r>
              <w:rPr>
                <w:webHidden/>
              </w:rPr>
              <w:t>19</w:t>
            </w:r>
            <w:r>
              <w:rPr>
                <w:webHidden/>
              </w:rPr>
              <w:fldChar w:fldCharType="end"/>
            </w:r>
            <w:r w:rsidRPr="00EC7603">
              <w:rPr>
                <w:rStyle w:val="Hyperlink"/>
              </w:rPr>
              <w:fldChar w:fldCharType="end"/>
            </w:r>
          </w:ins>
        </w:p>
        <w:p w14:paraId="257D8A98" w14:textId="4E6CB2FD" w:rsidR="00FC1B9F" w:rsidRDefault="00FC1B9F">
          <w:pPr>
            <w:pStyle w:val="TOC3"/>
            <w:rPr>
              <w:ins w:id="133" w:author="Alondra Vega Pacheco" w:date="2025-09-12T22:18:00Z" w16du:dateUtc="2025-09-13T03:18:00Z"/>
              <w:rFonts w:asciiTheme="minorHAnsi" w:eastAsiaTheme="minorEastAsia" w:hAnsiTheme="minorHAnsi" w:cstheme="minorBidi"/>
              <w:kern w:val="2"/>
              <w:sz w:val="24"/>
              <w:szCs w:val="24"/>
              <w14:ligatures w14:val="standardContextual"/>
            </w:rPr>
          </w:pPr>
          <w:ins w:id="134"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"_Toc208607977"</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4.2.5</w:t>
            </w:r>
            <w:r>
              <w:rPr>
                <w:rFonts w:asciiTheme="minorHAnsi" w:eastAsiaTheme="minorEastAsia" w:hAnsiTheme="minorHAnsi" w:cstheme="minorBidi"/>
                <w:kern w:val="2"/>
                <w:sz w:val="24"/>
                <w:szCs w:val="24"/>
                <w14:ligatures w14:val="standardContextual"/>
              </w:rPr>
              <w:tab/>
            </w:r>
            <w:r w:rsidRPr="00EC7603">
              <w:rPr>
                <w:rStyle w:val="Hyperlink"/>
              </w:rPr>
              <w:t>Public Social Media Integration</w:t>
            </w:r>
            <w:r>
              <w:rPr>
                <w:webHidden/>
              </w:rPr>
              <w:tab/>
            </w:r>
            <w:r>
              <w:rPr>
                <w:webHidden/>
              </w:rPr>
              <w:fldChar w:fldCharType="begin"/>
            </w:r>
            <w:r>
              <w:rPr>
                <w:webHidden/>
              </w:rPr>
              <w:instrText xml:space="preserve"> PAGEREF _Toc208607977 \h </w:instrText>
            </w:r>
          </w:ins>
          <w:r>
            <w:rPr>
              <w:webHidden/>
            </w:rPr>
          </w:r>
          <w:ins w:id="135" w:author="Alondra Vega Pacheco" w:date="2025-09-12T22:18:00Z" w16du:dateUtc="2025-09-13T03:18:00Z">
            <w:r>
              <w:rPr>
                <w:webHidden/>
              </w:rPr>
              <w:fldChar w:fldCharType="separate"/>
            </w:r>
            <w:r>
              <w:rPr>
                <w:webHidden/>
              </w:rPr>
              <w:t>19</w:t>
            </w:r>
            <w:r>
              <w:rPr>
                <w:webHidden/>
              </w:rPr>
              <w:fldChar w:fldCharType="end"/>
            </w:r>
            <w:r w:rsidRPr="00EC7603">
              <w:rPr>
                <w:rStyle w:val="Hyperlink"/>
              </w:rPr>
              <w:fldChar w:fldCharType="end"/>
            </w:r>
          </w:ins>
        </w:p>
        <w:p w14:paraId="5C3AA084" w14:textId="27F79D49" w:rsidR="00FC1B9F" w:rsidRDefault="00FC1B9F">
          <w:pPr>
            <w:pStyle w:val="TOC3"/>
            <w:rPr>
              <w:ins w:id="136" w:author="Alondra Vega Pacheco" w:date="2025-09-12T22:18:00Z" w16du:dateUtc="2025-09-13T03:18:00Z"/>
              <w:rFonts w:asciiTheme="minorHAnsi" w:eastAsiaTheme="minorEastAsia" w:hAnsiTheme="minorHAnsi" w:cstheme="minorBidi"/>
              <w:kern w:val="2"/>
              <w:sz w:val="24"/>
              <w:szCs w:val="24"/>
              <w14:ligatures w14:val="standardContextual"/>
            </w:rPr>
          </w:pPr>
          <w:ins w:id="137"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"_Toc208607978"</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4.2.6</w:t>
            </w:r>
            <w:r>
              <w:rPr>
                <w:rFonts w:asciiTheme="minorHAnsi" w:eastAsiaTheme="minorEastAsia" w:hAnsiTheme="minorHAnsi" w:cstheme="minorBidi"/>
                <w:kern w:val="2"/>
                <w:sz w:val="24"/>
                <w:szCs w:val="24"/>
                <w14:ligatures w14:val="standardContextual"/>
              </w:rPr>
              <w:tab/>
            </w:r>
            <w:r w:rsidRPr="00EC7603">
              <w:rPr>
                <w:rStyle w:val="Hyperlink"/>
              </w:rPr>
              <w:t>Community Forums</w:t>
            </w:r>
            <w:r>
              <w:rPr>
                <w:webHidden/>
              </w:rPr>
              <w:tab/>
            </w:r>
            <w:r>
              <w:rPr>
                <w:webHidden/>
              </w:rPr>
              <w:fldChar w:fldCharType="begin"/>
            </w:r>
            <w:r>
              <w:rPr>
                <w:webHidden/>
              </w:rPr>
              <w:instrText xml:space="preserve"> PAGEREF _Toc208607978 \h </w:instrText>
            </w:r>
          </w:ins>
          <w:r>
            <w:rPr>
              <w:webHidden/>
            </w:rPr>
          </w:r>
          <w:ins w:id="138" w:author="Alondra Vega Pacheco" w:date="2025-09-12T22:18:00Z" w16du:dateUtc="2025-09-13T03:18:00Z">
            <w:r>
              <w:rPr>
                <w:webHidden/>
              </w:rPr>
              <w:fldChar w:fldCharType="separate"/>
            </w:r>
            <w:r>
              <w:rPr>
                <w:webHidden/>
              </w:rPr>
              <w:t>19</w:t>
            </w:r>
            <w:r>
              <w:rPr>
                <w:webHidden/>
              </w:rPr>
              <w:fldChar w:fldCharType="end"/>
            </w:r>
            <w:r w:rsidRPr="00EC7603">
              <w:rPr>
                <w:rStyle w:val="Hyperlink"/>
              </w:rPr>
              <w:fldChar w:fldCharType="end"/>
            </w:r>
          </w:ins>
        </w:p>
        <w:p w14:paraId="502CC3BD" w14:textId="48D2BE5C" w:rsidR="00FC1B9F" w:rsidRDefault="00FC1B9F">
          <w:pPr>
            <w:pStyle w:val="TOC3"/>
            <w:rPr>
              <w:ins w:id="139" w:author="Alondra Vega Pacheco" w:date="2025-09-12T22:18:00Z" w16du:dateUtc="2025-09-13T03:18:00Z"/>
              <w:rFonts w:asciiTheme="minorHAnsi" w:eastAsiaTheme="minorEastAsia" w:hAnsiTheme="minorHAnsi" w:cstheme="minorBidi"/>
              <w:kern w:val="2"/>
              <w:sz w:val="24"/>
              <w:szCs w:val="24"/>
              <w14:ligatures w14:val="standardContextual"/>
            </w:rPr>
          </w:pPr>
          <w:ins w:id="140"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"_Toc208607979"</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rPr>
              <w:t>4.2.7</w:t>
            </w:r>
            <w:r>
              <w:rPr>
                <w:rFonts w:asciiTheme="minorHAnsi" w:eastAsiaTheme="minorEastAsia" w:hAnsiTheme="minorHAnsi" w:cstheme="minorBidi"/>
                <w:kern w:val="2"/>
                <w:sz w:val="24"/>
                <w:szCs w:val="24"/>
                <w14:ligatures w14:val="standardContextual"/>
              </w:rPr>
              <w:tab/>
            </w:r>
            <w:r w:rsidRPr="00EC7603">
              <w:rPr>
                <w:rStyle w:val="Hyperlink"/>
              </w:rPr>
              <w:t xml:space="preserve">Hardware Integrations – </w:t>
            </w:r>
            <w:r w:rsidRPr="00EC7603">
              <w:rPr>
                <w:rStyle w:val="Hyperlink"/>
                <w:i/>
              </w:rPr>
              <w:t>(added in v4.0)</w:t>
            </w:r>
            <w:r>
              <w:rPr>
                <w:webHidden/>
              </w:rPr>
              <w:tab/>
            </w:r>
            <w:r>
              <w:rPr>
                <w:webHidden/>
              </w:rPr>
              <w:fldChar w:fldCharType="begin"/>
            </w:r>
            <w:r>
              <w:rPr>
                <w:webHidden/>
              </w:rPr>
              <w:instrText xml:space="preserve"> PAGEREF _Toc208607979 \h </w:instrText>
            </w:r>
          </w:ins>
          <w:r>
            <w:rPr>
              <w:webHidden/>
            </w:rPr>
          </w:r>
          <w:ins w:id="141" w:author="Alondra Vega Pacheco" w:date="2025-09-12T22:18:00Z" w16du:dateUtc="2025-09-13T03:18:00Z">
            <w:r>
              <w:rPr>
                <w:webHidden/>
              </w:rPr>
              <w:fldChar w:fldCharType="separate"/>
            </w:r>
            <w:r>
              <w:rPr>
                <w:webHidden/>
              </w:rPr>
              <w:t>20</w:t>
            </w:r>
            <w:r>
              <w:rPr>
                <w:webHidden/>
              </w:rPr>
              <w:fldChar w:fldCharType="end"/>
            </w:r>
            <w:r w:rsidRPr="00EC7603">
              <w:rPr>
                <w:rStyle w:val="Hyperlink"/>
              </w:rPr>
              <w:fldChar w:fldCharType="end"/>
            </w:r>
          </w:ins>
        </w:p>
        <w:p w14:paraId="605E170E" w14:textId="6DF83DE8" w:rsidR="00FC1B9F" w:rsidRDefault="00FC1B9F">
          <w:pPr>
            <w:pStyle w:val="TOC3"/>
            <w:rPr>
              <w:ins w:id="142" w:author="Alondra Vega Pacheco" w:date="2025-09-12T22:18:00Z" w16du:dateUtc="2025-09-13T03:18:00Z"/>
              <w:rFonts w:asciiTheme="minorHAnsi" w:eastAsiaTheme="minorEastAsia" w:hAnsiTheme="minorHAnsi" w:cstheme="minorBidi"/>
              <w:kern w:val="2"/>
              <w:sz w:val="24"/>
              <w:szCs w:val="24"/>
              <w14:ligatures w14:val="standardContextual"/>
            </w:rPr>
          </w:pPr>
          <w:ins w:id="143"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"_Toc208607980"</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rPr>
              <w:t>4.2.8</w:t>
            </w:r>
            <w:r>
              <w:rPr>
                <w:rFonts w:asciiTheme="minorHAnsi" w:eastAsiaTheme="minorEastAsia" w:hAnsiTheme="minorHAnsi" w:cstheme="minorBidi"/>
                <w:kern w:val="2"/>
                <w:sz w:val="24"/>
                <w:szCs w:val="24"/>
                <w14:ligatures w14:val="standardContextual"/>
              </w:rPr>
              <w:tab/>
            </w:r>
            <w:r w:rsidRPr="00EC7603">
              <w:rPr>
                <w:rStyle w:val="Hyperlink"/>
              </w:rPr>
              <w:t xml:space="preserve">Insurance Adjudication Systems – </w:t>
            </w:r>
            <w:r w:rsidRPr="00EC7603">
              <w:rPr>
                <w:rStyle w:val="Hyperlink"/>
                <w:i/>
              </w:rPr>
              <w:t>(added in v4.0)</w:t>
            </w:r>
            <w:r>
              <w:rPr>
                <w:webHidden/>
              </w:rPr>
              <w:tab/>
            </w:r>
            <w:r>
              <w:rPr>
                <w:webHidden/>
              </w:rPr>
              <w:fldChar w:fldCharType="begin"/>
            </w:r>
            <w:r>
              <w:rPr>
                <w:webHidden/>
              </w:rPr>
              <w:instrText xml:space="preserve"> PAGEREF _Toc208607980 \h </w:instrText>
            </w:r>
          </w:ins>
          <w:r>
            <w:rPr>
              <w:webHidden/>
            </w:rPr>
          </w:r>
          <w:ins w:id="144" w:author="Alondra Vega Pacheco" w:date="2025-09-12T22:18:00Z" w16du:dateUtc="2025-09-13T03:18:00Z">
            <w:r>
              <w:rPr>
                <w:webHidden/>
              </w:rPr>
              <w:fldChar w:fldCharType="separate"/>
            </w:r>
            <w:r>
              <w:rPr>
                <w:webHidden/>
              </w:rPr>
              <w:t>20</w:t>
            </w:r>
            <w:r>
              <w:rPr>
                <w:webHidden/>
              </w:rPr>
              <w:fldChar w:fldCharType="end"/>
            </w:r>
            <w:r w:rsidRPr="00EC7603">
              <w:rPr>
                <w:rStyle w:val="Hyperlink"/>
              </w:rPr>
              <w:fldChar w:fldCharType="end"/>
            </w:r>
          </w:ins>
        </w:p>
        <w:p w14:paraId="14A7556C" w14:textId="2F1E66DA" w:rsidR="00FC1B9F" w:rsidRDefault="00FC1B9F">
          <w:pPr>
            <w:pStyle w:val="TOC3"/>
            <w:rPr>
              <w:ins w:id="145" w:author="Alondra Vega Pacheco" w:date="2025-09-12T22:18:00Z" w16du:dateUtc="2025-09-13T03:18:00Z"/>
              <w:rFonts w:asciiTheme="minorHAnsi" w:eastAsiaTheme="minorEastAsia" w:hAnsiTheme="minorHAnsi" w:cstheme="minorBidi"/>
              <w:kern w:val="2"/>
              <w:sz w:val="24"/>
              <w:szCs w:val="24"/>
              <w14:ligatures w14:val="standardContextual"/>
            </w:rPr>
          </w:pPr>
          <w:ins w:id="146"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"_Toc208607981"</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rPr>
              <w:t>4.2.9</w:t>
            </w:r>
            <w:r>
              <w:rPr>
                <w:rFonts w:asciiTheme="minorHAnsi" w:eastAsiaTheme="minorEastAsia" w:hAnsiTheme="minorHAnsi" w:cstheme="minorBidi"/>
                <w:kern w:val="2"/>
                <w:sz w:val="24"/>
                <w:szCs w:val="24"/>
                <w14:ligatures w14:val="standardContextual"/>
              </w:rPr>
              <w:tab/>
            </w:r>
            <w:r w:rsidRPr="00EC7603">
              <w:rPr>
                <w:rStyle w:val="Hyperlink"/>
              </w:rPr>
              <w:t xml:space="preserve">In-App Purchases for Subscription Billing – </w:t>
            </w:r>
            <w:r w:rsidRPr="00EC7603">
              <w:rPr>
                <w:rStyle w:val="Hyperlink"/>
                <w:i/>
              </w:rPr>
              <w:t>(added in v4.0)</w:t>
            </w:r>
            <w:r>
              <w:rPr>
                <w:webHidden/>
              </w:rPr>
              <w:tab/>
            </w:r>
            <w:r>
              <w:rPr>
                <w:webHidden/>
              </w:rPr>
              <w:fldChar w:fldCharType="begin"/>
            </w:r>
            <w:r>
              <w:rPr>
                <w:webHidden/>
              </w:rPr>
              <w:instrText xml:space="preserve"> PAGEREF _Toc208607981 \h </w:instrText>
            </w:r>
          </w:ins>
          <w:r>
            <w:rPr>
              <w:webHidden/>
            </w:rPr>
          </w:r>
          <w:ins w:id="147" w:author="Alondra Vega Pacheco" w:date="2025-09-12T22:18:00Z" w16du:dateUtc="2025-09-13T03:18:00Z">
            <w:r>
              <w:rPr>
                <w:webHidden/>
              </w:rPr>
              <w:fldChar w:fldCharType="separate"/>
            </w:r>
            <w:r>
              <w:rPr>
                <w:webHidden/>
              </w:rPr>
              <w:t>20</w:t>
            </w:r>
            <w:r>
              <w:rPr>
                <w:webHidden/>
              </w:rPr>
              <w:fldChar w:fldCharType="end"/>
            </w:r>
            <w:r w:rsidRPr="00EC7603">
              <w:rPr>
                <w:rStyle w:val="Hyperlink"/>
              </w:rPr>
              <w:fldChar w:fldCharType="end"/>
            </w:r>
          </w:ins>
        </w:p>
        <w:p w14:paraId="7284C1D6" w14:textId="44458BAD" w:rsidR="00FC1B9F" w:rsidRDefault="00FC1B9F">
          <w:pPr>
            <w:pStyle w:val="TOC1"/>
            <w:rPr>
              <w:ins w:id="148" w:author="Alondra Vega Pacheco" w:date="2025-09-12T22:18:00Z" w16du:dateUtc="2025-09-13T03:18:00Z"/>
              <w:rFonts w:asciiTheme="minorHAnsi" w:eastAsiaTheme="minorEastAsia" w:hAnsiTheme="minorHAnsi" w:cstheme="minorBidi"/>
              <w:b w:val="0"/>
              <w:kern w:val="2"/>
              <w:szCs w:val="24"/>
              <w14:ligatures w14:val="standardContextual"/>
            </w:rPr>
          </w:pPr>
          <w:ins w:id="149"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"_Toc208607982"</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rPr>
              <w:t>5.</w:t>
            </w:r>
            <w:r>
              <w:rPr>
                <w:rFonts w:asciiTheme="minorHAnsi" w:eastAsiaTheme="minorEastAsia" w:hAnsiTheme="minorHAnsi" w:cstheme="minorBidi"/>
                <w:b w:val="0"/>
                <w:kern w:val="2"/>
                <w:szCs w:val="24"/>
                <w14:ligatures w14:val="standardContextual"/>
              </w:rPr>
              <w:tab/>
            </w:r>
            <w:r w:rsidRPr="00EC7603">
              <w:rPr>
                <w:rStyle w:val="Hyperlink"/>
              </w:rPr>
              <w:t xml:space="preserve">Stakeholders - </w:t>
            </w:r>
            <w:r w:rsidRPr="00EC7603">
              <w:rPr>
                <w:rStyle w:val="Hyperlink"/>
                <w:i/>
                <w:iCs/>
              </w:rPr>
              <w:t>(updated in v4.0)</w:t>
            </w:r>
            <w:r>
              <w:rPr>
                <w:webHidden/>
              </w:rPr>
              <w:tab/>
            </w:r>
            <w:r>
              <w:rPr>
                <w:webHidden/>
              </w:rPr>
              <w:fldChar w:fldCharType="begin"/>
            </w:r>
            <w:r>
              <w:rPr>
                <w:webHidden/>
              </w:rPr>
              <w:instrText xml:space="preserve"> PAGEREF _Toc208607982 \h </w:instrText>
            </w:r>
          </w:ins>
          <w:r>
            <w:rPr>
              <w:webHidden/>
            </w:rPr>
          </w:r>
          <w:ins w:id="150" w:author="Alondra Vega Pacheco" w:date="2025-09-12T22:18:00Z" w16du:dateUtc="2025-09-13T03:18:00Z">
            <w:r>
              <w:rPr>
                <w:webHidden/>
              </w:rPr>
              <w:fldChar w:fldCharType="separate"/>
            </w:r>
            <w:r>
              <w:rPr>
                <w:webHidden/>
              </w:rPr>
              <w:t>20</w:t>
            </w:r>
            <w:r>
              <w:rPr>
                <w:webHidden/>
              </w:rPr>
              <w:fldChar w:fldCharType="end"/>
            </w:r>
            <w:r w:rsidRPr="00EC7603">
              <w:rPr>
                <w:rStyle w:val="Hyperlink"/>
              </w:rPr>
              <w:fldChar w:fldCharType="end"/>
            </w:r>
          </w:ins>
        </w:p>
        <w:p w14:paraId="6A0D1205" w14:textId="62F3CA6C" w:rsidR="00FC1B9F" w:rsidRDefault="00FC1B9F">
          <w:pPr>
            <w:pStyle w:val="TOC2"/>
            <w:tabs>
              <w:tab w:val="left" w:pos="960"/>
            </w:tabs>
            <w:rPr>
              <w:ins w:id="151" w:author="Alondra Vega Pacheco" w:date="2025-09-12T22:18:00Z" w16du:dateUtc="2025-09-13T03:18:00Z"/>
              <w:rFonts w:asciiTheme="minorHAnsi" w:eastAsiaTheme="minorEastAsia" w:hAnsiTheme="minorHAnsi" w:cstheme="minorBidi"/>
              <w:noProof/>
              <w:kern w:val="2"/>
              <w:sz w:val="24"/>
              <w:szCs w:val="24"/>
              <w14:ligatures w14:val="standardContextual"/>
            </w:rPr>
          </w:pPr>
          <w:ins w:id="152"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"_Toc208607983"</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5.1</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Internal: - </w:t>
            </w:r>
            <w:r w:rsidRPr="00EC7603">
              <w:rPr>
                <w:rStyle w:val="Hyperlink"/>
                <w:i/>
                <w:iCs/>
                <w:noProof/>
              </w:rPr>
              <w:t>(updated in v4.0)</w:t>
            </w:r>
            <w:r>
              <w:rPr>
                <w:noProof/>
                <w:webHidden/>
              </w:rPr>
              <w:tab/>
            </w:r>
            <w:r>
              <w:rPr>
                <w:noProof/>
                <w:webHidden/>
              </w:rPr>
              <w:fldChar w:fldCharType="begin"/>
            </w:r>
            <w:r>
              <w:rPr>
                <w:noProof/>
                <w:webHidden/>
              </w:rPr>
              <w:instrText xml:space="preserve"> PAGEREF _Toc208607983 \h </w:instrText>
            </w:r>
          </w:ins>
          <w:r>
            <w:rPr>
              <w:noProof/>
              <w:webHidden/>
            </w:rPr>
          </w:r>
          <w:ins w:id="153" w:author="Alondra Vega Pacheco" w:date="2025-09-12T22:18:00Z" w16du:dateUtc="2025-09-13T03:18:00Z">
            <w:r>
              <w:rPr>
                <w:noProof/>
                <w:webHidden/>
              </w:rPr>
              <w:fldChar w:fldCharType="separate"/>
            </w:r>
            <w:r>
              <w:rPr>
                <w:noProof/>
                <w:webHidden/>
              </w:rPr>
              <w:t>20</w:t>
            </w:r>
            <w:r>
              <w:rPr>
                <w:noProof/>
                <w:webHidden/>
              </w:rPr>
              <w:fldChar w:fldCharType="end"/>
            </w:r>
            <w:r w:rsidRPr="00EC7603">
              <w:rPr>
                <w:rStyle w:val="Hyperlink"/>
                <w:noProof/>
              </w:rPr>
              <w:fldChar w:fldCharType="end"/>
            </w:r>
          </w:ins>
        </w:p>
        <w:p w14:paraId="12793D95" w14:textId="2CAAADF5" w:rsidR="00FC1B9F" w:rsidRDefault="00FC1B9F">
          <w:pPr>
            <w:pStyle w:val="TOC2"/>
            <w:tabs>
              <w:tab w:val="left" w:pos="960"/>
            </w:tabs>
            <w:rPr>
              <w:ins w:id="154" w:author="Alondra Vega Pacheco" w:date="2025-09-12T22:18:00Z" w16du:dateUtc="2025-09-13T03:18:00Z"/>
              <w:rFonts w:asciiTheme="minorHAnsi" w:eastAsiaTheme="minorEastAsia" w:hAnsiTheme="minorHAnsi" w:cstheme="minorBidi"/>
              <w:noProof/>
              <w:kern w:val="2"/>
              <w:sz w:val="24"/>
              <w:szCs w:val="24"/>
              <w14:ligatures w14:val="standardContextual"/>
            </w:rPr>
          </w:pPr>
          <w:ins w:id="155" w:author="Alondra Vega Pacheco" w:date="2025-09-12T22:18:00Z" w16du:dateUtc="2025-09-13T03:18:00Z">
            <w:r w:rsidRPr="00EC7603">
              <w:rPr>
                <w:rStyle w:val="Hyperlink"/>
                <w:noProof/>
              </w:rPr>
              <w:lastRenderedPageBreak/>
              <w:fldChar w:fldCharType="begin"/>
            </w:r>
            <w:r w:rsidRPr="00EC7603">
              <w:rPr>
                <w:rStyle w:val="Hyperlink"/>
                <w:noProof/>
              </w:rPr>
              <w:instrText xml:space="preserve"> </w:instrText>
            </w:r>
            <w:r>
              <w:rPr>
                <w:noProof/>
              </w:rPr>
              <w:instrText>HYPERLINK \l "_Toc208607984"</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5.2</w:t>
            </w:r>
            <w:r>
              <w:rPr>
                <w:rFonts w:asciiTheme="minorHAnsi" w:eastAsiaTheme="minorEastAsia" w:hAnsiTheme="minorHAnsi" w:cstheme="minorBidi"/>
                <w:noProof/>
                <w:kern w:val="2"/>
                <w:sz w:val="24"/>
                <w:szCs w:val="24"/>
                <w14:ligatures w14:val="standardContextual"/>
              </w:rPr>
              <w:tab/>
            </w:r>
            <w:r w:rsidRPr="00EC7603">
              <w:rPr>
                <w:rStyle w:val="Hyperlink"/>
                <w:noProof/>
              </w:rPr>
              <w:t>External: – (</w:t>
            </w:r>
            <w:r w:rsidRPr="00EC7603">
              <w:rPr>
                <w:rStyle w:val="Hyperlink"/>
                <w:i/>
                <w:iCs/>
                <w:noProof/>
              </w:rPr>
              <w:t>updated in v4.0)</w:t>
            </w:r>
            <w:r>
              <w:rPr>
                <w:noProof/>
                <w:webHidden/>
              </w:rPr>
              <w:tab/>
            </w:r>
            <w:r>
              <w:rPr>
                <w:noProof/>
                <w:webHidden/>
              </w:rPr>
              <w:fldChar w:fldCharType="begin"/>
            </w:r>
            <w:r>
              <w:rPr>
                <w:noProof/>
                <w:webHidden/>
              </w:rPr>
              <w:instrText xml:space="preserve"> PAGEREF _Toc208607984 \h </w:instrText>
            </w:r>
          </w:ins>
          <w:r>
            <w:rPr>
              <w:noProof/>
              <w:webHidden/>
            </w:rPr>
          </w:r>
          <w:ins w:id="156" w:author="Alondra Vega Pacheco" w:date="2025-09-12T22:18:00Z" w16du:dateUtc="2025-09-13T03:18:00Z">
            <w:r>
              <w:rPr>
                <w:noProof/>
                <w:webHidden/>
              </w:rPr>
              <w:fldChar w:fldCharType="separate"/>
            </w:r>
            <w:r>
              <w:rPr>
                <w:noProof/>
                <w:webHidden/>
              </w:rPr>
              <w:t>20</w:t>
            </w:r>
            <w:r>
              <w:rPr>
                <w:noProof/>
                <w:webHidden/>
              </w:rPr>
              <w:fldChar w:fldCharType="end"/>
            </w:r>
            <w:r w:rsidRPr="00EC7603">
              <w:rPr>
                <w:rStyle w:val="Hyperlink"/>
                <w:noProof/>
              </w:rPr>
              <w:fldChar w:fldCharType="end"/>
            </w:r>
          </w:ins>
        </w:p>
        <w:p w14:paraId="503C48F5" w14:textId="7B389871" w:rsidR="00FC1B9F" w:rsidRDefault="00FC1B9F">
          <w:pPr>
            <w:pStyle w:val="TOC1"/>
            <w:rPr>
              <w:ins w:id="157" w:author="Alondra Vega Pacheco" w:date="2025-09-12T22:18:00Z" w16du:dateUtc="2025-09-13T03:18:00Z"/>
              <w:rFonts w:asciiTheme="minorHAnsi" w:eastAsiaTheme="minorEastAsia" w:hAnsiTheme="minorHAnsi" w:cstheme="minorBidi"/>
              <w:b w:val="0"/>
              <w:kern w:val="2"/>
              <w:szCs w:val="24"/>
              <w14:ligatures w14:val="standardContextual"/>
            </w:rPr>
          </w:pPr>
          <w:ins w:id="158"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"_Toc208607985"</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6.</w:t>
            </w:r>
            <w:r>
              <w:rPr>
                <w:rFonts w:asciiTheme="minorHAnsi" w:eastAsiaTheme="minorEastAsia" w:hAnsiTheme="minorHAnsi" w:cstheme="minorBidi"/>
                <w:b w:val="0"/>
                <w:kern w:val="2"/>
                <w:szCs w:val="24"/>
                <w14:ligatures w14:val="standardContextual"/>
              </w:rPr>
              <w:tab/>
            </w:r>
            <w:r w:rsidRPr="00EC7603">
              <w:rPr>
                <w:rStyle w:val="Hyperlink"/>
              </w:rPr>
              <w:t>Timeline &amp; Milestone – (</w:t>
            </w:r>
            <w:r w:rsidRPr="00EC7603">
              <w:rPr>
                <w:rStyle w:val="Hyperlink"/>
                <w:i/>
                <w:iCs/>
              </w:rPr>
              <w:t>updated v4.0)</w:t>
            </w:r>
            <w:r>
              <w:rPr>
                <w:webHidden/>
              </w:rPr>
              <w:tab/>
            </w:r>
            <w:r>
              <w:rPr>
                <w:webHidden/>
              </w:rPr>
              <w:fldChar w:fldCharType="begin"/>
            </w:r>
            <w:r>
              <w:rPr>
                <w:webHidden/>
              </w:rPr>
              <w:instrText xml:space="preserve"> PAGEREF _Toc208607985 \h </w:instrText>
            </w:r>
          </w:ins>
          <w:r>
            <w:rPr>
              <w:webHidden/>
            </w:rPr>
          </w:r>
          <w:ins w:id="159" w:author="Alondra Vega Pacheco" w:date="2025-09-12T22:18:00Z" w16du:dateUtc="2025-09-13T03:18:00Z">
            <w:r>
              <w:rPr>
                <w:webHidden/>
              </w:rPr>
              <w:fldChar w:fldCharType="separate"/>
            </w:r>
            <w:r>
              <w:rPr>
                <w:webHidden/>
              </w:rPr>
              <w:t>21</w:t>
            </w:r>
            <w:r>
              <w:rPr>
                <w:webHidden/>
              </w:rPr>
              <w:fldChar w:fldCharType="end"/>
            </w:r>
            <w:r w:rsidRPr="00EC7603">
              <w:rPr>
                <w:rStyle w:val="Hyperlink"/>
              </w:rPr>
              <w:fldChar w:fldCharType="end"/>
            </w:r>
          </w:ins>
        </w:p>
        <w:p w14:paraId="33C7B1F3" w14:textId="57E68576" w:rsidR="00FC1B9F" w:rsidRDefault="00FC1B9F">
          <w:pPr>
            <w:pStyle w:val="TOC2"/>
            <w:tabs>
              <w:tab w:val="left" w:pos="960"/>
            </w:tabs>
            <w:rPr>
              <w:ins w:id="160" w:author="Alondra Vega Pacheco" w:date="2025-09-12T22:18:00Z" w16du:dateUtc="2025-09-13T03:18:00Z"/>
              <w:rFonts w:asciiTheme="minorHAnsi" w:eastAsiaTheme="minorEastAsia" w:hAnsiTheme="minorHAnsi" w:cstheme="minorBidi"/>
              <w:noProof/>
              <w:kern w:val="2"/>
              <w:sz w:val="24"/>
              <w:szCs w:val="24"/>
              <w14:ligatures w14:val="standardContextual"/>
            </w:rPr>
          </w:pPr>
          <w:ins w:id="161"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"_Toc208607986"</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6.1</w:t>
            </w:r>
            <w:r>
              <w:rPr>
                <w:rFonts w:asciiTheme="minorHAnsi" w:eastAsiaTheme="minorEastAsia" w:hAnsiTheme="minorHAnsi" w:cstheme="minorBidi"/>
                <w:noProof/>
                <w:kern w:val="2"/>
                <w:sz w:val="24"/>
                <w:szCs w:val="24"/>
                <w14:ligatures w14:val="standardContextual"/>
              </w:rPr>
              <w:tab/>
            </w:r>
            <w:r w:rsidRPr="00EC7603">
              <w:rPr>
                <w:rStyle w:val="Hyperlink"/>
                <w:noProof/>
              </w:rPr>
              <w:t>Timeline and Milestone Table</w:t>
            </w:r>
            <w:r>
              <w:rPr>
                <w:noProof/>
                <w:webHidden/>
              </w:rPr>
              <w:tab/>
            </w:r>
            <w:r>
              <w:rPr>
                <w:noProof/>
                <w:webHidden/>
              </w:rPr>
              <w:fldChar w:fldCharType="begin"/>
            </w:r>
            <w:r>
              <w:rPr>
                <w:noProof/>
                <w:webHidden/>
              </w:rPr>
              <w:instrText xml:space="preserve"> PAGEREF _Toc208607986 \h </w:instrText>
            </w:r>
          </w:ins>
          <w:r>
            <w:rPr>
              <w:noProof/>
              <w:webHidden/>
            </w:rPr>
          </w:r>
          <w:ins w:id="162" w:author="Alondra Vega Pacheco" w:date="2025-09-12T22:18:00Z" w16du:dateUtc="2025-09-13T03:18:00Z">
            <w:r>
              <w:rPr>
                <w:noProof/>
                <w:webHidden/>
              </w:rPr>
              <w:fldChar w:fldCharType="separate"/>
            </w:r>
            <w:r>
              <w:rPr>
                <w:noProof/>
                <w:webHidden/>
              </w:rPr>
              <w:t>21</w:t>
            </w:r>
            <w:r>
              <w:rPr>
                <w:noProof/>
                <w:webHidden/>
              </w:rPr>
              <w:fldChar w:fldCharType="end"/>
            </w:r>
            <w:r w:rsidRPr="00EC7603">
              <w:rPr>
                <w:rStyle w:val="Hyperlink"/>
                <w:noProof/>
              </w:rPr>
              <w:fldChar w:fldCharType="end"/>
            </w:r>
          </w:ins>
        </w:p>
        <w:p w14:paraId="0F02940B" w14:textId="709B3883" w:rsidR="00FC1B9F" w:rsidRDefault="00FC1B9F">
          <w:pPr>
            <w:pStyle w:val="TOC2"/>
            <w:tabs>
              <w:tab w:val="left" w:pos="960"/>
            </w:tabs>
            <w:rPr>
              <w:ins w:id="163" w:author="Alondra Vega Pacheco" w:date="2025-09-12T22:18:00Z" w16du:dateUtc="2025-09-13T03:18:00Z"/>
              <w:rFonts w:asciiTheme="minorHAnsi" w:eastAsiaTheme="minorEastAsia" w:hAnsiTheme="minorHAnsi" w:cstheme="minorBidi"/>
              <w:noProof/>
              <w:kern w:val="2"/>
              <w:sz w:val="24"/>
              <w:szCs w:val="24"/>
              <w14:ligatures w14:val="standardContextual"/>
            </w:rPr>
          </w:pPr>
          <w:ins w:id="164"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"_Toc208607987"</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6.2</w:t>
            </w:r>
            <w:r>
              <w:rPr>
                <w:rFonts w:asciiTheme="minorHAnsi" w:eastAsiaTheme="minorEastAsia" w:hAnsiTheme="minorHAnsi" w:cstheme="minorBidi"/>
                <w:noProof/>
                <w:kern w:val="2"/>
                <w:sz w:val="24"/>
                <w:szCs w:val="24"/>
                <w14:ligatures w14:val="standardContextual"/>
              </w:rPr>
              <w:tab/>
            </w:r>
            <w:r w:rsidRPr="00EC7603">
              <w:rPr>
                <w:rStyle w:val="Hyperlink"/>
                <w:noProof/>
              </w:rPr>
              <w:t>Gantt Chart – (</w:t>
            </w:r>
            <w:r w:rsidRPr="00EC7603">
              <w:rPr>
                <w:rStyle w:val="Hyperlink"/>
                <w:i/>
                <w:iCs/>
                <w:noProof/>
              </w:rPr>
              <w:t>updated in v4.0)</w:t>
            </w:r>
            <w:r>
              <w:rPr>
                <w:noProof/>
                <w:webHidden/>
              </w:rPr>
              <w:tab/>
            </w:r>
            <w:r>
              <w:rPr>
                <w:noProof/>
                <w:webHidden/>
              </w:rPr>
              <w:fldChar w:fldCharType="begin"/>
            </w:r>
            <w:r>
              <w:rPr>
                <w:noProof/>
                <w:webHidden/>
              </w:rPr>
              <w:instrText xml:space="preserve"> PAGEREF _Toc208607987 \h </w:instrText>
            </w:r>
          </w:ins>
          <w:r>
            <w:rPr>
              <w:noProof/>
              <w:webHidden/>
            </w:rPr>
          </w:r>
          <w:ins w:id="165" w:author="Alondra Vega Pacheco" w:date="2025-09-12T22:18:00Z" w16du:dateUtc="2025-09-13T03:18:00Z">
            <w:r>
              <w:rPr>
                <w:noProof/>
                <w:webHidden/>
              </w:rPr>
              <w:fldChar w:fldCharType="separate"/>
            </w:r>
            <w:r>
              <w:rPr>
                <w:noProof/>
                <w:webHidden/>
              </w:rPr>
              <w:t>22</w:t>
            </w:r>
            <w:r>
              <w:rPr>
                <w:noProof/>
                <w:webHidden/>
              </w:rPr>
              <w:fldChar w:fldCharType="end"/>
            </w:r>
            <w:r w:rsidRPr="00EC7603">
              <w:rPr>
                <w:rStyle w:val="Hyperlink"/>
                <w:noProof/>
              </w:rPr>
              <w:fldChar w:fldCharType="end"/>
            </w:r>
          </w:ins>
        </w:p>
        <w:p w14:paraId="70F61886" w14:textId="174B1C1F" w:rsidR="00FC1B9F" w:rsidRDefault="00FC1B9F">
          <w:pPr>
            <w:pStyle w:val="TOC1"/>
            <w:rPr>
              <w:ins w:id="166" w:author="Alondra Vega Pacheco" w:date="2025-09-12T22:18:00Z" w16du:dateUtc="2025-09-13T03:18:00Z"/>
              <w:rFonts w:asciiTheme="minorHAnsi" w:eastAsiaTheme="minorEastAsia" w:hAnsiTheme="minorHAnsi" w:cstheme="minorBidi"/>
              <w:b w:val="0"/>
              <w:kern w:val="2"/>
              <w:szCs w:val="24"/>
              <w14:ligatures w14:val="standardContextual"/>
            </w:rPr>
          </w:pPr>
          <w:ins w:id="167"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"_Toc208607988"</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w:t>
            </w:r>
            <w:r>
              <w:rPr>
                <w:rFonts w:asciiTheme="minorHAnsi" w:eastAsiaTheme="minorEastAsia" w:hAnsiTheme="minorHAnsi" w:cstheme="minorBidi"/>
                <w:b w:val="0"/>
                <w:kern w:val="2"/>
                <w:szCs w:val="24"/>
                <w14:ligatures w14:val="standardContextual"/>
              </w:rPr>
              <w:tab/>
            </w:r>
            <w:r w:rsidRPr="00EC7603">
              <w:rPr>
                <w:rStyle w:val="Hyperlink"/>
              </w:rPr>
              <w:t>Technical Architecture– (</w:t>
            </w:r>
            <w:r w:rsidRPr="00EC7603">
              <w:rPr>
                <w:rStyle w:val="Hyperlink"/>
                <w:i/>
                <w:iCs/>
              </w:rPr>
              <w:t>updated in v4.0)</w:t>
            </w:r>
            <w:r>
              <w:rPr>
                <w:webHidden/>
              </w:rPr>
              <w:tab/>
            </w:r>
            <w:r>
              <w:rPr>
                <w:webHidden/>
              </w:rPr>
              <w:fldChar w:fldCharType="begin"/>
            </w:r>
            <w:r>
              <w:rPr>
                <w:webHidden/>
              </w:rPr>
              <w:instrText xml:space="preserve"> PAGEREF _Toc208607988 \h </w:instrText>
            </w:r>
          </w:ins>
          <w:r>
            <w:rPr>
              <w:webHidden/>
            </w:rPr>
          </w:r>
          <w:ins w:id="168" w:author="Alondra Vega Pacheco" w:date="2025-09-12T22:18:00Z" w16du:dateUtc="2025-09-13T03:18:00Z">
            <w:r>
              <w:rPr>
                <w:webHidden/>
              </w:rPr>
              <w:fldChar w:fldCharType="separate"/>
            </w:r>
            <w:r>
              <w:rPr>
                <w:webHidden/>
              </w:rPr>
              <w:t>23</w:t>
            </w:r>
            <w:r>
              <w:rPr>
                <w:webHidden/>
              </w:rPr>
              <w:fldChar w:fldCharType="end"/>
            </w:r>
            <w:r w:rsidRPr="00EC7603">
              <w:rPr>
                <w:rStyle w:val="Hyperlink"/>
              </w:rPr>
              <w:fldChar w:fldCharType="end"/>
            </w:r>
          </w:ins>
        </w:p>
        <w:p w14:paraId="2C17C52A" w14:textId="256D355C" w:rsidR="00FC1B9F" w:rsidRDefault="00FC1B9F">
          <w:pPr>
            <w:pStyle w:val="TOC2"/>
            <w:tabs>
              <w:tab w:val="left" w:pos="960"/>
            </w:tabs>
            <w:rPr>
              <w:ins w:id="169" w:author="Alondra Vega Pacheco" w:date="2025-09-12T22:18:00Z" w16du:dateUtc="2025-09-13T03:18:00Z"/>
              <w:rFonts w:asciiTheme="minorHAnsi" w:eastAsiaTheme="minorEastAsia" w:hAnsiTheme="minorHAnsi" w:cstheme="minorBidi"/>
              <w:noProof/>
              <w:kern w:val="2"/>
              <w:sz w:val="24"/>
              <w:szCs w:val="24"/>
              <w14:ligatures w14:val="standardContextual"/>
            </w:rPr>
          </w:pPr>
          <w:ins w:id="170"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"_Toc208607989"</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Architectural Objectives – </w:t>
            </w:r>
            <w:r w:rsidRPr="00EC7603">
              <w:rPr>
                <w:rStyle w:val="Hyperlink"/>
                <w:i/>
                <w:iCs/>
                <w:noProof/>
              </w:rPr>
              <w:t>(inherited from v3.0)</w:t>
            </w:r>
            <w:r>
              <w:rPr>
                <w:noProof/>
                <w:webHidden/>
              </w:rPr>
              <w:tab/>
            </w:r>
            <w:r>
              <w:rPr>
                <w:noProof/>
                <w:webHidden/>
              </w:rPr>
              <w:fldChar w:fldCharType="begin"/>
            </w:r>
            <w:r>
              <w:rPr>
                <w:noProof/>
                <w:webHidden/>
              </w:rPr>
              <w:instrText xml:space="preserve"> PAGEREF _Toc208607989 \h </w:instrText>
            </w:r>
          </w:ins>
          <w:r>
            <w:rPr>
              <w:noProof/>
              <w:webHidden/>
            </w:rPr>
          </w:r>
          <w:ins w:id="171" w:author="Alondra Vega Pacheco" w:date="2025-09-12T22:18:00Z" w16du:dateUtc="2025-09-13T03:18:00Z">
            <w:r>
              <w:rPr>
                <w:noProof/>
                <w:webHidden/>
              </w:rPr>
              <w:fldChar w:fldCharType="separate"/>
            </w:r>
            <w:r>
              <w:rPr>
                <w:noProof/>
                <w:webHidden/>
              </w:rPr>
              <w:t>23</w:t>
            </w:r>
            <w:r>
              <w:rPr>
                <w:noProof/>
                <w:webHidden/>
              </w:rPr>
              <w:fldChar w:fldCharType="end"/>
            </w:r>
            <w:r w:rsidRPr="00EC7603">
              <w:rPr>
                <w:rStyle w:val="Hyperlink"/>
                <w:noProof/>
              </w:rPr>
              <w:fldChar w:fldCharType="end"/>
            </w:r>
          </w:ins>
        </w:p>
        <w:p w14:paraId="26F3B919" w14:textId="730FAFF4" w:rsidR="00FC1B9F" w:rsidRDefault="00FC1B9F">
          <w:pPr>
            <w:pStyle w:val="TOC2"/>
            <w:tabs>
              <w:tab w:val="left" w:pos="960"/>
            </w:tabs>
            <w:rPr>
              <w:ins w:id="172" w:author="Alondra Vega Pacheco" w:date="2025-09-12T22:18:00Z" w16du:dateUtc="2025-09-13T03:18:00Z"/>
              <w:rFonts w:asciiTheme="minorHAnsi" w:eastAsiaTheme="minorEastAsia" w:hAnsiTheme="minorHAnsi" w:cstheme="minorBidi"/>
              <w:noProof/>
              <w:kern w:val="2"/>
              <w:sz w:val="24"/>
              <w:szCs w:val="24"/>
              <w14:ligatures w14:val="standardContextual"/>
            </w:rPr>
          </w:pPr>
          <w:ins w:id="173"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"_Toc208607990"</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7.2</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Logical System Architecture – </w:t>
            </w:r>
            <w:r w:rsidRPr="00EC7603">
              <w:rPr>
                <w:rStyle w:val="Hyperlink"/>
                <w:i/>
                <w:iCs/>
                <w:noProof/>
              </w:rPr>
              <w:t>(updated in v4.0)</w:t>
            </w:r>
            <w:r>
              <w:rPr>
                <w:noProof/>
                <w:webHidden/>
              </w:rPr>
              <w:tab/>
            </w:r>
            <w:r>
              <w:rPr>
                <w:noProof/>
                <w:webHidden/>
              </w:rPr>
              <w:fldChar w:fldCharType="begin"/>
            </w:r>
            <w:r>
              <w:rPr>
                <w:noProof/>
                <w:webHidden/>
              </w:rPr>
              <w:instrText xml:space="preserve"> PAGEREF _Toc208607990 \h </w:instrText>
            </w:r>
          </w:ins>
          <w:r>
            <w:rPr>
              <w:noProof/>
              <w:webHidden/>
            </w:rPr>
          </w:r>
          <w:ins w:id="174" w:author="Alondra Vega Pacheco" w:date="2025-09-12T22:18:00Z" w16du:dateUtc="2025-09-13T03:18:00Z">
            <w:r>
              <w:rPr>
                <w:noProof/>
                <w:webHidden/>
              </w:rPr>
              <w:fldChar w:fldCharType="separate"/>
            </w:r>
            <w:r>
              <w:rPr>
                <w:noProof/>
                <w:webHidden/>
              </w:rPr>
              <w:t>24</w:t>
            </w:r>
            <w:r>
              <w:rPr>
                <w:noProof/>
                <w:webHidden/>
              </w:rPr>
              <w:fldChar w:fldCharType="end"/>
            </w:r>
            <w:r w:rsidRPr="00EC7603">
              <w:rPr>
                <w:rStyle w:val="Hyperlink"/>
                <w:noProof/>
              </w:rPr>
              <w:fldChar w:fldCharType="end"/>
            </w:r>
          </w:ins>
        </w:p>
        <w:p w14:paraId="6F10A994" w14:textId="5151A6D3" w:rsidR="00FC1B9F" w:rsidRDefault="00FC1B9F">
          <w:pPr>
            <w:pStyle w:val="TOC2"/>
            <w:tabs>
              <w:tab w:val="left" w:pos="960"/>
            </w:tabs>
            <w:rPr>
              <w:ins w:id="175" w:author="Alondra Vega Pacheco" w:date="2025-09-12T22:18:00Z" w16du:dateUtc="2025-09-13T03:18:00Z"/>
              <w:rFonts w:asciiTheme="minorHAnsi" w:eastAsiaTheme="minorEastAsia" w:hAnsiTheme="minorHAnsi" w:cstheme="minorBidi"/>
              <w:noProof/>
              <w:kern w:val="2"/>
              <w:sz w:val="24"/>
              <w:szCs w:val="24"/>
              <w14:ligatures w14:val="standardContextual"/>
            </w:rPr>
          </w:pPr>
          <w:ins w:id="176"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"_Toc208607991"</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7.3</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High-Level System Architecture Diagram- </w:t>
            </w:r>
            <w:r w:rsidRPr="00EC7603">
              <w:rPr>
                <w:rStyle w:val="Hyperlink"/>
                <w:i/>
                <w:iCs/>
                <w:noProof/>
              </w:rPr>
              <w:t>(updated in v4.0)</w:t>
            </w:r>
            <w:r>
              <w:rPr>
                <w:noProof/>
                <w:webHidden/>
              </w:rPr>
              <w:tab/>
            </w:r>
            <w:r>
              <w:rPr>
                <w:noProof/>
                <w:webHidden/>
              </w:rPr>
              <w:fldChar w:fldCharType="begin"/>
            </w:r>
            <w:r>
              <w:rPr>
                <w:noProof/>
                <w:webHidden/>
              </w:rPr>
              <w:instrText xml:space="preserve"> PAGEREF _Toc208607991 \h </w:instrText>
            </w:r>
          </w:ins>
          <w:r>
            <w:rPr>
              <w:noProof/>
              <w:webHidden/>
            </w:rPr>
          </w:r>
          <w:ins w:id="177" w:author="Alondra Vega Pacheco" w:date="2025-09-12T22:18:00Z" w16du:dateUtc="2025-09-13T03:18:00Z">
            <w:r>
              <w:rPr>
                <w:noProof/>
                <w:webHidden/>
              </w:rPr>
              <w:fldChar w:fldCharType="separate"/>
            </w:r>
            <w:r>
              <w:rPr>
                <w:noProof/>
                <w:webHidden/>
              </w:rPr>
              <w:t>26</w:t>
            </w:r>
            <w:r>
              <w:rPr>
                <w:noProof/>
                <w:webHidden/>
              </w:rPr>
              <w:fldChar w:fldCharType="end"/>
            </w:r>
            <w:r w:rsidRPr="00EC7603">
              <w:rPr>
                <w:rStyle w:val="Hyperlink"/>
                <w:noProof/>
              </w:rPr>
              <w:fldChar w:fldCharType="end"/>
            </w:r>
          </w:ins>
        </w:p>
        <w:p w14:paraId="6D468720" w14:textId="1083ED25" w:rsidR="00FC1B9F" w:rsidRDefault="00FC1B9F">
          <w:pPr>
            <w:pStyle w:val="TOC2"/>
            <w:tabs>
              <w:tab w:val="left" w:pos="960"/>
            </w:tabs>
            <w:rPr>
              <w:ins w:id="178" w:author="Alondra Vega Pacheco" w:date="2025-09-12T22:18:00Z" w16du:dateUtc="2025-09-13T03:18:00Z"/>
              <w:rFonts w:asciiTheme="minorHAnsi" w:eastAsiaTheme="minorEastAsia" w:hAnsiTheme="minorHAnsi" w:cstheme="minorBidi"/>
              <w:noProof/>
              <w:kern w:val="2"/>
              <w:sz w:val="24"/>
              <w:szCs w:val="24"/>
              <w14:ligatures w14:val="standardContextual"/>
            </w:rPr>
          </w:pPr>
          <w:ins w:id="179"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"_Toc208607992"</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7.4</w:t>
            </w:r>
            <w:r>
              <w:rPr>
                <w:rFonts w:asciiTheme="minorHAnsi" w:eastAsiaTheme="minorEastAsia" w:hAnsiTheme="minorHAnsi" w:cstheme="minorBidi"/>
                <w:noProof/>
                <w:kern w:val="2"/>
                <w:sz w:val="24"/>
                <w:szCs w:val="24"/>
                <w14:ligatures w14:val="standardContextual"/>
              </w:rPr>
              <w:tab/>
            </w:r>
            <w:r w:rsidRPr="00EC7603">
              <w:rPr>
                <w:rStyle w:val="Hyperlink"/>
                <w:noProof/>
              </w:rPr>
              <w:t>Architectural Rationale-</w:t>
            </w:r>
            <w:r w:rsidRPr="00EC7603">
              <w:rPr>
                <w:rStyle w:val="Hyperlink"/>
                <w:i/>
                <w:iCs/>
                <w:noProof/>
              </w:rPr>
              <w:t>(updated in v4.0)</w:t>
            </w:r>
            <w:r>
              <w:rPr>
                <w:noProof/>
                <w:webHidden/>
              </w:rPr>
              <w:tab/>
            </w:r>
            <w:r>
              <w:rPr>
                <w:noProof/>
                <w:webHidden/>
              </w:rPr>
              <w:fldChar w:fldCharType="begin"/>
            </w:r>
            <w:r>
              <w:rPr>
                <w:noProof/>
                <w:webHidden/>
              </w:rPr>
              <w:instrText xml:space="preserve"> PAGEREF _Toc208607992 \h </w:instrText>
            </w:r>
          </w:ins>
          <w:r>
            <w:rPr>
              <w:noProof/>
              <w:webHidden/>
            </w:rPr>
          </w:r>
          <w:ins w:id="180" w:author="Alondra Vega Pacheco" w:date="2025-09-12T22:18:00Z" w16du:dateUtc="2025-09-13T03:18:00Z">
            <w:r>
              <w:rPr>
                <w:noProof/>
                <w:webHidden/>
              </w:rPr>
              <w:fldChar w:fldCharType="separate"/>
            </w:r>
            <w:r>
              <w:rPr>
                <w:noProof/>
                <w:webHidden/>
              </w:rPr>
              <w:t>27</w:t>
            </w:r>
            <w:r>
              <w:rPr>
                <w:noProof/>
                <w:webHidden/>
              </w:rPr>
              <w:fldChar w:fldCharType="end"/>
            </w:r>
            <w:r w:rsidRPr="00EC7603">
              <w:rPr>
                <w:rStyle w:val="Hyperlink"/>
                <w:noProof/>
              </w:rPr>
              <w:fldChar w:fldCharType="end"/>
            </w:r>
          </w:ins>
        </w:p>
        <w:p w14:paraId="45BADA46" w14:textId="5747BBE5" w:rsidR="00FC1B9F" w:rsidRDefault="00FC1B9F">
          <w:pPr>
            <w:pStyle w:val="TOC2"/>
            <w:tabs>
              <w:tab w:val="left" w:pos="960"/>
            </w:tabs>
            <w:rPr>
              <w:ins w:id="181" w:author="Alondra Vega Pacheco" w:date="2025-09-12T22:18:00Z" w16du:dateUtc="2025-09-13T03:18:00Z"/>
              <w:rFonts w:asciiTheme="minorHAnsi" w:eastAsiaTheme="minorEastAsia" w:hAnsiTheme="minorHAnsi" w:cstheme="minorBidi"/>
              <w:noProof/>
              <w:kern w:val="2"/>
              <w:sz w:val="24"/>
              <w:szCs w:val="24"/>
              <w14:ligatures w14:val="standardContextual"/>
            </w:rPr>
          </w:pPr>
          <w:ins w:id="182"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"_Toc208607993"</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7.5</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Runtime Flows – </w:t>
            </w:r>
            <w:r w:rsidRPr="00EC7603">
              <w:rPr>
                <w:rStyle w:val="Hyperlink"/>
                <w:i/>
                <w:iCs/>
                <w:noProof/>
              </w:rPr>
              <w:t>(updated in v4.0)</w:t>
            </w:r>
            <w:r>
              <w:rPr>
                <w:noProof/>
                <w:webHidden/>
              </w:rPr>
              <w:tab/>
            </w:r>
            <w:r>
              <w:rPr>
                <w:noProof/>
                <w:webHidden/>
              </w:rPr>
              <w:fldChar w:fldCharType="begin"/>
            </w:r>
            <w:r>
              <w:rPr>
                <w:noProof/>
                <w:webHidden/>
              </w:rPr>
              <w:instrText xml:space="preserve"> PAGEREF _Toc208607993 \h </w:instrText>
            </w:r>
          </w:ins>
          <w:r>
            <w:rPr>
              <w:noProof/>
              <w:webHidden/>
            </w:rPr>
          </w:r>
          <w:ins w:id="183" w:author="Alondra Vega Pacheco" w:date="2025-09-12T22:18:00Z" w16du:dateUtc="2025-09-13T03:18:00Z">
            <w:r>
              <w:rPr>
                <w:noProof/>
                <w:webHidden/>
              </w:rPr>
              <w:fldChar w:fldCharType="separate"/>
            </w:r>
            <w:r>
              <w:rPr>
                <w:noProof/>
                <w:webHidden/>
              </w:rPr>
              <w:t>28</w:t>
            </w:r>
            <w:r>
              <w:rPr>
                <w:noProof/>
                <w:webHidden/>
              </w:rPr>
              <w:fldChar w:fldCharType="end"/>
            </w:r>
            <w:r w:rsidRPr="00EC7603">
              <w:rPr>
                <w:rStyle w:val="Hyperlink"/>
                <w:noProof/>
              </w:rPr>
              <w:fldChar w:fldCharType="end"/>
            </w:r>
          </w:ins>
        </w:p>
        <w:p w14:paraId="2C548ED1" w14:textId="7E3847F6" w:rsidR="00FC1B9F" w:rsidRDefault="00FC1B9F">
          <w:pPr>
            <w:pStyle w:val="TOC2"/>
            <w:tabs>
              <w:tab w:val="left" w:pos="960"/>
            </w:tabs>
            <w:rPr>
              <w:ins w:id="184" w:author="Alondra Vega Pacheco" w:date="2025-09-12T22:18:00Z" w16du:dateUtc="2025-09-13T03:18:00Z"/>
              <w:rFonts w:asciiTheme="minorHAnsi" w:eastAsiaTheme="minorEastAsia" w:hAnsiTheme="minorHAnsi" w:cstheme="minorBidi"/>
              <w:noProof/>
              <w:kern w:val="2"/>
              <w:sz w:val="24"/>
              <w:szCs w:val="24"/>
              <w14:ligatures w14:val="standardContextual"/>
            </w:rPr>
          </w:pPr>
          <w:ins w:id="185"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"_Toc208607994"</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7.6</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Technology Stack Summary – </w:t>
            </w:r>
            <w:r w:rsidRPr="00EC7603">
              <w:rPr>
                <w:rStyle w:val="Hyperlink"/>
                <w:i/>
                <w:iCs/>
                <w:noProof/>
              </w:rPr>
              <w:t>(inherited from v3.0)</w:t>
            </w:r>
            <w:r>
              <w:rPr>
                <w:noProof/>
                <w:webHidden/>
              </w:rPr>
              <w:tab/>
            </w:r>
            <w:r>
              <w:rPr>
                <w:noProof/>
                <w:webHidden/>
              </w:rPr>
              <w:fldChar w:fldCharType="begin"/>
            </w:r>
            <w:r>
              <w:rPr>
                <w:noProof/>
                <w:webHidden/>
              </w:rPr>
              <w:instrText xml:space="preserve"> PAGEREF _Toc208607994 \h </w:instrText>
            </w:r>
          </w:ins>
          <w:r>
            <w:rPr>
              <w:noProof/>
              <w:webHidden/>
            </w:rPr>
          </w:r>
          <w:ins w:id="186" w:author="Alondra Vega Pacheco" w:date="2025-09-12T22:18:00Z" w16du:dateUtc="2025-09-13T03:18:00Z">
            <w:r>
              <w:rPr>
                <w:noProof/>
                <w:webHidden/>
              </w:rPr>
              <w:fldChar w:fldCharType="separate"/>
            </w:r>
            <w:r>
              <w:rPr>
                <w:noProof/>
                <w:webHidden/>
              </w:rPr>
              <w:t>29</w:t>
            </w:r>
            <w:r>
              <w:rPr>
                <w:noProof/>
                <w:webHidden/>
              </w:rPr>
              <w:fldChar w:fldCharType="end"/>
            </w:r>
            <w:r w:rsidRPr="00EC7603">
              <w:rPr>
                <w:rStyle w:val="Hyperlink"/>
                <w:noProof/>
              </w:rPr>
              <w:fldChar w:fldCharType="end"/>
            </w:r>
          </w:ins>
        </w:p>
        <w:p w14:paraId="42F7A42B" w14:textId="01CE449E" w:rsidR="00FC1B9F" w:rsidRDefault="00FC1B9F">
          <w:pPr>
            <w:pStyle w:val="TOC2"/>
            <w:tabs>
              <w:tab w:val="left" w:pos="960"/>
            </w:tabs>
            <w:rPr>
              <w:ins w:id="187" w:author="Alondra Vega Pacheco" w:date="2025-09-12T22:18:00Z" w16du:dateUtc="2025-09-13T03:18:00Z"/>
              <w:rFonts w:asciiTheme="minorHAnsi" w:eastAsiaTheme="minorEastAsia" w:hAnsiTheme="minorHAnsi" w:cstheme="minorBidi"/>
              <w:noProof/>
              <w:kern w:val="2"/>
              <w:sz w:val="24"/>
              <w:szCs w:val="24"/>
              <w14:ligatures w14:val="standardContextual"/>
            </w:rPr>
          </w:pPr>
          <w:ins w:id="188"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"_Toc208607995"</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7.7</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Deployment Topology Highlights – </w:t>
            </w:r>
            <w:r w:rsidRPr="00EC7603">
              <w:rPr>
                <w:rStyle w:val="Hyperlink"/>
                <w:i/>
                <w:iCs/>
                <w:noProof/>
              </w:rPr>
              <w:t>(inherited from v3.0)</w:t>
            </w:r>
            <w:r>
              <w:rPr>
                <w:noProof/>
                <w:webHidden/>
              </w:rPr>
              <w:tab/>
            </w:r>
            <w:r>
              <w:rPr>
                <w:noProof/>
                <w:webHidden/>
              </w:rPr>
              <w:fldChar w:fldCharType="begin"/>
            </w:r>
            <w:r>
              <w:rPr>
                <w:noProof/>
                <w:webHidden/>
              </w:rPr>
              <w:instrText xml:space="preserve"> PAGEREF _Toc208607995 \h </w:instrText>
            </w:r>
          </w:ins>
          <w:r>
            <w:rPr>
              <w:noProof/>
              <w:webHidden/>
            </w:rPr>
          </w:r>
          <w:ins w:id="189" w:author="Alondra Vega Pacheco" w:date="2025-09-12T22:18:00Z" w16du:dateUtc="2025-09-13T03:18:00Z">
            <w:r>
              <w:rPr>
                <w:noProof/>
                <w:webHidden/>
              </w:rPr>
              <w:fldChar w:fldCharType="separate"/>
            </w:r>
            <w:r>
              <w:rPr>
                <w:noProof/>
                <w:webHidden/>
              </w:rPr>
              <w:t>30</w:t>
            </w:r>
            <w:r>
              <w:rPr>
                <w:noProof/>
                <w:webHidden/>
              </w:rPr>
              <w:fldChar w:fldCharType="end"/>
            </w:r>
            <w:r w:rsidRPr="00EC7603">
              <w:rPr>
                <w:rStyle w:val="Hyperlink"/>
                <w:noProof/>
              </w:rPr>
              <w:fldChar w:fldCharType="end"/>
            </w:r>
          </w:ins>
        </w:p>
        <w:p w14:paraId="3161E0F6" w14:textId="4EB830EF" w:rsidR="00FC1B9F" w:rsidRDefault="00FC1B9F">
          <w:pPr>
            <w:pStyle w:val="TOC2"/>
            <w:tabs>
              <w:tab w:val="left" w:pos="960"/>
            </w:tabs>
            <w:rPr>
              <w:ins w:id="190" w:author="Alondra Vega Pacheco" w:date="2025-09-12T22:18:00Z" w16du:dateUtc="2025-09-13T03:18:00Z"/>
              <w:rFonts w:asciiTheme="minorHAnsi" w:eastAsiaTheme="minorEastAsia" w:hAnsiTheme="minorHAnsi" w:cstheme="minorBidi"/>
              <w:noProof/>
              <w:kern w:val="2"/>
              <w:sz w:val="24"/>
              <w:szCs w:val="24"/>
              <w14:ligatures w14:val="standardContextual"/>
            </w:rPr>
          </w:pPr>
          <w:ins w:id="191"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"_Toc208607996"</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7.8</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Frontend – </w:t>
            </w:r>
            <w:r w:rsidRPr="00EC7603">
              <w:rPr>
                <w:rStyle w:val="Hyperlink"/>
                <w:i/>
                <w:iCs/>
                <w:noProof/>
              </w:rPr>
              <w:t>(updated in v4.0)</w:t>
            </w:r>
            <w:r>
              <w:rPr>
                <w:noProof/>
                <w:webHidden/>
              </w:rPr>
              <w:tab/>
            </w:r>
            <w:r>
              <w:rPr>
                <w:noProof/>
                <w:webHidden/>
              </w:rPr>
              <w:fldChar w:fldCharType="begin"/>
            </w:r>
            <w:r>
              <w:rPr>
                <w:noProof/>
                <w:webHidden/>
              </w:rPr>
              <w:instrText xml:space="preserve"> PAGEREF _Toc208607996 \h </w:instrText>
            </w:r>
          </w:ins>
          <w:r>
            <w:rPr>
              <w:noProof/>
              <w:webHidden/>
            </w:rPr>
          </w:r>
          <w:ins w:id="192" w:author="Alondra Vega Pacheco" w:date="2025-09-12T22:18:00Z" w16du:dateUtc="2025-09-13T03:18:00Z">
            <w:r>
              <w:rPr>
                <w:noProof/>
                <w:webHidden/>
              </w:rPr>
              <w:fldChar w:fldCharType="separate"/>
            </w:r>
            <w:r>
              <w:rPr>
                <w:noProof/>
                <w:webHidden/>
              </w:rPr>
              <w:t>30</w:t>
            </w:r>
            <w:r>
              <w:rPr>
                <w:noProof/>
                <w:webHidden/>
              </w:rPr>
              <w:fldChar w:fldCharType="end"/>
            </w:r>
            <w:r w:rsidRPr="00EC7603">
              <w:rPr>
                <w:rStyle w:val="Hyperlink"/>
                <w:noProof/>
              </w:rPr>
              <w:fldChar w:fldCharType="end"/>
            </w:r>
          </w:ins>
        </w:p>
        <w:p w14:paraId="130000F5" w14:textId="505FAEF2" w:rsidR="00FC1B9F" w:rsidRDefault="00FC1B9F">
          <w:pPr>
            <w:pStyle w:val="TOC2"/>
            <w:tabs>
              <w:tab w:val="left" w:pos="960"/>
            </w:tabs>
            <w:rPr>
              <w:ins w:id="193" w:author="Alondra Vega Pacheco" w:date="2025-09-12T22:18:00Z" w16du:dateUtc="2025-09-13T03:18:00Z"/>
              <w:rFonts w:asciiTheme="minorHAnsi" w:eastAsiaTheme="minorEastAsia" w:hAnsiTheme="minorHAnsi" w:cstheme="minorBidi"/>
              <w:noProof/>
              <w:kern w:val="2"/>
              <w:sz w:val="24"/>
              <w:szCs w:val="24"/>
              <w14:ligatures w14:val="standardContextual"/>
            </w:rPr>
          </w:pPr>
          <w:ins w:id="194"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"_Toc208607997"</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7.9</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Backend- </w:t>
            </w:r>
            <w:r w:rsidRPr="00EC7603">
              <w:rPr>
                <w:rStyle w:val="Hyperlink"/>
                <w:i/>
                <w:iCs/>
                <w:noProof/>
              </w:rPr>
              <w:t>(updated in v4.0)</w:t>
            </w:r>
            <w:r>
              <w:rPr>
                <w:noProof/>
                <w:webHidden/>
              </w:rPr>
              <w:tab/>
            </w:r>
            <w:r>
              <w:rPr>
                <w:noProof/>
                <w:webHidden/>
              </w:rPr>
              <w:fldChar w:fldCharType="begin"/>
            </w:r>
            <w:r>
              <w:rPr>
                <w:noProof/>
                <w:webHidden/>
              </w:rPr>
              <w:instrText xml:space="preserve"> PAGEREF _Toc208607997 \h </w:instrText>
            </w:r>
          </w:ins>
          <w:r>
            <w:rPr>
              <w:noProof/>
              <w:webHidden/>
            </w:rPr>
          </w:r>
          <w:ins w:id="195" w:author="Alondra Vega Pacheco" w:date="2025-09-12T22:18:00Z" w16du:dateUtc="2025-09-13T03:18:00Z">
            <w:r>
              <w:rPr>
                <w:noProof/>
                <w:webHidden/>
              </w:rPr>
              <w:fldChar w:fldCharType="separate"/>
            </w:r>
            <w:r>
              <w:rPr>
                <w:noProof/>
                <w:webHidden/>
              </w:rPr>
              <w:t>31</w:t>
            </w:r>
            <w:r>
              <w:rPr>
                <w:noProof/>
                <w:webHidden/>
              </w:rPr>
              <w:fldChar w:fldCharType="end"/>
            </w:r>
            <w:r w:rsidRPr="00EC7603">
              <w:rPr>
                <w:rStyle w:val="Hyperlink"/>
                <w:noProof/>
              </w:rPr>
              <w:fldChar w:fldCharType="end"/>
            </w:r>
          </w:ins>
        </w:p>
        <w:p w14:paraId="02316457" w14:textId="56A5A7A1" w:rsidR="00FC1B9F" w:rsidRDefault="00FC1B9F">
          <w:pPr>
            <w:pStyle w:val="TOC2"/>
            <w:tabs>
              <w:tab w:val="left" w:pos="960"/>
            </w:tabs>
            <w:rPr>
              <w:ins w:id="196" w:author="Alondra Vega Pacheco" w:date="2025-09-12T22:18:00Z" w16du:dateUtc="2025-09-13T03:18:00Z"/>
              <w:rFonts w:asciiTheme="minorHAnsi" w:eastAsiaTheme="minorEastAsia" w:hAnsiTheme="minorHAnsi" w:cstheme="minorBidi"/>
              <w:noProof/>
              <w:kern w:val="2"/>
              <w:sz w:val="24"/>
              <w:szCs w:val="24"/>
              <w14:ligatures w14:val="standardContextual"/>
            </w:rPr>
          </w:pPr>
          <w:ins w:id="197"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"_Toc208607998"</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7.10</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Database – </w:t>
            </w:r>
            <w:r w:rsidRPr="00EC7603">
              <w:rPr>
                <w:rStyle w:val="Hyperlink"/>
                <w:i/>
                <w:iCs/>
                <w:noProof/>
              </w:rPr>
              <w:t>(inherited from v3.0)</w:t>
            </w:r>
            <w:r>
              <w:rPr>
                <w:noProof/>
                <w:webHidden/>
              </w:rPr>
              <w:tab/>
            </w:r>
            <w:r>
              <w:rPr>
                <w:noProof/>
                <w:webHidden/>
              </w:rPr>
              <w:fldChar w:fldCharType="begin"/>
            </w:r>
            <w:r>
              <w:rPr>
                <w:noProof/>
                <w:webHidden/>
              </w:rPr>
              <w:instrText xml:space="preserve"> PAGEREF _Toc208607998 \h </w:instrText>
            </w:r>
          </w:ins>
          <w:r>
            <w:rPr>
              <w:noProof/>
              <w:webHidden/>
            </w:rPr>
          </w:r>
          <w:ins w:id="198" w:author="Alondra Vega Pacheco" w:date="2025-09-12T22:18:00Z" w16du:dateUtc="2025-09-13T03:18:00Z">
            <w:r>
              <w:rPr>
                <w:noProof/>
                <w:webHidden/>
              </w:rPr>
              <w:fldChar w:fldCharType="separate"/>
            </w:r>
            <w:r>
              <w:rPr>
                <w:noProof/>
                <w:webHidden/>
              </w:rPr>
              <w:t>33</w:t>
            </w:r>
            <w:r>
              <w:rPr>
                <w:noProof/>
                <w:webHidden/>
              </w:rPr>
              <w:fldChar w:fldCharType="end"/>
            </w:r>
            <w:r w:rsidRPr="00EC7603">
              <w:rPr>
                <w:rStyle w:val="Hyperlink"/>
                <w:noProof/>
              </w:rPr>
              <w:fldChar w:fldCharType="end"/>
            </w:r>
          </w:ins>
        </w:p>
        <w:p w14:paraId="3BE30CF6" w14:textId="6404D8E9" w:rsidR="00FC1B9F" w:rsidRDefault="00FC1B9F">
          <w:pPr>
            <w:pStyle w:val="TOC2"/>
            <w:tabs>
              <w:tab w:val="left" w:pos="960"/>
            </w:tabs>
            <w:rPr>
              <w:ins w:id="199" w:author="Alondra Vega Pacheco" w:date="2025-09-12T22:18:00Z" w16du:dateUtc="2025-09-13T03:18:00Z"/>
              <w:rFonts w:asciiTheme="minorHAnsi" w:eastAsiaTheme="minorEastAsia" w:hAnsiTheme="minorHAnsi" w:cstheme="minorBidi"/>
              <w:noProof/>
              <w:kern w:val="2"/>
              <w:sz w:val="24"/>
              <w:szCs w:val="24"/>
              <w14:ligatures w14:val="standardContextual"/>
            </w:rPr>
          </w:pPr>
          <w:ins w:id="200"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"_Toc208607999"</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7.11</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APIs – </w:t>
            </w:r>
            <w:r w:rsidRPr="00EC7603">
              <w:rPr>
                <w:rStyle w:val="Hyperlink"/>
                <w:i/>
                <w:iCs/>
                <w:noProof/>
              </w:rPr>
              <w:t>(Updated in v4.0)</w:t>
            </w:r>
            <w:r>
              <w:rPr>
                <w:noProof/>
                <w:webHidden/>
              </w:rPr>
              <w:tab/>
            </w:r>
            <w:r>
              <w:rPr>
                <w:noProof/>
                <w:webHidden/>
              </w:rPr>
              <w:fldChar w:fldCharType="begin"/>
            </w:r>
            <w:r>
              <w:rPr>
                <w:noProof/>
                <w:webHidden/>
              </w:rPr>
              <w:instrText xml:space="preserve"> PAGEREF _Toc208607999 \h </w:instrText>
            </w:r>
          </w:ins>
          <w:r>
            <w:rPr>
              <w:noProof/>
              <w:webHidden/>
            </w:rPr>
          </w:r>
          <w:ins w:id="201" w:author="Alondra Vega Pacheco" w:date="2025-09-12T22:18:00Z" w16du:dateUtc="2025-09-13T03:18:00Z">
            <w:r>
              <w:rPr>
                <w:noProof/>
                <w:webHidden/>
              </w:rPr>
              <w:fldChar w:fldCharType="separate"/>
            </w:r>
            <w:r>
              <w:rPr>
                <w:noProof/>
                <w:webHidden/>
              </w:rPr>
              <w:t>34</w:t>
            </w:r>
            <w:r>
              <w:rPr>
                <w:noProof/>
                <w:webHidden/>
              </w:rPr>
              <w:fldChar w:fldCharType="end"/>
            </w:r>
            <w:r w:rsidRPr="00EC7603">
              <w:rPr>
                <w:rStyle w:val="Hyperlink"/>
                <w:noProof/>
              </w:rPr>
              <w:fldChar w:fldCharType="end"/>
            </w:r>
          </w:ins>
        </w:p>
        <w:p w14:paraId="10750B6B" w14:textId="583B772C" w:rsidR="00FC1B9F" w:rsidRDefault="00FC1B9F">
          <w:pPr>
            <w:pStyle w:val="TOC3"/>
            <w:rPr>
              <w:ins w:id="202" w:author="Alondra Vega Pacheco" w:date="2025-09-12T22:18:00Z" w16du:dateUtc="2025-09-13T03:18:00Z"/>
              <w:rFonts w:asciiTheme="minorHAnsi" w:eastAsiaTheme="minorEastAsia" w:hAnsiTheme="minorHAnsi" w:cstheme="minorBidi"/>
              <w:kern w:val="2"/>
              <w:sz w:val="24"/>
              <w:szCs w:val="24"/>
              <w14:ligatures w14:val="standardContextual"/>
            </w:rPr>
          </w:pPr>
          <w:ins w:id="203"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"_Toc208608000"</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7.11.1</w:t>
            </w:r>
            <w:r>
              <w:rPr>
                <w:rFonts w:asciiTheme="minorHAnsi" w:eastAsiaTheme="minorEastAsia" w:hAnsiTheme="minorHAnsi" w:cstheme="minorBidi"/>
                <w:kern w:val="2"/>
                <w:sz w:val="24"/>
                <w:szCs w:val="24"/>
                <w14:ligatures w14:val="standardContextual"/>
              </w:rPr>
              <w:tab/>
            </w:r>
            <w:r w:rsidRPr="00EC7603">
              <w:rPr>
                <w:rStyle w:val="Hyperlink"/>
              </w:rPr>
              <w:t>Fitbit Web API</w:t>
            </w:r>
            <w:r>
              <w:rPr>
                <w:webHidden/>
              </w:rPr>
              <w:tab/>
            </w:r>
            <w:r>
              <w:rPr>
                <w:webHidden/>
              </w:rPr>
              <w:fldChar w:fldCharType="begin"/>
            </w:r>
            <w:r>
              <w:rPr>
                <w:webHidden/>
              </w:rPr>
              <w:instrText xml:space="preserve"> PAGEREF _Toc208608000 \h </w:instrText>
            </w:r>
          </w:ins>
          <w:r>
            <w:rPr>
              <w:webHidden/>
            </w:rPr>
          </w:r>
          <w:ins w:id="204" w:author="Alondra Vega Pacheco" w:date="2025-09-12T22:18:00Z" w16du:dateUtc="2025-09-13T03:18:00Z">
            <w:r>
              <w:rPr>
                <w:webHidden/>
              </w:rPr>
              <w:fldChar w:fldCharType="separate"/>
            </w:r>
            <w:r>
              <w:rPr>
                <w:webHidden/>
              </w:rPr>
              <w:t>34</w:t>
            </w:r>
            <w:r>
              <w:rPr>
                <w:webHidden/>
              </w:rPr>
              <w:fldChar w:fldCharType="end"/>
            </w:r>
            <w:r w:rsidRPr="00EC7603">
              <w:rPr>
                <w:rStyle w:val="Hyperlink"/>
              </w:rPr>
              <w:fldChar w:fldCharType="end"/>
            </w:r>
          </w:ins>
        </w:p>
        <w:p w14:paraId="7543CE60" w14:textId="4B2C0536" w:rsidR="00FC1B9F" w:rsidRDefault="00FC1B9F">
          <w:pPr>
            <w:pStyle w:val="TOC3"/>
            <w:rPr>
              <w:ins w:id="205" w:author="Alondra Vega Pacheco" w:date="2025-09-12T22:18:00Z" w16du:dateUtc="2025-09-13T03:18:00Z"/>
              <w:rFonts w:asciiTheme="minorHAnsi" w:eastAsiaTheme="minorEastAsia" w:hAnsiTheme="minorHAnsi" w:cstheme="minorBidi"/>
              <w:kern w:val="2"/>
              <w:sz w:val="24"/>
              <w:szCs w:val="24"/>
              <w14:ligatures w14:val="standardContextual"/>
            </w:rPr>
          </w:pPr>
          <w:ins w:id="206"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"_Toc208608001"</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7.11.2</w:t>
            </w:r>
            <w:r>
              <w:rPr>
                <w:rFonts w:asciiTheme="minorHAnsi" w:eastAsiaTheme="minorEastAsia" w:hAnsiTheme="minorHAnsi" w:cstheme="minorBidi"/>
                <w:kern w:val="2"/>
                <w:sz w:val="24"/>
                <w:szCs w:val="24"/>
                <w14:ligatures w14:val="standardContextual"/>
              </w:rPr>
              <w:tab/>
            </w:r>
            <w:r w:rsidRPr="00EC7603">
              <w:rPr>
                <w:rStyle w:val="Hyperlink"/>
              </w:rPr>
              <w:t>Apple HealthKit API</w:t>
            </w:r>
            <w:r>
              <w:rPr>
                <w:webHidden/>
              </w:rPr>
              <w:tab/>
            </w:r>
            <w:r>
              <w:rPr>
                <w:webHidden/>
              </w:rPr>
              <w:fldChar w:fldCharType="begin"/>
            </w:r>
            <w:r>
              <w:rPr>
                <w:webHidden/>
              </w:rPr>
              <w:instrText xml:space="preserve"> PAGEREF _Toc208608001 \h </w:instrText>
            </w:r>
          </w:ins>
          <w:r>
            <w:rPr>
              <w:webHidden/>
            </w:rPr>
          </w:r>
          <w:ins w:id="207" w:author="Alondra Vega Pacheco" w:date="2025-09-12T22:18:00Z" w16du:dateUtc="2025-09-13T03:18:00Z">
            <w:r>
              <w:rPr>
                <w:webHidden/>
              </w:rPr>
              <w:fldChar w:fldCharType="separate"/>
            </w:r>
            <w:r>
              <w:rPr>
                <w:webHidden/>
              </w:rPr>
              <w:t>34</w:t>
            </w:r>
            <w:r>
              <w:rPr>
                <w:webHidden/>
              </w:rPr>
              <w:fldChar w:fldCharType="end"/>
            </w:r>
            <w:r w:rsidRPr="00EC7603">
              <w:rPr>
                <w:rStyle w:val="Hyperlink"/>
              </w:rPr>
              <w:fldChar w:fldCharType="end"/>
            </w:r>
          </w:ins>
        </w:p>
        <w:p w14:paraId="45513628" w14:textId="4E398EBE" w:rsidR="00FC1B9F" w:rsidRDefault="00FC1B9F">
          <w:pPr>
            <w:pStyle w:val="TOC3"/>
            <w:rPr>
              <w:ins w:id="208" w:author="Alondra Vega Pacheco" w:date="2025-09-12T22:18:00Z" w16du:dateUtc="2025-09-13T03:18:00Z"/>
              <w:rFonts w:asciiTheme="minorHAnsi" w:eastAsiaTheme="minorEastAsia" w:hAnsiTheme="minorHAnsi" w:cstheme="minorBidi"/>
              <w:kern w:val="2"/>
              <w:sz w:val="24"/>
              <w:szCs w:val="24"/>
              <w14:ligatures w14:val="standardContextual"/>
            </w:rPr>
          </w:pPr>
          <w:ins w:id="209"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"_Toc208608002"</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7.11.3</w:t>
            </w:r>
            <w:r>
              <w:rPr>
                <w:rFonts w:asciiTheme="minorHAnsi" w:eastAsiaTheme="minorEastAsia" w:hAnsiTheme="minorHAnsi" w:cstheme="minorBidi"/>
                <w:kern w:val="2"/>
                <w:sz w:val="24"/>
                <w:szCs w:val="24"/>
                <w14:ligatures w14:val="standardContextual"/>
              </w:rPr>
              <w:tab/>
            </w:r>
            <w:r w:rsidRPr="00EC7603">
              <w:rPr>
                <w:rStyle w:val="Hyperlink"/>
              </w:rPr>
              <w:t>Google Health Connect API</w:t>
            </w:r>
            <w:r>
              <w:rPr>
                <w:webHidden/>
              </w:rPr>
              <w:tab/>
            </w:r>
            <w:r>
              <w:rPr>
                <w:webHidden/>
              </w:rPr>
              <w:fldChar w:fldCharType="begin"/>
            </w:r>
            <w:r>
              <w:rPr>
                <w:webHidden/>
              </w:rPr>
              <w:instrText xml:space="preserve"> PAGEREF _Toc208608002 \h </w:instrText>
            </w:r>
          </w:ins>
          <w:r>
            <w:rPr>
              <w:webHidden/>
            </w:rPr>
          </w:r>
          <w:ins w:id="210" w:author="Alondra Vega Pacheco" w:date="2025-09-12T22:18:00Z" w16du:dateUtc="2025-09-13T03:18:00Z">
            <w:r>
              <w:rPr>
                <w:webHidden/>
              </w:rPr>
              <w:fldChar w:fldCharType="separate"/>
            </w:r>
            <w:r>
              <w:rPr>
                <w:webHidden/>
              </w:rPr>
              <w:t>35</w:t>
            </w:r>
            <w:r>
              <w:rPr>
                <w:webHidden/>
              </w:rPr>
              <w:fldChar w:fldCharType="end"/>
            </w:r>
            <w:r w:rsidRPr="00EC7603">
              <w:rPr>
                <w:rStyle w:val="Hyperlink"/>
              </w:rPr>
              <w:fldChar w:fldCharType="end"/>
            </w:r>
          </w:ins>
        </w:p>
        <w:p w14:paraId="57976AFB" w14:textId="79209866" w:rsidR="00FC1B9F" w:rsidRDefault="00FC1B9F">
          <w:pPr>
            <w:pStyle w:val="TOC3"/>
            <w:rPr>
              <w:ins w:id="211" w:author="Alondra Vega Pacheco" w:date="2025-09-12T22:18:00Z" w16du:dateUtc="2025-09-13T03:18:00Z"/>
              <w:rFonts w:asciiTheme="minorHAnsi" w:eastAsiaTheme="minorEastAsia" w:hAnsiTheme="minorHAnsi" w:cstheme="minorBidi"/>
              <w:kern w:val="2"/>
              <w:sz w:val="24"/>
              <w:szCs w:val="24"/>
              <w14:ligatures w14:val="standardContextual"/>
            </w:rPr>
          </w:pPr>
          <w:ins w:id="212"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"_Toc208608003"</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7.11.4</w:t>
            </w:r>
            <w:r>
              <w:rPr>
                <w:rFonts w:asciiTheme="minorHAnsi" w:eastAsiaTheme="minorEastAsia" w:hAnsiTheme="minorHAnsi" w:cstheme="minorBidi"/>
                <w:kern w:val="2"/>
                <w:sz w:val="24"/>
                <w:szCs w:val="24"/>
                <w14:ligatures w14:val="standardContextual"/>
              </w:rPr>
              <w:tab/>
            </w:r>
            <w:r w:rsidRPr="00EC7603">
              <w:rPr>
                <w:rStyle w:val="Hyperlink"/>
              </w:rPr>
              <w:t>Google Smart Device Management (SDM) API</w:t>
            </w:r>
            <w:r>
              <w:rPr>
                <w:webHidden/>
              </w:rPr>
              <w:tab/>
            </w:r>
            <w:r>
              <w:rPr>
                <w:webHidden/>
              </w:rPr>
              <w:fldChar w:fldCharType="begin"/>
            </w:r>
            <w:r>
              <w:rPr>
                <w:webHidden/>
              </w:rPr>
              <w:instrText xml:space="preserve"> PAGEREF _Toc208608003 \h </w:instrText>
            </w:r>
          </w:ins>
          <w:r>
            <w:rPr>
              <w:webHidden/>
            </w:rPr>
          </w:r>
          <w:ins w:id="213" w:author="Alondra Vega Pacheco" w:date="2025-09-12T22:18:00Z" w16du:dateUtc="2025-09-13T03:18:00Z">
            <w:r>
              <w:rPr>
                <w:webHidden/>
              </w:rPr>
              <w:fldChar w:fldCharType="separate"/>
            </w:r>
            <w:r>
              <w:rPr>
                <w:webHidden/>
              </w:rPr>
              <w:t>35</w:t>
            </w:r>
            <w:r>
              <w:rPr>
                <w:webHidden/>
              </w:rPr>
              <w:fldChar w:fldCharType="end"/>
            </w:r>
            <w:r w:rsidRPr="00EC7603">
              <w:rPr>
                <w:rStyle w:val="Hyperlink"/>
              </w:rPr>
              <w:fldChar w:fldCharType="end"/>
            </w:r>
          </w:ins>
        </w:p>
        <w:p w14:paraId="66EFFFD7" w14:textId="38BAE178" w:rsidR="00FC1B9F" w:rsidRDefault="00FC1B9F">
          <w:pPr>
            <w:pStyle w:val="TOC3"/>
            <w:rPr>
              <w:ins w:id="214" w:author="Alondra Vega Pacheco" w:date="2025-09-12T22:18:00Z" w16du:dateUtc="2025-09-13T03:18:00Z"/>
              <w:rFonts w:asciiTheme="minorHAnsi" w:eastAsiaTheme="minorEastAsia" w:hAnsiTheme="minorHAnsi" w:cstheme="minorBidi"/>
              <w:kern w:val="2"/>
              <w:sz w:val="24"/>
              <w:szCs w:val="24"/>
              <w14:ligatures w14:val="standardContextual"/>
            </w:rPr>
          </w:pPr>
          <w:ins w:id="215"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"_Toc208608004"</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7.11.5</w:t>
            </w:r>
            <w:r>
              <w:rPr>
                <w:rFonts w:asciiTheme="minorHAnsi" w:eastAsiaTheme="minorEastAsia" w:hAnsiTheme="minorHAnsi" w:cstheme="minorBidi"/>
                <w:kern w:val="2"/>
                <w:sz w:val="24"/>
                <w:szCs w:val="24"/>
                <w14:ligatures w14:val="standardContextual"/>
              </w:rPr>
              <w:tab/>
            </w:r>
            <w:r w:rsidRPr="00EC7603">
              <w:rPr>
                <w:rStyle w:val="Hyperlink"/>
              </w:rPr>
              <w:t>Alexa Smart Home Skill API</w:t>
            </w:r>
            <w:r>
              <w:rPr>
                <w:webHidden/>
              </w:rPr>
              <w:tab/>
            </w:r>
            <w:r>
              <w:rPr>
                <w:webHidden/>
              </w:rPr>
              <w:fldChar w:fldCharType="begin"/>
            </w:r>
            <w:r>
              <w:rPr>
                <w:webHidden/>
              </w:rPr>
              <w:instrText xml:space="preserve"> PAGEREF _Toc208608004 \h </w:instrText>
            </w:r>
          </w:ins>
          <w:r>
            <w:rPr>
              <w:webHidden/>
            </w:rPr>
          </w:r>
          <w:ins w:id="216" w:author="Alondra Vega Pacheco" w:date="2025-09-12T22:18:00Z" w16du:dateUtc="2025-09-13T03:18:00Z">
            <w:r>
              <w:rPr>
                <w:webHidden/>
              </w:rPr>
              <w:fldChar w:fldCharType="separate"/>
            </w:r>
            <w:r>
              <w:rPr>
                <w:webHidden/>
              </w:rPr>
              <w:t>35</w:t>
            </w:r>
            <w:r>
              <w:rPr>
                <w:webHidden/>
              </w:rPr>
              <w:fldChar w:fldCharType="end"/>
            </w:r>
            <w:r w:rsidRPr="00EC7603">
              <w:rPr>
                <w:rStyle w:val="Hyperlink"/>
              </w:rPr>
              <w:fldChar w:fldCharType="end"/>
            </w:r>
          </w:ins>
        </w:p>
        <w:p w14:paraId="2036C116" w14:textId="676DE488" w:rsidR="00FC1B9F" w:rsidRDefault="00FC1B9F">
          <w:pPr>
            <w:pStyle w:val="TOC3"/>
            <w:rPr>
              <w:ins w:id="217" w:author="Alondra Vega Pacheco" w:date="2025-09-12T22:18:00Z" w16du:dateUtc="2025-09-13T03:18:00Z"/>
              <w:rFonts w:asciiTheme="minorHAnsi" w:eastAsiaTheme="minorEastAsia" w:hAnsiTheme="minorHAnsi" w:cstheme="minorBidi"/>
              <w:kern w:val="2"/>
              <w:sz w:val="24"/>
              <w:szCs w:val="24"/>
              <w14:ligatures w14:val="standardContextual"/>
            </w:rPr>
          </w:pPr>
          <w:ins w:id="218"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"_Toc208608005"</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7.11.6</w:t>
            </w:r>
            <w:r>
              <w:rPr>
                <w:rFonts w:asciiTheme="minorHAnsi" w:eastAsiaTheme="minorEastAsia" w:hAnsiTheme="minorHAnsi" w:cstheme="minorBidi"/>
                <w:kern w:val="2"/>
                <w:sz w:val="24"/>
                <w:szCs w:val="24"/>
                <w14:ligatures w14:val="standardContextual"/>
              </w:rPr>
              <w:tab/>
            </w:r>
            <w:r w:rsidRPr="00EC7603">
              <w:rPr>
                <w:rStyle w:val="Hyperlink"/>
              </w:rPr>
              <w:t>OpenFDA API</w:t>
            </w:r>
            <w:r>
              <w:rPr>
                <w:webHidden/>
              </w:rPr>
              <w:tab/>
            </w:r>
            <w:r>
              <w:rPr>
                <w:webHidden/>
              </w:rPr>
              <w:fldChar w:fldCharType="begin"/>
            </w:r>
            <w:r>
              <w:rPr>
                <w:webHidden/>
              </w:rPr>
              <w:instrText xml:space="preserve"> PAGEREF _Toc208608005 \h </w:instrText>
            </w:r>
          </w:ins>
          <w:r>
            <w:rPr>
              <w:webHidden/>
            </w:rPr>
          </w:r>
          <w:ins w:id="219" w:author="Alondra Vega Pacheco" w:date="2025-09-12T22:18:00Z" w16du:dateUtc="2025-09-13T03:18:00Z">
            <w:r>
              <w:rPr>
                <w:webHidden/>
              </w:rPr>
              <w:fldChar w:fldCharType="separate"/>
            </w:r>
            <w:r>
              <w:rPr>
                <w:webHidden/>
              </w:rPr>
              <w:t>35</w:t>
            </w:r>
            <w:r>
              <w:rPr>
                <w:webHidden/>
              </w:rPr>
              <w:fldChar w:fldCharType="end"/>
            </w:r>
            <w:r w:rsidRPr="00EC7603">
              <w:rPr>
                <w:rStyle w:val="Hyperlink"/>
              </w:rPr>
              <w:fldChar w:fldCharType="end"/>
            </w:r>
          </w:ins>
        </w:p>
        <w:p w14:paraId="6F9A24A2" w14:textId="5D467358" w:rsidR="00FC1B9F" w:rsidRDefault="00FC1B9F">
          <w:pPr>
            <w:pStyle w:val="TOC3"/>
            <w:rPr>
              <w:ins w:id="220" w:author="Alondra Vega Pacheco" w:date="2025-09-12T22:18:00Z" w16du:dateUtc="2025-09-13T03:18:00Z"/>
              <w:rFonts w:asciiTheme="minorHAnsi" w:eastAsiaTheme="minorEastAsia" w:hAnsiTheme="minorHAnsi" w:cstheme="minorBidi"/>
              <w:kern w:val="2"/>
              <w:sz w:val="24"/>
              <w:szCs w:val="24"/>
              <w14:ligatures w14:val="standardContextual"/>
            </w:rPr>
          </w:pPr>
          <w:ins w:id="221"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"_Toc208608012"</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iCs/>
              </w:rPr>
              <w:t>7.11.7</w:t>
            </w:r>
            <w:r>
              <w:rPr>
                <w:rFonts w:asciiTheme="minorHAnsi" w:eastAsiaTheme="minorEastAsia" w:hAnsiTheme="minorHAnsi" w:cstheme="minorBidi"/>
                <w:kern w:val="2"/>
                <w:sz w:val="24"/>
                <w:szCs w:val="24"/>
                <w14:ligatures w14:val="standardContextual"/>
              </w:rPr>
              <w:tab/>
            </w:r>
            <w:r w:rsidRPr="00EC7603">
              <w:rPr>
                <w:rStyle w:val="Hyperlink"/>
                <w:lang w:bidi="en-US"/>
              </w:rPr>
              <w:t>DeepSeek</w:t>
            </w:r>
            <w:r w:rsidRPr="00EC7603">
              <w:rPr>
                <w:rStyle w:val="Hyperlink"/>
              </w:rPr>
              <w:t xml:space="preserve"> AI API </w:t>
            </w:r>
            <w:r w:rsidRPr="00EC7603">
              <w:rPr>
                <w:rStyle w:val="Hyperlink"/>
                <w:i/>
                <w:iCs/>
              </w:rPr>
              <w:t>(added in v4.0)</w:t>
            </w:r>
            <w:r>
              <w:rPr>
                <w:webHidden/>
              </w:rPr>
              <w:tab/>
            </w:r>
            <w:r>
              <w:rPr>
                <w:webHidden/>
              </w:rPr>
              <w:fldChar w:fldCharType="begin"/>
            </w:r>
            <w:r>
              <w:rPr>
                <w:webHidden/>
              </w:rPr>
              <w:instrText xml:space="preserve"> PAGEREF _Toc208608012 \h </w:instrText>
            </w:r>
          </w:ins>
          <w:r>
            <w:rPr>
              <w:webHidden/>
            </w:rPr>
          </w:r>
          <w:ins w:id="222" w:author="Alondra Vega Pacheco" w:date="2025-09-12T22:18:00Z" w16du:dateUtc="2025-09-13T03:18:00Z">
            <w:r>
              <w:rPr>
                <w:webHidden/>
              </w:rPr>
              <w:fldChar w:fldCharType="separate"/>
            </w:r>
            <w:r>
              <w:rPr>
                <w:webHidden/>
              </w:rPr>
              <w:t>35</w:t>
            </w:r>
            <w:r>
              <w:rPr>
                <w:webHidden/>
              </w:rPr>
              <w:fldChar w:fldCharType="end"/>
            </w:r>
            <w:r w:rsidRPr="00EC7603">
              <w:rPr>
                <w:rStyle w:val="Hyperlink"/>
              </w:rPr>
              <w:fldChar w:fldCharType="end"/>
            </w:r>
          </w:ins>
        </w:p>
        <w:p w14:paraId="077C4B2C" w14:textId="5D1D27A5" w:rsidR="00FC1B9F" w:rsidRDefault="00FC1B9F">
          <w:pPr>
            <w:pStyle w:val="TOC3"/>
            <w:rPr>
              <w:ins w:id="223" w:author="Alondra Vega Pacheco" w:date="2025-09-12T22:18:00Z" w16du:dateUtc="2025-09-13T03:18:00Z"/>
              <w:rFonts w:asciiTheme="minorHAnsi" w:eastAsiaTheme="minorEastAsia" w:hAnsiTheme="minorHAnsi" w:cstheme="minorBidi"/>
              <w:kern w:val="2"/>
              <w:sz w:val="24"/>
              <w:szCs w:val="24"/>
              <w14:ligatures w14:val="standardContextual"/>
            </w:rPr>
          </w:pPr>
          <w:ins w:id="224"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"_Toc208608013"</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7.11.8</w:t>
            </w:r>
            <w:r>
              <w:rPr>
                <w:rFonts w:asciiTheme="minorHAnsi" w:eastAsiaTheme="minorEastAsia" w:hAnsiTheme="minorHAnsi" w:cstheme="minorBidi"/>
                <w:kern w:val="2"/>
                <w:sz w:val="24"/>
                <w:szCs w:val="24"/>
                <w14:ligatures w14:val="standardContextual"/>
              </w:rPr>
              <w:tab/>
            </w:r>
            <w:r w:rsidRPr="00EC7603">
              <w:rPr>
                <w:rStyle w:val="Hyperlink"/>
              </w:rPr>
              <w:t>USPS Informed Delivery API</w:t>
            </w:r>
            <w:r>
              <w:rPr>
                <w:webHidden/>
              </w:rPr>
              <w:tab/>
            </w:r>
            <w:r>
              <w:rPr>
                <w:webHidden/>
              </w:rPr>
              <w:fldChar w:fldCharType="begin"/>
            </w:r>
            <w:r>
              <w:rPr>
                <w:webHidden/>
              </w:rPr>
              <w:instrText xml:space="preserve"> PAGEREF _Toc208608013 \h </w:instrText>
            </w:r>
          </w:ins>
          <w:r>
            <w:rPr>
              <w:webHidden/>
            </w:rPr>
          </w:r>
          <w:ins w:id="225" w:author="Alondra Vega Pacheco" w:date="2025-09-12T22:18:00Z" w16du:dateUtc="2025-09-13T03:18:00Z">
            <w:r>
              <w:rPr>
                <w:webHidden/>
              </w:rPr>
              <w:fldChar w:fldCharType="separate"/>
            </w:r>
            <w:r>
              <w:rPr>
                <w:webHidden/>
              </w:rPr>
              <w:t>36</w:t>
            </w:r>
            <w:r>
              <w:rPr>
                <w:webHidden/>
              </w:rPr>
              <w:fldChar w:fldCharType="end"/>
            </w:r>
            <w:r w:rsidRPr="00EC7603">
              <w:rPr>
                <w:rStyle w:val="Hyperlink"/>
              </w:rPr>
              <w:fldChar w:fldCharType="end"/>
            </w:r>
          </w:ins>
        </w:p>
        <w:p w14:paraId="465C9540" w14:textId="49F5266D" w:rsidR="00FC1B9F" w:rsidRDefault="00FC1B9F">
          <w:pPr>
            <w:pStyle w:val="TOC2"/>
            <w:tabs>
              <w:tab w:val="left" w:pos="960"/>
            </w:tabs>
            <w:rPr>
              <w:ins w:id="226" w:author="Alondra Vega Pacheco" w:date="2025-09-12T22:18:00Z" w16du:dateUtc="2025-09-13T03:18:00Z"/>
              <w:rFonts w:asciiTheme="minorHAnsi" w:eastAsiaTheme="minorEastAsia" w:hAnsiTheme="minorHAnsi" w:cstheme="minorBidi"/>
              <w:noProof/>
              <w:kern w:val="2"/>
              <w:sz w:val="24"/>
              <w:szCs w:val="24"/>
              <w14:ligatures w14:val="standardContextual"/>
            </w:rPr>
          </w:pPr>
          <w:ins w:id="227"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"_Toc208608014"</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7.12</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AI Services – </w:t>
            </w:r>
            <w:r w:rsidRPr="00EC7603">
              <w:rPr>
                <w:rStyle w:val="Hyperlink"/>
                <w:i/>
                <w:iCs/>
                <w:noProof/>
              </w:rPr>
              <w:t>(updated in v4.0)</w:t>
            </w:r>
            <w:r>
              <w:rPr>
                <w:noProof/>
                <w:webHidden/>
              </w:rPr>
              <w:tab/>
            </w:r>
            <w:r>
              <w:rPr>
                <w:noProof/>
                <w:webHidden/>
              </w:rPr>
              <w:fldChar w:fldCharType="begin"/>
            </w:r>
            <w:r>
              <w:rPr>
                <w:noProof/>
                <w:webHidden/>
              </w:rPr>
              <w:instrText xml:space="preserve"> PAGEREF _Toc208608014 \h </w:instrText>
            </w:r>
          </w:ins>
          <w:r>
            <w:rPr>
              <w:noProof/>
              <w:webHidden/>
            </w:rPr>
          </w:r>
          <w:ins w:id="228" w:author="Alondra Vega Pacheco" w:date="2025-09-12T22:18:00Z" w16du:dateUtc="2025-09-13T03:18:00Z">
            <w:r>
              <w:rPr>
                <w:noProof/>
                <w:webHidden/>
              </w:rPr>
              <w:fldChar w:fldCharType="separate"/>
            </w:r>
            <w:r>
              <w:rPr>
                <w:noProof/>
                <w:webHidden/>
              </w:rPr>
              <w:t>36</w:t>
            </w:r>
            <w:r>
              <w:rPr>
                <w:noProof/>
                <w:webHidden/>
              </w:rPr>
              <w:fldChar w:fldCharType="end"/>
            </w:r>
            <w:r w:rsidRPr="00EC7603">
              <w:rPr>
                <w:rStyle w:val="Hyperlink"/>
                <w:noProof/>
              </w:rPr>
              <w:fldChar w:fldCharType="end"/>
            </w:r>
          </w:ins>
        </w:p>
        <w:p w14:paraId="68D68FEA" w14:textId="3348B734" w:rsidR="00FC1B9F" w:rsidRDefault="00FC1B9F">
          <w:pPr>
            <w:pStyle w:val="TOC3"/>
            <w:rPr>
              <w:ins w:id="229" w:author="Alondra Vega Pacheco" w:date="2025-09-12T22:18:00Z" w16du:dateUtc="2025-09-13T03:18:00Z"/>
              <w:rFonts w:asciiTheme="minorHAnsi" w:eastAsiaTheme="minorEastAsia" w:hAnsiTheme="minorHAnsi" w:cstheme="minorBidi"/>
              <w:kern w:val="2"/>
              <w:sz w:val="24"/>
              <w:szCs w:val="24"/>
              <w14:ligatures w14:val="standardContextual"/>
            </w:rPr>
          </w:pPr>
          <w:ins w:id="230"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"_Toc208608015"</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7.12.1</w:t>
            </w:r>
            <w:r>
              <w:rPr>
                <w:rFonts w:asciiTheme="minorHAnsi" w:eastAsiaTheme="minorEastAsia" w:hAnsiTheme="minorHAnsi" w:cstheme="minorBidi"/>
                <w:kern w:val="2"/>
                <w:sz w:val="24"/>
                <w:szCs w:val="24"/>
                <w14:ligatures w14:val="standardContextual"/>
              </w:rPr>
              <w:tab/>
            </w:r>
            <w:r w:rsidRPr="00EC7603">
              <w:rPr>
                <w:rStyle w:val="Hyperlink"/>
              </w:rPr>
              <w:t xml:space="preserve">Purpose and User Flow – </w:t>
            </w:r>
            <w:r w:rsidRPr="00EC7603">
              <w:rPr>
                <w:rStyle w:val="Hyperlink"/>
                <w:i/>
                <w:iCs/>
              </w:rPr>
              <w:t>(updated in v4.0)</w:t>
            </w:r>
            <w:r>
              <w:rPr>
                <w:webHidden/>
              </w:rPr>
              <w:tab/>
            </w:r>
            <w:r>
              <w:rPr>
                <w:webHidden/>
              </w:rPr>
              <w:fldChar w:fldCharType="begin"/>
            </w:r>
            <w:r>
              <w:rPr>
                <w:webHidden/>
              </w:rPr>
              <w:instrText xml:space="preserve"> PAGEREF _Toc208608015 \h </w:instrText>
            </w:r>
          </w:ins>
          <w:r>
            <w:rPr>
              <w:webHidden/>
            </w:rPr>
          </w:r>
          <w:ins w:id="231" w:author="Alondra Vega Pacheco" w:date="2025-09-12T22:18:00Z" w16du:dateUtc="2025-09-13T03:18:00Z">
            <w:r>
              <w:rPr>
                <w:webHidden/>
              </w:rPr>
              <w:fldChar w:fldCharType="separate"/>
            </w:r>
            <w:r>
              <w:rPr>
                <w:webHidden/>
              </w:rPr>
              <w:t>36</w:t>
            </w:r>
            <w:r>
              <w:rPr>
                <w:webHidden/>
              </w:rPr>
              <w:fldChar w:fldCharType="end"/>
            </w:r>
            <w:r w:rsidRPr="00EC7603">
              <w:rPr>
                <w:rStyle w:val="Hyperlink"/>
              </w:rPr>
              <w:fldChar w:fldCharType="end"/>
            </w:r>
          </w:ins>
        </w:p>
        <w:p w14:paraId="0A5BF1C8" w14:textId="7D9221D8" w:rsidR="00FC1B9F" w:rsidRDefault="00FC1B9F">
          <w:pPr>
            <w:pStyle w:val="TOC3"/>
            <w:rPr>
              <w:ins w:id="232" w:author="Alondra Vega Pacheco" w:date="2025-09-12T22:18:00Z" w16du:dateUtc="2025-09-13T03:18:00Z"/>
              <w:rFonts w:asciiTheme="minorHAnsi" w:eastAsiaTheme="minorEastAsia" w:hAnsiTheme="minorHAnsi" w:cstheme="minorBidi"/>
              <w:kern w:val="2"/>
              <w:sz w:val="24"/>
              <w:szCs w:val="24"/>
              <w14:ligatures w14:val="standardContextual"/>
            </w:rPr>
          </w:pPr>
          <w:ins w:id="233"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"_Toc208608016"</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7.12.2</w:t>
            </w:r>
            <w:r>
              <w:rPr>
                <w:rFonts w:asciiTheme="minorHAnsi" w:eastAsiaTheme="minorEastAsia" w:hAnsiTheme="minorHAnsi" w:cstheme="minorBidi"/>
                <w:kern w:val="2"/>
                <w:sz w:val="24"/>
                <w:szCs w:val="24"/>
                <w14:ligatures w14:val="standardContextual"/>
              </w:rPr>
              <w:tab/>
            </w:r>
            <w:r w:rsidRPr="00EC7603">
              <w:rPr>
                <w:rStyle w:val="Hyperlink"/>
              </w:rPr>
              <w:t>Technical Architecture</w:t>
            </w:r>
            <w:r>
              <w:rPr>
                <w:webHidden/>
              </w:rPr>
              <w:tab/>
            </w:r>
            <w:r>
              <w:rPr>
                <w:webHidden/>
              </w:rPr>
              <w:fldChar w:fldCharType="begin"/>
            </w:r>
            <w:r>
              <w:rPr>
                <w:webHidden/>
              </w:rPr>
              <w:instrText xml:space="preserve"> PAGEREF _Toc208608016 \h </w:instrText>
            </w:r>
          </w:ins>
          <w:r>
            <w:rPr>
              <w:webHidden/>
            </w:rPr>
          </w:r>
          <w:ins w:id="234" w:author="Alondra Vega Pacheco" w:date="2025-09-12T22:18:00Z" w16du:dateUtc="2025-09-13T03:18:00Z">
            <w:r>
              <w:rPr>
                <w:webHidden/>
              </w:rPr>
              <w:fldChar w:fldCharType="separate"/>
            </w:r>
            <w:r>
              <w:rPr>
                <w:webHidden/>
              </w:rPr>
              <w:t>36</w:t>
            </w:r>
            <w:r>
              <w:rPr>
                <w:webHidden/>
              </w:rPr>
              <w:fldChar w:fldCharType="end"/>
            </w:r>
            <w:r w:rsidRPr="00EC7603">
              <w:rPr>
                <w:rStyle w:val="Hyperlink"/>
              </w:rPr>
              <w:fldChar w:fldCharType="end"/>
            </w:r>
          </w:ins>
        </w:p>
        <w:p w14:paraId="04573D1B" w14:textId="4FB466F9" w:rsidR="00FC1B9F" w:rsidRDefault="00FC1B9F">
          <w:pPr>
            <w:pStyle w:val="TOC4"/>
            <w:tabs>
              <w:tab w:val="left" w:pos="1920"/>
            </w:tabs>
            <w:rPr>
              <w:ins w:id="235" w:author="Alondra Vega Pacheco" w:date="2025-09-12T22:18:00Z" w16du:dateUtc="2025-09-13T03:18:00Z"/>
              <w:rFonts w:asciiTheme="minorHAnsi" w:eastAsiaTheme="minorEastAsia" w:hAnsiTheme="minorHAnsi" w:cstheme="minorBidi"/>
              <w:noProof/>
              <w:kern w:val="2"/>
              <w:szCs w:val="24"/>
              <w14:ligatures w14:val="standardContextual"/>
            </w:rPr>
          </w:pPr>
          <w:ins w:id="236"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"_Toc208608017"</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7.12.2.1</w:t>
            </w:r>
            <w:r>
              <w:rPr>
                <w:rFonts w:asciiTheme="minorHAnsi" w:eastAsiaTheme="minorEastAsia" w:hAnsiTheme="minorHAnsi" w:cstheme="minorBidi"/>
                <w:noProof/>
                <w:kern w:val="2"/>
                <w:szCs w:val="24"/>
                <w14:ligatures w14:val="standardContextual"/>
              </w:rPr>
              <w:tab/>
            </w:r>
            <w:r w:rsidRPr="00EC7603">
              <w:rPr>
                <w:rStyle w:val="Hyperlink"/>
                <w:noProof/>
              </w:rPr>
              <w:t>Frontend Integration</w:t>
            </w:r>
            <w:r>
              <w:rPr>
                <w:noProof/>
                <w:webHidden/>
              </w:rPr>
              <w:tab/>
            </w:r>
            <w:r>
              <w:rPr>
                <w:noProof/>
                <w:webHidden/>
              </w:rPr>
              <w:fldChar w:fldCharType="begin"/>
            </w:r>
            <w:r>
              <w:rPr>
                <w:noProof/>
                <w:webHidden/>
              </w:rPr>
              <w:instrText xml:space="preserve"> PAGEREF _Toc208608017 \h </w:instrText>
            </w:r>
          </w:ins>
          <w:r>
            <w:rPr>
              <w:noProof/>
              <w:webHidden/>
            </w:rPr>
          </w:r>
          <w:ins w:id="237" w:author="Alondra Vega Pacheco" w:date="2025-09-12T22:18:00Z" w16du:dateUtc="2025-09-13T03:18:00Z">
            <w:r>
              <w:rPr>
                <w:noProof/>
                <w:webHidden/>
              </w:rPr>
              <w:fldChar w:fldCharType="separate"/>
            </w:r>
            <w:r>
              <w:rPr>
                <w:noProof/>
                <w:webHidden/>
              </w:rPr>
              <w:t>36</w:t>
            </w:r>
            <w:r>
              <w:rPr>
                <w:noProof/>
                <w:webHidden/>
              </w:rPr>
              <w:fldChar w:fldCharType="end"/>
            </w:r>
            <w:r w:rsidRPr="00EC7603">
              <w:rPr>
                <w:rStyle w:val="Hyperlink"/>
                <w:noProof/>
              </w:rPr>
              <w:fldChar w:fldCharType="end"/>
            </w:r>
          </w:ins>
        </w:p>
        <w:p w14:paraId="21CFF82C" w14:textId="4C3D7041" w:rsidR="00FC1B9F" w:rsidRDefault="00FC1B9F">
          <w:pPr>
            <w:pStyle w:val="TOC4"/>
            <w:tabs>
              <w:tab w:val="left" w:pos="1920"/>
            </w:tabs>
            <w:rPr>
              <w:ins w:id="238" w:author="Alondra Vega Pacheco" w:date="2025-09-12T22:18:00Z" w16du:dateUtc="2025-09-13T03:18:00Z"/>
              <w:rFonts w:asciiTheme="minorHAnsi" w:eastAsiaTheme="minorEastAsia" w:hAnsiTheme="minorHAnsi" w:cstheme="minorBidi"/>
              <w:noProof/>
              <w:kern w:val="2"/>
              <w:szCs w:val="24"/>
              <w14:ligatures w14:val="standardContextual"/>
            </w:rPr>
          </w:pPr>
          <w:ins w:id="239"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"_Toc208608018"</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7.12.2.2</w:t>
            </w:r>
            <w:r>
              <w:rPr>
                <w:rFonts w:asciiTheme="minorHAnsi" w:eastAsiaTheme="minorEastAsia" w:hAnsiTheme="minorHAnsi" w:cstheme="minorBidi"/>
                <w:noProof/>
                <w:kern w:val="2"/>
                <w:szCs w:val="24"/>
                <w14:ligatures w14:val="standardContextual"/>
              </w:rPr>
              <w:tab/>
            </w:r>
            <w:r w:rsidRPr="00EC7603">
              <w:rPr>
                <w:rStyle w:val="Hyperlink"/>
                <w:noProof/>
              </w:rPr>
              <w:t>AI Gateway</w:t>
            </w:r>
            <w:r>
              <w:rPr>
                <w:noProof/>
                <w:webHidden/>
              </w:rPr>
              <w:tab/>
            </w:r>
            <w:r>
              <w:rPr>
                <w:noProof/>
                <w:webHidden/>
              </w:rPr>
              <w:fldChar w:fldCharType="begin"/>
            </w:r>
            <w:r>
              <w:rPr>
                <w:noProof/>
                <w:webHidden/>
              </w:rPr>
              <w:instrText xml:space="preserve"> PAGEREF _Toc208608018 \h </w:instrText>
            </w:r>
          </w:ins>
          <w:r>
            <w:rPr>
              <w:noProof/>
              <w:webHidden/>
            </w:rPr>
          </w:r>
          <w:ins w:id="240" w:author="Alondra Vega Pacheco" w:date="2025-09-12T22:18:00Z" w16du:dateUtc="2025-09-13T03:18:00Z">
            <w:r>
              <w:rPr>
                <w:noProof/>
                <w:webHidden/>
              </w:rPr>
              <w:fldChar w:fldCharType="separate"/>
            </w:r>
            <w:r>
              <w:rPr>
                <w:noProof/>
                <w:webHidden/>
              </w:rPr>
              <w:t>36</w:t>
            </w:r>
            <w:r>
              <w:rPr>
                <w:noProof/>
                <w:webHidden/>
              </w:rPr>
              <w:fldChar w:fldCharType="end"/>
            </w:r>
            <w:r w:rsidRPr="00EC7603">
              <w:rPr>
                <w:rStyle w:val="Hyperlink"/>
                <w:noProof/>
              </w:rPr>
              <w:fldChar w:fldCharType="end"/>
            </w:r>
          </w:ins>
        </w:p>
        <w:p w14:paraId="42706EC6" w14:textId="174D806C" w:rsidR="00FC1B9F" w:rsidRDefault="00FC1B9F">
          <w:pPr>
            <w:pStyle w:val="TOC4"/>
            <w:tabs>
              <w:tab w:val="left" w:pos="1920"/>
            </w:tabs>
            <w:rPr>
              <w:ins w:id="241" w:author="Alondra Vega Pacheco" w:date="2025-09-12T22:18:00Z" w16du:dateUtc="2025-09-13T03:18:00Z"/>
              <w:rFonts w:asciiTheme="minorHAnsi" w:eastAsiaTheme="minorEastAsia" w:hAnsiTheme="minorHAnsi" w:cstheme="minorBidi"/>
              <w:noProof/>
              <w:kern w:val="2"/>
              <w:szCs w:val="24"/>
              <w14:ligatures w14:val="standardContextual"/>
            </w:rPr>
          </w:pPr>
          <w:ins w:id="242"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"_Toc208608019"</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7.12.2.3</w:t>
            </w:r>
            <w:r>
              <w:rPr>
                <w:rFonts w:asciiTheme="minorHAnsi" w:eastAsiaTheme="minorEastAsia" w:hAnsiTheme="minorHAnsi" w:cstheme="minorBidi"/>
                <w:noProof/>
                <w:kern w:val="2"/>
                <w:szCs w:val="24"/>
                <w14:ligatures w14:val="standardContextual"/>
              </w:rPr>
              <w:tab/>
            </w:r>
            <w:r w:rsidRPr="00EC7603">
              <w:rPr>
                <w:rStyle w:val="Hyperlink"/>
                <w:noProof/>
              </w:rPr>
              <w:t>DeepSeek Service</w:t>
            </w:r>
            <w:r>
              <w:rPr>
                <w:noProof/>
                <w:webHidden/>
              </w:rPr>
              <w:tab/>
            </w:r>
            <w:r>
              <w:rPr>
                <w:noProof/>
                <w:webHidden/>
              </w:rPr>
              <w:fldChar w:fldCharType="begin"/>
            </w:r>
            <w:r>
              <w:rPr>
                <w:noProof/>
                <w:webHidden/>
              </w:rPr>
              <w:instrText xml:space="preserve"> PAGEREF _Toc208608019 \h </w:instrText>
            </w:r>
          </w:ins>
          <w:r>
            <w:rPr>
              <w:noProof/>
              <w:webHidden/>
            </w:rPr>
          </w:r>
          <w:ins w:id="243" w:author="Alondra Vega Pacheco" w:date="2025-09-12T22:18:00Z" w16du:dateUtc="2025-09-13T03:18:00Z">
            <w:r>
              <w:rPr>
                <w:noProof/>
                <w:webHidden/>
              </w:rPr>
              <w:fldChar w:fldCharType="separate"/>
            </w:r>
            <w:r>
              <w:rPr>
                <w:noProof/>
                <w:webHidden/>
              </w:rPr>
              <w:t>36</w:t>
            </w:r>
            <w:r>
              <w:rPr>
                <w:noProof/>
                <w:webHidden/>
              </w:rPr>
              <w:fldChar w:fldCharType="end"/>
            </w:r>
            <w:r w:rsidRPr="00EC7603">
              <w:rPr>
                <w:rStyle w:val="Hyperlink"/>
                <w:noProof/>
              </w:rPr>
              <w:fldChar w:fldCharType="end"/>
            </w:r>
          </w:ins>
        </w:p>
        <w:p w14:paraId="6E568402" w14:textId="45D5C063" w:rsidR="00FC1B9F" w:rsidRDefault="00FC1B9F">
          <w:pPr>
            <w:pStyle w:val="TOC4"/>
            <w:tabs>
              <w:tab w:val="left" w:pos="1920"/>
            </w:tabs>
            <w:rPr>
              <w:ins w:id="244" w:author="Alondra Vega Pacheco" w:date="2025-09-12T22:18:00Z" w16du:dateUtc="2025-09-13T03:18:00Z"/>
              <w:rFonts w:asciiTheme="minorHAnsi" w:eastAsiaTheme="minorEastAsia" w:hAnsiTheme="minorHAnsi" w:cstheme="minorBidi"/>
              <w:noProof/>
              <w:kern w:val="2"/>
              <w:szCs w:val="24"/>
              <w14:ligatures w14:val="standardContextual"/>
            </w:rPr>
          </w:pPr>
          <w:ins w:id="245"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"_Toc208608020"</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7.12.2.4</w:t>
            </w:r>
            <w:r>
              <w:rPr>
                <w:rFonts w:asciiTheme="minorHAnsi" w:eastAsiaTheme="minorEastAsia" w:hAnsiTheme="minorHAnsi" w:cstheme="minorBidi"/>
                <w:noProof/>
                <w:kern w:val="2"/>
                <w:szCs w:val="24"/>
                <w14:ligatures w14:val="standardContextual"/>
              </w:rPr>
              <w:tab/>
            </w:r>
            <w:r w:rsidRPr="00EC7603">
              <w:rPr>
                <w:rStyle w:val="Hyperlink"/>
                <w:noProof/>
              </w:rPr>
              <w:t>Review &amp; Escalation</w:t>
            </w:r>
            <w:r>
              <w:rPr>
                <w:noProof/>
                <w:webHidden/>
              </w:rPr>
              <w:tab/>
            </w:r>
            <w:r>
              <w:rPr>
                <w:noProof/>
                <w:webHidden/>
              </w:rPr>
              <w:fldChar w:fldCharType="begin"/>
            </w:r>
            <w:r>
              <w:rPr>
                <w:noProof/>
                <w:webHidden/>
              </w:rPr>
              <w:instrText xml:space="preserve"> PAGEREF _Toc208608020 \h </w:instrText>
            </w:r>
          </w:ins>
          <w:r>
            <w:rPr>
              <w:noProof/>
              <w:webHidden/>
            </w:rPr>
          </w:r>
          <w:ins w:id="246" w:author="Alondra Vega Pacheco" w:date="2025-09-12T22:18:00Z" w16du:dateUtc="2025-09-13T03:18:00Z">
            <w:r>
              <w:rPr>
                <w:noProof/>
                <w:webHidden/>
              </w:rPr>
              <w:fldChar w:fldCharType="separate"/>
            </w:r>
            <w:r>
              <w:rPr>
                <w:noProof/>
                <w:webHidden/>
              </w:rPr>
              <w:t>37</w:t>
            </w:r>
            <w:r>
              <w:rPr>
                <w:noProof/>
                <w:webHidden/>
              </w:rPr>
              <w:fldChar w:fldCharType="end"/>
            </w:r>
            <w:r w:rsidRPr="00EC7603">
              <w:rPr>
                <w:rStyle w:val="Hyperlink"/>
                <w:noProof/>
              </w:rPr>
              <w:fldChar w:fldCharType="end"/>
            </w:r>
          </w:ins>
        </w:p>
        <w:p w14:paraId="08133804" w14:textId="7383069C" w:rsidR="00FC1B9F" w:rsidRDefault="00FC1B9F">
          <w:pPr>
            <w:pStyle w:val="TOC4"/>
            <w:tabs>
              <w:tab w:val="left" w:pos="1920"/>
            </w:tabs>
            <w:rPr>
              <w:ins w:id="247" w:author="Alondra Vega Pacheco" w:date="2025-09-12T22:18:00Z" w16du:dateUtc="2025-09-13T03:18:00Z"/>
              <w:rFonts w:asciiTheme="minorHAnsi" w:eastAsiaTheme="minorEastAsia" w:hAnsiTheme="minorHAnsi" w:cstheme="minorBidi"/>
              <w:noProof/>
              <w:kern w:val="2"/>
              <w:szCs w:val="24"/>
              <w14:ligatures w14:val="standardContextual"/>
            </w:rPr>
          </w:pPr>
          <w:ins w:id="248"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"_Toc208608021"</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7.12.2.5</w:t>
            </w:r>
            <w:r>
              <w:rPr>
                <w:rFonts w:asciiTheme="minorHAnsi" w:eastAsiaTheme="minorEastAsia" w:hAnsiTheme="minorHAnsi" w:cstheme="minorBidi"/>
                <w:noProof/>
                <w:kern w:val="2"/>
                <w:szCs w:val="24"/>
                <w14:ligatures w14:val="standardContextual"/>
              </w:rPr>
              <w:tab/>
            </w:r>
            <w:r w:rsidRPr="00EC7603">
              <w:rPr>
                <w:rStyle w:val="Hyperlink"/>
                <w:noProof/>
              </w:rPr>
              <w:t>Security and data Protection</w:t>
            </w:r>
            <w:r>
              <w:rPr>
                <w:noProof/>
                <w:webHidden/>
              </w:rPr>
              <w:tab/>
            </w:r>
            <w:r>
              <w:rPr>
                <w:noProof/>
                <w:webHidden/>
              </w:rPr>
              <w:fldChar w:fldCharType="begin"/>
            </w:r>
            <w:r>
              <w:rPr>
                <w:noProof/>
                <w:webHidden/>
              </w:rPr>
              <w:instrText xml:space="preserve"> PAGEREF _Toc208608021 \h </w:instrText>
            </w:r>
          </w:ins>
          <w:r>
            <w:rPr>
              <w:noProof/>
              <w:webHidden/>
            </w:rPr>
          </w:r>
          <w:ins w:id="249" w:author="Alondra Vega Pacheco" w:date="2025-09-12T22:18:00Z" w16du:dateUtc="2025-09-13T03:18:00Z">
            <w:r>
              <w:rPr>
                <w:noProof/>
                <w:webHidden/>
              </w:rPr>
              <w:fldChar w:fldCharType="separate"/>
            </w:r>
            <w:r>
              <w:rPr>
                <w:noProof/>
                <w:webHidden/>
              </w:rPr>
              <w:t>37</w:t>
            </w:r>
            <w:r>
              <w:rPr>
                <w:noProof/>
                <w:webHidden/>
              </w:rPr>
              <w:fldChar w:fldCharType="end"/>
            </w:r>
            <w:r w:rsidRPr="00EC7603">
              <w:rPr>
                <w:rStyle w:val="Hyperlink"/>
                <w:noProof/>
              </w:rPr>
              <w:fldChar w:fldCharType="end"/>
            </w:r>
          </w:ins>
        </w:p>
        <w:p w14:paraId="6458AB85" w14:textId="4274D5D5" w:rsidR="00FC1B9F" w:rsidRDefault="00FC1B9F">
          <w:pPr>
            <w:pStyle w:val="TOC4"/>
            <w:tabs>
              <w:tab w:val="left" w:pos="1920"/>
            </w:tabs>
            <w:rPr>
              <w:ins w:id="250" w:author="Alondra Vega Pacheco" w:date="2025-09-12T22:18:00Z" w16du:dateUtc="2025-09-13T03:18:00Z"/>
              <w:rFonts w:asciiTheme="minorHAnsi" w:eastAsiaTheme="minorEastAsia" w:hAnsiTheme="minorHAnsi" w:cstheme="minorBidi"/>
              <w:noProof/>
              <w:kern w:val="2"/>
              <w:szCs w:val="24"/>
              <w14:ligatures w14:val="standardContextual"/>
            </w:rPr>
          </w:pPr>
          <w:ins w:id="251"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"_Toc208608022"</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7.12.2.6</w:t>
            </w:r>
            <w:r>
              <w:rPr>
                <w:rFonts w:asciiTheme="minorHAnsi" w:eastAsiaTheme="minorEastAsia" w:hAnsiTheme="minorHAnsi" w:cstheme="minorBidi"/>
                <w:noProof/>
                <w:kern w:val="2"/>
                <w:szCs w:val="24"/>
                <w14:ligatures w14:val="standardContextual"/>
              </w:rPr>
              <w:tab/>
            </w:r>
            <w:r w:rsidRPr="00EC7603">
              <w:rPr>
                <w:rStyle w:val="Hyperlink"/>
                <w:noProof/>
              </w:rPr>
              <w:t>Compliance and Governance</w:t>
            </w:r>
            <w:r>
              <w:rPr>
                <w:noProof/>
                <w:webHidden/>
              </w:rPr>
              <w:tab/>
            </w:r>
            <w:r>
              <w:rPr>
                <w:noProof/>
                <w:webHidden/>
              </w:rPr>
              <w:fldChar w:fldCharType="begin"/>
            </w:r>
            <w:r>
              <w:rPr>
                <w:noProof/>
                <w:webHidden/>
              </w:rPr>
              <w:instrText xml:space="preserve"> PAGEREF _Toc208608022 \h </w:instrText>
            </w:r>
          </w:ins>
          <w:r>
            <w:rPr>
              <w:noProof/>
              <w:webHidden/>
            </w:rPr>
          </w:r>
          <w:ins w:id="252" w:author="Alondra Vega Pacheco" w:date="2025-09-12T22:18:00Z" w16du:dateUtc="2025-09-13T03:18:00Z">
            <w:r>
              <w:rPr>
                <w:noProof/>
                <w:webHidden/>
              </w:rPr>
              <w:fldChar w:fldCharType="separate"/>
            </w:r>
            <w:r>
              <w:rPr>
                <w:noProof/>
                <w:webHidden/>
              </w:rPr>
              <w:t>37</w:t>
            </w:r>
            <w:r>
              <w:rPr>
                <w:noProof/>
                <w:webHidden/>
              </w:rPr>
              <w:fldChar w:fldCharType="end"/>
            </w:r>
            <w:r w:rsidRPr="00EC7603">
              <w:rPr>
                <w:rStyle w:val="Hyperlink"/>
                <w:noProof/>
              </w:rPr>
              <w:fldChar w:fldCharType="end"/>
            </w:r>
          </w:ins>
        </w:p>
        <w:p w14:paraId="38B904C1" w14:textId="79ACE2D9" w:rsidR="00FC1B9F" w:rsidRDefault="00FC1B9F">
          <w:pPr>
            <w:pStyle w:val="TOC4"/>
            <w:tabs>
              <w:tab w:val="left" w:pos="1920"/>
            </w:tabs>
            <w:rPr>
              <w:ins w:id="253" w:author="Alondra Vega Pacheco" w:date="2025-09-12T22:18:00Z" w16du:dateUtc="2025-09-13T03:18:00Z"/>
              <w:rFonts w:asciiTheme="minorHAnsi" w:eastAsiaTheme="minorEastAsia" w:hAnsiTheme="minorHAnsi" w:cstheme="minorBidi"/>
              <w:noProof/>
              <w:kern w:val="2"/>
              <w:szCs w:val="24"/>
              <w14:ligatures w14:val="standardContextual"/>
            </w:rPr>
          </w:pPr>
          <w:ins w:id="254"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"_Toc208608023"</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7.12.2.7</w:t>
            </w:r>
            <w:r>
              <w:rPr>
                <w:rFonts w:asciiTheme="minorHAnsi" w:eastAsiaTheme="minorEastAsia" w:hAnsiTheme="minorHAnsi" w:cstheme="minorBidi"/>
                <w:noProof/>
                <w:kern w:val="2"/>
                <w:szCs w:val="24"/>
                <w14:ligatures w14:val="standardContextual"/>
              </w:rPr>
              <w:tab/>
            </w:r>
            <w:r w:rsidRPr="00EC7603">
              <w:rPr>
                <w:rStyle w:val="Hyperlink"/>
                <w:noProof/>
              </w:rPr>
              <w:t>Summary and Future Enhancements</w:t>
            </w:r>
            <w:r>
              <w:rPr>
                <w:noProof/>
                <w:webHidden/>
              </w:rPr>
              <w:tab/>
            </w:r>
            <w:r>
              <w:rPr>
                <w:noProof/>
                <w:webHidden/>
              </w:rPr>
              <w:fldChar w:fldCharType="begin"/>
            </w:r>
            <w:r>
              <w:rPr>
                <w:noProof/>
                <w:webHidden/>
              </w:rPr>
              <w:instrText xml:space="preserve"> PAGEREF _Toc208608023 \h </w:instrText>
            </w:r>
          </w:ins>
          <w:r>
            <w:rPr>
              <w:noProof/>
              <w:webHidden/>
            </w:rPr>
          </w:r>
          <w:ins w:id="255" w:author="Alondra Vega Pacheco" w:date="2025-09-12T22:18:00Z" w16du:dateUtc="2025-09-13T03:18:00Z">
            <w:r>
              <w:rPr>
                <w:noProof/>
                <w:webHidden/>
              </w:rPr>
              <w:fldChar w:fldCharType="separate"/>
            </w:r>
            <w:r>
              <w:rPr>
                <w:noProof/>
                <w:webHidden/>
              </w:rPr>
              <w:t>37</w:t>
            </w:r>
            <w:r>
              <w:rPr>
                <w:noProof/>
                <w:webHidden/>
              </w:rPr>
              <w:fldChar w:fldCharType="end"/>
            </w:r>
            <w:r w:rsidRPr="00EC7603">
              <w:rPr>
                <w:rStyle w:val="Hyperlink"/>
                <w:noProof/>
              </w:rPr>
              <w:fldChar w:fldCharType="end"/>
            </w:r>
          </w:ins>
        </w:p>
        <w:p w14:paraId="2CF8281F" w14:textId="060C8C86" w:rsidR="00FC1B9F" w:rsidRDefault="00FC1B9F">
          <w:pPr>
            <w:pStyle w:val="TOC5"/>
            <w:tabs>
              <w:tab w:val="left" w:pos="2160"/>
            </w:tabs>
            <w:rPr>
              <w:ins w:id="256" w:author="Alondra Vega Pacheco" w:date="2025-09-12T22:18:00Z" w16du:dateUtc="2025-09-13T03:18:00Z"/>
              <w:rFonts w:asciiTheme="minorHAnsi" w:eastAsiaTheme="minorEastAsia" w:hAnsiTheme="minorHAnsi" w:cstheme="minorBidi"/>
              <w:noProof/>
              <w:kern w:val="2"/>
              <w:szCs w:val="24"/>
              <w14:ligatures w14:val="standardContextual"/>
            </w:rPr>
          </w:pPr>
          <w:ins w:id="257"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"_Toc208608024"</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7.12.2.7.1</w:t>
            </w:r>
            <w:r>
              <w:rPr>
                <w:rFonts w:asciiTheme="minorHAnsi" w:eastAsiaTheme="minorEastAsia" w:hAnsiTheme="minorHAnsi" w:cstheme="minorBidi"/>
                <w:noProof/>
                <w:kern w:val="2"/>
                <w:szCs w:val="24"/>
                <w14:ligatures w14:val="standardContextual"/>
              </w:rPr>
              <w:tab/>
            </w:r>
            <w:r w:rsidRPr="00EC7603">
              <w:rPr>
                <w:rStyle w:val="Hyperlink"/>
                <w:noProof/>
              </w:rPr>
              <w:t>AI Service Summary</w:t>
            </w:r>
            <w:r>
              <w:rPr>
                <w:noProof/>
                <w:webHidden/>
              </w:rPr>
              <w:tab/>
            </w:r>
            <w:r>
              <w:rPr>
                <w:noProof/>
                <w:webHidden/>
              </w:rPr>
              <w:fldChar w:fldCharType="begin"/>
            </w:r>
            <w:r>
              <w:rPr>
                <w:noProof/>
                <w:webHidden/>
              </w:rPr>
              <w:instrText xml:space="preserve"> PAGEREF _Toc208608024 \h </w:instrText>
            </w:r>
          </w:ins>
          <w:r>
            <w:rPr>
              <w:noProof/>
              <w:webHidden/>
            </w:rPr>
          </w:r>
          <w:ins w:id="258" w:author="Alondra Vega Pacheco" w:date="2025-09-12T22:18:00Z" w16du:dateUtc="2025-09-13T03:18:00Z">
            <w:r>
              <w:rPr>
                <w:noProof/>
                <w:webHidden/>
              </w:rPr>
              <w:fldChar w:fldCharType="separate"/>
            </w:r>
            <w:r>
              <w:rPr>
                <w:noProof/>
                <w:webHidden/>
              </w:rPr>
              <w:t>37</w:t>
            </w:r>
            <w:r>
              <w:rPr>
                <w:noProof/>
                <w:webHidden/>
              </w:rPr>
              <w:fldChar w:fldCharType="end"/>
            </w:r>
            <w:r w:rsidRPr="00EC7603">
              <w:rPr>
                <w:rStyle w:val="Hyperlink"/>
                <w:noProof/>
              </w:rPr>
              <w:fldChar w:fldCharType="end"/>
            </w:r>
          </w:ins>
        </w:p>
        <w:p w14:paraId="4727F618" w14:textId="49C7B0E0" w:rsidR="00FC1B9F" w:rsidRDefault="00FC1B9F">
          <w:pPr>
            <w:pStyle w:val="TOC5"/>
            <w:tabs>
              <w:tab w:val="left" w:pos="2160"/>
            </w:tabs>
            <w:rPr>
              <w:ins w:id="259" w:author="Alondra Vega Pacheco" w:date="2025-09-12T22:18:00Z" w16du:dateUtc="2025-09-13T03:18:00Z"/>
              <w:rFonts w:asciiTheme="minorHAnsi" w:eastAsiaTheme="minorEastAsia" w:hAnsiTheme="minorHAnsi" w:cstheme="minorBidi"/>
              <w:noProof/>
              <w:kern w:val="2"/>
              <w:szCs w:val="24"/>
              <w14:ligatures w14:val="standardContextual"/>
            </w:rPr>
          </w:pPr>
          <w:ins w:id="260"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"_Toc208608025"</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7.12.2.7.2</w:t>
            </w:r>
            <w:r>
              <w:rPr>
                <w:rFonts w:asciiTheme="minorHAnsi" w:eastAsiaTheme="minorEastAsia" w:hAnsiTheme="minorHAnsi" w:cstheme="minorBidi"/>
                <w:noProof/>
                <w:kern w:val="2"/>
                <w:szCs w:val="24"/>
                <w14:ligatures w14:val="standardContextual"/>
              </w:rPr>
              <w:tab/>
            </w:r>
            <w:r w:rsidRPr="00EC7603">
              <w:rPr>
                <w:rStyle w:val="Hyperlink"/>
                <w:noProof/>
              </w:rPr>
              <w:t>Future Enhancements</w:t>
            </w:r>
            <w:r>
              <w:rPr>
                <w:noProof/>
                <w:webHidden/>
              </w:rPr>
              <w:tab/>
            </w:r>
            <w:r>
              <w:rPr>
                <w:noProof/>
                <w:webHidden/>
              </w:rPr>
              <w:fldChar w:fldCharType="begin"/>
            </w:r>
            <w:r>
              <w:rPr>
                <w:noProof/>
                <w:webHidden/>
              </w:rPr>
              <w:instrText xml:space="preserve"> PAGEREF _Toc208608025 \h </w:instrText>
            </w:r>
          </w:ins>
          <w:r>
            <w:rPr>
              <w:noProof/>
              <w:webHidden/>
            </w:rPr>
          </w:r>
          <w:ins w:id="261" w:author="Alondra Vega Pacheco" w:date="2025-09-12T22:18:00Z" w16du:dateUtc="2025-09-13T03:18:00Z">
            <w:r>
              <w:rPr>
                <w:noProof/>
                <w:webHidden/>
              </w:rPr>
              <w:fldChar w:fldCharType="separate"/>
            </w:r>
            <w:r>
              <w:rPr>
                <w:noProof/>
                <w:webHidden/>
              </w:rPr>
              <w:t>37</w:t>
            </w:r>
            <w:r>
              <w:rPr>
                <w:noProof/>
                <w:webHidden/>
              </w:rPr>
              <w:fldChar w:fldCharType="end"/>
            </w:r>
            <w:r w:rsidRPr="00EC7603">
              <w:rPr>
                <w:rStyle w:val="Hyperlink"/>
                <w:noProof/>
              </w:rPr>
              <w:fldChar w:fldCharType="end"/>
            </w:r>
          </w:ins>
        </w:p>
        <w:p w14:paraId="6318BF79" w14:textId="0C83FC84" w:rsidR="00FC1B9F" w:rsidRDefault="00FC1B9F">
          <w:pPr>
            <w:pStyle w:val="TOC2"/>
            <w:tabs>
              <w:tab w:val="left" w:pos="960"/>
            </w:tabs>
            <w:rPr>
              <w:ins w:id="262" w:author="Alondra Vega Pacheco" w:date="2025-09-12T22:18:00Z" w16du:dateUtc="2025-09-13T03:18:00Z"/>
              <w:rFonts w:asciiTheme="minorHAnsi" w:eastAsiaTheme="minorEastAsia" w:hAnsiTheme="minorHAnsi" w:cstheme="minorBidi"/>
              <w:noProof/>
              <w:kern w:val="2"/>
              <w:sz w:val="24"/>
              <w:szCs w:val="24"/>
              <w14:ligatures w14:val="standardContextual"/>
            </w:rPr>
          </w:pPr>
          <w:ins w:id="263"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"_Toc208608026"</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7.13</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Hosting – </w:t>
            </w:r>
            <w:r w:rsidRPr="00EC7603">
              <w:rPr>
                <w:rStyle w:val="Hyperlink"/>
                <w:i/>
                <w:iCs/>
                <w:noProof/>
              </w:rPr>
              <w:t>(inherited from v3.0)</w:t>
            </w:r>
            <w:r>
              <w:rPr>
                <w:noProof/>
                <w:webHidden/>
              </w:rPr>
              <w:tab/>
            </w:r>
            <w:r>
              <w:rPr>
                <w:noProof/>
                <w:webHidden/>
              </w:rPr>
              <w:fldChar w:fldCharType="begin"/>
            </w:r>
            <w:r>
              <w:rPr>
                <w:noProof/>
                <w:webHidden/>
              </w:rPr>
              <w:instrText xml:space="preserve"> PAGEREF _Toc208608026 \h </w:instrText>
            </w:r>
          </w:ins>
          <w:r>
            <w:rPr>
              <w:noProof/>
              <w:webHidden/>
            </w:rPr>
          </w:r>
          <w:ins w:id="264" w:author="Alondra Vega Pacheco" w:date="2025-09-12T22:18:00Z" w16du:dateUtc="2025-09-13T03:18:00Z">
            <w:r>
              <w:rPr>
                <w:noProof/>
                <w:webHidden/>
              </w:rPr>
              <w:fldChar w:fldCharType="separate"/>
            </w:r>
            <w:r>
              <w:rPr>
                <w:noProof/>
                <w:webHidden/>
              </w:rPr>
              <w:t>37</w:t>
            </w:r>
            <w:r>
              <w:rPr>
                <w:noProof/>
                <w:webHidden/>
              </w:rPr>
              <w:fldChar w:fldCharType="end"/>
            </w:r>
            <w:r w:rsidRPr="00EC7603">
              <w:rPr>
                <w:rStyle w:val="Hyperlink"/>
                <w:noProof/>
              </w:rPr>
              <w:fldChar w:fldCharType="end"/>
            </w:r>
          </w:ins>
        </w:p>
        <w:p w14:paraId="47766D1B" w14:textId="0EB6B135" w:rsidR="00FC1B9F" w:rsidRDefault="00FC1B9F">
          <w:pPr>
            <w:pStyle w:val="TOC3"/>
            <w:rPr>
              <w:ins w:id="265" w:author="Alondra Vega Pacheco" w:date="2025-09-12T22:18:00Z" w16du:dateUtc="2025-09-13T03:18:00Z"/>
              <w:rFonts w:asciiTheme="minorHAnsi" w:eastAsiaTheme="minorEastAsia" w:hAnsiTheme="minorHAnsi" w:cstheme="minorBidi"/>
              <w:kern w:val="2"/>
              <w:sz w:val="24"/>
              <w:szCs w:val="24"/>
              <w14:ligatures w14:val="standardContextual"/>
            </w:rPr>
          </w:pPr>
          <w:ins w:id="266"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"_Toc208608027"</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7.13.1</w:t>
            </w:r>
            <w:r>
              <w:rPr>
                <w:rFonts w:asciiTheme="minorHAnsi" w:eastAsiaTheme="minorEastAsia" w:hAnsiTheme="minorHAnsi" w:cstheme="minorBidi"/>
                <w:kern w:val="2"/>
                <w:sz w:val="24"/>
                <w:szCs w:val="24"/>
                <w14:ligatures w14:val="standardContextual"/>
              </w:rPr>
              <w:tab/>
            </w:r>
            <w:r w:rsidRPr="00EC7603">
              <w:rPr>
                <w:rStyle w:val="Hyperlink"/>
              </w:rPr>
              <w:t>Cloud Deployment Model</w:t>
            </w:r>
            <w:r>
              <w:rPr>
                <w:webHidden/>
              </w:rPr>
              <w:tab/>
            </w:r>
            <w:r>
              <w:rPr>
                <w:webHidden/>
              </w:rPr>
              <w:fldChar w:fldCharType="begin"/>
            </w:r>
            <w:r>
              <w:rPr>
                <w:webHidden/>
              </w:rPr>
              <w:instrText xml:space="preserve"> PAGEREF _Toc208608027 \h </w:instrText>
            </w:r>
          </w:ins>
          <w:r>
            <w:rPr>
              <w:webHidden/>
            </w:rPr>
          </w:r>
          <w:ins w:id="267" w:author="Alondra Vega Pacheco" w:date="2025-09-12T22:18:00Z" w16du:dateUtc="2025-09-13T03:18:00Z">
            <w:r>
              <w:rPr>
                <w:webHidden/>
              </w:rPr>
              <w:fldChar w:fldCharType="separate"/>
            </w:r>
            <w:r>
              <w:rPr>
                <w:webHidden/>
              </w:rPr>
              <w:t>37</w:t>
            </w:r>
            <w:r>
              <w:rPr>
                <w:webHidden/>
              </w:rPr>
              <w:fldChar w:fldCharType="end"/>
            </w:r>
            <w:r w:rsidRPr="00EC7603">
              <w:rPr>
                <w:rStyle w:val="Hyperlink"/>
              </w:rPr>
              <w:fldChar w:fldCharType="end"/>
            </w:r>
          </w:ins>
        </w:p>
        <w:p w14:paraId="25449115" w14:textId="0168CA3A" w:rsidR="00FC1B9F" w:rsidRDefault="00FC1B9F">
          <w:pPr>
            <w:pStyle w:val="TOC3"/>
            <w:rPr>
              <w:ins w:id="268" w:author="Alondra Vega Pacheco" w:date="2025-09-12T22:18:00Z" w16du:dateUtc="2025-09-13T03:18:00Z"/>
              <w:rFonts w:asciiTheme="minorHAnsi" w:eastAsiaTheme="minorEastAsia" w:hAnsiTheme="minorHAnsi" w:cstheme="minorBidi"/>
              <w:kern w:val="2"/>
              <w:sz w:val="24"/>
              <w:szCs w:val="24"/>
              <w14:ligatures w14:val="standardContextual"/>
            </w:rPr>
          </w:pPr>
          <w:ins w:id="269"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"_Toc208608028"</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7.13.2</w:t>
            </w:r>
            <w:r>
              <w:rPr>
                <w:rFonts w:asciiTheme="minorHAnsi" w:eastAsiaTheme="minorEastAsia" w:hAnsiTheme="minorHAnsi" w:cstheme="minorBidi"/>
                <w:kern w:val="2"/>
                <w:sz w:val="24"/>
                <w:szCs w:val="24"/>
                <w14:ligatures w14:val="standardContextual"/>
              </w:rPr>
              <w:tab/>
            </w:r>
            <w:r w:rsidRPr="00EC7603">
              <w:rPr>
                <w:rStyle w:val="Hyperlink"/>
              </w:rPr>
              <w:t>Containerization and Orchestration</w:t>
            </w:r>
            <w:r>
              <w:rPr>
                <w:webHidden/>
              </w:rPr>
              <w:tab/>
            </w:r>
            <w:r>
              <w:rPr>
                <w:webHidden/>
              </w:rPr>
              <w:fldChar w:fldCharType="begin"/>
            </w:r>
            <w:r>
              <w:rPr>
                <w:webHidden/>
              </w:rPr>
              <w:instrText xml:space="preserve"> PAGEREF _Toc208608028 \h </w:instrText>
            </w:r>
          </w:ins>
          <w:r>
            <w:rPr>
              <w:webHidden/>
            </w:rPr>
          </w:r>
          <w:ins w:id="270" w:author="Alondra Vega Pacheco" w:date="2025-09-12T22:18:00Z" w16du:dateUtc="2025-09-13T03:18:00Z">
            <w:r>
              <w:rPr>
                <w:webHidden/>
              </w:rPr>
              <w:fldChar w:fldCharType="separate"/>
            </w:r>
            <w:r>
              <w:rPr>
                <w:webHidden/>
              </w:rPr>
              <w:t>37</w:t>
            </w:r>
            <w:r>
              <w:rPr>
                <w:webHidden/>
              </w:rPr>
              <w:fldChar w:fldCharType="end"/>
            </w:r>
            <w:r w:rsidRPr="00EC7603">
              <w:rPr>
                <w:rStyle w:val="Hyperlink"/>
              </w:rPr>
              <w:fldChar w:fldCharType="end"/>
            </w:r>
          </w:ins>
        </w:p>
        <w:p w14:paraId="527E9829" w14:textId="4D94F59E" w:rsidR="00FC1B9F" w:rsidRDefault="00FC1B9F">
          <w:pPr>
            <w:pStyle w:val="TOC3"/>
            <w:rPr>
              <w:ins w:id="271" w:author="Alondra Vega Pacheco" w:date="2025-09-12T22:18:00Z" w16du:dateUtc="2025-09-13T03:18:00Z"/>
              <w:rFonts w:asciiTheme="minorHAnsi" w:eastAsiaTheme="minorEastAsia" w:hAnsiTheme="minorHAnsi" w:cstheme="minorBidi"/>
              <w:kern w:val="2"/>
              <w:sz w:val="24"/>
              <w:szCs w:val="24"/>
              <w14:ligatures w14:val="standardContextual"/>
            </w:rPr>
          </w:pPr>
          <w:ins w:id="272"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"_Toc208608029"</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7.13.3</w:t>
            </w:r>
            <w:r>
              <w:rPr>
                <w:rFonts w:asciiTheme="minorHAnsi" w:eastAsiaTheme="minorEastAsia" w:hAnsiTheme="minorHAnsi" w:cstheme="minorBidi"/>
                <w:kern w:val="2"/>
                <w:sz w:val="24"/>
                <w:szCs w:val="24"/>
                <w14:ligatures w14:val="standardContextual"/>
              </w:rPr>
              <w:tab/>
            </w:r>
            <w:r w:rsidRPr="00EC7603">
              <w:rPr>
                <w:rStyle w:val="Hyperlink"/>
              </w:rPr>
              <w:t>Serverless-First &amp; Scale-to-Zero</w:t>
            </w:r>
            <w:r>
              <w:rPr>
                <w:webHidden/>
              </w:rPr>
              <w:tab/>
            </w:r>
            <w:r>
              <w:rPr>
                <w:webHidden/>
              </w:rPr>
              <w:fldChar w:fldCharType="begin"/>
            </w:r>
            <w:r>
              <w:rPr>
                <w:webHidden/>
              </w:rPr>
              <w:instrText xml:space="preserve"> PAGEREF _Toc208608029 \h </w:instrText>
            </w:r>
          </w:ins>
          <w:r>
            <w:rPr>
              <w:webHidden/>
            </w:rPr>
          </w:r>
          <w:ins w:id="273" w:author="Alondra Vega Pacheco" w:date="2025-09-12T22:18:00Z" w16du:dateUtc="2025-09-13T03:18:00Z">
            <w:r>
              <w:rPr>
                <w:webHidden/>
              </w:rPr>
              <w:fldChar w:fldCharType="separate"/>
            </w:r>
            <w:r>
              <w:rPr>
                <w:webHidden/>
              </w:rPr>
              <w:t>38</w:t>
            </w:r>
            <w:r>
              <w:rPr>
                <w:webHidden/>
              </w:rPr>
              <w:fldChar w:fldCharType="end"/>
            </w:r>
            <w:r w:rsidRPr="00EC7603">
              <w:rPr>
                <w:rStyle w:val="Hyperlink"/>
              </w:rPr>
              <w:fldChar w:fldCharType="end"/>
            </w:r>
          </w:ins>
        </w:p>
        <w:p w14:paraId="5DA04C50" w14:textId="1269A03B" w:rsidR="00FC1B9F" w:rsidRDefault="00FC1B9F">
          <w:pPr>
            <w:pStyle w:val="TOC3"/>
            <w:rPr>
              <w:ins w:id="274" w:author="Alondra Vega Pacheco" w:date="2025-09-12T22:18:00Z" w16du:dateUtc="2025-09-13T03:18:00Z"/>
              <w:rFonts w:asciiTheme="minorHAnsi" w:eastAsiaTheme="minorEastAsia" w:hAnsiTheme="minorHAnsi" w:cstheme="minorBidi"/>
              <w:kern w:val="2"/>
              <w:sz w:val="24"/>
              <w:szCs w:val="24"/>
              <w14:ligatures w14:val="standardContextual"/>
            </w:rPr>
          </w:pPr>
          <w:ins w:id="275"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"_Toc208608030"</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7.13.4</w:t>
            </w:r>
            <w:r>
              <w:rPr>
                <w:rFonts w:asciiTheme="minorHAnsi" w:eastAsiaTheme="minorEastAsia" w:hAnsiTheme="minorHAnsi" w:cstheme="minorBidi"/>
                <w:kern w:val="2"/>
                <w:sz w:val="24"/>
                <w:szCs w:val="24"/>
                <w14:ligatures w14:val="standardContextual"/>
              </w:rPr>
              <w:tab/>
            </w:r>
            <w:r w:rsidRPr="00EC7603">
              <w:rPr>
                <w:rStyle w:val="Hyperlink"/>
              </w:rPr>
              <w:t>Security and Reliability</w:t>
            </w:r>
            <w:r>
              <w:rPr>
                <w:webHidden/>
              </w:rPr>
              <w:tab/>
            </w:r>
            <w:r>
              <w:rPr>
                <w:webHidden/>
              </w:rPr>
              <w:fldChar w:fldCharType="begin"/>
            </w:r>
            <w:r>
              <w:rPr>
                <w:webHidden/>
              </w:rPr>
              <w:instrText xml:space="preserve"> PAGEREF _Toc208608030 \h </w:instrText>
            </w:r>
          </w:ins>
          <w:r>
            <w:rPr>
              <w:webHidden/>
            </w:rPr>
          </w:r>
          <w:ins w:id="276" w:author="Alondra Vega Pacheco" w:date="2025-09-12T22:18:00Z" w16du:dateUtc="2025-09-13T03:18:00Z">
            <w:r>
              <w:rPr>
                <w:webHidden/>
              </w:rPr>
              <w:fldChar w:fldCharType="separate"/>
            </w:r>
            <w:r>
              <w:rPr>
                <w:webHidden/>
              </w:rPr>
              <w:t>38</w:t>
            </w:r>
            <w:r>
              <w:rPr>
                <w:webHidden/>
              </w:rPr>
              <w:fldChar w:fldCharType="end"/>
            </w:r>
            <w:r w:rsidRPr="00EC7603">
              <w:rPr>
                <w:rStyle w:val="Hyperlink"/>
              </w:rPr>
              <w:fldChar w:fldCharType="end"/>
            </w:r>
          </w:ins>
        </w:p>
        <w:p w14:paraId="699C76B8" w14:textId="7317CF20" w:rsidR="00FC1B9F" w:rsidRDefault="00FC1B9F">
          <w:pPr>
            <w:pStyle w:val="TOC2"/>
            <w:tabs>
              <w:tab w:val="left" w:pos="960"/>
            </w:tabs>
            <w:rPr>
              <w:ins w:id="277" w:author="Alondra Vega Pacheco" w:date="2025-09-12T22:18:00Z" w16du:dateUtc="2025-09-13T03:18:00Z"/>
              <w:rFonts w:asciiTheme="minorHAnsi" w:eastAsiaTheme="minorEastAsia" w:hAnsiTheme="minorHAnsi" w:cstheme="minorBidi"/>
              <w:noProof/>
              <w:kern w:val="2"/>
              <w:sz w:val="24"/>
              <w:szCs w:val="24"/>
              <w14:ligatures w14:val="standardContextual"/>
            </w:rPr>
          </w:pPr>
          <w:ins w:id="278"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"_Toc208608031"</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7.14</w:t>
            </w:r>
            <w:r>
              <w:rPr>
                <w:rFonts w:asciiTheme="minorHAnsi" w:eastAsiaTheme="minorEastAsia" w:hAnsiTheme="minorHAnsi" w:cstheme="minorBidi"/>
                <w:noProof/>
                <w:kern w:val="2"/>
                <w:sz w:val="24"/>
                <w:szCs w:val="24"/>
                <w14:ligatures w14:val="standardContextual"/>
              </w:rPr>
              <w:tab/>
            </w:r>
            <w:r w:rsidRPr="00EC7603">
              <w:rPr>
                <w:rStyle w:val="Hyperlink"/>
                <w:noProof/>
              </w:rPr>
              <w:t>Security</w:t>
            </w:r>
            <w:r>
              <w:rPr>
                <w:noProof/>
                <w:webHidden/>
              </w:rPr>
              <w:tab/>
            </w:r>
            <w:r>
              <w:rPr>
                <w:noProof/>
                <w:webHidden/>
              </w:rPr>
              <w:fldChar w:fldCharType="begin"/>
            </w:r>
            <w:r>
              <w:rPr>
                <w:noProof/>
                <w:webHidden/>
              </w:rPr>
              <w:instrText xml:space="preserve"> PAGEREF _Toc208608031 \h </w:instrText>
            </w:r>
          </w:ins>
          <w:r>
            <w:rPr>
              <w:noProof/>
              <w:webHidden/>
            </w:rPr>
          </w:r>
          <w:ins w:id="279" w:author="Alondra Vega Pacheco" w:date="2025-09-12T22:18:00Z" w16du:dateUtc="2025-09-13T03:18:00Z">
            <w:r>
              <w:rPr>
                <w:noProof/>
                <w:webHidden/>
              </w:rPr>
              <w:fldChar w:fldCharType="separate"/>
            </w:r>
            <w:r>
              <w:rPr>
                <w:noProof/>
                <w:webHidden/>
              </w:rPr>
              <w:t>38</w:t>
            </w:r>
            <w:r>
              <w:rPr>
                <w:noProof/>
                <w:webHidden/>
              </w:rPr>
              <w:fldChar w:fldCharType="end"/>
            </w:r>
            <w:r w:rsidRPr="00EC7603">
              <w:rPr>
                <w:rStyle w:val="Hyperlink"/>
                <w:noProof/>
              </w:rPr>
              <w:fldChar w:fldCharType="end"/>
            </w:r>
          </w:ins>
        </w:p>
        <w:p w14:paraId="328372FF" w14:textId="7704DFDD" w:rsidR="00FC1B9F" w:rsidRDefault="00FC1B9F">
          <w:pPr>
            <w:pStyle w:val="TOC3"/>
            <w:rPr>
              <w:ins w:id="280" w:author="Alondra Vega Pacheco" w:date="2025-09-12T22:18:00Z" w16du:dateUtc="2025-09-13T03:18:00Z"/>
              <w:rFonts w:asciiTheme="minorHAnsi" w:eastAsiaTheme="minorEastAsia" w:hAnsiTheme="minorHAnsi" w:cstheme="minorBidi"/>
              <w:kern w:val="2"/>
              <w:sz w:val="24"/>
              <w:szCs w:val="24"/>
              <w14:ligatures w14:val="standardContextual"/>
            </w:rPr>
          </w:pPr>
          <w:ins w:id="281"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"_Toc208608032"</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7.14.1</w:t>
            </w:r>
            <w:r>
              <w:rPr>
                <w:rFonts w:asciiTheme="minorHAnsi" w:eastAsiaTheme="minorEastAsia" w:hAnsiTheme="minorHAnsi" w:cstheme="minorBidi"/>
                <w:kern w:val="2"/>
                <w:sz w:val="24"/>
                <w:szCs w:val="24"/>
                <w14:ligatures w14:val="standardContextual"/>
              </w:rPr>
              <w:tab/>
            </w:r>
            <w:r w:rsidRPr="00EC7603">
              <w:rPr>
                <w:rStyle w:val="Hyperlink"/>
              </w:rPr>
              <w:t>Data Protection</w:t>
            </w:r>
            <w:r>
              <w:rPr>
                <w:webHidden/>
              </w:rPr>
              <w:tab/>
            </w:r>
            <w:r>
              <w:rPr>
                <w:webHidden/>
              </w:rPr>
              <w:fldChar w:fldCharType="begin"/>
            </w:r>
            <w:r>
              <w:rPr>
                <w:webHidden/>
              </w:rPr>
              <w:instrText xml:space="preserve"> PAGEREF _Toc208608032 \h </w:instrText>
            </w:r>
          </w:ins>
          <w:r>
            <w:rPr>
              <w:webHidden/>
            </w:rPr>
          </w:r>
          <w:ins w:id="282" w:author="Alondra Vega Pacheco" w:date="2025-09-12T22:18:00Z" w16du:dateUtc="2025-09-13T03:18:00Z">
            <w:r>
              <w:rPr>
                <w:webHidden/>
              </w:rPr>
              <w:fldChar w:fldCharType="separate"/>
            </w:r>
            <w:r>
              <w:rPr>
                <w:webHidden/>
              </w:rPr>
              <w:t>38</w:t>
            </w:r>
            <w:r>
              <w:rPr>
                <w:webHidden/>
              </w:rPr>
              <w:fldChar w:fldCharType="end"/>
            </w:r>
            <w:r w:rsidRPr="00EC7603">
              <w:rPr>
                <w:rStyle w:val="Hyperlink"/>
              </w:rPr>
              <w:fldChar w:fldCharType="end"/>
            </w:r>
          </w:ins>
        </w:p>
        <w:p w14:paraId="77DF67AA" w14:textId="3E5A9AB6" w:rsidR="00FC1B9F" w:rsidRDefault="00FC1B9F">
          <w:pPr>
            <w:pStyle w:val="TOC4"/>
            <w:tabs>
              <w:tab w:val="left" w:pos="1920"/>
            </w:tabs>
            <w:rPr>
              <w:ins w:id="283" w:author="Alondra Vega Pacheco" w:date="2025-09-12T22:18:00Z" w16du:dateUtc="2025-09-13T03:18:00Z"/>
              <w:rFonts w:asciiTheme="minorHAnsi" w:eastAsiaTheme="minorEastAsia" w:hAnsiTheme="minorHAnsi" w:cstheme="minorBidi"/>
              <w:noProof/>
              <w:kern w:val="2"/>
              <w:szCs w:val="24"/>
              <w14:ligatures w14:val="standardContextual"/>
            </w:rPr>
          </w:pPr>
          <w:ins w:id="284"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"_Toc208608033"</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7.14.1.1</w:t>
            </w:r>
            <w:r>
              <w:rPr>
                <w:rFonts w:asciiTheme="minorHAnsi" w:eastAsiaTheme="minorEastAsia" w:hAnsiTheme="minorHAnsi" w:cstheme="minorBidi"/>
                <w:noProof/>
                <w:kern w:val="2"/>
                <w:szCs w:val="24"/>
                <w14:ligatures w14:val="standardContextual"/>
              </w:rPr>
              <w:tab/>
            </w:r>
            <w:r w:rsidRPr="00EC7603">
              <w:rPr>
                <w:rStyle w:val="Hyperlink"/>
                <w:noProof/>
              </w:rPr>
              <w:t>Encryption</w:t>
            </w:r>
            <w:r>
              <w:rPr>
                <w:noProof/>
                <w:webHidden/>
              </w:rPr>
              <w:tab/>
            </w:r>
            <w:r>
              <w:rPr>
                <w:noProof/>
                <w:webHidden/>
              </w:rPr>
              <w:fldChar w:fldCharType="begin"/>
            </w:r>
            <w:r>
              <w:rPr>
                <w:noProof/>
                <w:webHidden/>
              </w:rPr>
              <w:instrText xml:space="preserve"> PAGEREF _Toc208608033 \h </w:instrText>
            </w:r>
          </w:ins>
          <w:r>
            <w:rPr>
              <w:noProof/>
              <w:webHidden/>
            </w:rPr>
          </w:r>
          <w:ins w:id="285" w:author="Alondra Vega Pacheco" w:date="2025-09-12T22:18:00Z" w16du:dateUtc="2025-09-13T03:18:00Z">
            <w:r>
              <w:rPr>
                <w:noProof/>
                <w:webHidden/>
              </w:rPr>
              <w:fldChar w:fldCharType="separate"/>
            </w:r>
            <w:r>
              <w:rPr>
                <w:noProof/>
                <w:webHidden/>
              </w:rPr>
              <w:t>38</w:t>
            </w:r>
            <w:r>
              <w:rPr>
                <w:noProof/>
                <w:webHidden/>
              </w:rPr>
              <w:fldChar w:fldCharType="end"/>
            </w:r>
            <w:r w:rsidRPr="00EC7603">
              <w:rPr>
                <w:rStyle w:val="Hyperlink"/>
                <w:noProof/>
              </w:rPr>
              <w:fldChar w:fldCharType="end"/>
            </w:r>
          </w:ins>
        </w:p>
        <w:p w14:paraId="5098EC74" w14:textId="2BBDDAFB" w:rsidR="00FC1B9F" w:rsidRDefault="00FC1B9F">
          <w:pPr>
            <w:pStyle w:val="TOC4"/>
            <w:tabs>
              <w:tab w:val="left" w:pos="1920"/>
            </w:tabs>
            <w:rPr>
              <w:ins w:id="286" w:author="Alondra Vega Pacheco" w:date="2025-09-12T22:18:00Z" w16du:dateUtc="2025-09-13T03:18:00Z"/>
              <w:rFonts w:asciiTheme="minorHAnsi" w:eastAsiaTheme="minorEastAsia" w:hAnsiTheme="minorHAnsi" w:cstheme="minorBidi"/>
              <w:noProof/>
              <w:kern w:val="2"/>
              <w:szCs w:val="24"/>
              <w14:ligatures w14:val="standardContextual"/>
            </w:rPr>
          </w:pPr>
          <w:ins w:id="287"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"_Toc208608034"</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7.14.1.2</w:t>
            </w:r>
            <w:r>
              <w:rPr>
                <w:rFonts w:asciiTheme="minorHAnsi" w:eastAsiaTheme="minorEastAsia" w:hAnsiTheme="minorHAnsi" w:cstheme="minorBidi"/>
                <w:noProof/>
                <w:kern w:val="2"/>
                <w:szCs w:val="24"/>
                <w14:ligatures w14:val="standardContextual"/>
              </w:rPr>
              <w:tab/>
            </w:r>
            <w:r w:rsidRPr="00EC7603">
              <w:rPr>
                <w:rStyle w:val="Hyperlink"/>
                <w:noProof/>
              </w:rPr>
              <w:t>Data Minimization</w:t>
            </w:r>
            <w:r>
              <w:rPr>
                <w:noProof/>
                <w:webHidden/>
              </w:rPr>
              <w:tab/>
            </w:r>
            <w:r>
              <w:rPr>
                <w:noProof/>
                <w:webHidden/>
              </w:rPr>
              <w:fldChar w:fldCharType="begin"/>
            </w:r>
            <w:r>
              <w:rPr>
                <w:noProof/>
                <w:webHidden/>
              </w:rPr>
              <w:instrText xml:space="preserve"> PAGEREF _Toc208608034 \h </w:instrText>
            </w:r>
          </w:ins>
          <w:r>
            <w:rPr>
              <w:noProof/>
              <w:webHidden/>
            </w:rPr>
          </w:r>
          <w:ins w:id="288" w:author="Alondra Vega Pacheco" w:date="2025-09-12T22:18:00Z" w16du:dateUtc="2025-09-13T03:18:00Z">
            <w:r>
              <w:rPr>
                <w:noProof/>
                <w:webHidden/>
              </w:rPr>
              <w:fldChar w:fldCharType="separate"/>
            </w:r>
            <w:r>
              <w:rPr>
                <w:noProof/>
                <w:webHidden/>
              </w:rPr>
              <w:t>38</w:t>
            </w:r>
            <w:r>
              <w:rPr>
                <w:noProof/>
                <w:webHidden/>
              </w:rPr>
              <w:fldChar w:fldCharType="end"/>
            </w:r>
            <w:r w:rsidRPr="00EC7603">
              <w:rPr>
                <w:rStyle w:val="Hyperlink"/>
                <w:noProof/>
              </w:rPr>
              <w:fldChar w:fldCharType="end"/>
            </w:r>
          </w:ins>
        </w:p>
        <w:p w14:paraId="15B3F62F" w14:textId="1E912513" w:rsidR="00FC1B9F" w:rsidRDefault="00FC1B9F">
          <w:pPr>
            <w:pStyle w:val="TOC3"/>
            <w:rPr>
              <w:ins w:id="289" w:author="Alondra Vega Pacheco" w:date="2025-09-12T22:18:00Z" w16du:dateUtc="2025-09-13T03:18:00Z"/>
              <w:rFonts w:asciiTheme="minorHAnsi" w:eastAsiaTheme="minorEastAsia" w:hAnsiTheme="minorHAnsi" w:cstheme="minorBidi"/>
              <w:kern w:val="2"/>
              <w:sz w:val="24"/>
              <w:szCs w:val="24"/>
              <w14:ligatures w14:val="standardContextual"/>
            </w:rPr>
          </w:pPr>
          <w:ins w:id="290"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"_Toc208608035"</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7.14.2</w:t>
            </w:r>
            <w:r>
              <w:rPr>
                <w:rFonts w:asciiTheme="minorHAnsi" w:eastAsiaTheme="minorEastAsia" w:hAnsiTheme="minorHAnsi" w:cstheme="minorBidi"/>
                <w:kern w:val="2"/>
                <w:sz w:val="24"/>
                <w:szCs w:val="24"/>
                <w14:ligatures w14:val="standardContextual"/>
              </w:rPr>
              <w:tab/>
            </w:r>
            <w:r w:rsidRPr="00EC7603">
              <w:rPr>
                <w:rStyle w:val="Hyperlink"/>
              </w:rPr>
              <w:t>Authentication and Access Control</w:t>
            </w:r>
            <w:r>
              <w:rPr>
                <w:webHidden/>
              </w:rPr>
              <w:tab/>
            </w:r>
            <w:r>
              <w:rPr>
                <w:webHidden/>
              </w:rPr>
              <w:fldChar w:fldCharType="begin"/>
            </w:r>
            <w:r>
              <w:rPr>
                <w:webHidden/>
              </w:rPr>
              <w:instrText xml:space="preserve"> PAGEREF _Toc208608035 \h </w:instrText>
            </w:r>
          </w:ins>
          <w:r>
            <w:rPr>
              <w:webHidden/>
            </w:rPr>
          </w:r>
          <w:ins w:id="291" w:author="Alondra Vega Pacheco" w:date="2025-09-12T22:18:00Z" w16du:dateUtc="2025-09-13T03:18:00Z">
            <w:r>
              <w:rPr>
                <w:webHidden/>
              </w:rPr>
              <w:fldChar w:fldCharType="separate"/>
            </w:r>
            <w:r>
              <w:rPr>
                <w:webHidden/>
              </w:rPr>
              <w:t>38</w:t>
            </w:r>
            <w:r>
              <w:rPr>
                <w:webHidden/>
              </w:rPr>
              <w:fldChar w:fldCharType="end"/>
            </w:r>
            <w:r w:rsidRPr="00EC7603">
              <w:rPr>
                <w:rStyle w:val="Hyperlink"/>
              </w:rPr>
              <w:fldChar w:fldCharType="end"/>
            </w:r>
          </w:ins>
        </w:p>
        <w:p w14:paraId="33F82CF6" w14:textId="0417C9A9" w:rsidR="00FC1B9F" w:rsidRDefault="00FC1B9F">
          <w:pPr>
            <w:pStyle w:val="TOC4"/>
            <w:tabs>
              <w:tab w:val="left" w:pos="1920"/>
            </w:tabs>
            <w:rPr>
              <w:ins w:id="292" w:author="Alondra Vega Pacheco" w:date="2025-09-12T22:18:00Z" w16du:dateUtc="2025-09-13T03:18:00Z"/>
              <w:rFonts w:asciiTheme="minorHAnsi" w:eastAsiaTheme="minorEastAsia" w:hAnsiTheme="minorHAnsi" w:cstheme="minorBidi"/>
              <w:noProof/>
              <w:kern w:val="2"/>
              <w:szCs w:val="24"/>
              <w14:ligatures w14:val="standardContextual"/>
            </w:rPr>
          </w:pPr>
          <w:ins w:id="293"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"_Toc208608036"</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7.14.2.1</w:t>
            </w:r>
            <w:r>
              <w:rPr>
                <w:rFonts w:asciiTheme="minorHAnsi" w:eastAsiaTheme="minorEastAsia" w:hAnsiTheme="minorHAnsi" w:cstheme="minorBidi"/>
                <w:noProof/>
                <w:kern w:val="2"/>
                <w:szCs w:val="24"/>
                <w14:ligatures w14:val="standardContextual"/>
              </w:rPr>
              <w:tab/>
            </w:r>
            <w:r w:rsidRPr="00EC7603">
              <w:rPr>
                <w:rStyle w:val="Hyperlink"/>
                <w:noProof/>
              </w:rPr>
              <w:t>User Authentication</w:t>
            </w:r>
            <w:r>
              <w:rPr>
                <w:noProof/>
                <w:webHidden/>
              </w:rPr>
              <w:tab/>
            </w:r>
            <w:r>
              <w:rPr>
                <w:noProof/>
                <w:webHidden/>
              </w:rPr>
              <w:fldChar w:fldCharType="begin"/>
            </w:r>
            <w:r>
              <w:rPr>
                <w:noProof/>
                <w:webHidden/>
              </w:rPr>
              <w:instrText xml:space="preserve"> PAGEREF _Toc208608036 \h </w:instrText>
            </w:r>
          </w:ins>
          <w:r>
            <w:rPr>
              <w:noProof/>
              <w:webHidden/>
            </w:rPr>
          </w:r>
          <w:ins w:id="294" w:author="Alondra Vega Pacheco" w:date="2025-09-12T22:18:00Z" w16du:dateUtc="2025-09-13T03:18:00Z">
            <w:r>
              <w:rPr>
                <w:noProof/>
                <w:webHidden/>
              </w:rPr>
              <w:fldChar w:fldCharType="separate"/>
            </w:r>
            <w:r>
              <w:rPr>
                <w:noProof/>
                <w:webHidden/>
              </w:rPr>
              <w:t>38</w:t>
            </w:r>
            <w:r>
              <w:rPr>
                <w:noProof/>
                <w:webHidden/>
              </w:rPr>
              <w:fldChar w:fldCharType="end"/>
            </w:r>
            <w:r w:rsidRPr="00EC7603">
              <w:rPr>
                <w:rStyle w:val="Hyperlink"/>
                <w:noProof/>
              </w:rPr>
              <w:fldChar w:fldCharType="end"/>
            </w:r>
          </w:ins>
        </w:p>
        <w:p w14:paraId="52E1A292" w14:textId="5AFF8FA8" w:rsidR="00FC1B9F" w:rsidRDefault="00FC1B9F">
          <w:pPr>
            <w:pStyle w:val="TOC4"/>
            <w:tabs>
              <w:tab w:val="left" w:pos="1920"/>
            </w:tabs>
            <w:rPr>
              <w:ins w:id="295" w:author="Alondra Vega Pacheco" w:date="2025-09-12T22:18:00Z" w16du:dateUtc="2025-09-13T03:18:00Z"/>
              <w:rFonts w:asciiTheme="minorHAnsi" w:eastAsiaTheme="minorEastAsia" w:hAnsiTheme="minorHAnsi" w:cstheme="minorBidi"/>
              <w:noProof/>
              <w:kern w:val="2"/>
              <w:szCs w:val="24"/>
              <w14:ligatures w14:val="standardContextual"/>
            </w:rPr>
          </w:pPr>
          <w:ins w:id="296"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"_Toc208608037"</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7.14.2.2</w:t>
            </w:r>
            <w:r>
              <w:rPr>
                <w:rFonts w:asciiTheme="minorHAnsi" w:eastAsiaTheme="minorEastAsia" w:hAnsiTheme="minorHAnsi" w:cstheme="minorBidi"/>
                <w:noProof/>
                <w:kern w:val="2"/>
                <w:szCs w:val="24"/>
                <w14:ligatures w14:val="standardContextual"/>
              </w:rPr>
              <w:tab/>
            </w:r>
            <w:r w:rsidRPr="00EC7603">
              <w:rPr>
                <w:rStyle w:val="Hyperlink"/>
                <w:noProof/>
              </w:rPr>
              <w:t>Role-Based Access Control (RBAC)</w:t>
            </w:r>
            <w:r>
              <w:rPr>
                <w:noProof/>
                <w:webHidden/>
              </w:rPr>
              <w:tab/>
            </w:r>
            <w:r>
              <w:rPr>
                <w:noProof/>
                <w:webHidden/>
              </w:rPr>
              <w:fldChar w:fldCharType="begin"/>
            </w:r>
            <w:r>
              <w:rPr>
                <w:noProof/>
                <w:webHidden/>
              </w:rPr>
              <w:instrText xml:space="preserve"> PAGEREF _Toc208608037 \h </w:instrText>
            </w:r>
          </w:ins>
          <w:r>
            <w:rPr>
              <w:noProof/>
              <w:webHidden/>
            </w:rPr>
          </w:r>
          <w:ins w:id="297" w:author="Alondra Vega Pacheco" w:date="2025-09-12T22:18:00Z" w16du:dateUtc="2025-09-13T03:18:00Z">
            <w:r>
              <w:rPr>
                <w:noProof/>
                <w:webHidden/>
              </w:rPr>
              <w:fldChar w:fldCharType="separate"/>
            </w:r>
            <w:r>
              <w:rPr>
                <w:noProof/>
                <w:webHidden/>
              </w:rPr>
              <w:t>39</w:t>
            </w:r>
            <w:r>
              <w:rPr>
                <w:noProof/>
                <w:webHidden/>
              </w:rPr>
              <w:fldChar w:fldCharType="end"/>
            </w:r>
            <w:r w:rsidRPr="00EC7603">
              <w:rPr>
                <w:rStyle w:val="Hyperlink"/>
                <w:noProof/>
              </w:rPr>
              <w:fldChar w:fldCharType="end"/>
            </w:r>
          </w:ins>
        </w:p>
        <w:p w14:paraId="3526A6A3" w14:textId="6D19D1CF" w:rsidR="00FC1B9F" w:rsidRDefault="00FC1B9F">
          <w:pPr>
            <w:pStyle w:val="TOC4"/>
            <w:tabs>
              <w:tab w:val="left" w:pos="1920"/>
            </w:tabs>
            <w:rPr>
              <w:ins w:id="298" w:author="Alondra Vega Pacheco" w:date="2025-09-12T22:18:00Z" w16du:dateUtc="2025-09-13T03:18:00Z"/>
              <w:rFonts w:asciiTheme="minorHAnsi" w:eastAsiaTheme="minorEastAsia" w:hAnsiTheme="minorHAnsi" w:cstheme="minorBidi"/>
              <w:noProof/>
              <w:kern w:val="2"/>
              <w:szCs w:val="24"/>
              <w14:ligatures w14:val="standardContextual"/>
            </w:rPr>
          </w:pPr>
          <w:ins w:id="299"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"_Toc208608038"</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7.14.2.3</w:t>
            </w:r>
            <w:r>
              <w:rPr>
                <w:rFonts w:asciiTheme="minorHAnsi" w:eastAsiaTheme="minorEastAsia" w:hAnsiTheme="minorHAnsi" w:cstheme="minorBidi"/>
                <w:noProof/>
                <w:kern w:val="2"/>
                <w:szCs w:val="24"/>
                <w14:ligatures w14:val="standardContextual"/>
              </w:rPr>
              <w:tab/>
            </w:r>
            <w:r w:rsidRPr="00EC7603">
              <w:rPr>
                <w:rStyle w:val="Hyperlink"/>
                <w:noProof/>
              </w:rPr>
              <w:t>Principle of Least Privilege</w:t>
            </w:r>
            <w:r>
              <w:rPr>
                <w:noProof/>
                <w:webHidden/>
              </w:rPr>
              <w:tab/>
            </w:r>
            <w:r>
              <w:rPr>
                <w:noProof/>
                <w:webHidden/>
              </w:rPr>
              <w:fldChar w:fldCharType="begin"/>
            </w:r>
            <w:r>
              <w:rPr>
                <w:noProof/>
                <w:webHidden/>
              </w:rPr>
              <w:instrText xml:space="preserve"> PAGEREF _Toc208608038 \h </w:instrText>
            </w:r>
          </w:ins>
          <w:r>
            <w:rPr>
              <w:noProof/>
              <w:webHidden/>
            </w:rPr>
          </w:r>
          <w:ins w:id="300" w:author="Alondra Vega Pacheco" w:date="2025-09-12T22:18:00Z" w16du:dateUtc="2025-09-13T03:18:00Z">
            <w:r>
              <w:rPr>
                <w:noProof/>
                <w:webHidden/>
              </w:rPr>
              <w:fldChar w:fldCharType="separate"/>
            </w:r>
            <w:r>
              <w:rPr>
                <w:noProof/>
                <w:webHidden/>
              </w:rPr>
              <w:t>39</w:t>
            </w:r>
            <w:r>
              <w:rPr>
                <w:noProof/>
                <w:webHidden/>
              </w:rPr>
              <w:fldChar w:fldCharType="end"/>
            </w:r>
            <w:r w:rsidRPr="00EC7603">
              <w:rPr>
                <w:rStyle w:val="Hyperlink"/>
                <w:noProof/>
              </w:rPr>
              <w:fldChar w:fldCharType="end"/>
            </w:r>
          </w:ins>
        </w:p>
        <w:p w14:paraId="26D38EC3" w14:textId="2AF704C1" w:rsidR="00FC1B9F" w:rsidRDefault="00FC1B9F">
          <w:pPr>
            <w:pStyle w:val="TOC3"/>
            <w:rPr>
              <w:ins w:id="301" w:author="Alondra Vega Pacheco" w:date="2025-09-12T22:18:00Z" w16du:dateUtc="2025-09-13T03:18:00Z"/>
              <w:rFonts w:asciiTheme="minorHAnsi" w:eastAsiaTheme="minorEastAsia" w:hAnsiTheme="minorHAnsi" w:cstheme="minorBidi"/>
              <w:kern w:val="2"/>
              <w:sz w:val="24"/>
              <w:szCs w:val="24"/>
              <w14:ligatures w14:val="standardContextual"/>
            </w:rPr>
          </w:pPr>
          <w:ins w:id="302"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"_Toc208608039"</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7.14.3</w:t>
            </w:r>
            <w:r>
              <w:rPr>
                <w:rFonts w:asciiTheme="minorHAnsi" w:eastAsiaTheme="minorEastAsia" w:hAnsiTheme="minorHAnsi" w:cstheme="minorBidi"/>
                <w:kern w:val="2"/>
                <w:sz w:val="24"/>
                <w:szCs w:val="24"/>
                <w14:ligatures w14:val="standardContextual"/>
              </w:rPr>
              <w:tab/>
            </w:r>
            <w:r w:rsidRPr="00EC7603">
              <w:rPr>
                <w:rStyle w:val="Hyperlink"/>
              </w:rPr>
              <w:t>Secure APIs</w:t>
            </w:r>
            <w:r>
              <w:rPr>
                <w:webHidden/>
              </w:rPr>
              <w:tab/>
            </w:r>
            <w:r>
              <w:rPr>
                <w:webHidden/>
              </w:rPr>
              <w:fldChar w:fldCharType="begin"/>
            </w:r>
            <w:r>
              <w:rPr>
                <w:webHidden/>
              </w:rPr>
              <w:instrText xml:space="preserve"> PAGEREF _Toc208608039 \h </w:instrText>
            </w:r>
          </w:ins>
          <w:r>
            <w:rPr>
              <w:webHidden/>
            </w:rPr>
          </w:r>
          <w:ins w:id="303" w:author="Alondra Vega Pacheco" w:date="2025-09-12T22:18:00Z" w16du:dateUtc="2025-09-13T03:18:00Z">
            <w:r>
              <w:rPr>
                <w:webHidden/>
              </w:rPr>
              <w:fldChar w:fldCharType="separate"/>
            </w:r>
            <w:r>
              <w:rPr>
                <w:webHidden/>
              </w:rPr>
              <w:t>39</w:t>
            </w:r>
            <w:r>
              <w:rPr>
                <w:webHidden/>
              </w:rPr>
              <w:fldChar w:fldCharType="end"/>
            </w:r>
            <w:r w:rsidRPr="00EC7603">
              <w:rPr>
                <w:rStyle w:val="Hyperlink"/>
              </w:rPr>
              <w:fldChar w:fldCharType="end"/>
            </w:r>
          </w:ins>
        </w:p>
        <w:p w14:paraId="1D1896A0" w14:textId="40ECC98C" w:rsidR="00FC1B9F" w:rsidRDefault="00FC1B9F">
          <w:pPr>
            <w:pStyle w:val="TOC4"/>
            <w:tabs>
              <w:tab w:val="left" w:pos="1920"/>
            </w:tabs>
            <w:rPr>
              <w:ins w:id="304" w:author="Alondra Vega Pacheco" w:date="2025-09-12T22:18:00Z" w16du:dateUtc="2025-09-13T03:18:00Z"/>
              <w:rFonts w:asciiTheme="minorHAnsi" w:eastAsiaTheme="minorEastAsia" w:hAnsiTheme="minorHAnsi" w:cstheme="minorBidi"/>
              <w:noProof/>
              <w:kern w:val="2"/>
              <w:szCs w:val="24"/>
              <w14:ligatures w14:val="standardContextual"/>
            </w:rPr>
          </w:pPr>
          <w:ins w:id="305"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"_Toc208608040"</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7.14.3.1</w:t>
            </w:r>
            <w:r>
              <w:rPr>
                <w:rFonts w:asciiTheme="minorHAnsi" w:eastAsiaTheme="minorEastAsia" w:hAnsiTheme="minorHAnsi" w:cstheme="minorBidi"/>
                <w:noProof/>
                <w:kern w:val="2"/>
                <w:szCs w:val="24"/>
                <w14:ligatures w14:val="standardContextual"/>
              </w:rPr>
              <w:tab/>
            </w:r>
            <w:r w:rsidRPr="00EC7603">
              <w:rPr>
                <w:rStyle w:val="Hyperlink"/>
                <w:noProof/>
              </w:rPr>
              <w:t>API Gateway Protection</w:t>
            </w:r>
            <w:r>
              <w:rPr>
                <w:noProof/>
                <w:webHidden/>
              </w:rPr>
              <w:tab/>
            </w:r>
            <w:r>
              <w:rPr>
                <w:noProof/>
                <w:webHidden/>
              </w:rPr>
              <w:fldChar w:fldCharType="begin"/>
            </w:r>
            <w:r>
              <w:rPr>
                <w:noProof/>
                <w:webHidden/>
              </w:rPr>
              <w:instrText xml:space="preserve"> PAGEREF _Toc208608040 \h </w:instrText>
            </w:r>
          </w:ins>
          <w:r>
            <w:rPr>
              <w:noProof/>
              <w:webHidden/>
            </w:rPr>
          </w:r>
          <w:ins w:id="306" w:author="Alondra Vega Pacheco" w:date="2025-09-12T22:18:00Z" w16du:dateUtc="2025-09-13T03:18:00Z">
            <w:r>
              <w:rPr>
                <w:noProof/>
                <w:webHidden/>
              </w:rPr>
              <w:fldChar w:fldCharType="separate"/>
            </w:r>
            <w:r>
              <w:rPr>
                <w:noProof/>
                <w:webHidden/>
              </w:rPr>
              <w:t>39</w:t>
            </w:r>
            <w:r>
              <w:rPr>
                <w:noProof/>
                <w:webHidden/>
              </w:rPr>
              <w:fldChar w:fldCharType="end"/>
            </w:r>
            <w:r w:rsidRPr="00EC7603">
              <w:rPr>
                <w:rStyle w:val="Hyperlink"/>
                <w:noProof/>
              </w:rPr>
              <w:fldChar w:fldCharType="end"/>
            </w:r>
          </w:ins>
        </w:p>
        <w:p w14:paraId="53572C0D" w14:textId="3DFED0C7" w:rsidR="00FC1B9F" w:rsidRDefault="00FC1B9F">
          <w:pPr>
            <w:pStyle w:val="TOC3"/>
            <w:rPr>
              <w:ins w:id="307" w:author="Alondra Vega Pacheco" w:date="2025-09-12T22:18:00Z" w16du:dateUtc="2025-09-13T03:18:00Z"/>
              <w:rFonts w:asciiTheme="minorHAnsi" w:eastAsiaTheme="minorEastAsia" w:hAnsiTheme="minorHAnsi" w:cstheme="minorBidi"/>
              <w:kern w:val="2"/>
              <w:sz w:val="24"/>
              <w:szCs w:val="24"/>
              <w14:ligatures w14:val="standardContextual"/>
            </w:rPr>
          </w:pPr>
          <w:ins w:id="308"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"_Toc208608041"</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7.14.4</w:t>
            </w:r>
            <w:r>
              <w:rPr>
                <w:rFonts w:asciiTheme="minorHAnsi" w:eastAsiaTheme="minorEastAsia" w:hAnsiTheme="minorHAnsi" w:cstheme="minorBidi"/>
                <w:kern w:val="2"/>
                <w:sz w:val="24"/>
                <w:szCs w:val="24"/>
                <w14:ligatures w14:val="standardContextual"/>
              </w:rPr>
              <w:tab/>
            </w:r>
            <w:r w:rsidRPr="00EC7603">
              <w:rPr>
                <w:rStyle w:val="Hyperlink"/>
              </w:rPr>
              <w:t>Infrastructure Hardening</w:t>
            </w:r>
            <w:r>
              <w:rPr>
                <w:webHidden/>
              </w:rPr>
              <w:tab/>
            </w:r>
            <w:r>
              <w:rPr>
                <w:webHidden/>
              </w:rPr>
              <w:fldChar w:fldCharType="begin"/>
            </w:r>
            <w:r>
              <w:rPr>
                <w:webHidden/>
              </w:rPr>
              <w:instrText xml:space="preserve"> PAGEREF _Toc208608041 \h </w:instrText>
            </w:r>
          </w:ins>
          <w:r>
            <w:rPr>
              <w:webHidden/>
            </w:rPr>
          </w:r>
          <w:ins w:id="309" w:author="Alondra Vega Pacheco" w:date="2025-09-12T22:18:00Z" w16du:dateUtc="2025-09-13T03:18:00Z">
            <w:r>
              <w:rPr>
                <w:webHidden/>
              </w:rPr>
              <w:fldChar w:fldCharType="separate"/>
            </w:r>
            <w:r>
              <w:rPr>
                <w:webHidden/>
              </w:rPr>
              <w:t>39</w:t>
            </w:r>
            <w:r>
              <w:rPr>
                <w:webHidden/>
              </w:rPr>
              <w:fldChar w:fldCharType="end"/>
            </w:r>
            <w:r w:rsidRPr="00EC7603">
              <w:rPr>
                <w:rStyle w:val="Hyperlink"/>
              </w:rPr>
              <w:fldChar w:fldCharType="end"/>
            </w:r>
          </w:ins>
        </w:p>
        <w:p w14:paraId="5241C3D7" w14:textId="494BF216" w:rsidR="00FC1B9F" w:rsidRDefault="00FC1B9F">
          <w:pPr>
            <w:pStyle w:val="TOC4"/>
            <w:tabs>
              <w:tab w:val="left" w:pos="1920"/>
            </w:tabs>
            <w:rPr>
              <w:ins w:id="310" w:author="Alondra Vega Pacheco" w:date="2025-09-12T22:18:00Z" w16du:dateUtc="2025-09-13T03:18:00Z"/>
              <w:rFonts w:asciiTheme="minorHAnsi" w:eastAsiaTheme="minorEastAsia" w:hAnsiTheme="minorHAnsi" w:cstheme="minorBidi"/>
              <w:noProof/>
              <w:kern w:val="2"/>
              <w:szCs w:val="24"/>
              <w14:ligatures w14:val="standardContextual"/>
            </w:rPr>
          </w:pPr>
          <w:ins w:id="311"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"_Toc208608042"</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7.14.4.1</w:t>
            </w:r>
            <w:r>
              <w:rPr>
                <w:rFonts w:asciiTheme="minorHAnsi" w:eastAsiaTheme="minorEastAsia" w:hAnsiTheme="minorHAnsi" w:cstheme="minorBidi"/>
                <w:noProof/>
                <w:kern w:val="2"/>
                <w:szCs w:val="24"/>
                <w14:ligatures w14:val="standardContextual"/>
              </w:rPr>
              <w:tab/>
            </w:r>
            <w:r w:rsidRPr="00EC7603">
              <w:rPr>
                <w:rStyle w:val="Hyperlink"/>
                <w:noProof/>
              </w:rPr>
              <w:t>Network Isolation</w:t>
            </w:r>
            <w:r>
              <w:rPr>
                <w:noProof/>
                <w:webHidden/>
              </w:rPr>
              <w:tab/>
            </w:r>
            <w:r>
              <w:rPr>
                <w:noProof/>
                <w:webHidden/>
              </w:rPr>
              <w:fldChar w:fldCharType="begin"/>
            </w:r>
            <w:r>
              <w:rPr>
                <w:noProof/>
                <w:webHidden/>
              </w:rPr>
              <w:instrText xml:space="preserve"> PAGEREF _Toc208608042 \h </w:instrText>
            </w:r>
          </w:ins>
          <w:r>
            <w:rPr>
              <w:noProof/>
              <w:webHidden/>
            </w:rPr>
          </w:r>
          <w:ins w:id="312" w:author="Alondra Vega Pacheco" w:date="2025-09-12T22:18:00Z" w16du:dateUtc="2025-09-13T03:18:00Z">
            <w:r>
              <w:rPr>
                <w:noProof/>
                <w:webHidden/>
              </w:rPr>
              <w:fldChar w:fldCharType="separate"/>
            </w:r>
            <w:r>
              <w:rPr>
                <w:noProof/>
                <w:webHidden/>
              </w:rPr>
              <w:t>39</w:t>
            </w:r>
            <w:r>
              <w:rPr>
                <w:noProof/>
                <w:webHidden/>
              </w:rPr>
              <w:fldChar w:fldCharType="end"/>
            </w:r>
            <w:r w:rsidRPr="00EC7603">
              <w:rPr>
                <w:rStyle w:val="Hyperlink"/>
                <w:noProof/>
              </w:rPr>
              <w:fldChar w:fldCharType="end"/>
            </w:r>
          </w:ins>
        </w:p>
        <w:p w14:paraId="4002F622" w14:textId="038DDC23" w:rsidR="00FC1B9F" w:rsidRDefault="00FC1B9F">
          <w:pPr>
            <w:pStyle w:val="TOC4"/>
            <w:tabs>
              <w:tab w:val="left" w:pos="1920"/>
            </w:tabs>
            <w:rPr>
              <w:ins w:id="313" w:author="Alondra Vega Pacheco" w:date="2025-09-12T22:18:00Z" w16du:dateUtc="2025-09-13T03:18:00Z"/>
              <w:rFonts w:asciiTheme="minorHAnsi" w:eastAsiaTheme="minorEastAsia" w:hAnsiTheme="minorHAnsi" w:cstheme="minorBidi"/>
              <w:noProof/>
              <w:kern w:val="2"/>
              <w:szCs w:val="24"/>
              <w14:ligatures w14:val="standardContextual"/>
            </w:rPr>
          </w:pPr>
          <w:ins w:id="314"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"_Toc208608043"</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7.14.4.2</w:t>
            </w:r>
            <w:r>
              <w:rPr>
                <w:rFonts w:asciiTheme="minorHAnsi" w:eastAsiaTheme="minorEastAsia" w:hAnsiTheme="minorHAnsi" w:cstheme="minorBidi"/>
                <w:noProof/>
                <w:kern w:val="2"/>
                <w:szCs w:val="24"/>
                <w14:ligatures w14:val="standardContextual"/>
              </w:rPr>
              <w:tab/>
            </w:r>
            <w:r w:rsidRPr="00EC7603">
              <w:rPr>
                <w:rStyle w:val="Hyperlink"/>
                <w:noProof/>
              </w:rPr>
              <w:t>Web Application Firewall (WAF)</w:t>
            </w:r>
            <w:r>
              <w:rPr>
                <w:noProof/>
                <w:webHidden/>
              </w:rPr>
              <w:tab/>
            </w:r>
            <w:r>
              <w:rPr>
                <w:noProof/>
                <w:webHidden/>
              </w:rPr>
              <w:fldChar w:fldCharType="begin"/>
            </w:r>
            <w:r>
              <w:rPr>
                <w:noProof/>
                <w:webHidden/>
              </w:rPr>
              <w:instrText xml:space="preserve"> PAGEREF _Toc208608043 \h </w:instrText>
            </w:r>
          </w:ins>
          <w:r>
            <w:rPr>
              <w:noProof/>
              <w:webHidden/>
            </w:rPr>
          </w:r>
          <w:ins w:id="315" w:author="Alondra Vega Pacheco" w:date="2025-09-12T22:18:00Z" w16du:dateUtc="2025-09-13T03:18:00Z">
            <w:r>
              <w:rPr>
                <w:noProof/>
                <w:webHidden/>
              </w:rPr>
              <w:fldChar w:fldCharType="separate"/>
            </w:r>
            <w:r>
              <w:rPr>
                <w:noProof/>
                <w:webHidden/>
              </w:rPr>
              <w:t>39</w:t>
            </w:r>
            <w:r>
              <w:rPr>
                <w:noProof/>
                <w:webHidden/>
              </w:rPr>
              <w:fldChar w:fldCharType="end"/>
            </w:r>
            <w:r w:rsidRPr="00EC7603">
              <w:rPr>
                <w:rStyle w:val="Hyperlink"/>
                <w:noProof/>
              </w:rPr>
              <w:fldChar w:fldCharType="end"/>
            </w:r>
          </w:ins>
        </w:p>
        <w:p w14:paraId="4CA946D3" w14:textId="46E23D7D" w:rsidR="00FC1B9F" w:rsidRDefault="00FC1B9F">
          <w:pPr>
            <w:pStyle w:val="TOC4"/>
            <w:tabs>
              <w:tab w:val="left" w:pos="1920"/>
            </w:tabs>
            <w:rPr>
              <w:ins w:id="316" w:author="Alondra Vega Pacheco" w:date="2025-09-12T22:18:00Z" w16du:dateUtc="2025-09-13T03:18:00Z"/>
              <w:rFonts w:asciiTheme="minorHAnsi" w:eastAsiaTheme="minorEastAsia" w:hAnsiTheme="minorHAnsi" w:cstheme="minorBidi"/>
              <w:noProof/>
              <w:kern w:val="2"/>
              <w:szCs w:val="24"/>
              <w14:ligatures w14:val="standardContextual"/>
            </w:rPr>
          </w:pPr>
          <w:ins w:id="317" w:author="Alondra Vega Pacheco" w:date="2025-09-12T22:18:00Z" w16du:dateUtc="2025-09-13T03:18:00Z">
            <w:r w:rsidRPr="00EC7603">
              <w:rPr>
                <w:rStyle w:val="Hyperlink"/>
                <w:noProof/>
              </w:rPr>
              <w:lastRenderedPageBreak/>
              <w:fldChar w:fldCharType="begin"/>
            </w:r>
            <w:r w:rsidRPr="00EC7603">
              <w:rPr>
                <w:rStyle w:val="Hyperlink"/>
                <w:noProof/>
              </w:rPr>
              <w:instrText xml:space="preserve"> </w:instrText>
            </w:r>
            <w:r>
              <w:rPr>
                <w:noProof/>
              </w:rPr>
              <w:instrText>HYPERLINK \l "_Toc208608044"</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7.14.4.3</w:t>
            </w:r>
            <w:r>
              <w:rPr>
                <w:rFonts w:asciiTheme="minorHAnsi" w:eastAsiaTheme="minorEastAsia" w:hAnsiTheme="minorHAnsi" w:cstheme="minorBidi"/>
                <w:noProof/>
                <w:kern w:val="2"/>
                <w:szCs w:val="24"/>
                <w14:ligatures w14:val="standardContextual"/>
              </w:rPr>
              <w:tab/>
            </w:r>
            <w:r w:rsidRPr="00EC7603">
              <w:rPr>
                <w:rStyle w:val="Hyperlink"/>
                <w:noProof/>
              </w:rPr>
              <w:t>Firewall Rules</w:t>
            </w:r>
            <w:r>
              <w:rPr>
                <w:noProof/>
                <w:webHidden/>
              </w:rPr>
              <w:tab/>
            </w:r>
            <w:r>
              <w:rPr>
                <w:noProof/>
                <w:webHidden/>
              </w:rPr>
              <w:fldChar w:fldCharType="begin"/>
            </w:r>
            <w:r>
              <w:rPr>
                <w:noProof/>
                <w:webHidden/>
              </w:rPr>
              <w:instrText xml:space="preserve"> PAGEREF _Toc208608044 \h </w:instrText>
            </w:r>
          </w:ins>
          <w:r>
            <w:rPr>
              <w:noProof/>
              <w:webHidden/>
            </w:rPr>
          </w:r>
          <w:ins w:id="318" w:author="Alondra Vega Pacheco" w:date="2025-09-12T22:18:00Z" w16du:dateUtc="2025-09-13T03:18:00Z">
            <w:r>
              <w:rPr>
                <w:noProof/>
                <w:webHidden/>
              </w:rPr>
              <w:fldChar w:fldCharType="separate"/>
            </w:r>
            <w:r>
              <w:rPr>
                <w:noProof/>
                <w:webHidden/>
              </w:rPr>
              <w:t>39</w:t>
            </w:r>
            <w:r>
              <w:rPr>
                <w:noProof/>
                <w:webHidden/>
              </w:rPr>
              <w:fldChar w:fldCharType="end"/>
            </w:r>
            <w:r w:rsidRPr="00EC7603">
              <w:rPr>
                <w:rStyle w:val="Hyperlink"/>
                <w:noProof/>
              </w:rPr>
              <w:fldChar w:fldCharType="end"/>
            </w:r>
          </w:ins>
        </w:p>
        <w:p w14:paraId="150EE9A4" w14:textId="56A636F0" w:rsidR="00FC1B9F" w:rsidRDefault="00FC1B9F">
          <w:pPr>
            <w:pStyle w:val="TOC3"/>
            <w:rPr>
              <w:ins w:id="319" w:author="Alondra Vega Pacheco" w:date="2025-09-12T22:18:00Z" w16du:dateUtc="2025-09-13T03:18:00Z"/>
              <w:rFonts w:asciiTheme="minorHAnsi" w:eastAsiaTheme="minorEastAsia" w:hAnsiTheme="minorHAnsi" w:cstheme="minorBidi"/>
              <w:kern w:val="2"/>
              <w:sz w:val="24"/>
              <w:szCs w:val="24"/>
              <w14:ligatures w14:val="standardContextual"/>
            </w:rPr>
          </w:pPr>
          <w:ins w:id="320"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"_Toc208608045"</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7.14.5</w:t>
            </w:r>
            <w:r>
              <w:rPr>
                <w:rFonts w:asciiTheme="minorHAnsi" w:eastAsiaTheme="minorEastAsia" w:hAnsiTheme="minorHAnsi" w:cstheme="minorBidi"/>
                <w:kern w:val="2"/>
                <w:sz w:val="24"/>
                <w:szCs w:val="24"/>
                <w14:ligatures w14:val="standardContextual"/>
              </w:rPr>
              <w:tab/>
            </w:r>
            <w:r w:rsidRPr="00EC7603">
              <w:rPr>
                <w:rStyle w:val="Hyperlink"/>
              </w:rPr>
              <w:t>Monitoring and Logging</w:t>
            </w:r>
            <w:r>
              <w:rPr>
                <w:webHidden/>
              </w:rPr>
              <w:tab/>
            </w:r>
            <w:r>
              <w:rPr>
                <w:webHidden/>
              </w:rPr>
              <w:fldChar w:fldCharType="begin"/>
            </w:r>
            <w:r>
              <w:rPr>
                <w:webHidden/>
              </w:rPr>
              <w:instrText xml:space="preserve"> PAGEREF _Toc208608045 \h </w:instrText>
            </w:r>
          </w:ins>
          <w:r>
            <w:rPr>
              <w:webHidden/>
            </w:rPr>
          </w:r>
          <w:ins w:id="321" w:author="Alondra Vega Pacheco" w:date="2025-09-12T22:18:00Z" w16du:dateUtc="2025-09-13T03:18:00Z">
            <w:r>
              <w:rPr>
                <w:webHidden/>
              </w:rPr>
              <w:fldChar w:fldCharType="separate"/>
            </w:r>
            <w:r>
              <w:rPr>
                <w:webHidden/>
              </w:rPr>
              <w:t>39</w:t>
            </w:r>
            <w:r>
              <w:rPr>
                <w:webHidden/>
              </w:rPr>
              <w:fldChar w:fldCharType="end"/>
            </w:r>
            <w:r w:rsidRPr="00EC7603">
              <w:rPr>
                <w:rStyle w:val="Hyperlink"/>
              </w:rPr>
              <w:fldChar w:fldCharType="end"/>
            </w:r>
          </w:ins>
        </w:p>
        <w:p w14:paraId="7825FC03" w14:textId="46E88647" w:rsidR="00FC1B9F" w:rsidRDefault="00FC1B9F">
          <w:pPr>
            <w:pStyle w:val="TOC4"/>
            <w:tabs>
              <w:tab w:val="left" w:pos="1920"/>
            </w:tabs>
            <w:rPr>
              <w:ins w:id="322" w:author="Alondra Vega Pacheco" w:date="2025-09-12T22:18:00Z" w16du:dateUtc="2025-09-13T03:18:00Z"/>
              <w:rFonts w:asciiTheme="minorHAnsi" w:eastAsiaTheme="minorEastAsia" w:hAnsiTheme="minorHAnsi" w:cstheme="minorBidi"/>
              <w:noProof/>
              <w:kern w:val="2"/>
              <w:szCs w:val="24"/>
              <w14:ligatures w14:val="standardContextual"/>
            </w:rPr>
          </w:pPr>
          <w:ins w:id="323"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"_Toc208608046"</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7.14.5.1</w:t>
            </w:r>
            <w:r>
              <w:rPr>
                <w:rFonts w:asciiTheme="minorHAnsi" w:eastAsiaTheme="minorEastAsia" w:hAnsiTheme="minorHAnsi" w:cstheme="minorBidi"/>
                <w:noProof/>
                <w:kern w:val="2"/>
                <w:szCs w:val="24"/>
                <w14:ligatures w14:val="standardContextual"/>
              </w:rPr>
              <w:tab/>
            </w:r>
            <w:r w:rsidRPr="00EC7603">
              <w:rPr>
                <w:rStyle w:val="Hyperlink"/>
                <w:noProof/>
              </w:rPr>
              <w:t>Real-Time Monitoring</w:t>
            </w:r>
            <w:r>
              <w:rPr>
                <w:noProof/>
                <w:webHidden/>
              </w:rPr>
              <w:tab/>
            </w:r>
            <w:r>
              <w:rPr>
                <w:noProof/>
                <w:webHidden/>
              </w:rPr>
              <w:fldChar w:fldCharType="begin"/>
            </w:r>
            <w:r>
              <w:rPr>
                <w:noProof/>
                <w:webHidden/>
              </w:rPr>
              <w:instrText xml:space="preserve"> PAGEREF _Toc208608046 \h </w:instrText>
            </w:r>
          </w:ins>
          <w:r>
            <w:rPr>
              <w:noProof/>
              <w:webHidden/>
            </w:rPr>
          </w:r>
          <w:ins w:id="324" w:author="Alondra Vega Pacheco" w:date="2025-09-12T22:18:00Z" w16du:dateUtc="2025-09-13T03:18:00Z">
            <w:r>
              <w:rPr>
                <w:noProof/>
                <w:webHidden/>
              </w:rPr>
              <w:fldChar w:fldCharType="separate"/>
            </w:r>
            <w:r>
              <w:rPr>
                <w:noProof/>
                <w:webHidden/>
              </w:rPr>
              <w:t>39</w:t>
            </w:r>
            <w:r>
              <w:rPr>
                <w:noProof/>
                <w:webHidden/>
              </w:rPr>
              <w:fldChar w:fldCharType="end"/>
            </w:r>
            <w:r w:rsidRPr="00EC7603">
              <w:rPr>
                <w:rStyle w:val="Hyperlink"/>
                <w:noProof/>
              </w:rPr>
              <w:fldChar w:fldCharType="end"/>
            </w:r>
          </w:ins>
        </w:p>
        <w:p w14:paraId="6441EB36" w14:textId="4297E20E" w:rsidR="00FC1B9F" w:rsidRDefault="00FC1B9F">
          <w:pPr>
            <w:pStyle w:val="TOC4"/>
            <w:tabs>
              <w:tab w:val="left" w:pos="1920"/>
            </w:tabs>
            <w:rPr>
              <w:ins w:id="325" w:author="Alondra Vega Pacheco" w:date="2025-09-12T22:18:00Z" w16du:dateUtc="2025-09-13T03:18:00Z"/>
              <w:rFonts w:asciiTheme="minorHAnsi" w:eastAsiaTheme="minorEastAsia" w:hAnsiTheme="minorHAnsi" w:cstheme="minorBidi"/>
              <w:noProof/>
              <w:kern w:val="2"/>
              <w:szCs w:val="24"/>
              <w14:ligatures w14:val="standardContextual"/>
            </w:rPr>
          </w:pPr>
          <w:ins w:id="326"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"_Toc208608047"</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7.14.5.2</w:t>
            </w:r>
            <w:r>
              <w:rPr>
                <w:rFonts w:asciiTheme="minorHAnsi" w:eastAsiaTheme="minorEastAsia" w:hAnsiTheme="minorHAnsi" w:cstheme="minorBidi"/>
                <w:noProof/>
                <w:kern w:val="2"/>
                <w:szCs w:val="24"/>
                <w14:ligatures w14:val="standardContextual"/>
              </w:rPr>
              <w:tab/>
            </w:r>
            <w:r w:rsidRPr="00EC7603">
              <w:rPr>
                <w:rStyle w:val="Hyperlink"/>
                <w:noProof/>
              </w:rPr>
              <w:t>Audit Logging</w:t>
            </w:r>
            <w:r>
              <w:rPr>
                <w:noProof/>
                <w:webHidden/>
              </w:rPr>
              <w:tab/>
            </w:r>
            <w:r>
              <w:rPr>
                <w:noProof/>
                <w:webHidden/>
              </w:rPr>
              <w:fldChar w:fldCharType="begin"/>
            </w:r>
            <w:r>
              <w:rPr>
                <w:noProof/>
                <w:webHidden/>
              </w:rPr>
              <w:instrText xml:space="preserve"> PAGEREF _Toc208608047 \h </w:instrText>
            </w:r>
          </w:ins>
          <w:r>
            <w:rPr>
              <w:noProof/>
              <w:webHidden/>
            </w:rPr>
          </w:r>
          <w:ins w:id="327" w:author="Alondra Vega Pacheco" w:date="2025-09-12T22:18:00Z" w16du:dateUtc="2025-09-13T03:18:00Z">
            <w:r>
              <w:rPr>
                <w:noProof/>
                <w:webHidden/>
              </w:rPr>
              <w:fldChar w:fldCharType="separate"/>
            </w:r>
            <w:r>
              <w:rPr>
                <w:noProof/>
                <w:webHidden/>
              </w:rPr>
              <w:t>39</w:t>
            </w:r>
            <w:r>
              <w:rPr>
                <w:noProof/>
                <w:webHidden/>
              </w:rPr>
              <w:fldChar w:fldCharType="end"/>
            </w:r>
            <w:r w:rsidRPr="00EC7603">
              <w:rPr>
                <w:rStyle w:val="Hyperlink"/>
                <w:noProof/>
              </w:rPr>
              <w:fldChar w:fldCharType="end"/>
            </w:r>
          </w:ins>
        </w:p>
        <w:p w14:paraId="4FE954A7" w14:textId="318AA76D" w:rsidR="00FC1B9F" w:rsidRDefault="00FC1B9F">
          <w:pPr>
            <w:pStyle w:val="TOC3"/>
            <w:rPr>
              <w:ins w:id="328" w:author="Alondra Vega Pacheco" w:date="2025-09-12T22:18:00Z" w16du:dateUtc="2025-09-13T03:18:00Z"/>
              <w:rFonts w:asciiTheme="minorHAnsi" w:eastAsiaTheme="minorEastAsia" w:hAnsiTheme="minorHAnsi" w:cstheme="minorBidi"/>
              <w:kern w:val="2"/>
              <w:sz w:val="24"/>
              <w:szCs w:val="24"/>
              <w14:ligatures w14:val="standardContextual"/>
            </w:rPr>
          </w:pPr>
          <w:ins w:id="329"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"_Toc208608048"</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7.14.6</w:t>
            </w:r>
            <w:r>
              <w:rPr>
                <w:rFonts w:asciiTheme="minorHAnsi" w:eastAsiaTheme="minorEastAsia" w:hAnsiTheme="minorHAnsi" w:cstheme="minorBidi"/>
                <w:kern w:val="2"/>
                <w:sz w:val="24"/>
                <w:szCs w:val="24"/>
                <w14:ligatures w14:val="standardContextual"/>
              </w:rPr>
              <w:tab/>
            </w:r>
            <w:r w:rsidRPr="00EC7603">
              <w:rPr>
                <w:rStyle w:val="Hyperlink"/>
              </w:rPr>
              <w:t>Vulnerability Management</w:t>
            </w:r>
            <w:r>
              <w:rPr>
                <w:webHidden/>
              </w:rPr>
              <w:tab/>
            </w:r>
            <w:r>
              <w:rPr>
                <w:webHidden/>
              </w:rPr>
              <w:fldChar w:fldCharType="begin"/>
            </w:r>
            <w:r>
              <w:rPr>
                <w:webHidden/>
              </w:rPr>
              <w:instrText xml:space="preserve"> PAGEREF _Toc208608048 \h </w:instrText>
            </w:r>
          </w:ins>
          <w:r>
            <w:rPr>
              <w:webHidden/>
            </w:rPr>
          </w:r>
          <w:ins w:id="330" w:author="Alondra Vega Pacheco" w:date="2025-09-12T22:18:00Z" w16du:dateUtc="2025-09-13T03:18:00Z">
            <w:r>
              <w:rPr>
                <w:webHidden/>
              </w:rPr>
              <w:fldChar w:fldCharType="separate"/>
            </w:r>
            <w:r>
              <w:rPr>
                <w:webHidden/>
              </w:rPr>
              <w:t>39</w:t>
            </w:r>
            <w:r>
              <w:rPr>
                <w:webHidden/>
              </w:rPr>
              <w:fldChar w:fldCharType="end"/>
            </w:r>
            <w:r w:rsidRPr="00EC7603">
              <w:rPr>
                <w:rStyle w:val="Hyperlink"/>
              </w:rPr>
              <w:fldChar w:fldCharType="end"/>
            </w:r>
          </w:ins>
        </w:p>
        <w:p w14:paraId="456162EF" w14:textId="225EB474" w:rsidR="00FC1B9F" w:rsidRDefault="00FC1B9F">
          <w:pPr>
            <w:pStyle w:val="TOC4"/>
            <w:tabs>
              <w:tab w:val="left" w:pos="1920"/>
            </w:tabs>
            <w:rPr>
              <w:ins w:id="331" w:author="Alondra Vega Pacheco" w:date="2025-09-12T22:18:00Z" w16du:dateUtc="2025-09-13T03:18:00Z"/>
              <w:rFonts w:asciiTheme="minorHAnsi" w:eastAsiaTheme="minorEastAsia" w:hAnsiTheme="minorHAnsi" w:cstheme="minorBidi"/>
              <w:noProof/>
              <w:kern w:val="2"/>
              <w:szCs w:val="24"/>
              <w14:ligatures w14:val="standardContextual"/>
            </w:rPr>
          </w:pPr>
          <w:ins w:id="332"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"_Toc208608049"</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7.14.6.1</w:t>
            </w:r>
            <w:r>
              <w:rPr>
                <w:rFonts w:asciiTheme="minorHAnsi" w:eastAsiaTheme="minorEastAsia" w:hAnsiTheme="minorHAnsi" w:cstheme="minorBidi"/>
                <w:noProof/>
                <w:kern w:val="2"/>
                <w:szCs w:val="24"/>
                <w14:ligatures w14:val="standardContextual"/>
              </w:rPr>
              <w:tab/>
            </w:r>
            <w:r w:rsidRPr="00EC7603">
              <w:rPr>
                <w:rStyle w:val="Hyperlink"/>
                <w:noProof/>
              </w:rPr>
              <w:t>Interval Scanning</w:t>
            </w:r>
            <w:r>
              <w:rPr>
                <w:noProof/>
                <w:webHidden/>
              </w:rPr>
              <w:tab/>
            </w:r>
            <w:r>
              <w:rPr>
                <w:noProof/>
                <w:webHidden/>
              </w:rPr>
              <w:fldChar w:fldCharType="begin"/>
            </w:r>
            <w:r>
              <w:rPr>
                <w:noProof/>
                <w:webHidden/>
              </w:rPr>
              <w:instrText xml:space="preserve"> PAGEREF _Toc208608049 \h </w:instrText>
            </w:r>
          </w:ins>
          <w:r>
            <w:rPr>
              <w:noProof/>
              <w:webHidden/>
            </w:rPr>
          </w:r>
          <w:ins w:id="333" w:author="Alondra Vega Pacheco" w:date="2025-09-12T22:18:00Z" w16du:dateUtc="2025-09-13T03:18:00Z">
            <w:r>
              <w:rPr>
                <w:noProof/>
                <w:webHidden/>
              </w:rPr>
              <w:fldChar w:fldCharType="separate"/>
            </w:r>
            <w:r>
              <w:rPr>
                <w:noProof/>
                <w:webHidden/>
              </w:rPr>
              <w:t>39</w:t>
            </w:r>
            <w:r>
              <w:rPr>
                <w:noProof/>
                <w:webHidden/>
              </w:rPr>
              <w:fldChar w:fldCharType="end"/>
            </w:r>
            <w:r w:rsidRPr="00EC7603">
              <w:rPr>
                <w:rStyle w:val="Hyperlink"/>
                <w:noProof/>
              </w:rPr>
              <w:fldChar w:fldCharType="end"/>
            </w:r>
          </w:ins>
        </w:p>
        <w:p w14:paraId="441D439D" w14:textId="2118E0EF" w:rsidR="00FC1B9F" w:rsidRDefault="00FC1B9F">
          <w:pPr>
            <w:pStyle w:val="TOC4"/>
            <w:tabs>
              <w:tab w:val="left" w:pos="1920"/>
            </w:tabs>
            <w:rPr>
              <w:ins w:id="334" w:author="Alondra Vega Pacheco" w:date="2025-09-12T22:18:00Z" w16du:dateUtc="2025-09-13T03:18:00Z"/>
              <w:rFonts w:asciiTheme="minorHAnsi" w:eastAsiaTheme="minorEastAsia" w:hAnsiTheme="minorHAnsi" w:cstheme="minorBidi"/>
              <w:noProof/>
              <w:kern w:val="2"/>
              <w:szCs w:val="24"/>
              <w14:ligatures w14:val="standardContextual"/>
            </w:rPr>
          </w:pPr>
          <w:ins w:id="335"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"_Toc208608050"</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7.14.6.2</w:t>
            </w:r>
            <w:r>
              <w:rPr>
                <w:rFonts w:asciiTheme="minorHAnsi" w:eastAsiaTheme="minorEastAsia" w:hAnsiTheme="minorHAnsi" w:cstheme="minorBidi"/>
                <w:noProof/>
                <w:kern w:val="2"/>
                <w:szCs w:val="24"/>
                <w14:ligatures w14:val="standardContextual"/>
              </w:rPr>
              <w:tab/>
            </w:r>
            <w:r w:rsidRPr="00EC7603">
              <w:rPr>
                <w:rStyle w:val="Hyperlink"/>
                <w:noProof/>
              </w:rPr>
              <w:t>Automated Patching</w:t>
            </w:r>
            <w:r>
              <w:rPr>
                <w:noProof/>
                <w:webHidden/>
              </w:rPr>
              <w:tab/>
            </w:r>
            <w:r>
              <w:rPr>
                <w:noProof/>
                <w:webHidden/>
              </w:rPr>
              <w:fldChar w:fldCharType="begin"/>
            </w:r>
            <w:r>
              <w:rPr>
                <w:noProof/>
                <w:webHidden/>
              </w:rPr>
              <w:instrText xml:space="preserve"> PAGEREF _Toc208608050 \h </w:instrText>
            </w:r>
          </w:ins>
          <w:r>
            <w:rPr>
              <w:noProof/>
              <w:webHidden/>
            </w:rPr>
          </w:r>
          <w:ins w:id="336" w:author="Alondra Vega Pacheco" w:date="2025-09-12T22:18:00Z" w16du:dateUtc="2025-09-13T03:18:00Z">
            <w:r>
              <w:rPr>
                <w:noProof/>
                <w:webHidden/>
              </w:rPr>
              <w:fldChar w:fldCharType="separate"/>
            </w:r>
            <w:r>
              <w:rPr>
                <w:noProof/>
                <w:webHidden/>
              </w:rPr>
              <w:t>40</w:t>
            </w:r>
            <w:r>
              <w:rPr>
                <w:noProof/>
                <w:webHidden/>
              </w:rPr>
              <w:fldChar w:fldCharType="end"/>
            </w:r>
            <w:r w:rsidRPr="00EC7603">
              <w:rPr>
                <w:rStyle w:val="Hyperlink"/>
                <w:noProof/>
              </w:rPr>
              <w:fldChar w:fldCharType="end"/>
            </w:r>
          </w:ins>
        </w:p>
        <w:p w14:paraId="31B7C13E" w14:textId="29BC69B2" w:rsidR="00FC1B9F" w:rsidRDefault="00FC1B9F">
          <w:pPr>
            <w:pStyle w:val="TOC3"/>
            <w:rPr>
              <w:ins w:id="337" w:author="Alondra Vega Pacheco" w:date="2025-09-12T22:18:00Z" w16du:dateUtc="2025-09-13T03:18:00Z"/>
              <w:rFonts w:asciiTheme="minorHAnsi" w:eastAsiaTheme="minorEastAsia" w:hAnsiTheme="minorHAnsi" w:cstheme="minorBidi"/>
              <w:kern w:val="2"/>
              <w:sz w:val="24"/>
              <w:szCs w:val="24"/>
              <w14:ligatures w14:val="standardContextual"/>
            </w:rPr>
          </w:pPr>
          <w:ins w:id="338"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"_Toc208608051"</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7.14.7</w:t>
            </w:r>
            <w:r>
              <w:rPr>
                <w:rFonts w:asciiTheme="minorHAnsi" w:eastAsiaTheme="minorEastAsia" w:hAnsiTheme="minorHAnsi" w:cstheme="minorBidi"/>
                <w:kern w:val="2"/>
                <w:sz w:val="24"/>
                <w:szCs w:val="24"/>
                <w14:ligatures w14:val="standardContextual"/>
              </w:rPr>
              <w:tab/>
            </w:r>
            <w:r w:rsidRPr="00EC7603">
              <w:rPr>
                <w:rStyle w:val="Hyperlink"/>
              </w:rPr>
              <w:t>Compliance Measures</w:t>
            </w:r>
            <w:r>
              <w:rPr>
                <w:webHidden/>
              </w:rPr>
              <w:tab/>
            </w:r>
            <w:r>
              <w:rPr>
                <w:webHidden/>
              </w:rPr>
              <w:fldChar w:fldCharType="begin"/>
            </w:r>
            <w:r>
              <w:rPr>
                <w:webHidden/>
              </w:rPr>
              <w:instrText xml:space="preserve"> PAGEREF _Toc208608051 \h </w:instrText>
            </w:r>
          </w:ins>
          <w:r>
            <w:rPr>
              <w:webHidden/>
            </w:rPr>
          </w:r>
          <w:ins w:id="339" w:author="Alondra Vega Pacheco" w:date="2025-09-12T22:18:00Z" w16du:dateUtc="2025-09-13T03:18:00Z">
            <w:r>
              <w:rPr>
                <w:webHidden/>
              </w:rPr>
              <w:fldChar w:fldCharType="separate"/>
            </w:r>
            <w:r>
              <w:rPr>
                <w:webHidden/>
              </w:rPr>
              <w:t>40</w:t>
            </w:r>
            <w:r>
              <w:rPr>
                <w:webHidden/>
              </w:rPr>
              <w:fldChar w:fldCharType="end"/>
            </w:r>
            <w:r w:rsidRPr="00EC7603">
              <w:rPr>
                <w:rStyle w:val="Hyperlink"/>
              </w:rPr>
              <w:fldChar w:fldCharType="end"/>
            </w:r>
          </w:ins>
        </w:p>
        <w:p w14:paraId="717D2DE1" w14:textId="0C18426F" w:rsidR="00FC1B9F" w:rsidRDefault="00FC1B9F">
          <w:pPr>
            <w:pStyle w:val="TOC4"/>
            <w:tabs>
              <w:tab w:val="left" w:pos="1920"/>
            </w:tabs>
            <w:rPr>
              <w:ins w:id="340" w:author="Alondra Vega Pacheco" w:date="2025-09-12T22:18:00Z" w16du:dateUtc="2025-09-13T03:18:00Z"/>
              <w:rFonts w:asciiTheme="minorHAnsi" w:eastAsiaTheme="minorEastAsia" w:hAnsiTheme="minorHAnsi" w:cstheme="minorBidi"/>
              <w:noProof/>
              <w:kern w:val="2"/>
              <w:szCs w:val="24"/>
              <w14:ligatures w14:val="standardContextual"/>
            </w:rPr>
          </w:pPr>
          <w:ins w:id="341"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"_Toc208608052"</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7.14.7.1</w:t>
            </w:r>
            <w:r>
              <w:rPr>
                <w:rFonts w:asciiTheme="minorHAnsi" w:eastAsiaTheme="minorEastAsia" w:hAnsiTheme="minorHAnsi" w:cstheme="minorBidi"/>
                <w:noProof/>
                <w:kern w:val="2"/>
                <w:szCs w:val="24"/>
                <w14:ligatures w14:val="standardContextual"/>
              </w:rPr>
              <w:tab/>
            </w:r>
            <w:r w:rsidRPr="00EC7603">
              <w:rPr>
                <w:rStyle w:val="Hyperlink"/>
                <w:noProof/>
              </w:rPr>
              <w:t>Regulatory Compliance</w:t>
            </w:r>
            <w:r>
              <w:rPr>
                <w:noProof/>
                <w:webHidden/>
              </w:rPr>
              <w:tab/>
            </w:r>
            <w:r>
              <w:rPr>
                <w:noProof/>
                <w:webHidden/>
              </w:rPr>
              <w:fldChar w:fldCharType="begin"/>
            </w:r>
            <w:r>
              <w:rPr>
                <w:noProof/>
                <w:webHidden/>
              </w:rPr>
              <w:instrText xml:space="preserve"> PAGEREF _Toc208608052 \h </w:instrText>
            </w:r>
          </w:ins>
          <w:r>
            <w:rPr>
              <w:noProof/>
              <w:webHidden/>
            </w:rPr>
          </w:r>
          <w:ins w:id="342" w:author="Alondra Vega Pacheco" w:date="2025-09-12T22:18:00Z" w16du:dateUtc="2025-09-13T03:18:00Z">
            <w:r>
              <w:rPr>
                <w:noProof/>
                <w:webHidden/>
              </w:rPr>
              <w:fldChar w:fldCharType="separate"/>
            </w:r>
            <w:r>
              <w:rPr>
                <w:noProof/>
                <w:webHidden/>
              </w:rPr>
              <w:t>40</w:t>
            </w:r>
            <w:r>
              <w:rPr>
                <w:noProof/>
                <w:webHidden/>
              </w:rPr>
              <w:fldChar w:fldCharType="end"/>
            </w:r>
            <w:r w:rsidRPr="00EC7603">
              <w:rPr>
                <w:rStyle w:val="Hyperlink"/>
                <w:noProof/>
              </w:rPr>
              <w:fldChar w:fldCharType="end"/>
            </w:r>
          </w:ins>
        </w:p>
        <w:p w14:paraId="6A560014" w14:textId="7792E1FC" w:rsidR="00FC1B9F" w:rsidRDefault="00FC1B9F">
          <w:pPr>
            <w:pStyle w:val="TOC4"/>
            <w:tabs>
              <w:tab w:val="left" w:pos="1920"/>
            </w:tabs>
            <w:rPr>
              <w:ins w:id="343" w:author="Alondra Vega Pacheco" w:date="2025-09-12T22:18:00Z" w16du:dateUtc="2025-09-13T03:18:00Z"/>
              <w:rFonts w:asciiTheme="minorHAnsi" w:eastAsiaTheme="minorEastAsia" w:hAnsiTheme="minorHAnsi" w:cstheme="minorBidi"/>
              <w:noProof/>
              <w:kern w:val="2"/>
              <w:szCs w:val="24"/>
              <w14:ligatures w14:val="standardContextual"/>
            </w:rPr>
          </w:pPr>
          <w:ins w:id="344"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"_Toc208608053"</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7.14.7.2</w:t>
            </w:r>
            <w:r>
              <w:rPr>
                <w:rFonts w:asciiTheme="minorHAnsi" w:eastAsiaTheme="minorEastAsia" w:hAnsiTheme="minorHAnsi" w:cstheme="minorBidi"/>
                <w:noProof/>
                <w:kern w:val="2"/>
                <w:szCs w:val="24"/>
                <w14:ligatures w14:val="standardContextual"/>
              </w:rPr>
              <w:tab/>
            </w:r>
            <w:r w:rsidRPr="00EC7603">
              <w:rPr>
                <w:rStyle w:val="Hyperlink"/>
                <w:noProof/>
              </w:rPr>
              <w:t>Data Retention and Deletion</w:t>
            </w:r>
            <w:r>
              <w:rPr>
                <w:noProof/>
                <w:webHidden/>
              </w:rPr>
              <w:tab/>
            </w:r>
            <w:r>
              <w:rPr>
                <w:noProof/>
                <w:webHidden/>
              </w:rPr>
              <w:fldChar w:fldCharType="begin"/>
            </w:r>
            <w:r>
              <w:rPr>
                <w:noProof/>
                <w:webHidden/>
              </w:rPr>
              <w:instrText xml:space="preserve"> PAGEREF _Toc208608053 \h </w:instrText>
            </w:r>
          </w:ins>
          <w:r>
            <w:rPr>
              <w:noProof/>
              <w:webHidden/>
            </w:rPr>
          </w:r>
          <w:ins w:id="345" w:author="Alondra Vega Pacheco" w:date="2025-09-12T22:18:00Z" w16du:dateUtc="2025-09-13T03:18:00Z">
            <w:r>
              <w:rPr>
                <w:noProof/>
                <w:webHidden/>
              </w:rPr>
              <w:fldChar w:fldCharType="separate"/>
            </w:r>
            <w:r>
              <w:rPr>
                <w:noProof/>
                <w:webHidden/>
              </w:rPr>
              <w:t>40</w:t>
            </w:r>
            <w:r>
              <w:rPr>
                <w:noProof/>
                <w:webHidden/>
              </w:rPr>
              <w:fldChar w:fldCharType="end"/>
            </w:r>
            <w:r w:rsidRPr="00EC7603">
              <w:rPr>
                <w:rStyle w:val="Hyperlink"/>
                <w:noProof/>
              </w:rPr>
              <w:fldChar w:fldCharType="end"/>
            </w:r>
          </w:ins>
        </w:p>
        <w:p w14:paraId="004DFC53" w14:textId="33B4BD43" w:rsidR="00FC1B9F" w:rsidRDefault="00FC1B9F">
          <w:pPr>
            <w:pStyle w:val="TOC1"/>
            <w:rPr>
              <w:ins w:id="346" w:author="Alondra Vega Pacheco" w:date="2025-09-12T22:18:00Z" w16du:dateUtc="2025-09-13T03:18:00Z"/>
              <w:rFonts w:asciiTheme="minorHAnsi" w:eastAsiaTheme="minorEastAsia" w:hAnsiTheme="minorHAnsi" w:cstheme="minorBidi"/>
              <w:b w:val="0"/>
              <w:kern w:val="2"/>
              <w:szCs w:val="24"/>
              <w14:ligatures w14:val="standardContextual"/>
            </w:rPr>
          </w:pPr>
          <w:ins w:id="347"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"_Toc208608054"</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8.</w:t>
            </w:r>
            <w:r>
              <w:rPr>
                <w:rFonts w:asciiTheme="minorHAnsi" w:eastAsiaTheme="minorEastAsia" w:hAnsiTheme="minorHAnsi" w:cstheme="minorBidi"/>
                <w:b w:val="0"/>
                <w:kern w:val="2"/>
                <w:szCs w:val="24"/>
                <w14:ligatures w14:val="standardContextual"/>
              </w:rPr>
              <w:tab/>
            </w:r>
            <w:r w:rsidRPr="00EC7603">
              <w:rPr>
                <w:rStyle w:val="Hyperlink"/>
              </w:rPr>
              <w:t xml:space="preserve">Project Deliverables- </w:t>
            </w:r>
            <w:r w:rsidRPr="00EC7603">
              <w:rPr>
                <w:rStyle w:val="Hyperlink"/>
                <w:i/>
                <w:iCs/>
              </w:rPr>
              <w:t>(updated in v4.0)</w:t>
            </w:r>
            <w:r>
              <w:rPr>
                <w:webHidden/>
              </w:rPr>
              <w:tab/>
            </w:r>
            <w:r>
              <w:rPr>
                <w:webHidden/>
              </w:rPr>
              <w:fldChar w:fldCharType="begin"/>
            </w:r>
            <w:r>
              <w:rPr>
                <w:webHidden/>
              </w:rPr>
              <w:instrText xml:space="preserve"> PAGEREF _Toc208608054 \h </w:instrText>
            </w:r>
          </w:ins>
          <w:r>
            <w:rPr>
              <w:webHidden/>
            </w:rPr>
          </w:r>
          <w:ins w:id="348" w:author="Alondra Vega Pacheco" w:date="2025-09-12T22:18:00Z" w16du:dateUtc="2025-09-13T03:18:00Z">
            <w:r>
              <w:rPr>
                <w:webHidden/>
              </w:rPr>
              <w:fldChar w:fldCharType="separate"/>
            </w:r>
            <w:r>
              <w:rPr>
                <w:webHidden/>
              </w:rPr>
              <w:t>40</w:t>
            </w:r>
            <w:r>
              <w:rPr>
                <w:webHidden/>
              </w:rPr>
              <w:fldChar w:fldCharType="end"/>
            </w:r>
            <w:r w:rsidRPr="00EC7603">
              <w:rPr>
                <w:rStyle w:val="Hyperlink"/>
              </w:rPr>
              <w:fldChar w:fldCharType="end"/>
            </w:r>
          </w:ins>
        </w:p>
        <w:p w14:paraId="4AD5B5B2" w14:textId="6104AE08" w:rsidR="00FC1B9F" w:rsidRDefault="00FC1B9F">
          <w:pPr>
            <w:pStyle w:val="TOC3"/>
            <w:rPr>
              <w:ins w:id="349" w:author="Alondra Vega Pacheco" w:date="2025-09-12T22:18:00Z" w16du:dateUtc="2025-09-13T03:18:00Z"/>
              <w:rFonts w:asciiTheme="minorHAnsi" w:eastAsiaTheme="minorEastAsia" w:hAnsiTheme="minorHAnsi" w:cstheme="minorBidi"/>
              <w:kern w:val="2"/>
              <w:sz w:val="24"/>
              <w:szCs w:val="24"/>
              <w14:ligatures w14:val="standardContextual"/>
            </w:rPr>
          </w:pPr>
          <w:ins w:id="350"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"_Toc208608055"</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8.1.1</w:t>
            </w:r>
            <w:r>
              <w:rPr>
                <w:rFonts w:asciiTheme="minorHAnsi" w:eastAsiaTheme="minorEastAsia" w:hAnsiTheme="minorHAnsi" w:cstheme="minorBidi"/>
                <w:kern w:val="2"/>
                <w:sz w:val="24"/>
                <w:szCs w:val="24"/>
                <w14:ligatures w14:val="standardContextual"/>
              </w:rPr>
              <w:tab/>
            </w:r>
            <w:r w:rsidRPr="00EC7603">
              <w:rPr>
                <w:rStyle w:val="Hyperlink"/>
                <w:bCs/>
              </w:rPr>
              <w:t>Upcoming Milestones (New Deliverables)</w:t>
            </w:r>
            <w:r>
              <w:rPr>
                <w:webHidden/>
              </w:rPr>
              <w:tab/>
            </w:r>
            <w:r>
              <w:rPr>
                <w:webHidden/>
              </w:rPr>
              <w:fldChar w:fldCharType="begin"/>
            </w:r>
            <w:r>
              <w:rPr>
                <w:webHidden/>
              </w:rPr>
              <w:instrText xml:space="preserve"> PAGEREF _Toc208608055 \h </w:instrText>
            </w:r>
          </w:ins>
          <w:r>
            <w:rPr>
              <w:webHidden/>
            </w:rPr>
          </w:r>
          <w:ins w:id="351" w:author="Alondra Vega Pacheco" w:date="2025-09-12T22:18:00Z" w16du:dateUtc="2025-09-13T03:18:00Z">
            <w:r>
              <w:rPr>
                <w:webHidden/>
              </w:rPr>
              <w:fldChar w:fldCharType="separate"/>
            </w:r>
            <w:r>
              <w:rPr>
                <w:webHidden/>
              </w:rPr>
              <w:t>41</w:t>
            </w:r>
            <w:r>
              <w:rPr>
                <w:webHidden/>
              </w:rPr>
              <w:fldChar w:fldCharType="end"/>
            </w:r>
            <w:r w:rsidRPr="00EC7603">
              <w:rPr>
                <w:rStyle w:val="Hyperlink"/>
              </w:rPr>
              <w:fldChar w:fldCharType="end"/>
            </w:r>
          </w:ins>
        </w:p>
        <w:p w14:paraId="03A85AB1" w14:textId="7AC0AD71" w:rsidR="00FC1B9F" w:rsidRDefault="00FC1B9F">
          <w:pPr>
            <w:pStyle w:val="TOC1"/>
            <w:rPr>
              <w:ins w:id="352" w:author="Alondra Vega Pacheco" w:date="2025-09-12T22:18:00Z" w16du:dateUtc="2025-09-13T03:18:00Z"/>
              <w:rFonts w:asciiTheme="minorHAnsi" w:eastAsiaTheme="minorEastAsia" w:hAnsiTheme="minorHAnsi" w:cstheme="minorBidi"/>
              <w:b w:val="0"/>
              <w:kern w:val="2"/>
              <w:szCs w:val="24"/>
              <w14:ligatures w14:val="standardContextual"/>
            </w:rPr>
          </w:pPr>
          <w:ins w:id="353"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"_Toc208608056"</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iCs/>
              </w:rPr>
              <w:t>9.</w:t>
            </w:r>
            <w:r>
              <w:rPr>
                <w:rFonts w:asciiTheme="minorHAnsi" w:eastAsiaTheme="minorEastAsia" w:hAnsiTheme="minorHAnsi" w:cstheme="minorBidi"/>
                <w:b w:val="0"/>
                <w:kern w:val="2"/>
                <w:szCs w:val="24"/>
                <w14:ligatures w14:val="standardContextual"/>
              </w:rPr>
              <w:tab/>
            </w:r>
            <w:r w:rsidRPr="00EC7603">
              <w:rPr>
                <w:rStyle w:val="Hyperlink"/>
              </w:rPr>
              <w:t xml:space="preserve">Risk &amp; Mitigation- </w:t>
            </w:r>
            <w:r w:rsidRPr="00EC7603">
              <w:rPr>
                <w:rStyle w:val="Hyperlink"/>
                <w:i/>
                <w:iCs/>
              </w:rPr>
              <w:t>(updated in v4.0)</w:t>
            </w:r>
            <w:r>
              <w:rPr>
                <w:webHidden/>
              </w:rPr>
              <w:tab/>
            </w:r>
            <w:r>
              <w:rPr>
                <w:webHidden/>
              </w:rPr>
              <w:fldChar w:fldCharType="begin"/>
            </w:r>
            <w:r>
              <w:rPr>
                <w:webHidden/>
              </w:rPr>
              <w:instrText xml:space="preserve"> PAGEREF _Toc208608056 \h </w:instrText>
            </w:r>
          </w:ins>
          <w:r>
            <w:rPr>
              <w:webHidden/>
            </w:rPr>
          </w:r>
          <w:ins w:id="354" w:author="Alondra Vega Pacheco" w:date="2025-09-12T22:18:00Z" w16du:dateUtc="2025-09-13T03:18:00Z">
            <w:r>
              <w:rPr>
                <w:webHidden/>
              </w:rPr>
              <w:fldChar w:fldCharType="separate"/>
            </w:r>
            <w:r>
              <w:rPr>
                <w:webHidden/>
              </w:rPr>
              <w:t>42</w:t>
            </w:r>
            <w:r>
              <w:rPr>
                <w:webHidden/>
              </w:rPr>
              <w:fldChar w:fldCharType="end"/>
            </w:r>
            <w:r w:rsidRPr="00EC7603">
              <w:rPr>
                <w:rStyle w:val="Hyperlink"/>
              </w:rPr>
              <w:fldChar w:fldCharType="end"/>
            </w:r>
          </w:ins>
        </w:p>
        <w:p w14:paraId="6CABDED0" w14:textId="16ED7FC4" w:rsidR="00FC1B9F" w:rsidRDefault="00FC1B9F">
          <w:pPr>
            <w:pStyle w:val="TOC2"/>
            <w:tabs>
              <w:tab w:val="left" w:pos="960"/>
            </w:tabs>
            <w:rPr>
              <w:ins w:id="355" w:author="Alondra Vega Pacheco" w:date="2025-09-12T22:18:00Z" w16du:dateUtc="2025-09-13T03:18:00Z"/>
              <w:rFonts w:asciiTheme="minorHAnsi" w:eastAsiaTheme="minorEastAsia" w:hAnsiTheme="minorHAnsi" w:cstheme="minorBidi"/>
              <w:noProof/>
              <w:kern w:val="2"/>
              <w:sz w:val="24"/>
              <w:szCs w:val="24"/>
              <w14:ligatures w14:val="standardContextual"/>
            </w:rPr>
          </w:pPr>
          <w:ins w:id="356"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"_Toc208608057"</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9.1</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Risk Probability Matrix - </w:t>
            </w:r>
            <w:r w:rsidRPr="00EC7603">
              <w:rPr>
                <w:rStyle w:val="Hyperlink"/>
                <w:i/>
                <w:iCs/>
                <w:noProof/>
              </w:rPr>
              <w:t>(inherited from v3.0)</w:t>
            </w:r>
            <w:r>
              <w:rPr>
                <w:noProof/>
                <w:webHidden/>
              </w:rPr>
              <w:tab/>
            </w:r>
            <w:r>
              <w:rPr>
                <w:noProof/>
                <w:webHidden/>
              </w:rPr>
              <w:fldChar w:fldCharType="begin"/>
            </w:r>
            <w:r>
              <w:rPr>
                <w:noProof/>
                <w:webHidden/>
              </w:rPr>
              <w:instrText xml:space="preserve"> PAGEREF _Toc208608057 \h </w:instrText>
            </w:r>
          </w:ins>
          <w:r>
            <w:rPr>
              <w:noProof/>
              <w:webHidden/>
            </w:rPr>
          </w:r>
          <w:ins w:id="357" w:author="Alondra Vega Pacheco" w:date="2025-09-12T22:18:00Z" w16du:dateUtc="2025-09-13T03:18:00Z">
            <w:r>
              <w:rPr>
                <w:noProof/>
                <w:webHidden/>
              </w:rPr>
              <w:fldChar w:fldCharType="separate"/>
            </w:r>
            <w:r>
              <w:rPr>
                <w:noProof/>
                <w:webHidden/>
              </w:rPr>
              <w:t>42</w:t>
            </w:r>
            <w:r>
              <w:rPr>
                <w:noProof/>
                <w:webHidden/>
              </w:rPr>
              <w:fldChar w:fldCharType="end"/>
            </w:r>
            <w:r w:rsidRPr="00EC7603">
              <w:rPr>
                <w:rStyle w:val="Hyperlink"/>
                <w:noProof/>
              </w:rPr>
              <w:fldChar w:fldCharType="end"/>
            </w:r>
          </w:ins>
        </w:p>
        <w:p w14:paraId="188FB957" w14:textId="53DADD67" w:rsidR="00FC1B9F" w:rsidRDefault="00FC1B9F">
          <w:pPr>
            <w:pStyle w:val="TOC2"/>
            <w:tabs>
              <w:tab w:val="left" w:pos="960"/>
            </w:tabs>
            <w:rPr>
              <w:ins w:id="358" w:author="Alondra Vega Pacheco" w:date="2025-09-12T22:18:00Z" w16du:dateUtc="2025-09-13T03:18:00Z"/>
              <w:rFonts w:asciiTheme="minorHAnsi" w:eastAsiaTheme="minorEastAsia" w:hAnsiTheme="minorHAnsi" w:cstheme="minorBidi"/>
              <w:noProof/>
              <w:kern w:val="2"/>
              <w:sz w:val="24"/>
              <w:szCs w:val="24"/>
              <w14:ligatures w14:val="standardContextual"/>
            </w:rPr>
          </w:pPr>
          <w:ins w:id="359"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"_Toc208608058"</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9.2</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Risk Identification, Probability, and Mitigation- </w:t>
            </w:r>
            <w:r w:rsidRPr="00EC7603">
              <w:rPr>
                <w:rStyle w:val="Hyperlink"/>
                <w:i/>
                <w:iCs/>
                <w:noProof/>
              </w:rPr>
              <w:t>(updated in v4.0)</w:t>
            </w:r>
            <w:r>
              <w:rPr>
                <w:noProof/>
                <w:webHidden/>
              </w:rPr>
              <w:tab/>
            </w:r>
            <w:r>
              <w:rPr>
                <w:noProof/>
                <w:webHidden/>
              </w:rPr>
              <w:fldChar w:fldCharType="begin"/>
            </w:r>
            <w:r>
              <w:rPr>
                <w:noProof/>
                <w:webHidden/>
              </w:rPr>
              <w:instrText xml:space="preserve"> PAGEREF _Toc208608058 \h </w:instrText>
            </w:r>
          </w:ins>
          <w:r>
            <w:rPr>
              <w:noProof/>
              <w:webHidden/>
            </w:rPr>
          </w:r>
          <w:ins w:id="360" w:author="Alondra Vega Pacheco" w:date="2025-09-12T22:18:00Z" w16du:dateUtc="2025-09-13T03:18:00Z">
            <w:r>
              <w:rPr>
                <w:noProof/>
                <w:webHidden/>
              </w:rPr>
              <w:fldChar w:fldCharType="separate"/>
            </w:r>
            <w:r>
              <w:rPr>
                <w:noProof/>
                <w:webHidden/>
              </w:rPr>
              <w:t>42</w:t>
            </w:r>
            <w:r>
              <w:rPr>
                <w:noProof/>
                <w:webHidden/>
              </w:rPr>
              <w:fldChar w:fldCharType="end"/>
            </w:r>
            <w:r w:rsidRPr="00EC7603">
              <w:rPr>
                <w:rStyle w:val="Hyperlink"/>
                <w:noProof/>
              </w:rPr>
              <w:fldChar w:fldCharType="end"/>
            </w:r>
          </w:ins>
        </w:p>
        <w:p w14:paraId="5CC6081C" w14:textId="784D4776" w:rsidR="00FC1B9F" w:rsidRDefault="00FC1B9F">
          <w:pPr>
            <w:pStyle w:val="TOC1"/>
            <w:rPr>
              <w:ins w:id="361" w:author="Alondra Vega Pacheco" w:date="2025-09-12T22:18:00Z" w16du:dateUtc="2025-09-13T03:18:00Z"/>
              <w:rFonts w:asciiTheme="minorHAnsi" w:eastAsiaTheme="minorEastAsia" w:hAnsiTheme="minorHAnsi" w:cstheme="minorBidi"/>
              <w:b w:val="0"/>
              <w:kern w:val="2"/>
              <w:szCs w:val="24"/>
              <w14:ligatures w14:val="standardContextual"/>
            </w:rPr>
          </w:pPr>
          <w:ins w:id="362"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"_Toc208608059"</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iCs/>
              </w:rPr>
              <w:t>10.</w:t>
            </w:r>
            <w:r>
              <w:rPr>
                <w:rFonts w:asciiTheme="minorHAnsi" w:eastAsiaTheme="minorEastAsia" w:hAnsiTheme="minorHAnsi" w:cstheme="minorBidi"/>
                <w:b w:val="0"/>
                <w:kern w:val="2"/>
                <w:szCs w:val="24"/>
                <w14:ligatures w14:val="standardContextual"/>
              </w:rPr>
              <w:tab/>
            </w:r>
            <w:r w:rsidRPr="00EC7603">
              <w:rPr>
                <w:rStyle w:val="Hyperlink"/>
              </w:rPr>
              <w:t>Budget Estimate-</w:t>
            </w:r>
            <w:r w:rsidRPr="00EC7603">
              <w:rPr>
                <w:rStyle w:val="Hyperlink"/>
                <w:i/>
                <w:iCs/>
              </w:rPr>
              <w:t>(updated in v4.0)</w:t>
            </w:r>
            <w:r>
              <w:rPr>
                <w:webHidden/>
              </w:rPr>
              <w:tab/>
            </w:r>
            <w:r>
              <w:rPr>
                <w:webHidden/>
              </w:rPr>
              <w:fldChar w:fldCharType="begin"/>
            </w:r>
            <w:r>
              <w:rPr>
                <w:webHidden/>
              </w:rPr>
              <w:instrText xml:space="preserve"> PAGEREF _Toc208608059 \h </w:instrText>
            </w:r>
          </w:ins>
          <w:r>
            <w:rPr>
              <w:webHidden/>
            </w:rPr>
          </w:r>
          <w:ins w:id="363" w:author="Alondra Vega Pacheco" w:date="2025-09-12T22:18:00Z" w16du:dateUtc="2025-09-13T03:18:00Z">
            <w:r>
              <w:rPr>
                <w:webHidden/>
              </w:rPr>
              <w:fldChar w:fldCharType="separate"/>
            </w:r>
            <w:r>
              <w:rPr>
                <w:webHidden/>
              </w:rPr>
              <w:t>44</w:t>
            </w:r>
            <w:r>
              <w:rPr>
                <w:webHidden/>
              </w:rPr>
              <w:fldChar w:fldCharType="end"/>
            </w:r>
            <w:r w:rsidRPr="00EC7603">
              <w:rPr>
                <w:rStyle w:val="Hyperlink"/>
              </w:rPr>
              <w:fldChar w:fldCharType="end"/>
            </w:r>
          </w:ins>
        </w:p>
        <w:p w14:paraId="3431FB48" w14:textId="7DB43CCE" w:rsidR="00FC1B9F" w:rsidRDefault="00FC1B9F">
          <w:pPr>
            <w:pStyle w:val="TOC2"/>
            <w:tabs>
              <w:tab w:val="left" w:pos="960"/>
            </w:tabs>
            <w:rPr>
              <w:ins w:id="364" w:author="Alondra Vega Pacheco" w:date="2025-09-12T22:18:00Z" w16du:dateUtc="2025-09-13T03:18:00Z"/>
              <w:rFonts w:asciiTheme="minorHAnsi" w:eastAsiaTheme="minorEastAsia" w:hAnsiTheme="minorHAnsi" w:cstheme="minorBidi"/>
              <w:noProof/>
              <w:kern w:val="2"/>
              <w:sz w:val="24"/>
              <w:szCs w:val="24"/>
              <w14:ligatures w14:val="standardContextual"/>
            </w:rPr>
          </w:pPr>
          <w:ins w:id="365"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"_Toc208608060"</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10.1</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Labor Cost- </w:t>
            </w:r>
            <w:r w:rsidRPr="00EC7603">
              <w:rPr>
                <w:rStyle w:val="Hyperlink"/>
                <w:i/>
                <w:iCs/>
                <w:noProof/>
              </w:rPr>
              <w:t>(updated in v4.0)</w:t>
            </w:r>
            <w:r>
              <w:rPr>
                <w:noProof/>
                <w:webHidden/>
              </w:rPr>
              <w:tab/>
            </w:r>
            <w:r>
              <w:rPr>
                <w:noProof/>
                <w:webHidden/>
              </w:rPr>
              <w:fldChar w:fldCharType="begin"/>
            </w:r>
            <w:r>
              <w:rPr>
                <w:noProof/>
                <w:webHidden/>
              </w:rPr>
              <w:instrText xml:space="preserve"> PAGEREF _Toc208608060 \h </w:instrText>
            </w:r>
          </w:ins>
          <w:r>
            <w:rPr>
              <w:noProof/>
              <w:webHidden/>
            </w:rPr>
          </w:r>
          <w:ins w:id="366" w:author="Alondra Vega Pacheco" w:date="2025-09-12T22:18:00Z" w16du:dateUtc="2025-09-13T03:18:00Z">
            <w:r>
              <w:rPr>
                <w:noProof/>
                <w:webHidden/>
              </w:rPr>
              <w:fldChar w:fldCharType="separate"/>
            </w:r>
            <w:r>
              <w:rPr>
                <w:noProof/>
                <w:webHidden/>
              </w:rPr>
              <w:t>44</w:t>
            </w:r>
            <w:r>
              <w:rPr>
                <w:noProof/>
                <w:webHidden/>
              </w:rPr>
              <w:fldChar w:fldCharType="end"/>
            </w:r>
            <w:r w:rsidRPr="00EC7603">
              <w:rPr>
                <w:rStyle w:val="Hyperlink"/>
                <w:noProof/>
              </w:rPr>
              <w:fldChar w:fldCharType="end"/>
            </w:r>
          </w:ins>
        </w:p>
        <w:p w14:paraId="7C81BC37" w14:textId="00D6B39D" w:rsidR="00FC1B9F" w:rsidRDefault="00FC1B9F">
          <w:pPr>
            <w:pStyle w:val="TOC3"/>
            <w:rPr>
              <w:ins w:id="367" w:author="Alondra Vega Pacheco" w:date="2025-09-12T22:18:00Z" w16du:dateUtc="2025-09-13T03:18:00Z"/>
              <w:rFonts w:asciiTheme="minorHAnsi" w:eastAsiaTheme="minorEastAsia" w:hAnsiTheme="minorHAnsi" w:cstheme="minorBidi"/>
              <w:kern w:val="2"/>
              <w:sz w:val="24"/>
              <w:szCs w:val="24"/>
              <w14:ligatures w14:val="standardContextual"/>
            </w:rPr>
          </w:pPr>
          <w:ins w:id="368"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"_Toc208608061"</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10.1.1</w:t>
            </w:r>
            <w:r>
              <w:rPr>
                <w:rFonts w:asciiTheme="minorHAnsi" w:eastAsiaTheme="minorEastAsia" w:hAnsiTheme="minorHAnsi" w:cstheme="minorBidi"/>
                <w:kern w:val="2"/>
                <w:sz w:val="24"/>
                <w:szCs w:val="24"/>
                <w14:ligatures w14:val="standardContextual"/>
              </w:rPr>
              <w:tab/>
            </w:r>
            <w:r w:rsidRPr="00EC7603">
              <w:rPr>
                <w:rStyle w:val="Hyperlink"/>
              </w:rPr>
              <w:t xml:space="preserve">Team Labor Cost Breakdown by Milestones- </w:t>
            </w:r>
            <w:r w:rsidRPr="00EC7603">
              <w:rPr>
                <w:rStyle w:val="Hyperlink"/>
                <w:i/>
                <w:iCs/>
              </w:rPr>
              <w:t>(added in v4.0)</w:t>
            </w:r>
            <w:r>
              <w:rPr>
                <w:webHidden/>
              </w:rPr>
              <w:tab/>
            </w:r>
            <w:r>
              <w:rPr>
                <w:webHidden/>
              </w:rPr>
              <w:fldChar w:fldCharType="begin"/>
            </w:r>
            <w:r>
              <w:rPr>
                <w:webHidden/>
              </w:rPr>
              <w:instrText xml:space="preserve"> PAGEREF _Toc208608061 \h </w:instrText>
            </w:r>
          </w:ins>
          <w:r>
            <w:rPr>
              <w:webHidden/>
            </w:rPr>
          </w:r>
          <w:ins w:id="369" w:author="Alondra Vega Pacheco" w:date="2025-09-12T22:18:00Z" w16du:dateUtc="2025-09-13T03:18:00Z">
            <w:r>
              <w:rPr>
                <w:webHidden/>
              </w:rPr>
              <w:fldChar w:fldCharType="separate"/>
            </w:r>
            <w:r>
              <w:rPr>
                <w:webHidden/>
              </w:rPr>
              <w:t>44</w:t>
            </w:r>
            <w:r>
              <w:rPr>
                <w:webHidden/>
              </w:rPr>
              <w:fldChar w:fldCharType="end"/>
            </w:r>
            <w:r w:rsidRPr="00EC7603">
              <w:rPr>
                <w:rStyle w:val="Hyperlink"/>
              </w:rPr>
              <w:fldChar w:fldCharType="end"/>
            </w:r>
          </w:ins>
        </w:p>
        <w:p w14:paraId="181E79A0" w14:textId="116DDB72" w:rsidR="00FC1B9F" w:rsidRDefault="00FC1B9F">
          <w:pPr>
            <w:pStyle w:val="TOC4"/>
            <w:tabs>
              <w:tab w:val="left" w:pos="1920"/>
            </w:tabs>
            <w:rPr>
              <w:ins w:id="370" w:author="Alondra Vega Pacheco" w:date="2025-09-12T22:18:00Z" w16du:dateUtc="2025-09-13T03:18:00Z"/>
              <w:rFonts w:asciiTheme="minorHAnsi" w:eastAsiaTheme="minorEastAsia" w:hAnsiTheme="minorHAnsi" w:cstheme="minorBidi"/>
              <w:noProof/>
              <w:kern w:val="2"/>
              <w:szCs w:val="24"/>
              <w14:ligatures w14:val="standardContextual"/>
            </w:rPr>
          </w:pPr>
          <w:ins w:id="371"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"_Toc208608062"</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10.1.1.1</w:t>
            </w:r>
            <w:r>
              <w:rPr>
                <w:rFonts w:asciiTheme="minorHAnsi" w:eastAsiaTheme="minorEastAsia" w:hAnsiTheme="minorHAnsi" w:cstheme="minorBidi"/>
                <w:noProof/>
                <w:kern w:val="2"/>
                <w:szCs w:val="24"/>
                <w14:ligatures w14:val="standardContextual"/>
              </w:rPr>
              <w:tab/>
            </w:r>
            <w:r w:rsidRPr="00EC7603">
              <w:rPr>
                <w:rStyle w:val="Hyperlink"/>
                <w:noProof/>
              </w:rPr>
              <w:t>Milestone 1: Weeks 1-3</w:t>
            </w:r>
            <w:r>
              <w:rPr>
                <w:noProof/>
                <w:webHidden/>
              </w:rPr>
              <w:tab/>
            </w:r>
            <w:r>
              <w:rPr>
                <w:noProof/>
                <w:webHidden/>
              </w:rPr>
              <w:fldChar w:fldCharType="begin"/>
            </w:r>
            <w:r>
              <w:rPr>
                <w:noProof/>
                <w:webHidden/>
              </w:rPr>
              <w:instrText xml:space="preserve"> PAGEREF _Toc208608062 \h </w:instrText>
            </w:r>
          </w:ins>
          <w:r>
            <w:rPr>
              <w:noProof/>
              <w:webHidden/>
            </w:rPr>
          </w:r>
          <w:ins w:id="372" w:author="Alondra Vega Pacheco" w:date="2025-09-12T22:18:00Z" w16du:dateUtc="2025-09-13T03:18:00Z">
            <w:r>
              <w:rPr>
                <w:noProof/>
                <w:webHidden/>
              </w:rPr>
              <w:fldChar w:fldCharType="separate"/>
            </w:r>
            <w:r>
              <w:rPr>
                <w:noProof/>
                <w:webHidden/>
              </w:rPr>
              <w:t>44</w:t>
            </w:r>
            <w:r>
              <w:rPr>
                <w:noProof/>
                <w:webHidden/>
              </w:rPr>
              <w:fldChar w:fldCharType="end"/>
            </w:r>
            <w:r w:rsidRPr="00EC7603">
              <w:rPr>
                <w:rStyle w:val="Hyperlink"/>
                <w:noProof/>
              </w:rPr>
              <w:fldChar w:fldCharType="end"/>
            </w:r>
          </w:ins>
        </w:p>
        <w:p w14:paraId="642CBB53" w14:textId="0F951805" w:rsidR="00FC1B9F" w:rsidRDefault="00FC1B9F">
          <w:pPr>
            <w:pStyle w:val="TOC4"/>
            <w:tabs>
              <w:tab w:val="left" w:pos="1920"/>
            </w:tabs>
            <w:rPr>
              <w:ins w:id="373" w:author="Alondra Vega Pacheco" w:date="2025-09-12T22:18:00Z" w16du:dateUtc="2025-09-13T03:18:00Z"/>
              <w:rFonts w:asciiTheme="minorHAnsi" w:eastAsiaTheme="minorEastAsia" w:hAnsiTheme="minorHAnsi" w:cstheme="minorBidi"/>
              <w:noProof/>
              <w:kern w:val="2"/>
              <w:szCs w:val="24"/>
              <w14:ligatures w14:val="standardContextual"/>
            </w:rPr>
          </w:pPr>
          <w:ins w:id="374"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"_Toc208608063"</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10.1.1.2</w:t>
            </w:r>
            <w:r>
              <w:rPr>
                <w:rFonts w:asciiTheme="minorHAnsi" w:eastAsiaTheme="minorEastAsia" w:hAnsiTheme="minorHAnsi" w:cstheme="minorBidi"/>
                <w:noProof/>
                <w:kern w:val="2"/>
                <w:szCs w:val="24"/>
                <w14:ligatures w14:val="standardContextual"/>
              </w:rPr>
              <w:tab/>
            </w:r>
            <w:r w:rsidRPr="00EC7603">
              <w:rPr>
                <w:rStyle w:val="Hyperlink"/>
                <w:noProof/>
              </w:rPr>
              <w:t>Milestone 2: Weeks 4-6</w:t>
            </w:r>
            <w:r>
              <w:rPr>
                <w:noProof/>
                <w:webHidden/>
              </w:rPr>
              <w:tab/>
            </w:r>
            <w:r>
              <w:rPr>
                <w:noProof/>
                <w:webHidden/>
              </w:rPr>
              <w:fldChar w:fldCharType="begin"/>
            </w:r>
            <w:r>
              <w:rPr>
                <w:noProof/>
                <w:webHidden/>
              </w:rPr>
              <w:instrText xml:space="preserve"> PAGEREF _Toc208608063 \h </w:instrText>
            </w:r>
          </w:ins>
          <w:r>
            <w:rPr>
              <w:noProof/>
              <w:webHidden/>
            </w:rPr>
          </w:r>
          <w:ins w:id="375" w:author="Alondra Vega Pacheco" w:date="2025-09-12T22:18:00Z" w16du:dateUtc="2025-09-13T03:18:00Z">
            <w:r>
              <w:rPr>
                <w:noProof/>
                <w:webHidden/>
              </w:rPr>
              <w:fldChar w:fldCharType="separate"/>
            </w:r>
            <w:r>
              <w:rPr>
                <w:noProof/>
                <w:webHidden/>
              </w:rPr>
              <w:t>45</w:t>
            </w:r>
            <w:r>
              <w:rPr>
                <w:noProof/>
                <w:webHidden/>
              </w:rPr>
              <w:fldChar w:fldCharType="end"/>
            </w:r>
            <w:r w:rsidRPr="00EC7603">
              <w:rPr>
                <w:rStyle w:val="Hyperlink"/>
                <w:noProof/>
              </w:rPr>
              <w:fldChar w:fldCharType="end"/>
            </w:r>
          </w:ins>
        </w:p>
        <w:p w14:paraId="231B54F1" w14:textId="273BD23E" w:rsidR="00FC1B9F" w:rsidRDefault="00FC1B9F">
          <w:pPr>
            <w:pStyle w:val="TOC4"/>
            <w:tabs>
              <w:tab w:val="left" w:pos="1920"/>
            </w:tabs>
            <w:rPr>
              <w:ins w:id="376" w:author="Alondra Vega Pacheco" w:date="2025-09-12T22:18:00Z" w16du:dateUtc="2025-09-13T03:18:00Z"/>
              <w:rFonts w:asciiTheme="minorHAnsi" w:eastAsiaTheme="minorEastAsia" w:hAnsiTheme="minorHAnsi" w:cstheme="minorBidi"/>
              <w:noProof/>
              <w:kern w:val="2"/>
              <w:szCs w:val="24"/>
              <w14:ligatures w14:val="standardContextual"/>
            </w:rPr>
          </w:pPr>
          <w:ins w:id="377"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"_Toc208608064"</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10.1.1.3</w:t>
            </w:r>
            <w:r>
              <w:rPr>
                <w:rFonts w:asciiTheme="minorHAnsi" w:eastAsiaTheme="minorEastAsia" w:hAnsiTheme="minorHAnsi" w:cstheme="minorBidi"/>
                <w:noProof/>
                <w:kern w:val="2"/>
                <w:szCs w:val="24"/>
                <w14:ligatures w14:val="standardContextual"/>
              </w:rPr>
              <w:tab/>
            </w:r>
            <w:r w:rsidRPr="00EC7603">
              <w:rPr>
                <w:rStyle w:val="Hyperlink"/>
                <w:noProof/>
              </w:rPr>
              <w:t>Milestone 3: Weeks 7-9</w:t>
            </w:r>
            <w:r>
              <w:rPr>
                <w:noProof/>
                <w:webHidden/>
              </w:rPr>
              <w:tab/>
            </w:r>
            <w:r>
              <w:rPr>
                <w:noProof/>
                <w:webHidden/>
              </w:rPr>
              <w:fldChar w:fldCharType="begin"/>
            </w:r>
            <w:r>
              <w:rPr>
                <w:noProof/>
                <w:webHidden/>
              </w:rPr>
              <w:instrText xml:space="preserve"> PAGEREF _Toc208608064 \h </w:instrText>
            </w:r>
          </w:ins>
          <w:r>
            <w:rPr>
              <w:noProof/>
              <w:webHidden/>
            </w:rPr>
          </w:r>
          <w:ins w:id="378" w:author="Alondra Vega Pacheco" w:date="2025-09-12T22:18:00Z" w16du:dateUtc="2025-09-13T03:18:00Z">
            <w:r>
              <w:rPr>
                <w:noProof/>
                <w:webHidden/>
              </w:rPr>
              <w:fldChar w:fldCharType="separate"/>
            </w:r>
            <w:r>
              <w:rPr>
                <w:noProof/>
                <w:webHidden/>
              </w:rPr>
              <w:t>45</w:t>
            </w:r>
            <w:r>
              <w:rPr>
                <w:noProof/>
                <w:webHidden/>
              </w:rPr>
              <w:fldChar w:fldCharType="end"/>
            </w:r>
            <w:r w:rsidRPr="00EC7603">
              <w:rPr>
                <w:rStyle w:val="Hyperlink"/>
                <w:noProof/>
              </w:rPr>
              <w:fldChar w:fldCharType="end"/>
            </w:r>
          </w:ins>
        </w:p>
        <w:p w14:paraId="6A9669B4" w14:textId="617FB775" w:rsidR="00FC1B9F" w:rsidRDefault="00FC1B9F">
          <w:pPr>
            <w:pStyle w:val="TOC4"/>
            <w:tabs>
              <w:tab w:val="left" w:pos="1920"/>
            </w:tabs>
            <w:rPr>
              <w:ins w:id="379" w:author="Alondra Vega Pacheco" w:date="2025-09-12T22:18:00Z" w16du:dateUtc="2025-09-13T03:18:00Z"/>
              <w:rFonts w:asciiTheme="minorHAnsi" w:eastAsiaTheme="minorEastAsia" w:hAnsiTheme="minorHAnsi" w:cstheme="minorBidi"/>
              <w:noProof/>
              <w:kern w:val="2"/>
              <w:szCs w:val="24"/>
              <w14:ligatures w14:val="standardContextual"/>
            </w:rPr>
          </w:pPr>
          <w:ins w:id="380"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"_Toc208608065"</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10.1.1.4</w:t>
            </w:r>
            <w:r>
              <w:rPr>
                <w:rFonts w:asciiTheme="minorHAnsi" w:eastAsiaTheme="minorEastAsia" w:hAnsiTheme="minorHAnsi" w:cstheme="minorBidi"/>
                <w:noProof/>
                <w:kern w:val="2"/>
                <w:szCs w:val="24"/>
                <w14:ligatures w14:val="standardContextual"/>
              </w:rPr>
              <w:tab/>
            </w:r>
            <w:r w:rsidRPr="00EC7603">
              <w:rPr>
                <w:rStyle w:val="Hyperlink"/>
                <w:noProof/>
              </w:rPr>
              <w:t>Milestone 4: Weeks 10-12</w:t>
            </w:r>
            <w:r>
              <w:rPr>
                <w:noProof/>
                <w:webHidden/>
              </w:rPr>
              <w:tab/>
            </w:r>
            <w:r>
              <w:rPr>
                <w:noProof/>
                <w:webHidden/>
              </w:rPr>
              <w:fldChar w:fldCharType="begin"/>
            </w:r>
            <w:r>
              <w:rPr>
                <w:noProof/>
                <w:webHidden/>
              </w:rPr>
              <w:instrText xml:space="preserve"> PAGEREF _Toc208608065 \h </w:instrText>
            </w:r>
          </w:ins>
          <w:r>
            <w:rPr>
              <w:noProof/>
              <w:webHidden/>
            </w:rPr>
          </w:r>
          <w:ins w:id="381" w:author="Alondra Vega Pacheco" w:date="2025-09-12T22:18:00Z" w16du:dateUtc="2025-09-13T03:18:00Z">
            <w:r>
              <w:rPr>
                <w:noProof/>
                <w:webHidden/>
              </w:rPr>
              <w:fldChar w:fldCharType="separate"/>
            </w:r>
            <w:r>
              <w:rPr>
                <w:noProof/>
                <w:webHidden/>
              </w:rPr>
              <w:t>46</w:t>
            </w:r>
            <w:r>
              <w:rPr>
                <w:noProof/>
                <w:webHidden/>
              </w:rPr>
              <w:fldChar w:fldCharType="end"/>
            </w:r>
            <w:r w:rsidRPr="00EC7603">
              <w:rPr>
                <w:rStyle w:val="Hyperlink"/>
                <w:noProof/>
              </w:rPr>
              <w:fldChar w:fldCharType="end"/>
            </w:r>
          </w:ins>
        </w:p>
        <w:p w14:paraId="27621B86" w14:textId="58000B6A" w:rsidR="00FC1B9F" w:rsidRDefault="00FC1B9F">
          <w:pPr>
            <w:pStyle w:val="TOC2"/>
            <w:tabs>
              <w:tab w:val="left" w:pos="960"/>
            </w:tabs>
            <w:rPr>
              <w:ins w:id="382" w:author="Alondra Vega Pacheco" w:date="2025-09-12T22:18:00Z" w16du:dateUtc="2025-09-13T03:18:00Z"/>
              <w:rFonts w:asciiTheme="minorHAnsi" w:eastAsiaTheme="minorEastAsia" w:hAnsiTheme="minorHAnsi" w:cstheme="minorBidi"/>
              <w:noProof/>
              <w:kern w:val="2"/>
              <w:sz w:val="24"/>
              <w:szCs w:val="24"/>
              <w14:ligatures w14:val="standardContextual"/>
            </w:rPr>
          </w:pPr>
          <w:ins w:id="383"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"_Toc208608066"</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10.2</w:t>
            </w:r>
            <w:r>
              <w:rPr>
                <w:rFonts w:asciiTheme="minorHAnsi" w:eastAsiaTheme="minorEastAsia" w:hAnsiTheme="minorHAnsi" w:cstheme="minorBidi"/>
                <w:noProof/>
                <w:kern w:val="2"/>
                <w:sz w:val="24"/>
                <w:szCs w:val="24"/>
                <w14:ligatures w14:val="standardContextual"/>
              </w:rPr>
              <w:tab/>
            </w:r>
            <w:r w:rsidRPr="00EC7603">
              <w:rPr>
                <w:rStyle w:val="Hyperlink"/>
                <w:noProof/>
              </w:rPr>
              <w:t>Materials Cost-</w:t>
            </w:r>
            <w:r w:rsidRPr="00EC7603">
              <w:rPr>
                <w:rStyle w:val="Hyperlink"/>
                <w:i/>
                <w:iCs/>
                <w:noProof/>
              </w:rPr>
              <w:t>(inherited from v3.0)</w:t>
            </w:r>
            <w:r>
              <w:rPr>
                <w:noProof/>
                <w:webHidden/>
              </w:rPr>
              <w:tab/>
            </w:r>
            <w:r>
              <w:rPr>
                <w:noProof/>
                <w:webHidden/>
              </w:rPr>
              <w:fldChar w:fldCharType="begin"/>
            </w:r>
            <w:r>
              <w:rPr>
                <w:noProof/>
                <w:webHidden/>
              </w:rPr>
              <w:instrText xml:space="preserve"> PAGEREF _Toc208608066 \h </w:instrText>
            </w:r>
          </w:ins>
          <w:r>
            <w:rPr>
              <w:noProof/>
              <w:webHidden/>
            </w:rPr>
          </w:r>
          <w:ins w:id="384" w:author="Alondra Vega Pacheco" w:date="2025-09-12T22:18:00Z" w16du:dateUtc="2025-09-13T03:18:00Z">
            <w:r>
              <w:rPr>
                <w:noProof/>
                <w:webHidden/>
              </w:rPr>
              <w:fldChar w:fldCharType="separate"/>
            </w:r>
            <w:r>
              <w:rPr>
                <w:noProof/>
                <w:webHidden/>
              </w:rPr>
              <w:t>46</w:t>
            </w:r>
            <w:r>
              <w:rPr>
                <w:noProof/>
                <w:webHidden/>
              </w:rPr>
              <w:fldChar w:fldCharType="end"/>
            </w:r>
            <w:r w:rsidRPr="00EC7603">
              <w:rPr>
                <w:rStyle w:val="Hyperlink"/>
                <w:noProof/>
              </w:rPr>
              <w:fldChar w:fldCharType="end"/>
            </w:r>
          </w:ins>
        </w:p>
        <w:p w14:paraId="79C6A431" w14:textId="113D6D1B" w:rsidR="00FC1B9F" w:rsidRDefault="00FC1B9F">
          <w:pPr>
            <w:pStyle w:val="TOC2"/>
            <w:tabs>
              <w:tab w:val="left" w:pos="960"/>
            </w:tabs>
            <w:rPr>
              <w:ins w:id="385" w:author="Alondra Vega Pacheco" w:date="2025-09-12T22:18:00Z" w16du:dateUtc="2025-09-13T03:18:00Z"/>
              <w:rFonts w:asciiTheme="minorHAnsi" w:eastAsiaTheme="minorEastAsia" w:hAnsiTheme="minorHAnsi" w:cstheme="minorBidi"/>
              <w:noProof/>
              <w:kern w:val="2"/>
              <w:sz w:val="24"/>
              <w:szCs w:val="24"/>
              <w14:ligatures w14:val="standardContextual"/>
            </w:rPr>
          </w:pPr>
          <w:ins w:id="386"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"_Toc208608067"</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10.3</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Infrastructure Cost – </w:t>
            </w:r>
            <w:r w:rsidRPr="00EC7603">
              <w:rPr>
                <w:rStyle w:val="Hyperlink"/>
                <w:i/>
                <w:iCs/>
                <w:noProof/>
              </w:rPr>
              <w:t>(updated in v4.0)</w:t>
            </w:r>
            <w:r>
              <w:rPr>
                <w:noProof/>
                <w:webHidden/>
              </w:rPr>
              <w:tab/>
            </w:r>
            <w:r>
              <w:rPr>
                <w:noProof/>
                <w:webHidden/>
              </w:rPr>
              <w:fldChar w:fldCharType="begin"/>
            </w:r>
            <w:r>
              <w:rPr>
                <w:noProof/>
                <w:webHidden/>
              </w:rPr>
              <w:instrText xml:space="preserve"> PAGEREF _Toc208608067 \h </w:instrText>
            </w:r>
          </w:ins>
          <w:r>
            <w:rPr>
              <w:noProof/>
              <w:webHidden/>
            </w:rPr>
          </w:r>
          <w:ins w:id="387" w:author="Alondra Vega Pacheco" w:date="2025-09-12T22:18:00Z" w16du:dateUtc="2025-09-13T03:18:00Z">
            <w:r>
              <w:rPr>
                <w:noProof/>
                <w:webHidden/>
              </w:rPr>
              <w:fldChar w:fldCharType="separate"/>
            </w:r>
            <w:r>
              <w:rPr>
                <w:noProof/>
                <w:webHidden/>
              </w:rPr>
              <w:t>46</w:t>
            </w:r>
            <w:r>
              <w:rPr>
                <w:noProof/>
                <w:webHidden/>
              </w:rPr>
              <w:fldChar w:fldCharType="end"/>
            </w:r>
            <w:r w:rsidRPr="00EC7603">
              <w:rPr>
                <w:rStyle w:val="Hyperlink"/>
                <w:noProof/>
              </w:rPr>
              <w:fldChar w:fldCharType="end"/>
            </w:r>
          </w:ins>
        </w:p>
        <w:p w14:paraId="5495D4B3" w14:textId="2348EE09" w:rsidR="00FC1B9F" w:rsidRDefault="00FC1B9F">
          <w:pPr>
            <w:pStyle w:val="TOC3"/>
            <w:rPr>
              <w:ins w:id="388" w:author="Alondra Vega Pacheco" w:date="2025-09-12T22:18:00Z" w16du:dateUtc="2025-09-13T03:18:00Z"/>
              <w:rFonts w:asciiTheme="minorHAnsi" w:eastAsiaTheme="minorEastAsia" w:hAnsiTheme="minorHAnsi" w:cstheme="minorBidi"/>
              <w:kern w:val="2"/>
              <w:sz w:val="24"/>
              <w:szCs w:val="24"/>
              <w14:ligatures w14:val="standardContextual"/>
            </w:rPr>
          </w:pPr>
          <w:ins w:id="389"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"_Toc208608068"</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rPr>
              <w:t>10.3.1</w:t>
            </w:r>
            <w:r>
              <w:rPr>
                <w:rFonts w:asciiTheme="minorHAnsi" w:eastAsiaTheme="minorEastAsia" w:hAnsiTheme="minorHAnsi" w:cstheme="minorBidi"/>
                <w:kern w:val="2"/>
                <w:sz w:val="24"/>
                <w:szCs w:val="24"/>
                <w14:ligatures w14:val="standardContextual"/>
              </w:rPr>
              <w:tab/>
            </w:r>
            <w:r w:rsidRPr="00EC7603">
              <w:rPr>
                <w:rStyle w:val="Hyperlink"/>
              </w:rPr>
              <w:t xml:space="preserve">AWS Core Services – </w:t>
            </w:r>
            <w:r w:rsidRPr="00EC7603">
              <w:rPr>
                <w:rStyle w:val="Hyperlink"/>
                <w:i/>
                <w:iCs/>
              </w:rPr>
              <w:t>(inherited from v3.0)</w:t>
            </w:r>
            <w:r>
              <w:rPr>
                <w:webHidden/>
              </w:rPr>
              <w:tab/>
            </w:r>
            <w:r>
              <w:rPr>
                <w:webHidden/>
              </w:rPr>
              <w:fldChar w:fldCharType="begin"/>
            </w:r>
            <w:r>
              <w:rPr>
                <w:webHidden/>
              </w:rPr>
              <w:instrText xml:space="preserve"> PAGEREF _Toc208608068 \h </w:instrText>
            </w:r>
          </w:ins>
          <w:r>
            <w:rPr>
              <w:webHidden/>
            </w:rPr>
          </w:r>
          <w:ins w:id="390" w:author="Alondra Vega Pacheco" w:date="2025-09-12T22:18:00Z" w16du:dateUtc="2025-09-13T03:18:00Z">
            <w:r>
              <w:rPr>
                <w:webHidden/>
              </w:rPr>
              <w:fldChar w:fldCharType="separate"/>
            </w:r>
            <w:r>
              <w:rPr>
                <w:webHidden/>
              </w:rPr>
              <w:t>50</w:t>
            </w:r>
            <w:r>
              <w:rPr>
                <w:webHidden/>
              </w:rPr>
              <w:fldChar w:fldCharType="end"/>
            </w:r>
            <w:r w:rsidRPr="00EC7603">
              <w:rPr>
                <w:rStyle w:val="Hyperlink"/>
              </w:rPr>
              <w:fldChar w:fldCharType="end"/>
            </w:r>
          </w:ins>
        </w:p>
        <w:p w14:paraId="130DBC42" w14:textId="28237016" w:rsidR="00FC1B9F" w:rsidRDefault="00FC1B9F">
          <w:pPr>
            <w:pStyle w:val="TOC3"/>
            <w:rPr>
              <w:ins w:id="391" w:author="Alondra Vega Pacheco" w:date="2025-09-12T22:18:00Z" w16du:dateUtc="2025-09-13T03:18:00Z"/>
              <w:rFonts w:asciiTheme="minorHAnsi" w:eastAsiaTheme="minorEastAsia" w:hAnsiTheme="minorHAnsi" w:cstheme="minorBidi"/>
              <w:kern w:val="2"/>
              <w:sz w:val="24"/>
              <w:szCs w:val="24"/>
              <w14:ligatures w14:val="standardContextual"/>
            </w:rPr>
          </w:pPr>
          <w:ins w:id="392"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"_Toc208608069"</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iCs/>
              </w:rPr>
              <w:t>10.3.2</w:t>
            </w:r>
            <w:r>
              <w:rPr>
                <w:rFonts w:asciiTheme="minorHAnsi" w:eastAsiaTheme="minorEastAsia" w:hAnsiTheme="minorHAnsi" w:cstheme="minorBidi"/>
                <w:kern w:val="2"/>
                <w:sz w:val="24"/>
                <w:szCs w:val="24"/>
                <w14:ligatures w14:val="standardContextual"/>
              </w:rPr>
              <w:tab/>
            </w:r>
            <w:r w:rsidRPr="00EC7603">
              <w:rPr>
                <w:rStyle w:val="Hyperlink"/>
              </w:rPr>
              <w:t xml:space="preserve">Third-party / One-time Fees- </w:t>
            </w:r>
            <w:r w:rsidRPr="00EC7603">
              <w:rPr>
                <w:rStyle w:val="Hyperlink"/>
                <w:i/>
                <w:iCs/>
              </w:rPr>
              <w:t>(updated in v4.0)</w:t>
            </w:r>
            <w:r>
              <w:rPr>
                <w:webHidden/>
              </w:rPr>
              <w:tab/>
            </w:r>
            <w:r>
              <w:rPr>
                <w:webHidden/>
              </w:rPr>
              <w:fldChar w:fldCharType="begin"/>
            </w:r>
            <w:r>
              <w:rPr>
                <w:webHidden/>
              </w:rPr>
              <w:instrText xml:space="preserve"> PAGEREF _Toc208608069 \h </w:instrText>
            </w:r>
          </w:ins>
          <w:r>
            <w:rPr>
              <w:webHidden/>
            </w:rPr>
          </w:r>
          <w:ins w:id="393" w:author="Alondra Vega Pacheco" w:date="2025-09-12T22:18:00Z" w16du:dateUtc="2025-09-13T03:18:00Z">
            <w:r>
              <w:rPr>
                <w:webHidden/>
              </w:rPr>
              <w:fldChar w:fldCharType="separate"/>
            </w:r>
            <w:r>
              <w:rPr>
                <w:webHidden/>
              </w:rPr>
              <w:t>50</w:t>
            </w:r>
            <w:r>
              <w:rPr>
                <w:webHidden/>
              </w:rPr>
              <w:fldChar w:fldCharType="end"/>
            </w:r>
            <w:r w:rsidRPr="00EC7603">
              <w:rPr>
                <w:rStyle w:val="Hyperlink"/>
              </w:rPr>
              <w:fldChar w:fldCharType="end"/>
            </w:r>
          </w:ins>
        </w:p>
        <w:p w14:paraId="10FBF2AA" w14:textId="1310DDCC" w:rsidR="00FC1B9F" w:rsidRDefault="00FC1B9F">
          <w:pPr>
            <w:pStyle w:val="TOC3"/>
            <w:rPr>
              <w:ins w:id="394" w:author="Alondra Vega Pacheco" w:date="2025-09-12T22:18:00Z" w16du:dateUtc="2025-09-13T03:18:00Z"/>
              <w:rFonts w:asciiTheme="minorHAnsi" w:eastAsiaTheme="minorEastAsia" w:hAnsiTheme="minorHAnsi" w:cstheme="minorBidi"/>
              <w:kern w:val="2"/>
              <w:sz w:val="24"/>
              <w:szCs w:val="24"/>
              <w14:ligatures w14:val="standardContextual"/>
            </w:rPr>
          </w:pPr>
          <w:ins w:id="395"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"_Toc208608070"</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10.3.3</w:t>
            </w:r>
            <w:r>
              <w:rPr>
                <w:rFonts w:asciiTheme="minorHAnsi" w:eastAsiaTheme="minorEastAsia" w:hAnsiTheme="minorHAnsi" w:cstheme="minorBidi"/>
                <w:kern w:val="2"/>
                <w:sz w:val="24"/>
                <w:szCs w:val="24"/>
                <w14:ligatures w14:val="standardContextual"/>
              </w:rPr>
              <w:tab/>
            </w:r>
            <w:r w:rsidRPr="00EC7603">
              <w:rPr>
                <w:rStyle w:val="Hyperlink"/>
              </w:rPr>
              <w:t>Total Budget for MVP Phase (13 weeks ≈ 3 months)</w:t>
            </w:r>
            <w:r>
              <w:rPr>
                <w:webHidden/>
              </w:rPr>
              <w:tab/>
            </w:r>
            <w:r>
              <w:rPr>
                <w:webHidden/>
              </w:rPr>
              <w:fldChar w:fldCharType="begin"/>
            </w:r>
            <w:r>
              <w:rPr>
                <w:webHidden/>
              </w:rPr>
              <w:instrText xml:space="preserve"> PAGEREF _Toc208608070 \h </w:instrText>
            </w:r>
          </w:ins>
          <w:r>
            <w:rPr>
              <w:webHidden/>
            </w:rPr>
          </w:r>
          <w:ins w:id="396" w:author="Alondra Vega Pacheco" w:date="2025-09-12T22:18:00Z" w16du:dateUtc="2025-09-13T03:18:00Z">
            <w:r>
              <w:rPr>
                <w:webHidden/>
              </w:rPr>
              <w:fldChar w:fldCharType="separate"/>
            </w:r>
            <w:r>
              <w:rPr>
                <w:webHidden/>
              </w:rPr>
              <w:t>50</w:t>
            </w:r>
            <w:r>
              <w:rPr>
                <w:webHidden/>
              </w:rPr>
              <w:fldChar w:fldCharType="end"/>
            </w:r>
            <w:r w:rsidRPr="00EC7603">
              <w:rPr>
                <w:rStyle w:val="Hyperlink"/>
              </w:rPr>
              <w:fldChar w:fldCharType="end"/>
            </w:r>
          </w:ins>
        </w:p>
        <w:p w14:paraId="2C993090" w14:textId="3332712B" w:rsidR="00FC1B9F" w:rsidRDefault="00FC1B9F">
          <w:pPr>
            <w:pStyle w:val="TOC3"/>
            <w:rPr>
              <w:ins w:id="397" w:author="Alondra Vega Pacheco" w:date="2025-09-12T22:18:00Z" w16du:dateUtc="2025-09-13T03:18:00Z"/>
              <w:rFonts w:asciiTheme="minorHAnsi" w:eastAsiaTheme="minorEastAsia" w:hAnsiTheme="minorHAnsi" w:cstheme="minorBidi"/>
              <w:kern w:val="2"/>
              <w:sz w:val="24"/>
              <w:szCs w:val="24"/>
              <w14:ligatures w14:val="standardContextual"/>
            </w:rPr>
          </w:pPr>
          <w:ins w:id="398"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"_Toc208608071"</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rPr>
              <w:t>10.3.4</w:t>
            </w:r>
            <w:r>
              <w:rPr>
                <w:rFonts w:asciiTheme="minorHAnsi" w:eastAsiaTheme="minorEastAsia" w:hAnsiTheme="minorHAnsi" w:cstheme="minorBidi"/>
                <w:kern w:val="2"/>
                <w:sz w:val="24"/>
                <w:szCs w:val="24"/>
                <w14:ligatures w14:val="standardContextual"/>
              </w:rPr>
              <w:tab/>
            </w:r>
            <w:r w:rsidRPr="00EC7603">
              <w:rPr>
                <w:rStyle w:val="Hyperlink"/>
              </w:rPr>
              <w:t xml:space="preserve">Cost-Control &amp; Optimization Plan – </w:t>
            </w:r>
            <w:r w:rsidRPr="00EC7603">
              <w:rPr>
                <w:rStyle w:val="Hyperlink"/>
                <w:i/>
                <w:iCs/>
              </w:rPr>
              <w:t>(inherited from v3.0)</w:t>
            </w:r>
            <w:r>
              <w:rPr>
                <w:webHidden/>
              </w:rPr>
              <w:tab/>
            </w:r>
            <w:r>
              <w:rPr>
                <w:webHidden/>
              </w:rPr>
              <w:fldChar w:fldCharType="begin"/>
            </w:r>
            <w:r>
              <w:rPr>
                <w:webHidden/>
              </w:rPr>
              <w:instrText xml:space="preserve"> PAGEREF _Toc208608071 \h </w:instrText>
            </w:r>
          </w:ins>
          <w:r>
            <w:rPr>
              <w:webHidden/>
            </w:rPr>
          </w:r>
          <w:ins w:id="399" w:author="Alondra Vega Pacheco" w:date="2025-09-12T22:18:00Z" w16du:dateUtc="2025-09-13T03:18:00Z">
            <w:r>
              <w:rPr>
                <w:webHidden/>
              </w:rPr>
              <w:fldChar w:fldCharType="separate"/>
            </w:r>
            <w:r>
              <w:rPr>
                <w:webHidden/>
              </w:rPr>
              <w:t>51</w:t>
            </w:r>
            <w:r>
              <w:rPr>
                <w:webHidden/>
              </w:rPr>
              <w:fldChar w:fldCharType="end"/>
            </w:r>
            <w:r w:rsidRPr="00EC7603">
              <w:rPr>
                <w:rStyle w:val="Hyperlink"/>
              </w:rPr>
              <w:fldChar w:fldCharType="end"/>
            </w:r>
          </w:ins>
        </w:p>
        <w:p w14:paraId="0BE8BEC3" w14:textId="0A1FDD03" w:rsidR="00FC1B9F" w:rsidRDefault="00FC1B9F">
          <w:pPr>
            <w:pStyle w:val="TOC3"/>
            <w:rPr>
              <w:ins w:id="400" w:author="Alondra Vega Pacheco" w:date="2025-09-12T22:18:00Z" w16du:dateUtc="2025-09-13T03:18:00Z"/>
              <w:rFonts w:asciiTheme="minorHAnsi" w:eastAsiaTheme="minorEastAsia" w:hAnsiTheme="minorHAnsi" w:cstheme="minorBidi"/>
              <w:kern w:val="2"/>
              <w:sz w:val="24"/>
              <w:szCs w:val="24"/>
              <w14:ligatures w14:val="standardContextual"/>
            </w:rPr>
          </w:pPr>
          <w:ins w:id="401"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"_Toc208608072"</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10.3.5</w:t>
            </w:r>
            <w:r>
              <w:rPr>
                <w:rFonts w:asciiTheme="minorHAnsi" w:eastAsiaTheme="minorEastAsia" w:hAnsiTheme="minorHAnsi" w:cstheme="minorBidi"/>
                <w:kern w:val="2"/>
                <w:sz w:val="24"/>
                <w:szCs w:val="24"/>
                <w14:ligatures w14:val="standardContextual"/>
              </w:rPr>
              <w:tab/>
            </w:r>
            <w:r w:rsidRPr="00EC7603">
              <w:rPr>
                <w:rStyle w:val="Hyperlink"/>
              </w:rPr>
              <w:t>Alignment to Financial Policies</w:t>
            </w:r>
            <w:r>
              <w:rPr>
                <w:webHidden/>
              </w:rPr>
              <w:tab/>
            </w:r>
            <w:r>
              <w:rPr>
                <w:webHidden/>
              </w:rPr>
              <w:fldChar w:fldCharType="begin"/>
            </w:r>
            <w:r>
              <w:rPr>
                <w:webHidden/>
              </w:rPr>
              <w:instrText xml:space="preserve"> PAGEREF _Toc208608072 \h </w:instrText>
            </w:r>
          </w:ins>
          <w:r>
            <w:rPr>
              <w:webHidden/>
            </w:rPr>
          </w:r>
          <w:ins w:id="402" w:author="Alondra Vega Pacheco" w:date="2025-09-12T22:18:00Z" w16du:dateUtc="2025-09-13T03:18:00Z">
            <w:r>
              <w:rPr>
                <w:webHidden/>
              </w:rPr>
              <w:fldChar w:fldCharType="separate"/>
            </w:r>
            <w:r>
              <w:rPr>
                <w:webHidden/>
              </w:rPr>
              <w:t>51</w:t>
            </w:r>
            <w:r>
              <w:rPr>
                <w:webHidden/>
              </w:rPr>
              <w:fldChar w:fldCharType="end"/>
            </w:r>
            <w:r w:rsidRPr="00EC7603">
              <w:rPr>
                <w:rStyle w:val="Hyperlink"/>
              </w:rPr>
              <w:fldChar w:fldCharType="end"/>
            </w:r>
          </w:ins>
        </w:p>
        <w:p w14:paraId="7AEAE606" w14:textId="4058CCBA" w:rsidR="00FC1B9F" w:rsidRDefault="00FC1B9F">
          <w:pPr>
            <w:pStyle w:val="TOC3"/>
            <w:rPr>
              <w:ins w:id="403" w:author="Alondra Vega Pacheco" w:date="2025-09-12T22:18:00Z" w16du:dateUtc="2025-09-13T03:18:00Z"/>
              <w:rFonts w:asciiTheme="minorHAnsi" w:eastAsiaTheme="minorEastAsia" w:hAnsiTheme="minorHAnsi" w:cstheme="minorBidi"/>
              <w:kern w:val="2"/>
              <w:sz w:val="24"/>
              <w:szCs w:val="24"/>
              <w14:ligatures w14:val="standardContextual"/>
            </w:rPr>
          </w:pPr>
          <w:ins w:id="404"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"_Toc208608073"</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iCs/>
              </w:rPr>
              <w:t>10.3.6</w:t>
            </w:r>
            <w:r>
              <w:rPr>
                <w:rFonts w:asciiTheme="minorHAnsi" w:eastAsiaTheme="minorEastAsia" w:hAnsiTheme="minorHAnsi" w:cstheme="minorBidi"/>
                <w:kern w:val="2"/>
                <w:sz w:val="24"/>
                <w:szCs w:val="24"/>
                <w14:ligatures w14:val="standardContextual"/>
              </w:rPr>
              <w:tab/>
            </w:r>
            <w:r w:rsidRPr="00EC7603">
              <w:rPr>
                <w:rStyle w:val="Hyperlink"/>
              </w:rPr>
              <w:t xml:space="preserve">Budget Summary for Project Plan- </w:t>
            </w:r>
            <w:r w:rsidRPr="00EC7603">
              <w:rPr>
                <w:rStyle w:val="Hyperlink"/>
                <w:i/>
                <w:iCs/>
              </w:rPr>
              <w:t>(updated in v4.0)</w:t>
            </w:r>
            <w:r>
              <w:rPr>
                <w:webHidden/>
              </w:rPr>
              <w:tab/>
            </w:r>
            <w:r>
              <w:rPr>
                <w:webHidden/>
              </w:rPr>
              <w:fldChar w:fldCharType="begin"/>
            </w:r>
            <w:r>
              <w:rPr>
                <w:webHidden/>
              </w:rPr>
              <w:instrText xml:space="preserve"> PAGEREF _Toc208608073 \h </w:instrText>
            </w:r>
          </w:ins>
          <w:r>
            <w:rPr>
              <w:webHidden/>
            </w:rPr>
          </w:r>
          <w:ins w:id="405" w:author="Alondra Vega Pacheco" w:date="2025-09-12T22:18:00Z" w16du:dateUtc="2025-09-13T03:18:00Z">
            <w:r>
              <w:rPr>
                <w:webHidden/>
              </w:rPr>
              <w:fldChar w:fldCharType="separate"/>
            </w:r>
            <w:r>
              <w:rPr>
                <w:webHidden/>
              </w:rPr>
              <w:t>51</w:t>
            </w:r>
            <w:r>
              <w:rPr>
                <w:webHidden/>
              </w:rPr>
              <w:fldChar w:fldCharType="end"/>
            </w:r>
            <w:r w:rsidRPr="00EC7603">
              <w:rPr>
                <w:rStyle w:val="Hyperlink"/>
              </w:rPr>
              <w:fldChar w:fldCharType="end"/>
            </w:r>
          </w:ins>
        </w:p>
        <w:p w14:paraId="2087744F" w14:textId="49EECEA1" w:rsidR="00FC1B9F" w:rsidRDefault="00FC1B9F">
          <w:pPr>
            <w:pStyle w:val="TOC2"/>
            <w:tabs>
              <w:tab w:val="left" w:pos="960"/>
            </w:tabs>
            <w:rPr>
              <w:ins w:id="406"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07"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"_Toc208608074"</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10.4</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Risk Buffer – </w:t>
            </w:r>
            <w:r w:rsidRPr="00EC7603">
              <w:rPr>
                <w:rStyle w:val="Hyperlink"/>
                <w:i/>
                <w:iCs/>
                <w:noProof/>
              </w:rPr>
              <w:t>(added in v4.0)</w:t>
            </w:r>
            <w:r>
              <w:rPr>
                <w:noProof/>
                <w:webHidden/>
              </w:rPr>
              <w:tab/>
            </w:r>
            <w:r>
              <w:rPr>
                <w:noProof/>
                <w:webHidden/>
              </w:rPr>
              <w:fldChar w:fldCharType="begin"/>
            </w:r>
            <w:r>
              <w:rPr>
                <w:noProof/>
                <w:webHidden/>
              </w:rPr>
              <w:instrText xml:space="preserve"> PAGEREF _Toc208608074 \h </w:instrText>
            </w:r>
          </w:ins>
          <w:r>
            <w:rPr>
              <w:noProof/>
              <w:webHidden/>
            </w:rPr>
          </w:r>
          <w:ins w:id="408" w:author="Alondra Vega Pacheco" w:date="2025-09-12T22:18:00Z" w16du:dateUtc="2025-09-13T03:18:00Z">
            <w:r>
              <w:rPr>
                <w:noProof/>
                <w:webHidden/>
              </w:rPr>
              <w:fldChar w:fldCharType="separate"/>
            </w:r>
            <w:r>
              <w:rPr>
                <w:noProof/>
                <w:webHidden/>
              </w:rPr>
              <w:t>52</w:t>
            </w:r>
            <w:r>
              <w:rPr>
                <w:noProof/>
                <w:webHidden/>
              </w:rPr>
              <w:fldChar w:fldCharType="end"/>
            </w:r>
            <w:r w:rsidRPr="00EC7603">
              <w:rPr>
                <w:rStyle w:val="Hyperlink"/>
                <w:noProof/>
              </w:rPr>
              <w:fldChar w:fldCharType="end"/>
            </w:r>
          </w:ins>
        </w:p>
        <w:p w14:paraId="0785C568" w14:textId="039B5CC6" w:rsidR="00FC1B9F" w:rsidRDefault="00FC1B9F">
          <w:pPr>
            <w:pStyle w:val="TOC1"/>
            <w:rPr>
              <w:ins w:id="409" w:author="Alondra Vega Pacheco" w:date="2025-09-12T22:18:00Z" w16du:dateUtc="2025-09-13T03:18:00Z"/>
              <w:rFonts w:asciiTheme="minorHAnsi" w:eastAsiaTheme="minorEastAsia" w:hAnsiTheme="minorHAnsi" w:cstheme="minorBidi"/>
              <w:b w:val="0"/>
              <w:kern w:val="2"/>
              <w:szCs w:val="24"/>
              <w14:ligatures w14:val="standardContextual"/>
            </w:rPr>
          </w:pPr>
          <w:ins w:id="410"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"_Toc208608075"</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rPr>
              <w:t>11.</w:t>
            </w:r>
            <w:r>
              <w:rPr>
                <w:rFonts w:asciiTheme="minorHAnsi" w:eastAsiaTheme="minorEastAsia" w:hAnsiTheme="minorHAnsi" w:cstheme="minorBidi"/>
                <w:b w:val="0"/>
                <w:kern w:val="2"/>
                <w:szCs w:val="24"/>
                <w14:ligatures w14:val="standardContextual"/>
              </w:rPr>
              <w:tab/>
            </w:r>
            <w:r w:rsidRPr="00EC7603">
              <w:rPr>
                <w:rStyle w:val="Hyperlink"/>
              </w:rPr>
              <w:t xml:space="preserve">Roles &amp; Responsibilities – </w:t>
            </w:r>
            <w:r w:rsidRPr="00EC7603">
              <w:rPr>
                <w:rStyle w:val="Hyperlink"/>
                <w:i/>
                <w:iCs/>
              </w:rPr>
              <w:t>(updated in v4.0)</w:t>
            </w:r>
            <w:r>
              <w:rPr>
                <w:webHidden/>
              </w:rPr>
              <w:tab/>
            </w:r>
            <w:r>
              <w:rPr>
                <w:webHidden/>
              </w:rPr>
              <w:fldChar w:fldCharType="begin"/>
            </w:r>
            <w:r>
              <w:rPr>
                <w:webHidden/>
              </w:rPr>
              <w:instrText xml:space="preserve"> PAGEREF _Toc208608075 \h </w:instrText>
            </w:r>
          </w:ins>
          <w:r>
            <w:rPr>
              <w:webHidden/>
            </w:rPr>
          </w:r>
          <w:ins w:id="411" w:author="Alondra Vega Pacheco" w:date="2025-09-12T22:18:00Z" w16du:dateUtc="2025-09-13T03:18:00Z">
            <w:r>
              <w:rPr>
                <w:webHidden/>
              </w:rPr>
              <w:fldChar w:fldCharType="separate"/>
            </w:r>
            <w:r>
              <w:rPr>
                <w:webHidden/>
              </w:rPr>
              <w:t>52</w:t>
            </w:r>
            <w:r>
              <w:rPr>
                <w:webHidden/>
              </w:rPr>
              <w:fldChar w:fldCharType="end"/>
            </w:r>
            <w:r w:rsidRPr="00EC7603">
              <w:rPr>
                <w:rStyle w:val="Hyperlink"/>
              </w:rPr>
              <w:fldChar w:fldCharType="end"/>
            </w:r>
          </w:ins>
        </w:p>
        <w:p w14:paraId="31F2DDEE" w14:textId="70BE5839" w:rsidR="00FC1B9F" w:rsidRDefault="00FC1B9F">
          <w:pPr>
            <w:pStyle w:val="TOC2"/>
            <w:tabs>
              <w:tab w:val="left" w:pos="960"/>
            </w:tabs>
            <w:rPr>
              <w:ins w:id="412"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13"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"_Toc208608076"</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11.1</w:t>
            </w:r>
            <w:r>
              <w:rPr>
                <w:rFonts w:asciiTheme="minorHAnsi" w:eastAsiaTheme="minorEastAsia" w:hAnsiTheme="minorHAnsi" w:cstheme="minorBidi"/>
                <w:noProof/>
                <w:kern w:val="2"/>
                <w:sz w:val="24"/>
                <w:szCs w:val="24"/>
                <w14:ligatures w14:val="standardContextual"/>
              </w:rPr>
              <w:tab/>
            </w:r>
            <w:r w:rsidRPr="00EC7603">
              <w:rPr>
                <w:rStyle w:val="Hyperlink"/>
                <w:noProof/>
              </w:rPr>
              <w:t>Roles</w:t>
            </w:r>
            <w:r>
              <w:rPr>
                <w:noProof/>
                <w:webHidden/>
              </w:rPr>
              <w:tab/>
            </w:r>
            <w:r>
              <w:rPr>
                <w:noProof/>
                <w:webHidden/>
              </w:rPr>
              <w:fldChar w:fldCharType="begin"/>
            </w:r>
            <w:r>
              <w:rPr>
                <w:noProof/>
                <w:webHidden/>
              </w:rPr>
              <w:instrText xml:space="preserve"> PAGEREF _Toc208608076 \h </w:instrText>
            </w:r>
          </w:ins>
          <w:r>
            <w:rPr>
              <w:noProof/>
              <w:webHidden/>
            </w:rPr>
          </w:r>
          <w:ins w:id="414" w:author="Alondra Vega Pacheco" w:date="2025-09-12T22:18:00Z" w16du:dateUtc="2025-09-13T03:18:00Z">
            <w:r>
              <w:rPr>
                <w:noProof/>
                <w:webHidden/>
              </w:rPr>
              <w:fldChar w:fldCharType="separate"/>
            </w:r>
            <w:r>
              <w:rPr>
                <w:noProof/>
                <w:webHidden/>
              </w:rPr>
              <w:t>53</w:t>
            </w:r>
            <w:r>
              <w:rPr>
                <w:noProof/>
                <w:webHidden/>
              </w:rPr>
              <w:fldChar w:fldCharType="end"/>
            </w:r>
            <w:r w:rsidRPr="00EC7603">
              <w:rPr>
                <w:rStyle w:val="Hyperlink"/>
                <w:noProof/>
              </w:rPr>
              <w:fldChar w:fldCharType="end"/>
            </w:r>
          </w:ins>
        </w:p>
        <w:p w14:paraId="4D38C150" w14:textId="59E6EB02" w:rsidR="00FC1B9F" w:rsidRDefault="00FC1B9F">
          <w:pPr>
            <w:pStyle w:val="TOC2"/>
            <w:tabs>
              <w:tab w:val="left" w:pos="960"/>
            </w:tabs>
            <w:rPr>
              <w:ins w:id="415"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16"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"_Toc208608077"</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lang w:val="fr-CA"/>
              </w:rPr>
              <w:t>11.2</w:t>
            </w:r>
            <w:r>
              <w:rPr>
                <w:rFonts w:asciiTheme="minorHAnsi" w:eastAsiaTheme="minorEastAsia" w:hAnsiTheme="minorHAnsi" w:cstheme="minorBidi"/>
                <w:noProof/>
                <w:kern w:val="2"/>
                <w:sz w:val="24"/>
                <w:szCs w:val="24"/>
                <w14:ligatures w14:val="standardContextual"/>
              </w:rPr>
              <w:tab/>
            </w:r>
            <w:r w:rsidRPr="00EC7603">
              <w:rPr>
                <w:rStyle w:val="Hyperlink"/>
                <w:noProof/>
                <w:lang w:val="fr-CA"/>
              </w:rPr>
              <w:t>RACI Matrix</w:t>
            </w:r>
            <w:r>
              <w:rPr>
                <w:noProof/>
                <w:webHidden/>
              </w:rPr>
              <w:tab/>
            </w:r>
            <w:r>
              <w:rPr>
                <w:noProof/>
                <w:webHidden/>
              </w:rPr>
              <w:fldChar w:fldCharType="begin"/>
            </w:r>
            <w:r>
              <w:rPr>
                <w:noProof/>
                <w:webHidden/>
              </w:rPr>
              <w:instrText xml:space="preserve"> PAGEREF _Toc208608077 \h </w:instrText>
            </w:r>
          </w:ins>
          <w:r>
            <w:rPr>
              <w:noProof/>
              <w:webHidden/>
            </w:rPr>
          </w:r>
          <w:ins w:id="417" w:author="Alondra Vega Pacheco" w:date="2025-09-12T22:18:00Z" w16du:dateUtc="2025-09-13T03:18:00Z">
            <w:r>
              <w:rPr>
                <w:noProof/>
                <w:webHidden/>
              </w:rPr>
              <w:fldChar w:fldCharType="separate"/>
            </w:r>
            <w:r>
              <w:rPr>
                <w:noProof/>
                <w:webHidden/>
              </w:rPr>
              <w:t>54</w:t>
            </w:r>
            <w:r>
              <w:rPr>
                <w:noProof/>
                <w:webHidden/>
              </w:rPr>
              <w:fldChar w:fldCharType="end"/>
            </w:r>
            <w:r w:rsidRPr="00EC7603">
              <w:rPr>
                <w:rStyle w:val="Hyperlink"/>
                <w:noProof/>
              </w:rPr>
              <w:fldChar w:fldCharType="end"/>
            </w:r>
          </w:ins>
        </w:p>
        <w:p w14:paraId="155CE957" w14:textId="4D79CDE2" w:rsidR="00FC1B9F" w:rsidRDefault="00FC1B9F">
          <w:pPr>
            <w:pStyle w:val="TOC1"/>
            <w:rPr>
              <w:ins w:id="418" w:author="Alondra Vega Pacheco" w:date="2025-09-12T22:18:00Z" w16du:dateUtc="2025-09-13T03:18:00Z"/>
              <w:rFonts w:asciiTheme="minorHAnsi" w:eastAsiaTheme="minorEastAsia" w:hAnsiTheme="minorHAnsi" w:cstheme="minorBidi"/>
              <w:b w:val="0"/>
              <w:kern w:val="2"/>
              <w:szCs w:val="24"/>
              <w14:ligatures w14:val="standardContextual"/>
            </w:rPr>
          </w:pPr>
          <w:ins w:id="419"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"_Toc208608078"</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rPr>
              <w:t>12.</w:t>
            </w:r>
            <w:r>
              <w:rPr>
                <w:rFonts w:asciiTheme="minorHAnsi" w:eastAsiaTheme="minorEastAsia" w:hAnsiTheme="minorHAnsi" w:cstheme="minorBidi"/>
                <w:b w:val="0"/>
                <w:kern w:val="2"/>
                <w:szCs w:val="24"/>
                <w14:ligatures w14:val="standardContextual"/>
              </w:rPr>
              <w:tab/>
            </w:r>
            <w:r w:rsidRPr="00EC7603">
              <w:rPr>
                <w:rStyle w:val="Hyperlink"/>
              </w:rPr>
              <w:t xml:space="preserve">Monitoring and Reporting – </w:t>
            </w:r>
            <w:r w:rsidRPr="00EC7603">
              <w:rPr>
                <w:rStyle w:val="Hyperlink"/>
                <w:i/>
                <w:iCs/>
              </w:rPr>
              <w:t>(updated in v4.0)</w:t>
            </w:r>
            <w:r>
              <w:rPr>
                <w:webHidden/>
              </w:rPr>
              <w:tab/>
            </w:r>
            <w:r>
              <w:rPr>
                <w:webHidden/>
              </w:rPr>
              <w:fldChar w:fldCharType="begin"/>
            </w:r>
            <w:r>
              <w:rPr>
                <w:webHidden/>
              </w:rPr>
              <w:instrText xml:space="preserve"> PAGEREF _Toc208608078 \h </w:instrText>
            </w:r>
          </w:ins>
          <w:r>
            <w:rPr>
              <w:webHidden/>
            </w:rPr>
          </w:r>
          <w:ins w:id="420" w:author="Alondra Vega Pacheco" w:date="2025-09-12T22:18:00Z" w16du:dateUtc="2025-09-13T03:18:00Z">
            <w:r>
              <w:rPr>
                <w:webHidden/>
              </w:rPr>
              <w:fldChar w:fldCharType="separate"/>
            </w:r>
            <w:r>
              <w:rPr>
                <w:webHidden/>
              </w:rPr>
              <w:t>56</w:t>
            </w:r>
            <w:r>
              <w:rPr>
                <w:webHidden/>
              </w:rPr>
              <w:fldChar w:fldCharType="end"/>
            </w:r>
            <w:r w:rsidRPr="00EC7603">
              <w:rPr>
                <w:rStyle w:val="Hyperlink"/>
              </w:rPr>
              <w:fldChar w:fldCharType="end"/>
            </w:r>
          </w:ins>
        </w:p>
        <w:p w14:paraId="287068D4" w14:textId="218D19DA" w:rsidR="00FC1B9F" w:rsidRDefault="00FC1B9F">
          <w:pPr>
            <w:pStyle w:val="TOC2"/>
            <w:tabs>
              <w:tab w:val="left" w:pos="960"/>
            </w:tabs>
            <w:rPr>
              <w:ins w:id="421"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22"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"_Toc208608079"</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12.1</w:t>
            </w:r>
            <w:r>
              <w:rPr>
                <w:rFonts w:asciiTheme="minorHAnsi" w:eastAsiaTheme="minorEastAsia" w:hAnsiTheme="minorHAnsi" w:cstheme="minorBidi"/>
                <w:noProof/>
                <w:kern w:val="2"/>
                <w:sz w:val="24"/>
                <w:szCs w:val="24"/>
                <w14:ligatures w14:val="standardContextual"/>
              </w:rPr>
              <w:tab/>
            </w:r>
            <w:r w:rsidRPr="00EC7603">
              <w:rPr>
                <w:rStyle w:val="Hyperlink"/>
                <w:noProof/>
              </w:rPr>
              <w:t>Objectives</w:t>
            </w:r>
            <w:r>
              <w:rPr>
                <w:noProof/>
                <w:webHidden/>
              </w:rPr>
              <w:tab/>
            </w:r>
            <w:r>
              <w:rPr>
                <w:noProof/>
                <w:webHidden/>
              </w:rPr>
              <w:fldChar w:fldCharType="begin"/>
            </w:r>
            <w:r>
              <w:rPr>
                <w:noProof/>
                <w:webHidden/>
              </w:rPr>
              <w:instrText xml:space="preserve"> PAGEREF _Toc208608079 \h </w:instrText>
            </w:r>
          </w:ins>
          <w:r>
            <w:rPr>
              <w:noProof/>
              <w:webHidden/>
            </w:rPr>
          </w:r>
          <w:ins w:id="423" w:author="Alondra Vega Pacheco" w:date="2025-09-12T22:18:00Z" w16du:dateUtc="2025-09-13T03:18:00Z">
            <w:r>
              <w:rPr>
                <w:noProof/>
                <w:webHidden/>
              </w:rPr>
              <w:fldChar w:fldCharType="separate"/>
            </w:r>
            <w:r>
              <w:rPr>
                <w:noProof/>
                <w:webHidden/>
              </w:rPr>
              <w:t>56</w:t>
            </w:r>
            <w:r>
              <w:rPr>
                <w:noProof/>
                <w:webHidden/>
              </w:rPr>
              <w:fldChar w:fldCharType="end"/>
            </w:r>
            <w:r w:rsidRPr="00EC7603">
              <w:rPr>
                <w:rStyle w:val="Hyperlink"/>
                <w:noProof/>
              </w:rPr>
              <w:fldChar w:fldCharType="end"/>
            </w:r>
          </w:ins>
        </w:p>
        <w:p w14:paraId="7B7245A8" w14:textId="608002E8" w:rsidR="00FC1B9F" w:rsidRDefault="00FC1B9F">
          <w:pPr>
            <w:pStyle w:val="TOC2"/>
            <w:tabs>
              <w:tab w:val="left" w:pos="960"/>
            </w:tabs>
            <w:rPr>
              <w:ins w:id="424"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25"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"_Toc208608080"</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12.2</w:t>
            </w:r>
            <w:r>
              <w:rPr>
                <w:rFonts w:asciiTheme="minorHAnsi" w:eastAsiaTheme="minorEastAsia" w:hAnsiTheme="minorHAnsi" w:cstheme="minorBidi"/>
                <w:noProof/>
                <w:kern w:val="2"/>
                <w:sz w:val="24"/>
                <w:szCs w:val="24"/>
                <w14:ligatures w14:val="standardContextual"/>
              </w:rPr>
              <w:tab/>
            </w:r>
            <w:r w:rsidRPr="00EC7603">
              <w:rPr>
                <w:rStyle w:val="Hyperlink"/>
                <w:noProof/>
              </w:rPr>
              <w:t>Intra-Team Monitoring and Reporting</w:t>
            </w:r>
            <w:r>
              <w:rPr>
                <w:noProof/>
                <w:webHidden/>
              </w:rPr>
              <w:tab/>
            </w:r>
            <w:r>
              <w:rPr>
                <w:noProof/>
                <w:webHidden/>
              </w:rPr>
              <w:fldChar w:fldCharType="begin"/>
            </w:r>
            <w:r>
              <w:rPr>
                <w:noProof/>
                <w:webHidden/>
              </w:rPr>
              <w:instrText xml:space="preserve"> PAGEREF _Toc208608080 \h </w:instrText>
            </w:r>
          </w:ins>
          <w:r>
            <w:rPr>
              <w:noProof/>
              <w:webHidden/>
            </w:rPr>
          </w:r>
          <w:ins w:id="426" w:author="Alondra Vega Pacheco" w:date="2025-09-12T22:18:00Z" w16du:dateUtc="2025-09-13T03:18:00Z">
            <w:r>
              <w:rPr>
                <w:noProof/>
                <w:webHidden/>
              </w:rPr>
              <w:fldChar w:fldCharType="separate"/>
            </w:r>
            <w:r>
              <w:rPr>
                <w:noProof/>
                <w:webHidden/>
              </w:rPr>
              <w:t>56</w:t>
            </w:r>
            <w:r>
              <w:rPr>
                <w:noProof/>
                <w:webHidden/>
              </w:rPr>
              <w:fldChar w:fldCharType="end"/>
            </w:r>
            <w:r w:rsidRPr="00EC7603">
              <w:rPr>
                <w:rStyle w:val="Hyperlink"/>
                <w:noProof/>
              </w:rPr>
              <w:fldChar w:fldCharType="end"/>
            </w:r>
          </w:ins>
        </w:p>
        <w:p w14:paraId="69E74A85" w14:textId="5165C814" w:rsidR="00FC1B9F" w:rsidRDefault="00FC1B9F">
          <w:pPr>
            <w:pStyle w:val="TOC2"/>
            <w:tabs>
              <w:tab w:val="left" w:pos="960"/>
            </w:tabs>
            <w:rPr>
              <w:ins w:id="427"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28"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"_Toc208608081"</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12.3</w:t>
            </w:r>
            <w:r>
              <w:rPr>
                <w:rFonts w:asciiTheme="minorHAnsi" w:eastAsiaTheme="minorEastAsia" w:hAnsiTheme="minorHAnsi" w:cstheme="minorBidi"/>
                <w:noProof/>
                <w:kern w:val="2"/>
                <w:sz w:val="24"/>
                <w:szCs w:val="24"/>
                <w14:ligatures w14:val="standardContextual"/>
              </w:rPr>
              <w:tab/>
            </w:r>
            <w:r w:rsidRPr="00EC7603">
              <w:rPr>
                <w:rStyle w:val="Hyperlink"/>
                <w:noProof/>
              </w:rPr>
              <w:t>Project Communications</w:t>
            </w:r>
            <w:r>
              <w:rPr>
                <w:noProof/>
                <w:webHidden/>
              </w:rPr>
              <w:tab/>
            </w:r>
            <w:r>
              <w:rPr>
                <w:noProof/>
                <w:webHidden/>
              </w:rPr>
              <w:fldChar w:fldCharType="begin"/>
            </w:r>
            <w:r>
              <w:rPr>
                <w:noProof/>
                <w:webHidden/>
              </w:rPr>
              <w:instrText xml:space="preserve"> PAGEREF _Toc208608081 \h </w:instrText>
            </w:r>
          </w:ins>
          <w:r>
            <w:rPr>
              <w:noProof/>
              <w:webHidden/>
            </w:rPr>
          </w:r>
          <w:ins w:id="429" w:author="Alondra Vega Pacheco" w:date="2025-09-12T22:18:00Z" w16du:dateUtc="2025-09-13T03:18:00Z">
            <w:r>
              <w:rPr>
                <w:noProof/>
                <w:webHidden/>
              </w:rPr>
              <w:fldChar w:fldCharType="separate"/>
            </w:r>
            <w:r>
              <w:rPr>
                <w:noProof/>
                <w:webHidden/>
              </w:rPr>
              <w:t>57</w:t>
            </w:r>
            <w:r>
              <w:rPr>
                <w:noProof/>
                <w:webHidden/>
              </w:rPr>
              <w:fldChar w:fldCharType="end"/>
            </w:r>
            <w:r w:rsidRPr="00EC7603">
              <w:rPr>
                <w:rStyle w:val="Hyperlink"/>
                <w:noProof/>
              </w:rPr>
              <w:fldChar w:fldCharType="end"/>
            </w:r>
          </w:ins>
        </w:p>
        <w:p w14:paraId="6922C055" w14:textId="114CC6F5" w:rsidR="00FC1B9F" w:rsidRDefault="00FC1B9F">
          <w:pPr>
            <w:pStyle w:val="TOC3"/>
            <w:rPr>
              <w:ins w:id="430" w:author="Alondra Vega Pacheco" w:date="2025-09-12T22:18:00Z" w16du:dateUtc="2025-09-13T03:18:00Z"/>
              <w:rFonts w:asciiTheme="minorHAnsi" w:eastAsiaTheme="minorEastAsia" w:hAnsiTheme="minorHAnsi" w:cstheme="minorBidi"/>
              <w:kern w:val="2"/>
              <w:sz w:val="24"/>
              <w:szCs w:val="24"/>
              <w14:ligatures w14:val="standardContextual"/>
            </w:rPr>
          </w:pPr>
          <w:ins w:id="431"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"_Toc208608082"</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12.3.1</w:t>
            </w:r>
            <w:r>
              <w:rPr>
                <w:rFonts w:asciiTheme="minorHAnsi" w:eastAsiaTheme="minorEastAsia" w:hAnsiTheme="minorHAnsi" w:cstheme="minorBidi"/>
                <w:kern w:val="2"/>
                <w:sz w:val="24"/>
                <w:szCs w:val="24"/>
                <w14:ligatures w14:val="standardContextual"/>
              </w:rPr>
              <w:tab/>
            </w:r>
            <w:r w:rsidRPr="00EC7603">
              <w:rPr>
                <w:rStyle w:val="Hyperlink"/>
              </w:rPr>
              <w:t>Internal Meetings</w:t>
            </w:r>
            <w:r>
              <w:rPr>
                <w:webHidden/>
              </w:rPr>
              <w:tab/>
            </w:r>
            <w:r>
              <w:rPr>
                <w:webHidden/>
              </w:rPr>
              <w:fldChar w:fldCharType="begin"/>
            </w:r>
            <w:r>
              <w:rPr>
                <w:webHidden/>
              </w:rPr>
              <w:instrText xml:space="preserve"> PAGEREF _Toc208608082 \h </w:instrText>
            </w:r>
          </w:ins>
          <w:r>
            <w:rPr>
              <w:webHidden/>
            </w:rPr>
          </w:r>
          <w:ins w:id="432" w:author="Alondra Vega Pacheco" w:date="2025-09-12T22:18:00Z" w16du:dateUtc="2025-09-13T03:18:00Z">
            <w:r>
              <w:rPr>
                <w:webHidden/>
              </w:rPr>
              <w:fldChar w:fldCharType="separate"/>
            </w:r>
            <w:r>
              <w:rPr>
                <w:webHidden/>
              </w:rPr>
              <w:t>57</w:t>
            </w:r>
            <w:r>
              <w:rPr>
                <w:webHidden/>
              </w:rPr>
              <w:fldChar w:fldCharType="end"/>
            </w:r>
            <w:r w:rsidRPr="00EC7603">
              <w:rPr>
                <w:rStyle w:val="Hyperlink"/>
              </w:rPr>
              <w:fldChar w:fldCharType="end"/>
            </w:r>
          </w:ins>
        </w:p>
        <w:p w14:paraId="75396BEB" w14:textId="4DEE27BF" w:rsidR="00FC1B9F" w:rsidRDefault="00FC1B9F">
          <w:pPr>
            <w:pStyle w:val="TOC3"/>
            <w:rPr>
              <w:ins w:id="433" w:author="Alondra Vega Pacheco" w:date="2025-09-12T22:18:00Z" w16du:dateUtc="2025-09-13T03:18:00Z"/>
              <w:rFonts w:asciiTheme="minorHAnsi" w:eastAsiaTheme="minorEastAsia" w:hAnsiTheme="minorHAnsi" w:cstheme="minorBidi"/>
              <w:kern w:val="2"/>
              <w:sz w:val="24"/>
              <w:szCs w:val="24"/>
              <w14:ligatures w14:val="standardContextual"/>
            </w:rPr>
          </w:pPr>
          <w:ins w:id="434"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"_Toc208608083"</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12.3.2</w:t>
            </w:r>
            <w:r>
              <w:rPr>
                <w:rFonts w:asciiTheme="minorHAnsi" w:eastAsiaTheme="minorEastAsia" w:hAnsiTheme="minorHAnsi" w:cstheme="minorBidi"/>
                <w:kern w:val="2"/>
                <w:sz w:val="24"/>
                <w:szCs w:val="24"/>
                <w14:ligatures w14:val="standardContextual"/>
              </w:rPr>
              <w:tab/>
            </w:r>
            <w:r w:rsidRPr="00EC7603">
              <w:rPr>
                <w:rStyle w:val="Hyperlink"/>
              </w:rPr>
              <w:t>Internal-External Meetings</w:t>
            </w:r>
            <w:r>
              <w:rPr>
                <w:webHidden/>
              </w:rPr>
              <w:tab/>
            </w:r>
            <w:r>
              <w:rPr>
                <w:webHidden/>
              </w:rPr>
              <w:fldChar w:fldCharType="begin"/>
            </w:r>
            <w:r>
              <w:rPr>
                <w:webHidden/>
              </w:rPr>
              <w:instrText xml:space="preserve"> PAGEREF _Toc208608083 \h </w:instrText>
            </w:r>
          </w:ins>
          <w:r>
            <w:rPr>
              <w:webHidden/>
            </w:rPr>
          </w:r>
          <w:ins w:id="435" w:author="Alondra Vega Pacheco" w:date="2025-09-12T22:18:00Z" w16du:dateUtc="2025-09-13T03:18:00Z">
            <w:r>
              <w:rPr>
                <w:webHidden/>
              </w:rPr>
              <w:fldChar w:fldCharType="separate"/>
            </w:r>
            <w:r>
              <w:rPr>
                <w:webHidden/>
              </w:rPr>
              <w:t>57</w:t>
            </w:r>
            <w:r>
              <w:rPr>
                <w:webHidden/>
              </w:rPr>
              <w:fldChar w:fldCharType="end"/>
            </w:r>
            <w:r w:rsidRPr="00EC7603">
              <w:rPr>
                <w:rStyle w:val="Hyperlink"/>
              </w:rPr>
              <w:fldChar w:fldCharType="end"/>
            </w:r>
          </w:ins>
        </w:p>
        <w:p w14:paraId="36EE1DEB" w14:textId="3B93C5E0" w:rsidR="00FC1B9F" w:rsidRDefault="00FC1B9F">
          <w:pPr>
            <w:pStyle w:val="TOC3"/>
            <w:rPr>
              <w:ins w:id="436" w:author="Alondra Vega Pacheco" w:date="2025-09-12T22:18:00Z" w16du:dateUtc="2025-09-13T03:18:00Z"/>
              <w:rFonts w:asciiTheme="minorHAnsi" w:eastAsiaTheme="minorEastAsia" w:hAnsiTheme="minorHAnsi" w:cstheme="minorBidi"/>
              <w:kern w:val="2"/>
              <w:sz w:val="24"/>
              <w:szCs w:val="24"/>
              <w14:ligatures w14:val="standardContextual"/>
            </w:rPr>
          </w:pPr>
          <w:ins w:id="437"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"_Toc208608084"</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12.3.3</w:t>
            </w:r>
            <w:r>
              <w:rPr>
                <w:rFonts w:asciiTheme="minorHAnsi" w:eastAsiaTheme="minorEastAsia" w:hAnsiTheme="minorHAnsi" w:cstheme="minorBidi"/>
                <w:kern w:val="2"/>
                <w:sz w:val="24"/>
                <w:szCs w:val="24"/>
                <w14:ligatures w14:val="standardContextual"/>
              </w:rPr>
              <w:tab/>
            </w:r>
            <w:r w:rsidRPr="00EC7603">
              <w:rPr>
                <w:rStyle w:val="Hyperlink"/>
              </w:rPr>
              <w:t>Cross-Team Meetings</w:t>
            </w:r>
            <w:r>
              <w:rPr>
                <w:webHidden/>
              </w:rPr>
              <w:tab/>
            </w:r>
            <w:r>
              <w:rPr>
                <w:webHidden/>
              </w:rPr>
              <w:fldChar w:fldCharType="begin"/>
            </w:r>
            <w:r>
              <w:rPr>
                <w:webHidden/>
              </w:rPr>
              <w:instrText xml:space="preserve"> PAGEREF _Toc208608084 \h </w:instrText>
            </w:r>
          </w:ins>
          <w:r>
            <w:rPr>
              <w:webHidden/>
            </w:rPr>
          </w:r>
          <w:ins w:id="438" w:author="Alondra Vega Pacheco" w:date="2025-09-12T22:18:00Z" w16du:dateUtc="2025-09-13T03:18:00Z">
            <w:r>
              <w:rPr>
                <w:webHidden/>
              </w:rPr>
              <w:fldChar w:fldCharType="separate"/>
            </w:r>
            <w:r>
              <w:rPr>
                <w:webHidden/>
              </w:rPr>
              <w:t>57</w:t>
            </w:r>
            <w:r>
              <w:rPr>
                <w:webHidden/>
              </w:rPr>
              <w:fldChar w:fldCharType="end"/>
            </w:r>
            <w:r w:rsidRPr="00EC7603">
              <w:rPr>
                <w:rStyle w:val="Hyperlink"/>
              </w:rPr>
              <w:fldChar w:fldCharType="end"/>
            </w:r>
          </w:ins>
        </w:p>
        <w:p w14:paraId="67FE8A79" w14:textId="36BE1903" w:rsidR="00FC1B9F" w:rsidRDefault="00FC1B9F">
          <w:pPr>
            <w:pStyle w:val="TOC3"/>
            <w:rPr>
              <w:ins w:id="439" w:author="Alondra Vega Pacheco" w:date="2025-09-12T22:18:00Z" w16du:dateUtc="2025-09-13T03:18:00Z"/>
              <w:rFonts w:asciiTheme="minorHAnsi" w:eastAsiaTheme="minorEastAsia" w:hAnsiTheme="minorHAnsi" w:cstheme="minorBidi"/>
              <w:kern w:val="2"/>
              <w:sz w:val="24"/>
              <w:szCs w:val="24"/>
              <w14:ligatures w14:val="standardContextual"/>
            </w:rPr>
          </w:pPr>
          <w:ins w:id="440"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"_Toc208608085"</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12.3.4</w:t>
            </w:r>
            <w:r>
              <w:rPr>
                <w:rFonts w:asciiTheme="minorHAnsi" w:eastAsiaTheme="minorEastAsia" w:hAnsiTheme="minorHAnsi" w:cstheme="minorBidi"/>
                <w:kern w:val="2"/>
                <w:sz w:val="24"/>
                <w:szCs w:val="24"/>
                <w14:ligatures w14:val="standardContextual"/>
              </w:rPr>
              <w:tab/>
            </w:r>
            <w:r w:rsidRPr="00EC7603">
              <w:rPr>
                <w:rStyle w:val="Hyperlink"/>
              </w:rPr>
              <w:t>Quality and Risk Reporting</w:t>
            </w:r>
            <w:r>
              <w:rPr>
                <w:webHidden/>
              </w:rPr>
              <w:tab/>
            </w:r>
            <w:r>
              <w:rPr>
                <w:webHidden/>
              </w:rPr>
              <w:fldChar w:fldCharType="begin"/>
            </w:r>
            <w:r>
              <w:rPr>
                <w:webHidden/>
              </w:rPr>
              <w:instrText xml:space="preserve"> PAGEREF _Toc208608085 \h </w:instrText>
            </w:r>
          </w:ins>
          <w:r>
            <w:rPr>
              <w:webHidden/>
            </w:rPr>
          </w:r>
          <w:ins w:id="441" w:author="Alondra Vega Pacheco" w:date="2025-09-12T22:18:00Z" w16du:dateUtc="2025-09-13T03:18:00Z">
            <w:r>
              <w:rPr>
                <w:webHidden/>
              </w:rPr>
              <w:fldChar w:fldCharType="separate"/>
            </w:r>
            <w:r>
              <w:rPr>
                <w:webHidden/>
              </w:rPr>
              <w:t>57</w:t>
            </w:r>
            <w:r>
              <w:rPr>
                <w:webHidden/>
              </w:rPr>
              <w:fldChar w:fldCharType="end"/>
            </w:r>
            <w:r w:rsidRPr="00EC7603">
              <w:rPr>
                <w:rStyle w:val="Hyperlink"/>
              </w:rPr>
              <w:fldChar w:fldCharType="end"/>
            </w:r>
          </w:ins>
        </w:p>
        <w:p w14:paraId="2B133673" w14:textId="5F6902A5" w:rsidR="00FC1B9F" w:rsidRDefault="00FC1B9F">
          <w:pPr>
            <w:pStyle w:val="TOC2"/>
            <w:tabs>
              <w:tab w:val="left" w:pos="960"/>
            </w:tabs>
            <w:rPr>
              <w:ins w:id="442"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43"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"_Toc208608086"</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12.4</w:t>
            </w:r>
            <w:r>
              <w:rPr>
                <w:rFonts w:asciiTheme="minorHAnsi" w:eastAsiaTheme="minorEastAsia" w:hAnsiTheme="minorHAnsi" w:cstheme="minorBidi"/>
                <w:noProof/>
                <w:kern w:val="2"/>
                <w:sz w:val="24"/>
                <w:szCs w:val="24"/>
                <w14:ligatures w14:val="standardContextual"/>
              </w:rPr>
              <w:tab/>
            </w:r>
            <w:r w:rsidRPr="00EC7603">
              <w:rPr>
                <w:rStyle w:val="Hyperlink"/>
                <w:noProof/>
              </w:rPr>
              <w:t>Quality Plan</w:t>
            </w:r>
            <w:r>
              <w:rPr>
                <w:noProof/>
                <w:webHidden/>
              </w:rPr>
              <w:tab/>
            </w:r>
            <w:r>
              <w:rPr>
                <w:noProof/>
                <w:webHidden/>
              </w:rPr>
              <w:fldChar w:fldCharType="begin"/>
            </w:r>
            <w:r>
              <w:rPr>
                <w:noProof/>
                <w:webHidden/>
              </w:rPr>
              <w:instrText xml:space="preserve"> PAGEREF _Toc208608086 \h </w:instrText>
            </w:r>
          </w:ins>
          <w:r>
            <w:rPr>
              <w:noProof/>
              <w:webHidden/>
            </w:rPr>
          </w:r>
          <w:ins w:id="444" w:author="Alondra Vega Pacheco" w:date="2025-09-12T22:18:00Z" w16du:dateUtc="2025-09-13T03:18:00Z">
            <w:r>
              <w:rPr>
                <w:noProof/>
                <w:webHidden/>
              </w:rPr>
              <w:fldChar w:fldCharType="separate"/>
            </w:r>
            <w:r>
              <w:rPr>
                <w:noProof/>
                <w:webHidden/>
              </w:rPr>
              <w:t>57</w:t>
            </w:r>
            <w:r>
              <w:rPr>
                <w:noProof/>
                <w:webHidden/>
              </w:rPr>
              <w:fldChar w:fldCharType="end"/>
            </w:r>
            <w:r w:rsidRPr="00EC7603">
              <w:rPr>
                <w:rStyle w:val="Hyperlink"/>
                <w:noProof/>
              </w:rPr>
              <w:fldChar w:fldCharType="end"/>
            </w:r>
          </w:ins>
        </w:p>
        <w:p w14:paraId="1B1CA23C" w14:textId="7C448428" w:rsidR="00FC1B9F" w:rsidRDefault="00FC1B9F">
          <w:pPr>
            <w:pStyle w:val="TOC1"/>
            <w:rPr>
              <w:ins w:id="445" w:author="Alondra Vega Pacheco" w:date="2025-09-12T22:18:00Z" w16du:dateUtc="2025-09-13T03:18:00Z"/>
              <w:rFonts w:asciiTheme="minorHAnsi" w:eastAsiaTheme="minorEastAsia" w:hAnsiTheme="minorHAnsi" w:cstheme="minorBidi"/>
              <w:b w:val="0"/>
              <w:kern w:val="2"/>
              <w:szCs w:val="24"/>
              <w14:ligatures w14:val="standardContextual"/>
            </w:rPr>
          </w:pPr>
          <w:ins w:id="446"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"_Toc208608087"</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rPr>
              <w:t>13.</w:t>
            </w:r>
            <w:r>
              <w:rPr>
                <w:rFonts w:asciiTheme="minorHAnsi" w:eastAsiaTheme="minorEastAsia" w:hAnsiTheme="minorHAnsi" w:cstheme="minorBidi"/>
                <w:b w:val="0"/>
                <w:kern w:val="2"/>
                <w:szCs w:val="24"/>
                <w14:ligatures w14:val="standardContextual"/>
              </w:rPr>
              <w:tab/>
            </w:r>
            <w:r w:rsidRPr="00EC7603">
              <w:rPr>
                <w:rStyle w:val="Hyperlink"/>
              </w:rPr>
              <w:t xml:space="preserve">Assumptions - </w:t>
            </w:r>
            <w:r w:rsidRPr="00EC7603">
              <w:rPr>
                <w:rStyle w:val="Hyperlink"/>
                <w:i/>
                <w:iCs/>
              </w:rPr>
              <w:t>(updated in v4.0)</w:t>
            </w:r>
            <w:r>
              <w:rPr>
                <w:webHidden/>
              </w:rPr>
              <w:tab/>
            </w:r>
            <w:r>
              <w:rPr>
                <w:webHidden/>
              </w:rPr>
              <w:fldChar w:fldCharType="begin"/>
            </w:r>
            <w:r>
              <w:rPr>
                <w:webHidden/>
              </w:rPr>
              <w:instrText xml:space="preserve"> PAGEREF _Toc208608087 \h </w:instrText>
            </w:r>
          </w:ins>
          <w:r>
            <w:rPr>
              <w:webHidden/>
            </w:rPr>
          </w:r>
          <w:ins w:id="447" w:author="Alondra Vega Pacheco" w:date="2025-09-12T22:18:00Z" w16du:dateUtc="2025-09-13T03:18:00Z">
            <w:r>
              <w:rPr>
                <w:webHidden/>
              </w:rPr>
              <w:fldChar w:fldCharType="separate"/>
            </w:r>
            <w:r>
              <w:rPr>
                <w:webHidden/>
              </w:rPr>
              <w:t>58</w:t>
            </w:r>
            <w:r>
              <w:rPr>
                <w:webHidden/>
              </w:rPr>
              <w:fldChar w:fldCharType="end"/>
            </w:r>
            <w:r w:rsidRPr="00EC7603">
              <w:rPr>
                <w:rStyle w:val="Hyperlink"/>
              </w:rPr>
              <w:fldChar w:fldCharType="end"/>
            </w:r>
          </w:ins>
        </w:p>
        <w:p w14:paraId="3488A413" w14:textId="6695815F" w:rsidR="00FC1B9F" w:rsidRDefault="00FC1B9F">
          <w:pPr>
            <w:pStyle w:val="TOC1"/>
            <w:rPr>
              <w:ins w:id="448" w:author="Alondra Vega Pacheco" w:date="2025-09-12T22:18:00Z" w16du:dateUtc="2025-09-13T03:18:00Z"/>
              <w:rFonts w:asciiTheme="minorHAnsi" w:eastAsiaTheme="minorEastAsia" w:hAnsiTheme="minorHAnsi" w:cstheme="minorBidi"/>
              <w:b w:val="0"/>
              <w:kern w:val="2"/>
              <w:szCs w:val="24"/>
              <w14:ligatures w14:val="standardContextual"/>
            </w:rPr>
          </w:pPr>
          <w:ins w:id="449"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"_Toc208608088"</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rPr>
              <w:t>14.</w:t>
            </w:r>
            <w:r>
              <w:rPr>
                <w:rFonts w:asciiTheme="minorHAnsi" w:eastAsiaTheme="minorEastAsia" w:hAnsiTheme="minorHAnsi" w:cstheme="minorBidi"/>
                <w:b w:val="0"/>
                <w:kern w:val="2"/>
                <w:szCs w:val="24"/>
                <w14:ligatures w14:val="standardContextual"/>
              </w:rPr>
              <w:tab/>
            </w:r>
            <w:r w:rsidRPr="00EC7603">
              <w:rPr>
                <w:rStyle w:val="Hyperlink"/>
              </w:rPr>
              <w:t xml:space="preserve">Constraints - </w:t>
            </w:r>
            <w:r w:rsidRPr="00EC7603">
              <w:rPr>
                <w:rStyle w:val="Hyperlink"/>
                <w:i/>
                <w:iCs/>
              </w:rPr>
              <w:t>(updated in v4.0)</w:t>
            </w:r>
            <w:r>
              <w:rPr>
                <w:webHidden/>
              </w:rPr>
              <w:tab/>
            </w:r>
            <w:r>
              <w:rPr>
                <w:webHidden/>
              </w:rPr>
              <w:fldChar w:fldCharType="begin"/>
            </w:r>
            <w:r>
              <w:rPr>
                <w:webHidden/>
              </w:rPr>
              <w:instrText xml:space="preserve"> PAGEREF _Toc208608088 \h </w:instrText>
            </w:r>
          </w:ins>
          <w:r>
            <w:rPr>
              <w:webHidden/>
            </w:rPr>
          </w:r>
          <w:ins w:id="450" w:author="Alondra Vega Pacheco" w:date="2025-09-12T22:18:00Z" w16du:dateUtc="2025-09-13T03:18:00Z">
            <w:r>
              <w:rPr>
                <w:webHidden/>
              </w:rPr>
              <w:fldChar w:fldCharType="separate"/>
            </w:r>
            <w:r>
              <w:rPr>
                <w:webHidden/>
              </w:rPr>
              <w:t>58</w:t>
            </w:r>
            <w:r>
              <w:rPr>
                <w:webHidden/>
              </w:rPr>
              <w:fldChar w:fldCharType="end"/>
            </w:r>
            <w:r w:rsidRPr="00EC7603">
              <w:rPr>
                <w:rStyle w:val="Hyperlink"/>
              </w:rPr>
              <w:fldChar w:fldCharType="end"/>
            </w:r>
          </w:ins>
        </w:p>
        <w:p w14:paraId="790B434B" w14:textId="26C5B37C" w:rsidR="00FC1B9F" w:rsidRDefault="00FC1B9F">
          <w:pPr>
            <w:pStyle w:val="TOC1"/>
            <w:rPr>
              <w:ins w:id="451" w:author="Alondra Vega Pacheco" w:date="2025-09-12T22:18:00Z" w16du:dateUtc="2025-09-13T03:18:00Z"/>
              <w:rFonts w:asciiTheme="minorHAnsi" w:eastAsiaTheme="minorEastAsia" w:hAnsiTheme="minorHAnsi" w:cstheme="minorBidi"/>
              <w:b w:val="0"/>
              <w:kern w:val="2"/>
              <w:szCs w:val="24"/>
              <w14:ligatures w14:val="standardContextual"/>
            </w:rPr>
          </w:pPr>
          <w:ins w:id="452"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"_Toc208608089"</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15.</w:t>
            </w:r>
            <w:r>
              <w:rPr>
                <w:rFonts w:asciiTheme="minorHAnsi" w:eastAsiaTheme="minorEastAsia" w:hAnsiTheme="minorHAnsi" w:cstheme="minorBidi"/>
                <w:b w:val="0"/>
                <w:kern w:val="2"/>
                <w:szCs w:val="24"/>
                <w14:ligatures w14:val="standardContextual"/>
              </w:rPr>
              <w:tab/>
            </w:r>
            <w:r w:rsidRPr="00EC7603">
              <w:rPr>
                <w:rStyle w:val="Hyperlink"/>
              </w:rPr>
              <w:t xml:space="preserve">Work Breakdown Structure (WBS) </w:t>
            </w:r>
            <w:r w:rsidRPr="00EC7603">
              <w:rPr>
                <w:rStyle w:val="Hyperlink"/>
                <w:i/>
                <w:iCs/>
              </w:rPr>
              <w:t>- (updated in v4.0)</w:t>
            </w:r>
            <w:r>
              <w:rPr>
                <w:webHidden/>
              </w:rPr>
              <w:tab/>
            </w:r>
            <w:r>
              <w:rPr>
                <w:webHidden/>
              </w:rPr>
              <w:fldChar w:fldCharType="begin"/>
            </w:r>
            <w:r>
              <w:rPr>
                <w:webHidden/>
              </w:rPr>
              <w:instrText xml:space="preserve"> PAGEREF _Toc208608089 \h </w:instrText>
            </w:r>
          </w:ins>
          <w:r>
            <w:rPr>
              <w:webHidden/>
            </w:rPr>
          </w:r>
          <w:ins w:id="453" w:author="Alondra Vega Pacheco" w:date="2025-09-12T22:18:00Z" w16du:dateUtc="2025-09-13T03:18:00Z">
            <w:r>
              <w:rPr>
                <w:webHidden/>
              </w:rPr>
              <w:fldChar w:fldCharType="separate"/>
            </w:r>
            <w:r>
              <w:rPr>
                <w:webHidden/>
              </w:rPr>
              <w:t>59</w:t>
            </w:r>
            <w:r>
              <w:rPr>
                <w:webHidden/>
              </w:rPr>
              <w:fldChar w:fldCharType="end"/>
            </w:r>
            <w:r w:rsidRPr="00EC7603">
              <w:rPr>
                <w:rStyle w:val="Hyperlink"/>
              </w:rPr>
              <w:fldChar w:fldCharType="end"/>
            </w:r>
          </w:ins>
        </w:p>
        <w:p w14:paraId="40217EA5" w14:textId="1268617C" w:rsidR="00FC1B9F" w:rsidRDefault="00FC1B9F">
          <w:pPr>
            <w:pStyle w:val="TOC2"/>
            <w:tabs>
              <w:tab w:val="left" w:pos="960"/>
            </w:tabs>
            <w:rPr>
              <w:ins w:id="454"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55"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"_Toc208608090"</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15.1</w:t>
            </w:r>
            <w:r>
              <w:rPr>
                <w:rFonts w:asciiTheme="minorHAnsi" w:eastAsiaTheme="minorEastAsia" w:hAnsiTheme="minorHAnsi" w:cstheme="minorBidi"/>
                <w:noProof/>
                <w:kern w:val="2"/>
                <w:sz w:val="24"/>
                <w:szCs w:val="24"/>
                <w14:ligatures w14:val="standardContextual"/>
              </w:rPr>
              <w:tab/>
            </w:r>
            <w:r w:rsidRPr="00EC7603">
              <w:rPr>
                <w:rStyle w:val="Hyperlink"/>
                <w:noProof/>
              </w:rPr>
              <w:t>Structure</w:t>
            </w:r>
            <w:r>
              <w:rPr>
                <w:noProof/>
                <w:webHidden/>
              </w:rPr>
              <w:tab/>
            </w:r>
            <w:r>
              <w:rPr>
                <w:noProof/>
                <w:webHidden/>
              </w:rPr>
              <w:fldChar w:fldCharType="begin"/>
            </w:r>
            <w:r>
              <w:rPr>
                <w:noProof/>
                <w:webHidden/>
              </w:rPr>
              <w:instrText xml:space="preserve"> PAGEREF _Toc208608090 \h </w:instrText>
            </w:r>
          </w:ins>
          <w:r>
            <w:rPr>
              <w:noProof/>
              <w:webHidden/>
            </w:rPr>
          </w:r>
          <w:ins w:id="456" w:author="Alondra Vega Pacheco" w:date="2025-09-12T22:18:00Z" w16du:dateUtc="2025-09-13T03:18:00Z">
            <w:r>
              <w:rPr>
                <w:noProof/>
                <w:webHidden/>
              </w:rPr>
              <w:fldChar w:fldCharType="separate"/>
            </w:r>
            <w:r>
              <w:rPr>
                <w:noProof/>
                <w:webHidden/>
              </w:rPr>
              <w:t>59</w:t>
            </w:r>
            <w:r>
              <w:rPr>
                <w:noProof/>
                <w:webHidden/>
              </w:rPr>
              <w:fldChar w:fldCharType="end"/>
            </w:r>
            <w:r w:rsidRPr="00EC7603">
              <w:rPr>
                <w:rStyle w:val="Hyperlink"/>
                <w:noProof/>
              </w:rPr>
              <w:fldChar w:fldCharType="end"/>
            </w:r>
          </w:ins>
        </w:p>
        <w:p w14:paraId="60045715" w14:textId="0017D0D1" w:rsidR="00FC1B9F" w:rsidRDefault="00FC1B9F">
          <w:pPr>
            <w:pStyle w:val="TOC1"/>
            <w:rPr>
              <w:ins w:id="457" w:author="Alondra Vega Pacheco" w:date="2025-09-12T22:18:00Z" w16du:dateUtc="2025-09-13T03:18:00Z"/>
              <w:rFonts w:asciiTheme="minorHAnsi" w:eastAsiaTheme="minorEastAsia" w:hAnsiTheme="minorHAnsi" w:cstheme="minorBidi"/>
              <w:b w:val="0"/>
              <w:kern w:val="2"/>
              <w:szCs w:val="24"/>
              <w14:ligatures w14:val="standardContextual"/>
            </w:rPr>
          </w:pPr>
          <w:ins w:id="458"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"_Toc208608091"</w:instrText>
            </w:r>
            <w:r w:rsidRPr="00EC7603">
              <w:rPr>
                <w:rStyle w:val="Hyperlink"/>
              </w:rPr>
              <w:instrText xml:space="preserve"> </w:instrText>
            </w:r>
            <w:r w:rsidRPr="00EC7603">
              <w:rPr>
                <w:rStyle w:val="Hyperlink"/>
              </w:rPr>
            </w:r>
            <w:r w:rsidRPr="00EC7603">
              <w:rPr>
                <w:rStyle w:val="Hyperlink"/>
              </w:rPr>
              <w:fldChar w:fldCharType="separate"/>
            </w:r>
            <w:r>
              <w:rPr>
                <w:rFonts w:asciiTheme="minorHAnsi" w:eastAsiaTheme="minorEastAsia" w:hAnsiTheme="minorHAnsi" w:cstheme="minorBidi"/>
                <w:b w:val="0"/>
                <w:kern w:val="2"/>
                <w:szCs w:val="24"/>
                <w14:ligatures w14:val="standardContextual"/>
              </w:rPr>
              <w:tab/>
            </w:r>
            <w:r w:rsidRPr="00EC7603">
              <w:rPr>
                <w:rStyle w:val="Hyperlink"/>
                <w:bCs/>
              </w:rPr>
              <w:t>Trigger Detection Module:</w:t>
            </w:r>
            <w:r w:rsidRPr="00EC7603">
              <w:rPr>
                <w:rStyle w:val="Hyperlink"/>
              </w:rPr>
              <w:t xml:space="preserve"> Evaluates transcripted patient interactions for key phrases and escalates caregiver alerts with audit log updates.</w:t>
            </w:r>
            <w:r>
              <w:rPr>
                <w:webHidden/>
              </w:rPr>
              <w:tab/>
            </w:r>
            <w:r>
              <w:rPr>
                <w:webHidden/>
              </w:rPr>
              <w:fldChar w:fldCharType="begin"/>
            </w:r>
            <w:r>
              <w:rPr>
                <w:webHidden/>
              </w:rPr>
              <w:instrText xml:space="preserve"> PAGEREF _Toc208608091 \h </w:instrText>
            </w:r>
          </w:ins>
          <w:r>
            <w:rPr>
              <w:webHidden/>
            </w:rPr>
          </w:r>
          <w:ins w:id="459" w:author="Alondra Vega Pacheco" w:date="2025-09-12T22:18:00Z" w16du:dateUtc="2025-09-13T03:18:00Z">
            <w:r>
              <w:rPr>
                <w:webHidden/>
              </w:rPr>
              <w:fldChar w:fldCharType="separate"/>
            </w:r>
            <w:r>
              <w:rPr>
                <w:webHidden/>
              </w:rPr>
              <w:t>60</w:t>
            </w:r>
            <w:r>
              <w:rPr>
                <w:webHidden/>
              </w:rPr>
              <w:fldChar w:fldCharType="end"/>
            </w:r>
            <w:r w:rsidRPr="00EC7603">
              <w:rPr>
                <w:rStyle w:val="Hyperlink"/>
              </w:rPr>
              <w:fldChar w:fldCharType="end"/>
            </w:r>
          </w:ins>
        </w:p>
        <w:p w14:paraId="218DA3FC" w14:textId="59F7E3A4" w:rsidR="00FC1B9F" w:rsidRDefault="00FC1B9F">
          <w:pPr>
            <w:pStyle w:val="TOC1"/>
            <w:rPr>
              <w:ins w:id="460" w:author="Alondra Vega Pacheco" w:date="2025-09-12T22:18:00Z" w16du:dateUtc="2025-09-13T03:18:00Z"/>
              <w:rFonts w:asciiTheme="minorHAnsi" w:eastAsiaTheme="minorEastAsia" w:hAnsiTheme="minorHAnsi" w:cstheme="minorBidi"/>
              <w:b w:val="0"/>
              <w:kern w:val="2"/>
              <w:szCs w:val="24"/>
              <w14:ligatures w14:val="standardContextual"/>
            </w:rPr>
          </w:pPr>
          <w:ins w:id="461"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"_Toc208608092"</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rPr>
              <w:t>16.</w:t>
            </w:r>
            <w:r>
              <w:rPr>
                <w:rFonts w:asciiTheme="minorHAnsi" w:eastAsiaTheme="minorEastAsia" w:hAnsiTheme="minorHAnsi" w:cstheme="minorBidi"/>
                <w:b w:val="0"/>
                <w:kern w:val="2"/>
                <w:szCs w:val="24"/>
                <w14:ligatures w14:val="standardContextual"/>
              </w:rPr>
              <w:tab/>
            </w:r>
            <w:r w:rsidRPr="00EC7603">
              <w:rPr>
                <w:rStyle w:val="Hyperlink"/>
              </w:rPr>
              <w:t xml:space="preserve">Change Management Procedures - </w:t>
            </w:r>
            <w:r w:rsidRPr="00EC7603">
              <w:rPr>
                <w:rStyle w:val="Hyperlink"/>
                <w:i/>
                <w:iCs/>
              </w:rPr>
              <w:t>(updated in v4.0)</w:t>
            </w:r>
            <w:r>
              <w:rPr>
                <w:webHidden/>
              </w:rPr>
              <w:tab/>
            </w:r>
            <w:r>
              <w:rPr>
                <w:webHidden/>
              </w:rPr>
              <w:fldChar w:fldCharType="begin"/>
            </w:r>
            <w:r>
              <w:rPr>
                <w:webHidden/>
              </w:rPr>
              <w:instrText xml:space="preserve"> PAGEREF _Toc208608092 \h </w:instrText>
            </w:r>
          </w:ins>
          <w:r>
            <w:rPr>
              <w:webHidden/>
            </w:rPr>
          </w:r>
          <w:ins w:id="462" w:author="Alondra Vega Pacheco" w:date="2025-09-12T22:18:00Z" w16du:dateUtc="2025-09-13T03:18:00Z">
            <w:r>
              <w:rPr>
                <w:webHidden/>
              </w:rPr>
              <w:fldChar w:fldCharType="separate"/>
            </w:r>
            <w:r>
              <w:rPr>
                <w:webHidden/>
              </w:rPr>
              <w:t>60</w:t>
            </w:r>
            <w:r>
              <w:rPr>
                <w:webHidden/>
              </w:rPr>
              <w:fldChar w:fldCharType="end"/>
            </w:r>
            <w:r w:rsidRPr="00EC7603">
              <w:rPr>
                <w:rStyle w:val="Hyperlink"/>
              </w:rPr>
              <w:fldChar w:fldCharType="end"/>
            </w:r>
          </w:ins>
        </w:p>
        <w:p w14:paraId="51D8CED7" w14:textId="0CBF04A5" w:rsidR="00FC1B9F" w:rsidRDefault="00FC1B9F">
          <w:pPr>
            <w:pStyle w:val="TOC2"/>
            <w:tabs>
              <w:tab w:val="left" w:pos="960"/>
            </w:tabs>
            <w:rPr>
              <w:ins w:id="463"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64"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"_Toc208608093"</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noProof/>
              </w:rPr>
              <w:t>16.1</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Change Control Process - </w:t>
            </w:r>
            <w:r w:rsidRPr="00EC7603">
              <w:rPr>
                <w:rStyle w:val="Hyperlink"/>
                <w:i/>
                <w:iCs/>
                <w:noProof/>
              </w:rPr>
              <w:t>(updated in v4.0)</w:t>
            </w:r>
            <w:r>
              <w:rPr>
                <w:noProof/>
                <w:webHidden/>
              </w:rPr>
              <w:tab/>
            </w:r>
            <w:r>
              <w:rPr>
                <w:noProof/>
                <w:webHidden/>
              </w:rPr>
              <w:fldChar w:fldCharType="begin"/>
            </w:r>
            <w:r>
              <w:rPr>
                <w:noProof/>
                <w:webHidden/>
              </w:rPr>
              <w:instrText xml:space="preserve"> PAGEREF _Toc208608093 \h </w:instrText>
            </w:r>
          </w:ins>
          <w:r>
            <w:rPr>
              <w:noProof/>
              <w:webHidden/>
            </w:rPr>
          </w:r>
          <w:ins w:id="465" w:author="Alondra Vega Pacheco" w:date="2025-09-12T22:18:00Z" w16du:dateUtc="2025-09-13T03:18:00Z">
            <w:r>
              <w:rPr>
                <w:noProof/>
                <w:webHidden/>
              </w:rPr>
              <w:fldChar w:fldCharType="separate"/>
            </w:r>
            <w:r>
              <w:rPr>
                <w:noProof/>
                <w:webHidden/>
              </w:rPr>
              <w:t>60</w:t>
            </w:r>
            <w:r>
              <w:rPr>
                <w:noProof/>
                <w:webHidden/>
              </w:rPr>
              <w:fldChar w:fldCharType="end"/>
            </w:r>
            <w:r w:rsidRPr="00EC7603">
              <w:rPr>
                <w:rStyle w:val="Hyperlink"/>
                <w:noProof/>
              </w:rPr>
              <w:fldChar w:fldCharType="end"/>
            </w:r>
          </w:ins>
        </w:p>
        <w:p w14:paraId="0583F536" w14:textId="0ADFCB64" w:rsidR="00FC1B9F" w:rsidRDefault="00FC1B9F">
          <w:pPr>
            <w:pStyle w:val="TOC2"/>
            <w:tabs>
              <w:tab w:val="left" w:pos="960"/>
            </w:tabs>
            <w:rPr>
              <w:ins w:id="466"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67"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"_Toc208608094"</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noProof/>
              </w:rPr>
              <w:t>16.2</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Change Control Board Roles - </w:t>
            </w:r>
            <w:r w:rsidRPr="00EC7603">
              <w:rPr>
                <w:rStyle w:val="Hyperlink"/>
                <w:i/>
                <w:iCs/>
                <w:noProof/>
              </w:rPr>
              <w:t>(updated in v4.0)</w:t>
            </w:r>
            <w:r>
              <w:rPr>
                <w:noProof/>
                <w:webHidden/>
              </w:rPr>
              <w:tab/>
            </w:r>
            <w:r>
              <w:rPr>
                <w:noProof/>
                <w:webHidden/>
              </w:rPr>
              <w:fldChar w:fldCharType="begin"/>
            </w:r>
            <w:r>
              <w:rPr>
                <w:noProof/>
                <w:webHidden/>
              </w:rPr>
              <w:instrText xml:space="preserve"> PAGEREF _Toc208608094 \h </w:instrText>
            </w:r>
          </w:ins>
          <w:r>
            <w:rPr>
              <w:noProof/>
              <w:webHidden/>
            </w:rPr>
          </w:r>
          <w:ins w:id="468" w:author="Alondra Vega Pacheco" w:date="2025-09-12T22:18:00Z" w16du:dateUtc="2025-09-13T03:18:00Z">
            <w:r>
              <w:rPr>
                <w:noProof/>
                <w:webHidden/>
              </w:rPr>
              <w:fldChar w:fldCharType="separate"/>
            </w:r>
            <w:r>
              <w:rPr>
                <w:noProof/>
                <w:webHidden/>
              </w:rPr>
              <w:t>63</w:t>
            </w:r>
            <w:r>
              <w:rPr>
                <w:noProof/>
                <w:webHidden/>
              </w:rPr>
              <w:fldChar w:fldCharType="end"/>
            </w:r>
            <w:r w:rsidRPr="00EC7603">
              <w:rPr>
                <w:rStyle w:val="Hyperlink"/>
                <w:noProof/>
              </w:rPr>
              <w:fldChar w:fldCharType="end"/>
            </w:r>
          </w:ins>
        </w:p>
        <w:p w14:paraId="3262C9B2" w14:textId="4728ADC0" w:rsidR="00FC1B9F" w:rsidRDefault="00FC1B9F">
          <w:pPr>
            <w:pStyle w:val="TOC2"/>
            <w:tabs>
              <w:tab w:val="left" w:pos="960"/>
            </w:tabs>
            <w:rPr>
              <w:ins w:id="469"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70"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"_Toc208608095"</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noProof/>
              </w:rPr>
              <w:t>16.3</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Internal Change Requests - </w:t>
            </w:r>
            <w:r w:rsidRPr="00EC7603">
              <w:rPr>
                <w:rStyle w:val="Hyperlink"/>
                <w:i/>
                <w:iCs/>
                <w:noProof/>
              </w:rPr>
              <w:t>(updated in v4.0)</w:t>
            </w:r>
            <w:r>
              <w:rPr>
                <w:noProof/>
                <w:webHidden/>
              </w:rPr>
              <w:tab/>
            </w:r>
            <w:r>
              <w:rPr>
                <w:noProof/>
                <w:webHidden/>
              </w:rPr>
              <w:fldChar w:fldCharType="begin"/>
            </w:r>
            <w:r>
              <w:rPr>
                <w:noProof/>
                <w:webHidden/>
              </w:rPr>
              <w:instrText xml:space="preserve"> PAGEREF _Toc208608095 \h </w:instrText>
            </w:r>
          </w:ins>
          <w:r>
            <w:rPr>
              <w:noProof/>
              <w:webHidden/>
            </w:rPr>
          </w:r>
          <w:ins w:id="471" w:author="Alondra Vega Pacheco" w:date="2025-09-12T22:18:00Z" w16du:dateUtc="2025-09-13T03:18:00Z">
            <w:r>
              <w:rPr>
                <w:noProof/>
                <w:webHidden/>
              </w:rPr>
              <w:fldChar w:fldCharType="separate"/>
            </w:r>
            <w:r>
              <w:rPr>
                <w:noProof/>
                <w:webHidden/>
              </w:rPr>
              <w:t>64</w:t>
            </w:r>
            <w:r>
              <w:rPr>
                <w:noProof/>
                <w:webHidden/>
              </w:rPr>
              <w:fldChar w:fldCharType="end"/>
            </w:r>
            <w:r w:rsidRPr="00EC7603">
              <w:rPr>
                <w:rStyle w:val="Hyperlink"/>
                <w:noProof/>
              </w:rPr>
              <w:fldChar w:fldCharType="end"/>
            </w:r>
          </w:ins>
        </w:p>
        <w:p w14:paraId="12E08A88" w14:textId="208ACA45" w:rsidR="00FC1B9F" w:rsidRDefault="00FC1B9F">
          <w:pPr>
            <w:pStyle w:val="TOC2"/>
            <w:tabs>
              <w:tab w:val="left" w:pos="960"/>
            </w:tabs>
            <w:rPr>
              <w:ins w:id="472"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73" w:author="Alondra Vega Pacheco" w:date="2025-09-12T22:18:00Z" w16du:dateUtc="2025-09-13T03:18:00Z">
            <w:r w:rsidRPr="00EC7603">
              <w:rPr>
                <w:rStyle w:val="Hyperlink"/>
                <w:noProof/>
              </w:rPr>
              <w:lastRenderedPageBreak/>
              <w:fldChar w:fldCharType="begin"/>
            </w:r>
            <w:r w:rsidRPr="00EC7603">
              <w:rPr>
                <w:rStyle w:val="Hyperlink"/>
                <w:noProof/>
              </w:rPr>
              <w:instrText xml:space="preserve"> </w:instrText>
            </w:r>
            <w:r>
              <w:rPr>
                <w:noProof/>
              </w:rPr>
              <w:instrText>HYPERLINK \l "_Toc208608096"</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noProof/>
              </w:rPr>
              <w:t>16.4</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External Change Requests - </w:t>
            </w:r>
            <w:r w:rsidRPr="00EC7603">
              <w:rPr>
                <w:rStyle w:val="Hyperlink"/>
                <w:i/>
                <w:iCs/>
                <w:noProof/>
              </w:rPr>
              <w:t>(updated in v4.0)</w:t>
            </w:r>
            <w:r>
              <w:rPr>
                <w:noProof/>
                <w:webHidden/>
              </w:rPr>
              <w:tab/>
            </w:r>
            <w:r>
              <w:rPr>
                <w:noProof/>
                <w:webHidden/>
              </w:rPr>
              <w:fldChar w:fldCharType="begin"/>
            </w:r>
            <w:r>
              <w:rPr>
                <w:noProof/>
                <w:webHidden/>
              </w:rPr>
              <w:instrText xml:space="preserve"> PAGEREF _Toc208608096 \h </w:instrText>
            </w:r>
          </w:ins>
          <w:r>
            <w:rPr>
              <w:noProof/>
              <w:webHidden/>
            </w:rPr>
          </w:r>
          <w:ins w:id="474" w:author="Alondra Vega Pacheco" w:date="2025-09-12T22:18:00Z" w16du:dateUtc="2025-09-13T03:18:00Z">
            <w:r>
              <w:rPr>
                <w:noProof/>
                <w:webHidden/>
              </w:rPr>
              <w:fldChar w:fldCharType="separate"/>
            </w:r>
            <w:r>
              <w:rPr>
                <w:noProof/>
                <w:webHidden/>
              </w:rPr>
              <w:t>64</w:t>
            </w:r>
            <w:r>
              <w:rPr>
                <w:noProof/>
                <w:webHidden/>
              </w:rPr>
              <w:fldChar w:fldCharType="end"/>
            </w:r>
            <w:r w:rsidRPr="00EC7603">
              <w:rPr>
                <w:rStyle w:val="Hyperlink"/>
                <w:noProof/>
              </w:rPr>
              <w:fldChar w:fldCharType="end"/>
            </w:r>
          </w:ins>
        </w:p>
        <w:p w14:paraId="4B2F4737" w14:textId="1C892EF5" w:rsidR="00FC1B9F" w:rsidRDefault="00FC1B9F">
          <w:pPr>
            <w:pStyle w:val="TOC2"/>
            <w:tabs>
              <w:tab w:val="left" w:pos="960"/>
            </w:tabs>
            <w:rPr>
              <w:ins w:id="475"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76"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"_Toc208608097"</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noProof/>
              </w:rPr>
              <w:t>16.5</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UI/UX Wireframe Preview - </w:t>
            </w:r>
            <w:r w:rsidRPr="00EC7603">
              <w:rPr>
                <w:rStyle w:val="Hyperlink"/>
                <w:i/>
                <w:iCs/>
                <w:noProof/>
              </w:rPr>
              <w:t>(inherited from in v3.0)</w:t>
            </w:r>
            <w:r>
              <w:rPr>
                <w:noProof/>
                <w:webHidden/>
              </w:rPr>
              <w:tab/>
            </w:r>
            <w:r>
              <w:rPr>
                <w:noProof/>
                <w:webHidden/>
              </w:rPr>
              <w:fldChar w:fldCharType="begin"/>
            </w:r>
            <w:r>
              <w:rPr>
                <w:noProof/>
                <w:webHidden/>
              </w:rPr>
              <w:instrText xml:space="preserve"> PAGEREF _Toc208608097 \h </w:instrText>
            </w:r>
          </w:ins>
          <w:r>
            <w:rPr>
              <w:noProof/>
              <w:webHidden/>
            </w:rPr>
          </w:r>
          <w:ins w:id="477" w:author="Alondra Vega Pacheco" w:date="2025-09-12T22:18:00Z" w16du:dateUtc="2025-09-13T03:18:00Z">
            <w:r>
              <w:rPr>
                <w:noProof/>
                <w:webHidden/>
              </w:rPr>
              <w:fldChar w:fldCharType="separate"/>
            </w:r>
            <w:r>
              <w:rPr>
                <w:noProof/>
                <w:webHidden/>
              </w:rPr>
              <w:t>64</w:t>
            </w:r>
            <w:r>
              <w:rPr>
                <w:noProof/>
                <w:webHidden/>
              </w:rPr>
              <w:fldChar w:fldCharType="end"/>
            </w:r>
            <w:r w:rsidRPr="00EC7603">
              <w:rPr>
                <w:rStyle w:val="Hyperlink"/>
                <w:noProof/>
              </w:rPr>
              <w:fldChar w:fldCharType="end"/>
            </w:r>
          </w:ins>
        </w:p>
        <w:p w14:paraId="6FCBF194" w14:textId="550F029C" w:rsidR="00FC1B9F" w:rsidRDefault="00FC1B9F">
          <w:pPr>
            <w:pStyle w:val="TOC2"/>
            <w:tabs>
              <w:tab w:val="left" w:pos="960"/>
            </w:tabs>
            <w:rPr>
              <w:ins w:id="478"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79"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"_Toc208608098"</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i/>
                <w:iCs/>
                <w:noProof/>
              </w:rPr>
              <w:t>16.6</w:t>
            </w:r>
            <w:r>
              <w:rPr>
                <w:rFonts w:asciiTheme="minorHAnsi" w:eastAsiaTheme="minorEastAsia" w:hAnsiTheme="minorHAnsi" w:cstheme="minorBidi"/>
                <w:noProof/>
                <w:kern w:val="2"/>
                <w:sz w:val="24"/>
                <w:szCs w:val="24"/>
                <w14:ligatures w14:val="standardContextual"/>
              </w:rPr>
              <w:tab/>
            </w:r>
            <w:r w:rsidRPr="00EC7603">
              <w:rPr>
                <w:rStyle w:val="Hyperlink"/>
                <w:noProof/>
              </w:rPr>
              <w:t xml:space="preserve">Change Request Form - </w:t>
            </w:r>
            <w:r w:rsidRPr="00EC7603">
              <w:rPr>
                <w:rStyle w:val="Hyperlink"/>
                <w:i/>
                <w:iCs/>
                <w:noProof/>
              </w:rPr>
              <w:t>(added in v4.0)</w:t>
            </w:r>
            <w:r>
              <w:rPr>
                <w:noProof/>
                <w:webHidden/>
              </w:rPr>
              <w:tab/>
            </w:r>
            <w:r>
              <w:rPr>
                <w:noProof/>
                <w:webHidden/>
              </w:rPr>
              <w:fldChar w:fldCharType="begin"/>
            </w:r>
            <w:r>
              <w:rPr>
                <w:noProof/>
                <w:webHidden/>
              </w:rPr>
              <w:instrText xml:space="preserve"> PAGEREF _Toc208608098 \h </w:instrText>
            </w:r>
          </w:ins>
          <w:r>
            <w:rPr>
              <w:noProof/>
              <w:webHidden/>
            </w:rPr>
          </w:r>
          <w:ins w:id="480" w:author="Alondra Vega Pacheco" w:date="2025-09-12T22:18:00Z" w16du:dateUtc="2025-09-13T03:18:00Z">
            <w:r>
              <w:rPr>
                <w:noProof/>
                <w:webHidden/>
              </w:rPr>
              <w:fldChar w:fldCharType="separate"/>
            </w:r>
            <w:r>
              <w:rPr>
                <w:noProof/>
                <w:webHidden/>
              </w:rPr>
              <w:t>65</w:t>
            </w:r>
            <w:r>
              <w:rPr>
                <w:noProof/>
                <w:webHidden/>
              </w:rPr>
              <w:fldChar w:fldCharType="end"/>
            </w:r>
            <w:r w:rsidRPr="00EC7603">
              <w:rPr>
                <w:rStyle w:val="Hyperlink"/>
                <w:noProof/>
              </w:rPr>
              <w:fldChar w:fldCharType="end"/>
            </w:r>
          </w:ins>
        </w:p>
        <w:p w14:paraId="7DFFAA7B" w14:textId="34C604A4" w:rsidR="00FC1B9F" w:rsidRDefault="00FC1B9F">
          <w:pPr>
            <w:pStyle w:val="TOC1"/>
            <w:rPr>
              <w:ins w:id="481" w:author="Alondra Vega Pacheco" w:date="2025-09-12T22:18:00Z" w16du:dateUtc="2025-09-13T03:18:00Z"/>
              <w:rFonts w:asciiTheme="minorHAnsi" w:eastAsiaTheme="minorEastAsia" w:hAnsiTheme="minorHAnsi" w:cstheme="minorBidi"/>
              <w:b w:val="0"/>
              <w:kern w:val="2"/>
              <w:szCs w:val="24"/>
              <w14:ligatures w14:val="standardContextual"/>
            </w:rPr>
          </w:pPr>
          <w:ins w:id="482"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"_Toc208608099"</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i/>
              </w:rPr>
              <w:t>17.</w:t>
            </w:r>
            <w:r>
              <w:rPr>
                <w:rFonts w:asciiTheme="minorHAnsi" w:eastAsiaTheme="minorEastAsia" w:hAnsiTheme="minorHAnsi" w:cstheme="minorBidi"/>
                <w:b w:val="0"/>
                <w:kern w:val="2"/>
                <w:szCs w:val="24"/>
                <w14:ligatures w14:val="standardContextual"/>
              </w:rPr>
              <w:tab/>
            </w:r>
            <w:r w:rsidRPr="00EC7603">
              <w:rPr>
                <w:rStyle w:val="Hyperlink"/>
              </w:rPr>
              <w:t xml:space="preserve">Appendices - </w:t>
            </w:r>
            <w:r w:rsidRPr="00EC7603">
              <w:rPr>
                <w:rStyle w:val="Hyperlink"/>
                <w:i/>
                <w:iCs/>
              </w:rPr>
              <w:t>(updated in v4.0)</w:t>
            </w:r>
            <w:r>
              <w:rPr>
                <w:webHidden/>
              </w:rPr>
              <w:tab/>
            </w:r>
            <w:r>
              <w:rPr>
                <w:webHidden/>
              </w:rPr>
              <w:fldChar w:fldCharType="begin"/>
            </w:r>
            <w:r>
              <w:rPr>
                <w:webHidden/>
              </w:rPr>
              <w:instrText xml:space="preserve"> PAGEREF _Toc208608099 \h </w:instrText>
            </w:r>
          </w:ins>
          <w:r>
            <w:rPr>
              <w:webHidden/>
            </w:rPr>
          </w:r>
          <w:ins w:id="483" w:author="Alondra Vega Pacheco" w:date="2025-09-12T22:18:00Z" w16du:dateUtc="2025-09-13T03:18:00Z">
            <w:r>
              <w:rPr>
                <w:webHidden/>
              </w:rPr>
              <w:fldChar w:fldCharType="separate"/>
            </w:r>
            <w:r>
              <w:rPr>
                <w:webHidden/>
              </w:rPr>
              <w:t>65</w:t>
            </w:r>
            <w:r>
              <w:rPr>
                <w:webHidden/>
              </w:rPr>
              <w:fldChar w:fldCharType="end"/>
            </w:r>
            <w:r w:rsidRPr="00EC7603">
              <w:rPr>
                <w:rStyle w:val="Hyperlink"/>
              </w:rPr>
              <w:fldChar w:fldCharType="end"/>
            </w:r>
          </w:ins>
        </w:p>
        <w:p w14:paraId="543C2A4B" w14:textId="1F8D775C" w:rsidR="00FC1B9F" w:rsidRDefault="00FC1B9F">
          <w:pPr>
            <w:pStyle w:val="TOC2"/>
            <w:tabs>
              <w:tab w:val="left" w:pos="960"/>
            </w:tabs>
            <w:rPr>
              <w:ins w:id="484"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85"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"_Toc208608100"</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17.1</w:t>
            </w:r>
            <w:r>
              <w:rPr>
                <w:rFonts w:asciiTheme="minorHAnsi" w:eastAsiaTheme="minorEastAsia" w:hAnsiTheme="minorHAnsi" w:cstheme="minorBidi"/>
                <w:noProof/>
                <w:kern w:val="2"/>
                <w:sz w:val="24"/>
                <w:szCs w:val="24"/>
                <w14:ligatures w14:val="standardContextual"/>
              </w:rPr>
              <w:tab/>
            </w:r>
            <w:r w:rsidRPr="00EC7603">
              <w:rPr>
                <w:rStyle w:val="Hyperlink"/>
                <w:noProof/>
              </w:rPr>
              <w:t>Glossary of Terms</w:t>
            </w:r>
            <w:r>
              <w:rPr>
                <w:noProof/>
                <w:webHidden/>
              </w:rPr>
              <w:tab/>
            </w:r>
            <w:r>
              <w:rPr>
                <w:noProof/>
                <w:webHidden/>
              </w:rPr>
              <w:fldChar w:fldCharType="begin"/>
            </w:r>
            <w:r>
              <w:rPr>
                <w:noProof/>
                <w:webHidden/>
              </w:rPr>
              <w:instrText xml:space="preserve"> PAGEREF _Toc208608100 \h </w:instrText>
            </w:r>
          </w:ins>
          <w:r>
            <w:rPr>
              <w:noProof/>
              <w:webHidden/>
            </w:rPr>
          </w:r>
          <w:ins w:id="486" w:author="Alondra Vega Pacheco" w:date="2025-09-12T22:18:00Z" w16du:dateUtc="2025-09-13T03:18:00Z">
            <w:r>
              <w:rPr>
                <w:noProof/>
                <w:webHidden/>
              </w:rPr>
              <w:fldChar w:fldCharType="separate"/>
            </w:r>
            <w:r>
              <w:rPr>
                <w:noProof/>
                <w:webHidden/>
              </w:rPr>
              <w:t>65</w:t>
            </w:r>
            <w:r>
              <w:rPr>
                <w:noProof/>
                <w:webHidden/>
              </w:rPr>
              <w:fldChar w:fldCharType="end"/>
            </w:r>
            <w:r w:rsidRPr="00EC7603">
              <w:rPr>
                <w:rStyle w:val="Hyperlink"/>
                <w:noProof/>
              </w:rPr>
              <w:fldChar w:fldCharType="end"/>
            </w:r>
          </w:ins>
        </w:p>
        <w:p w14:paraId="232F5198" w14:textId="648528CF" w:rsidR="00FC1B9F" w:rsidRDefault="00FC1B9F">
          <w:pPr>
            <w:pStyle w:val="TOC2"/>
            <w:tabs>
              <w:tab w:val="left" w:pos="960"/>
            </w:tabs>
            <w:rPr>
              <w:ins w:id="487"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88"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"_Toc208608101"</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17.2</w:t>
            </w:r>
            <w:r>
              <w:rPr>
                <w:rFonts w:asciiTheme="minorHAnsi" w:eastAsiaTheme="minorEastAsia" w:hAnsiTheme="minorHAnsi" w:cstheme="minorBidi"/>
                <w:noProof/>
                <w:kern w:val="2"/>
                <w:sz w:val="24"/>
                <w:szCs w:val="24"/>
                <w14:ligatures w14:val="standardContextual"/>
              </w:rPr>
              <w:tab/>
            </w:r>
            <w:r w:rsidRPr="00EC7603">
              <w:rPr>
                <w:rStyle w:val="Hyperlink"/>
                <w:noProof/>
              </w:rPr>
              <w:t>Re</w:t>
            </w:r>
            <w:r w:rsidRPr="00EC7603">
              <w:rPr>
                <w:rStyle w:val="Hyperlink"/>
                <w:noProof/>
              </w:rPr>
              <w:t>f</w:t>
            </w:r>
            <w:r w:rsidRPr="00EC7603">
              <w:rPr>
                <w:rStyle w:val="Hyperlink"/>
                <w:noProof/>
              </w:rPr>
              <w:t>erences</w:t>
            </w:r>
            <w:r>
              <w:rPr>
                <w:noProof/>
                <w:webHidden/>
              </w:rPr>
              <w:tab/>
            </w:r>
            <w:r>
              <w:rPr>
                <w:noProof/>
                <w:webHidden/>
              </w:rPr>
              <w:fldChar w:fldCharType="begin"/>
            </w:r>
            <w:r>
              <w:rPr>
                <w:noProof/>
                <w:webHidden/>
              </w:rPr>
              <w:instrText xml:space="preserve"> PAGEREF _Toc208608101 \h </w:instrText>
            </w:r>
          </w:ins>
          <w:r>
            <w:rPr>
              <w:noProof/>
              <w:webHidden/>
            </w:rPr>
          </w:r>
          <w:ins w:id="489" w:author="Alondra Vega Pacheco" w:date="2025-09-12T22:18:00Z" w16du:dateUtc="2025-09-13T03:18:00Z">
            <w:r>
              <w:rPr>
                <w:noProof/>
                <w:webHidden/>
              </w:rPr>
              <w:fldChar w:fldCharType="separate"/>
            </w:r>
            <w:r>
              <w:rPr>
                <w:noProof/>
                <w:webHidden/>
              </w:rPr>
              <w:t>67</w:t>
            </w:r>
            <w:r>
              <w:rPr>
                <w:noProof/>
                <w:webHidden/>
              </w:rPr>
              <w:fldChar w:fldCharType="end"/>
            </w:r>
            <w:r w:rsidRPr="00EC7603">
              <w:rPr>
                <w:rStyle w:val="Hyperlink"/>
                <w:noProof/>
              </w:rPr>
              <w:fldChar w:fldCharType="end"/>
            </w:r>
          </w:ins>
        </w:p>
        <w:p w14:paraId="6959FF98" w14:textId="1168EE15" w:rsidR="00FC1B9F" w:rsidRDefault="00FC1B9F">
          <w:pPr>
            <w:pStyle w:val="TOC1"/>
            <w:rPr>
              <w:ins w:id="490" w:author="Alondra Vega Pacheco" w:date="2025-09-12T22:18:00Z" w16du:dateUtc="2025-09-13T03:18:00Z"/>
              <w:rFonts w:asciiTheme="minorHAnsi" w:eastAsiaTheme="minorEastAsia" w:hAnsiTheme="minorHAnsi" w:cstheme="minorBidi"/>
              <w:b w:val="0"/>
              <w:kern w:val="2"/>
              <w:szCs w:val="24"/>
              <w14:ligatures w14:val="standardContextual"/>
            </w:rPr>
          </w:pPr>
          <w:ins w:id="491" w:author="Alondra Vega Pacheco" w:date="2025-09-12T22:18:00Z" w16du:dateUtc="2025-09-13T03:18:00Z">
            <w:r w:rsidRPr="00EC7603">
              <w:rPr>
                <w:rStyle w:val="Hyperlink"/>
              </w:rPr>
              <w:fldChar w:fldCharType="begin"/>
            </w:r>
            <w:r w:rsidRPr="00EC7603">
              <w:rPr>
                <w:rStyle w:val="Hyperlink"/>
              </w:rPr>
              <w:instrText xml:space="preserve"> </w:instrText>
            </w:r>
            <w:r>
              <w:instrText>HYPERLINK \l "_Toc208608102"</w:instrText>
            </w:r>
            <w:r w:rsidRPr="00EC7603">
              <w:rPr>
                <w:rStyle w:val="Hyperlink"/>
              </w:rPr>
              <w:instrText xml:space="preserve"> </w:instrText>
            </w:r>
            <w:r w:rsidRPr="00EC7603">
              <w:rPr>
                <w:rStyle w:val="Hyperlink"/>
              </w:rPr>
            </w:r>
            <w:r w:rsidRPr="00EC7603">
              <w:rPr>
                <w:rStyle w:val="Hyperlink"/>
              </w:rPr>
              <w:fldChar w:fldCharType="separate"/>
            </w:r>
            <w:r w:rsidRPr="00EC7603">
              <w:rPr>
                <w:rStyle w:val="Hyperlink"/>
              </w:rPr>
              <w:t>18.</w:t>
            </w:r>
            <w:r>
              <w:rPr>
                <w:rFonts w:asciiTheme="minorHAnsi" w:eastAsiaTheme="minorEastAsia" w:hAnsiTheme="minorHAnsi" w:cstheme="minorBidi"/>
                <w:b w:val="0"/>
                <w:kern w:val="2"/>
                <w:szCs w:val="24"/>
                <w14:ligatures w14:val="standardContextual"/>
              </w:rPr>
              <w:tab/>
            </w:r>
            <w:r w:rsidRPr="00EC7603">
              <w:rPr>
                <w:rStyle w:val="Hyperlink"/>
              </w:rPr>
              <w:t>Appendix A: Project Decision Tracker</w:t>
            </w:r>
            <w:r>
              <w:rPr>
                <w:webHidden/>
              </w:rPr>
              <w:tab/>
            </w:r>
            <w:r>
              <w:rPr>
                <w:webHidden/>
              </w:rPr>
              <w:fldChar w:fldCharType="begin"/>
            </w:r>
            <w:r>
              <w:rPr>
                <w:webHidden/>
              </w:rPr>
              <w:instrText xml:space="preserve"> PAGEREF _Toc208608102 \h </w:instrText>
            </w:r>
          </w:ins>
          <w:r>
            <w:rPr>
              <w:webHidden/>
            </w:rPr>
          </w:r>
          <w:ins w:id="492" w:author="Alondra Vega Pacheco" w:date="2025-09-12T22:18:00Z" w16du:dateUtc="2025-09-13T03:18:00Z">
            <w:r>
              <w:rPr>
                <w:webHidden/>
              </w:rPr>
              <w:fldChar w:fldCharType="separate"/>
            </w:r>
            <w:r>
              <w:rPr>
                <w:webHidden/>
              </w:rPr>
              <w:t>68</w:t>
            </w:r>
            <w:r>
              <w:rPr>
                <w:webHidden/>
              </w:rPr>
              <w:fldChar w:fldCharType="end"/>
            </w:r>
            <w:r w:rsidRPr="00EC7603">
              <w:rPr>
                <w:rStyle w:val="Hyperlink"/>
              </w:rPr>
              <w:fldChar w:fldCharType="end"/>
            </w:r>
          </w:ins>
        </w:p>
        <w:p w14:paraId="3CAF6015" w14:textId="001E851B" w:rsidR="00FC1B9F" w:rsidRDefault="00FC1B9F">
          <w:pPr>
            <w:pStyle w:val="TOC2"/>
            <w:tabs>
              <w:tab w:val="left" w:pos="960"/>
            </w:tabs>
            <w:rPr>
              <w:ins w:id="493"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94"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"_Toc208608103"</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18.1</w:t>
            </w:r>
            <w:r>
              <w:rPr>
                <w:rFonts w:asciiTheme="minorHAnsi" w:eastAsiaTheme="minorEastAsia" w:hAnsiTheme="minorHAnsi" w:cstheme="minorBidi"/>
                <w:noProof/>
                <w:kern w:val="2"/>
                <w:sz w:val="24"/>
                <w:szCs w:val="24"/>
                <w14:ligatures w14:val="standardContextual"/>
              </w:rPr>
              <w:tab/>
            </w:r>
            <w:r w:rsidRPr="00EC7603">
              <w:rPr>
                <w:rStyle w:val="Hyperlink"/>
                <w:noProof/>
              </w:rPr>
              <w:t>Team  – A Decision Tracker</w:t>
            </w:r>
            <w:r>
              <w:rPr>
                <w:noProof/>
                <w:webHidden/>
              </w:rPr>
              <w:tab/>
            </w:r>
            <w:r>
              <w:rPr>
                <w:noProof/>
                <w:webHidden/>
              </w:rPr>
              <w:fldChar w:fldCharType="begin"/>
            </w:r>
            <w:r>
              <w:rPr>
                <w:noProof/>
                <w:webHidden/>
              </w:rPr>
              <w:instrText xml:space="preserve"> PAGEREF _Toc208608103 \h </w:instrText>
            </w:r>
          </w:ins>
          <w:r>
            <w:rPr>
              <w:noProof/>
              <w:webHidden/>
            </w:rPr>
          </w:r>
          <w:ins w:id="495" w:author="Alondra Vega Pacheco" w:date="2025-09-12T22:18:00Z" w16du:dateUtc="2025-09-13T03:18:00Z">
            <w:r>
              <w:rPr>
                <w:noProof/>
                <w:webHidden/>
              </w:rPr>
              <w:fldChar w:fldCharType="separate"/>
            </w:r>
            <w:r>
              <w:rPr>
                <w:noProof/>
                <w:webHidden/>
              </w:rPr>
              <w:t>69</w:t>
            </w:r>
            <w:r>
              <w:rPr>
                <w:noProof/>
                <w:webHidden/>
              </w:rPr>
              <w:fldChar w:fldCharType="end"/>
            </w:r>
            <w:r w:rsidRPr="00EC7603">
              <w:rPr>
                <w:rStyle w:val="Hyperlink"/>
                <w:noProof/>
              </w:rPr>
              <w:fldChar w:fldCharType="end"/>
            </w:r>
          </w:ins>
        </w:p>
        <w:p w14:paraId="2F05D4C1" w14:textId="45027C78" w:rsidR="00FC1B9F" w:rsidRDefault="00FC1B9F">
          <w:pPr>
            <w:pStyle w:val="TOC2"/>
            <w:tabs>
              <w:tab w:val="left" w:pos="960"/>
            </w:tabs>
            <w:rPr>
              <w:ins w:id="496" w:author="Alondra Vega Pacheco" w:date="2025-09-12T22:18:00Z" w16du:dateUtc="2025-09-13T03:18:00Z"/>
              <w:rFonts w:asciiTheme="minorHAnsi" w:eastAsiaTheme="minorEastAsia" w:hAnsiTheme="minorHAnsi" w:cstheme="minorBidi"/>
              <w:noProof/>
              <w:kern w:val="2"/>
              <w:sz w:val="24"/>
              <w:szCs w:val="24"/>
              <w14:ligatures w14:val="standardContextual"/>
            </w:rPr>
          </w:pPr>
          <w:ins w:id="497"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"_Toc208608104"</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18.2</w:t>
            </w:r>
            <w:r>
              <w:rPr>
                <w:rFonts w:asciiTheme="minorHAnsi" w:eastAsiaTheme="minorEastAsia" w:hAnsiTheme="minorHAnsi" w:cstheme="minorBidi"/>
                <w:noProof/>
                <w:kern w:val="2"/>
                <w:sz w:val="24"/>
                <w:szCs w:val="24"/>
                <w14:ligatures w14:val="standardContextual"/>
              </w:rPr>
              <w:tab/>
            </w:r>
            <w:r w:rsidRPr="00EC7603">
              <w:rPr>
                <w:rStyle w:val="Hyperlink"/>
                <w:noProof/>
              </w:rPr>
              <w:t>Team  – B Decision Tracker</w:t>
            </w:r>
            <w:r>
              <w:rPr>
                <w:noProof/>
                <w:webHidden/>
              </w:rPr>
              <w:tab/>
            </w:r>
            <w:r>
              <w:rPr>
                <w:noProof/>
                <w:webHidden/>
              </w:rPr>
              <w:fldChar w:fldCharType="begin"/>
            </w:r>
            <w:r>
              <w:rPr>
                <w:noProof/>
                <w:webHidden/>
              </w:rPr>
              <w:instrText xml:space="preserve"> PAGEREF _Toc208608104 \h </w:instrText>
            </w:r>
          </w:ins>
          <w:r>
            <w:rPr>
              <w:noProof/>
              <w:webHidden/>
            </w:rPr>
          </w:r>
          <w:ins w:id="498" w:author="Alondra Vega Pacheco" w:date="2025-09-12T22:18:00Z" w16du:dateUtc="2025-09-13T03:18:00Z">
            <w:r>
              <w:rPr>
                <w:noProof/>
                <w:webHidden/>
              </w:rPr>
              <w:fldChar w:fldCharType="separate"/>
            </w:r>
            <w:r>
              <w:rPr>
                <w:noProof/>
                <w:webHidden/>
              </w:rPr>
              <w:t>69</w:t>
            </w:r>
            <w:r>
              <w:rPr>
                <w:noProof/>
                <w:webHidden/>
              </w:rPr>
              <w:fldChar w:fldCharType="end"/>
            </w:r>
            <w:r w:rsidRPr="00EC7603">
              <w:rPr>
                <w:rStyle w:val="Hyperlink"/>
                <w:noProof/>
              </w:rPr>
              <w:fldChar w:fldCharType="end"/>
            </w:r>
          </w:ins>
        </w:p>
        <w:p w14:paraId="0DBFC2C3" w14:textId="13CCB5B6" w:rsidR="00FC1B9F" w:rsidRDefault="00FC1B9F">
          <w:pPr>
            <w:pStyle w:val="TOC2"/>
            <w:tabs>
              <w:tab w:val="left" w:pos="960"/>
            </w:tabs>
            <w:rPr>
              <w:ins w:id="499" w:author="Alondra Vega Pacheco" w:date="2025-09-12T22:18:00Z" w16du:dateUtc="2025-09-13T03:18:00Z"/>
              <w:rFonts w:asciiTheme="minorHAnsi" w:eastAsiaTheme="minorEastAsia" w:hAnsiTheme="minorHAnsi" w:cstheme="minorBidi"/>
              <w:noProof/>
              <w:kern w:val="2"/>
              <w:sz w:val="24"/>
              <w:szCs w:val="24"/>
              <w14:ligatures w14:val="standardContextual"/>
            </w:rPr>
          </w:pPr>
          <w:ins w:id="500"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"_Toc208608105"</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18.3</w:t>
            </w:r>
            <w:r>
              <w:rPr>
                <w:rFonts w:asciiTheme="minorHAnsi" w:eastAsiaTheme="minorEastAsia" w:hAnsiTheme="minorHAnsi" w:cstheme="minorBidi"/>
                <w:noProof/>
                <w:kern w:val="2"/>
                <w:sz w:val="24"/>
                <w:szCs w:val="24"/>
                <w14:ligatures w14:val="standardContextual"/>
              </w:rPr>
              <w:tab/>
            </w:r>
            <w:r w:rsidRPr="00EC7603">
              <w:rPr>
                <w:rStyle w:val="Hyperlink"/>
                <w:noProof/>
              </w:rPr>
              <w:t>Team  – C Decision Tracker</w:t>
            </w:r>
            <w:r>
              <w:rPr>
                <w:noProof/>
                <w:webHidden/>
              </w:rPr>
              <w:tab/>
            </w:r>
            <w:r>
              <w:rPr>
                <w:noProof/>
                <w:webHidden/>
              </w:rPr>
              <w:fldChar w:fldCharType="begin"/>
            </w:r>
            <w:r>
              <w:rPr>
                <w:noProof/>
                <w:webHidden/>
              </w:rPr>
              <w:instrText xml:space="preserve"> PAGEREF _Toc208608105 \h </w:instrText>
            </w:r>
          </w:ins>
          <w:r>
            <w:rPr>
              <w:noProof/>
              <w:webHidden/>
            </w:rPr>
          </w:r>
          <w:ins w:id="501" w:author="Alondra Vega Pacheco" w:date="2025-09-12T22:18:00Z" w16du:dateUtc="2025-09-13T03:18:00Z">
            <w:r>
              <w:rPr>
                <w:noProof/>
                <w:webHidden/>
              </w:rPr>
              <w:fldChar w:fldCharType="separate"/>
            </w:r>
            <w:r>
              <w:rPr>
                <w:noProof/>
                <w:webHidden/>
              </w:rPr>
              <w:t>70</w:t>
            </w:r>
            <w:r>
              <w:rPr>
                <w:noProof/>
                <w:webHidden/>
              </w:rPr>
              <w:fldChar w:fldCharType="end"/>
            </w:r>
            <w:r w:rsidRPr="00EC7603">
              <w:rPr>
                <w:rStyle w:val="Hyperlink"/>
                <w:noProof/>
              </w:rPr>
              <w:fldChar w:fldCharType="end"/>
            </w:r>
          </w:ins>
        </w:p>
        <w:p w14:paraId="109F73BB" w14:textId="21D4758E" w:rsidR="00FC1B9F" w:rsidRDefault="00FC1B9F">
          <w:pPr>
            <w:pStyle w:val="TOC2"/>
            <w:tabs>
              <w:tab w:val="left" w:pos="960"/>
            </w:tabs>
            <w:rPr>
              <w:ins w:id="502" w:author="Alondra Vega Pacheco" w:date="2025-09-12T22:18:00Z" w16du:dateUtc="2025-09-13T03:18:00Z"/>
              <w:rFonts w:asciiTheme="minorHAnsi" w:eastAsiaTheme="minorEastAsia" w:hAnsiTheme="minorHAnsi" w:cstheme="minorBidi"/>
              <w:noProof/>
              <w:kern w:val="2"/>
              <w:sz w:val="24"/>
              <w:szCs w:val="24"/>
              <w14:ligatures w14:val="standardContextual"/>
            </w:rPr>
          </w:pPr>
          <w:ins w:id="503" w:author="Alondra Vega Pacheco" w:date="2025-09-12T22:18:00Z" w16du:dateUtc="2025-09-13T03:18:00Z">
            <w:r w:rsidRPr="00EC7603">
              <w:rPr>
                <w:rStyle w:val="Hyperlink"/>
                <w:noProof/>
              </w:rPr>
              <w:fldChar w:fldCharType="begin"/>
            </w:r>
            <w:r w:rsidRPr="00EC7603">
              <w:rPr>
                <w:rStyle w:val="Hyperlink"/>
                <w:noProof/>
              </w:rPr>
              <w:instrText xml:space="preserve"> </w:instrText>
            </w:r>
            <w:r>
              <w:rPr>
                <w:noProof/>
              </w:rPr>
              <w:instrText>HYPERLINK \l "_Toc208608106"</w:instrText>
            </w:r>
            <w:r w:rsidRPr="00EC7603">
              <w:rPr>
                <w:rStyle w:val="Hyperlink"/>
                <w:noProof/>
              </w:rPr>
              <w:instrText xml:space="preserve"> </w:instrText>
            </w:r>
            <w:r w:rsidRPr="00EC7603">
              <w:rPr>
                <w:rStyle w:val="Hyperlink"/>
                <w:noProof/>
              </w:rPr>
            </w:r>
            <w:r w:rsidRPr="00EC7603">
              <w:rPr>
                <w:rStyle w:val="Hyperlink"/>
                <w:noProof/>
              </w:rPr>
              <w:fldChar w:fldCharType="separate"/>
            </w:r>
            <w:r w:rsidRPr="00EC7603">
              <w:rPr>
                <w:rStyle w:val="Hyperlink"/>
                <w:noProof/>
              </w:rPr>
              <w:t>18.4</w:t>
            </w:r>
            <w:r>
              <w:rPr>
                <w:rFonts w:asciiTheme="minorHAnsi" w:eastAsiaTheme="minorEastAsia" w:hAnsiTheme="minorHAnsi" w:cstheme="minorBidi"/>
                <w:noProof/>
                <w:kern w:val="2"/>
                <w:sz w:val="24"/>
                <w:szCs w:val="24"/>
                <w14:ligatures w14:val="standardContextual"/>
              </w:rPr>
              <w:tab/>
            </w:r>
            <w:r w:rsidRPr="00EC7603">
              <w:rPr>
                <w:rStyle w:val="Hyperlink"/>
                <w:noProof/>
              </w:rPr>
              <w:t>Team – D Decision Tracker</w:t>
            </w:r>
            <w:r>
              <w:rPr>
                <w:noProof/>
                <w:webHidden/>
              </w:rPr>
              <w:tab/>
            </w:r>
            <w:r>
              <w:rPr>
                <w:noProof/>
                <w:webHidden/>
              </w:rPr>
              <w:fldChar w:fldCharType="begin"/>
            </w:r>
            <w:r>
              <w:rPr>
                <w:noProof/>
                <w:webHidden/>
              </w:rPr>
              <w:instrText xml:space="preserve"> PAGEREF _Toc208608106 \h </w:instrText>
            </w:r>
          </w:ins>
          <w:r>
            <w:rPr>
              <w:noProof/>
              <w:webHidden/>
            </w:rPr>
          </w:r>
          <w:ins w:id="504" w:author="Alondra Vega Pacheco" w:date="2025-09-12T22:18:00Z" w16du:dateUtc="2025-09-13T03:18:00Z">
            <w:r>
              <w:rPr>
                <w:noProof/>
                <w:webHidden/>
              </w:rPr>
              <w:fldChar w:fldCharType="separate"/>
            </w:r>
            <w:r>
              <w:rPr>
                <w:noProof/>
                <w:webHidden/>
              </w:rPr>
              <w:t>70</w:t>
            </w:r>
            <w:r>
              <w:rPr>
                <w:noProof/>
                <w:webHidden/>
              </w:rPr>
              <w:fldChar w:fldCharType="end"/>
            </w:r>
            <w:r w:rsidRPr="00EC7603">
              <w:rPr>
                <w:rStyle w:val="Hyperlink"/>
                <w:noProof/>
              </w:rPr>
              <w:fldChar w:fldCharType="end"/>
            </w:r>
          </w:ins>
        </w:p>
        <w:p w14:paraId="784D9883" w14:textId="50278BF3" w:rsidR="00710850" w:rsidDel="00FC1B9F" w:rsidRDefault="00710850">
          <w:pPr>
            <w:pStyle w:val="TOC1"/>
            <w:rPr>
              <w:del w:id="505" w:author="Alondra Vega Pacheco" w:date="2025-09-12T22:18:00Z" w16du:dateUtc="2025-09-13T03:18:00Z"/>
              <w:rFonts w:asciiTheme="minorHAnsi" w:eastAsiaTheme="minorEastAsia" w:hAnsiTheme="minorHAnsi" w:cstheme="minorBidi"/>
              <w:b w:val="0"/>
              <w:kern w:val="2"/>
              <w:szCs w:val="24"/>
              <w14:ligatures w14:val="standardContextual"/>
            </w:rPr>
          </w:pPr>
          <w:del w:id="506" w:author="Alondra Vega Pacheco" w:date="2025-09-12T22:18:00Z" w16du:dateUtc="2025-09-13T03:18:00Z">
            <w:r w:rsidRPr="00FC1B9F" w:rsidDel="00FC1B9F">
              <w:rPr>
                <w:rPrChange w:id="507" w:author="Alondra Vega Pacheco" w:date="2025-09-12T22:18:00Z" w16du:dateUtc="2025-09-13T03:18:00Z">
                  <w:rPr>
                    <w:rStyle w:val="Hyperlink"/>
                    <w:b w:val="0"/>
                  </w:rPr>
                </w:rPrChange>
              </w:rPr>
              <w:delText>Revision History</w:delText>
            </w:r>
            <w:r w:rsidDel="00FC1B9F">
              <w:rPr>
                <w:webHidden/>
              </w:rPr>
              <w:tab/>
            </w:r>
            <w:r w:rsidR="003B3F28" w:rsidDel="00FC1B9F">
              <w:rPr>
                <w:webHidden/>
              </w:rPr>
              <w:delText>viii</w:delText>
            </w:r>
          </w:del>
        </w:p>
        <w:p w14:paraId="53E0D200" w14:textId="4D562EA6" w:rsidR="00710850" w:rsidDel="00FC1B9F" w:rsidRDefault="00710850">
          <w:pPr>
            <w:pStyle w:val="TOC1"/>
            <w:rPr>
              <w:del w:id="508" w:author="Alondra Vega Pacheco" w:date="2025-09-12T22:18:00Z" w16du:dateUtc="2025-09-13T03:18:00Z"/>
              <w:rFonts w:asciiTheme="minorHAnsi" w:eastAsiaTheme="minorEastAsia" w:hAnsiTheme="minorHAnsi" w:cstheme="minorBidi"/>
              <w:b w:val="0"/>
              <w:kern w:val="2"/>
              <w:szCs w:val="24"/>
              <w14:ligatures w14:val="standardContextual"/>
            </w:rPr>
          </w:pPr>
          <w:del w:id="509" w:author="Alondra Vega Pacheco" w:date="2025-09-12T22:18:00Z" w16du:dateUtc="2025-09-13T03:18:00Z">
            <w:r w:rsidRPr="00FC1B9F" w:rsidDel="00FC1B9F">
              <w:rPr>
                <w:rPrChange w:id="510" w:author="Alondra Vega Pacheco" w:date="2025-09-12T22:18:00Z" w16du:dateUtc="2025-09-13T03:18:00Z">
                  <w:rPr>
                    <w:rStyle w:val="Hyperlink"/>
                    <w:b w:val="0"/>
                    <w:i/>
                    <w:iCs/>
                  </w:rPr>
                </w:rPrChange>
              </w:rPr>
              <w:delText>1.</w:delText>
            </w:r>
            <w:r w:rsidDel="00FC1B9F">
              <w:rPr>
                <w:rFonts w:asciiTheme="minorHAnsi" w:eastAsiaTheme="minorEastAsia" w:hAnsiTheme="minorHAnsi" w:cstheme="minorBidi"/>
                <w:b w:val="0"/>
                <w:kern w:val="2"/>
                <w:szCs w:val="24"/>
                <w14:ligatures w14:val="standardContextual"/>
              </w:rPr>
              <w:tab/>
            </w:r>
            <w:r w:rsidRPr="00FC1B9F" w:rsidDel="00FC1B9F">
              <w:rPr>
                <w:rPrChange w:id="511" w:author="Alondra Vega Pacheco" w:date="2025-09-12T22:18:00Z" w16du:dateUtc="2025-09-13T03:18:00Z">
                  <w:rPr>
                    <w:rStyle w:val="Hyperlink"/>
                    <w:b w:val="0"/>
                  </w:rPr>
                </w:rPrChange>
              </w:rPr>
              <w:delText xml:space="preserve">Executive Summary – </w:delText>
            </w:r>
            <w:r w:rsidRPr="00FC1B9F" w:rsidDel="00FC1B9F">
              <w:rPr>
                <w:rPrChange w:id="512" w:author="Alondra Vega Pacheco" w:date="2025-09-12T22:18:00Z" w16du:dateUtc="2025-09-13T03:18:00Z">
                  <w:rPr>
                    <w:rStyle w:val="Hyperlink"/>
                    <w:b w:val="0"/>
                    <w:i/>
                    <w:iCs/>
                  </w:rPr>
                </w:rPrChange>
              </w:rPr>
              <w:delText>(updated in v4.0)</w:delText>
            </w:r>
            <w:r w:rsidDel="00FC1B9F">
              <w:rPr>
                <w:webHidden/>
              </w:rPr>
              <w:tab/>
            </w:r>
            <w:r w:rsidR="003B3F28" w:rsidDel="00FC1B9F">
              <w:rPr>
                <w:webHidden/>
              </w:rPr>
              <w:delText>9</w:delText>
            </w:r>
          </w:del>
        </w:p>
        <w:p w14:paraId="72E52B54" w14:textId="23985964" w:rsidR="00710850" w:rsidDel="00FC1B9F" w:rsidRDefault="00710850">
          <w:pPr>
            <w:pStyle w:val="TOC2"/>
            <w:tabs>
              <w:tab w:val="left" w:pos="960"/>
            </w:tabs>
            <w:rPr>
              <w:del w:id="513" w:author="Alondra Vega Pacheco" w:date="2025-09-12T22:18:00Z" w16du:dateUtc="2025-09-13T03:18:00Z"/>
              <w:rFonts w:asciiTheme="minorHAnsi" w:eastAsiaTheme="minorEastAsia" w:hAnsiTheme="minorHAnsi" w:cstheme="minorBidi"/>
              <w:noProof/>
              <w:kern w:val="2"/>
              <w:sz w:val="24"/>
              <w:szCs w:val="24"/>
              <w14:ligatures w14:val="standardContextual"/>
            </w:rPr>
          </w:pPr>
          <w:del w:id="514" w:author="Alondra Vega Pacheco" w:date="2025-09-12T22:18:00Z" w16du:dateUtc="2025-09-13T03:18:00Z">
            <w:r w:rsidRPr="00FC1B9F" w:rsidDel="00FC1B9F">
              <w:rPr>
                <w:rPrChange w:id="515" w:author="Alondra Vega Pacheco" w:date="2025-09-12T22:18:00Z" w16du:dateUtc="2025-09-13T03:18:00Z">
                  <w:rPr>
                    <w:rStyle w:val="Hyperlink"/>
                    <w:i/>
                    <w:iCs/>
                    <w:noProof/>
                  </w:rPr>
                </w:rPrChange>
              </w:rPr>
              <w:delText>1.1</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516" w:author="Alondra Vega Pacheco" w:date="2025-09-12T22:18:00Z" w16du:dateUtc="2025-09-13T03:18:00Z">
                  <w:rPr>
                    <w:rStyle w:val="Hyperlink"/>
                    <w:noProof/>
                  </w:rPr>
                </w:rPrChange>
              </w:rPr>
              <w:delText xml:space="preserve">Project Name- </w:delText>
            </w:r>
            <w:r w:rsidRPr="00FC1B9F" w:rsidDel="00FC1B9F">
              <w:rPr>
                <w:rPrChange w:id="517" w:author="Alondra Vega Pacheco" w:date="2025-09-12T22:18:00Z" w16du:dateUtc="2025-09-13T03:18:00Z">
                  <w:rPr>
                    <w:rStyle w:val="Hyperlink"/>
                    <w:i/>
                    <w:iCs/>
                    <w:noProof/>
                  </w:rPr>
                </w:rPrChange>
              </w:rPr>
              <w:delText>(inherited from v3.0)</w:delText>
            </w:r>
            <w:r w:rsidDel="00FC1B9F">
              <w:rPr>
                <w:noProof/>
                <w:webHidden/>
              </w:rPr>
              <w:tab/>
            </w:r>
            <w:r w:rsidR="003B3F28" w:rsidDel="00FC1B9F">
              <w:rPr>
                <w:noProof/>
                <w:webHidden/>
              </w:rPr>
              <w:delText>9</w:delText>
            </w:r>
          </w:del>
        </w:p>
        <w:p w14:paraId="5CBC33D8" w14:textId="3210D433" w:rsidR="00710850" w:rsidDel="00FC1B9F" w:rsidRDefault="00710850">
          <w:pPr>
            <w:pStyle w:val="TOC2"/>
            <w:tabs>
              <w:tab w:val="left" w:pos="960"/>
            </w:tabs>
            <w:rPr>
              <w:del w:id="518" w:author="Alondra Vega Pacheco" w:date="2025-09-12T22:18:00Z" w16du:dateUtc="2025-09-13T03:18:00Z"/>
              <w:rFonts w:asciiTheme="minorHAnsi" w:eastAsiaTheme="minorEastAsia" w:hAnsiTheme="minorHAnsi" w:cstheme="minorBidi"/>
              <w:noProof/>
              <w:kern w:val="2"/>
              <w:sz w:val="24"/>
              <w:szCs w:val="24"/>
              <w14:ligatures w14:val="standardContextual"/>
            </w:rPr>
          </w:pPr>
          <w:del w:id="519" w:author="Alondra Vega Pacheco" w:date="2025-09-12T22:18:00Z" w16du:dateUtc="2025-09-13T03:18:00Z">
            <w:r w:rsidRPr="00FC1B9F" w:rsidDel="00FC1B9F">
              <w:rPr>
                <w:rPrChange w:id="520" w:author="Alondra Vega Pacheco" w:date="2025-09-12T22:18:00Z" w16du:dateUtc="2025-09-13T03:18:00Z">
                  <w:rPr>
                    <w:rStyle w:val="Hyperlink"/>
                    <w:i/>
                    <w:iCs/>
                    <w:noProof/>
                  </w:rPr>
                </w:rPrChange>
              </w:rPr>
              <w:delText>1.2</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521" w:author="Alondra Vega Pacheco" w:date="2025-09-12T22:18:00Z" w16du:dateUtc="2025-09-13T03:18:00Z">
                  <w:rPr>
                    <w:rStyle w:val="Hyperlink"/>
                    <w:noProof/>
                  </w:rPr>
                </w:rPrChange>
              </w:rPr>
              <w:delText xml:space="preserve">Purpose – </w:delText>
            </w:r>
            <w:r w:rsidRPr="00FC1B9F" w:rsidDel="00FC1B9F">
              <w:rPr>
                <w:rPrChange w:id="522" w:author="Alondra Vega Pacheco" w:date="2025-09-12T22:18:00Z" w16du:dateUtc="2025-09-13T03:18:00Z">
                  <w:rPr>
                    <w:rStyle w:val="Hyperlink"/>
                    <w:i/>
                    <w:noProof/>
                  </w:rPr>
                </w:rPrChange>
              </w:rPr>
              <w:delText>(</w:delText>
            </w:r>
            <w:r w:rsidRPr="00FC1B9F" w:rsidDel="00FC1B9F">
              <w:rPr>
                <w:rPrChange w:id="523"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9</w:delText>
            </w:r>
          </w:del>
        </w:p>
        <w:p w14:paraId="3B1DC8C0" w14:textId="5315C4CF" w:rsidR="00710850" w:rsidDel="00FC1B9F" w:rsidRDefault="00710850">
          <w:pPr>
            <w:pStyle w:val="TOC2"/>
            <w:tabs>
              <w:tab w:val="left" w:pos="960"/>
            </w:tabs>
            <w:rPr>
              <w:del w:id="524" w:author="Alondra Vega Pacheco" w:date="2025-09-12T22:18:00Z" w16du:dateUtc="2025-09-13T03:18:00Z"/>
              <w:rFonts w:asciiTheme="minorHAnsi" w:eastAsiaTheme="minorEastAsia" w:hAnsiTheme="minorHAnsi" w:cstheme="minorBidi"/>
              <w:noProof/>
              <w:kern w:val="2"/>
              <w:sz w:val="24"/>
              <w:szCs w:val="24"/>
              <w14:ligatures w14:val="standardContextual"/>
            </w:rPr>
          </w:pPr>
          <w:del w:id="525" w:author="Alondra Vega Pacheco" w:date="2025-09-12T22:18:00Z" w16du:dateUtc="2025-09-13T03:18:00Z">
            <w:r w:rsidRPr="00FC1B9F" w:rsidDel="00FC1B9F">
              <w:rPr>
                <w:rPrChange w:id="526" w:author="Alondra Vega Pacheco" w:date="2025-09-12T22:18:00Z" w16du:dateUtc="2025-09-13T03:18:00Z">
                  <w:rPr>
                    <w:rStyle w:val="Hyperlink"/>
                    <w:i/>
                    <w:iCs/>
                    <w:noProof/>
                  </w:rPr>
                </w:rPrChange>
              </w:rPr>
              <w:delText>1.3</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527" w:author="Alondra Vega Pacheco" w:date="2025-09-12T22:18:00Z" w16du:dateUtc="2025-09-13T03:18:00Z">
                  <w:rPr>
                    <w:rStyle w:val="Hyperlink"/>
                    <w:noProof/>
                  </w:rPr>
                </w:rPrChange>
              </w:rPr>
              <w:delText xml:space="preserve">Scope – </w:delText>
            </w:r>
            <w:r w:rsidRPr="00FC1B9F" w:rsidDel="00FC1B9F">
              <w:rPr>
                <w:rPrChange w:id="528" w:author="Alondra Vega Pacheco" w:date="2025-09-12T22:18:00Z" w16du:dateUtc="2025-09-13T03:18:00Z">
                  <w:rPr>
                    <w:rStyle w:val="Hyperlink"/>
                    <w:i/>
                    <w:noProof/>
                  </w:rPr>
                </w:rPrChange>
              </w:rPr>
              <w:delText>(</w:delText>
            </w:r>
            <w:r w:rsidRPr="00FC1B9F" w:rsidDel="00FC1B9F">
              <w:rPr>
                <w:rPrChange w:id="529"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9</w:delText>
            </w:r>
          </w:del>
        </w:p>
        <w:p w14:paraId="00AB3B15" w14:textId="424F829A" w:rsidR="00710850" w:rsidDel="00FC1B9F" w:rsidRDefault="00710850">
          <w:pPr>
            <w:pStyle w:val="TOC2"/>
            <w:tabs>
              <w:tab w:val="left" w:pos="960"/>
            </w:tabs>
            <w:rPr>
              <w:del w:id="530" w:author="Alondra Vega Pacheco" w:date="2025-09-12T22:18:00Z" w16du:dateUtc="2025-09-13T03:18:00Z"/>
              <w:rFonts w:asciiTheme="minorHAnsi" w:eastAsiaTheme="minorEastAsia" w:hAnsiTheme="minorHAnsi" w:cstheme="minorBidi"/>
              <w:noProof/>
              <w:kern w:val="2"/>
              <w:sz w:val="24"/>
              <w:szCs w:val="24"/>
              <w14:ligatures w14:val="standardContextual"/>
            </w:rPr>
          </w:pPr>
          <w:del w:id="531" w:author="Alondra Vega Pacheco" w:date="2025-09-12T22:18:00Z" w16du:dateUtc="2025-09-13T03:18:00Z">
            <w:r w:rsidRPr="00FC1B9F" w:rsidDel="00FC1B9F">
              <w:rPr>
                <w:rPrChange w:id="532" w:author="Alondra Vega Pacheco" w:date="2025-09-12T22:18:00Z" w16du:dateUtc="2025-09-13T03:18:00Z">
                  <w:rPr>
                    <w:rStyle w:val="Hyperlink"/>
                    <w:i/>
                    <w:iCs/>
                    <w:noProof/>
                  </w:rPr>
                </w:rPrChange>
              </w:rPr>
              <w:delText>1.4</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533" w:author="Alondra Vega Pacheco" w:date="2025-09-12T22:18:00Z" w16du:dateUtc="2025-09-13T03:18:00Z">
                  <w:rPr>
                    <w:rStyle w:val="Hyperlink"/>
                    <w:noProof/>
                  </w:rPr>
                </w:rPrChange>
              </w:rPr>
              <w:delText>Document History and Acknowledgments-</w:delText>
            </w:r>
            <w:r w:rsidRPr="00FC1B9F" w:rsidDel="00FC1B9F">
              <w:rPr>
                <w:rPrChange w:id="534" w:author="Alondra Vega Pacheco" w:date="2025-09-12T22:18:00Z" w16du:dateUtc="2025-09-13T03:18:00Z">
                  <w:rPr>
                    <w:rStyle w:val="Hyperlink"/>
                    <w:i/>
                    <w:iCs/>
                    <w:noProof/>
                  </w:rPr>
                </w:rPrChange>
              </w:rPr>
              <w:delText>(added in v4.0)</w:delText>
            </w:r>
            <w:r w:rsidDel="00FC1B9F">
              <w:rPr>
                <w:noProof/>
                <w:webHidden/>
              </w:rPr>
              <w:tab/>
            </w:r>
            <w:r w:rsidR="003B3F28" w:rsidDel="00FC1B9F">
              <w:rPr>
                <w:noProof/>
                <w:webHidden/>
              </w:rPr>
              <w:delText>10</w:delText>
            </w:r>
          </w:del>
        </w:p>
        <w:p w14:paraId="44063320" w14:textId="12B5848F" w:rsidR="00710850" w:rsidDel="00FC1B9F" w:rsidRDefault="00710850">
          <w:pPr>
            <w:pStyle w:val="TOC1"/>
            <w:rPr>
              <w:del w:id="535" w:author="Alondra Vega Pacheco" w:date="2025-09-12T22:18:00Z" w16du:dateUtc="2025-09-13T03:18:00Z"/>
              <w:rFonts w:asciiTheme="minorHAnsi" w:eastAsiaTheme="minorEastAsia" w:hAnsiTheme="minorHAnsi" w:cstheme="minorBidi"/>
              <w:b w:val="0"/>
              <w:kern w:val="2"/>
              <w:szCs w:val="24"/>
              <w14:ligatures w14:val="standardContextual"/>
            </w:rPr>
          </w:pPr>
          <w:del w:id="536" w:author="Alondra Vega Pacheco" w:date="2025-09-12T22:18:00Z" w16du:dateUtc="2025-09-13T03:18:00Z">
            <w:r w:rsidRPr="00FC1B9F" w:rsidDel="00FC1B9F">
              <w:rPr>
                <w:rPrChange w:id="537" w:author="Alondra Vega Pacheco" w:date="2025-09-12T22:18:00Z" w16du:dateUtc="2025-09-13T03:18:00Z">
                  <w:rPr>
                    <w:rStyle w:val="Hyperlink"/>
                    <w:b w:val="0"/>
                  </w:rPr>
                </w:rPrChange>
              </w:rPr>
              <w:delText>2.</w:delText>
            </w:r>
            <w:r w:rsidDel="00FC1B9F">
              <w:rPr>
                <w:rFonts w:asciiTheme="minorHAnsi" w:eastAsiaTheme="minorEastAsia" w:hAnsiTheme="minorHAnsi" w:cstheme="minorBidi"/>
                <w:b w:val="0"/>
                <w:kern w:val="2"/>
                <w:szCs w:val="24"/>
                <w14:ligatures w14:val="standardContextual"/>
              </w:rPr>
              <w:tab/>
            </w:r>
            <w:r w:rsidRPr="00FC1B9F" w:rsidDel="00FC1B9F">
              <w:rPr>
                <w:rPrChange w:id="538" w:author="Alondra Vega Pacheco" w:date="2025-09-12T22:18:00Z" w16du:dateUtc="2025-09-13T03:18:00Z">
                  <w:rPr>
                    <w:rStyle w:val="Hyperlink"/>
                    <w:b w:val="0"/>
                  </w:rPr>
                </w:rPrChange>
              </w:rPr>
              <w:delText xml:space="preserve">Document Conventions (Definitions, Acronyms, and Abbreviations)- </w:delText>
            </w:r>
            <w:r w:rsidRPr="00FC1B9F" w:rsidDel="00FC1B9F">
              <w:rPr>
                <w:rPrChange w:id="539" w:author="Alondra Vega Pacheco" w:date="2025-09-12T22:18:00Z" w16du:dateUtc="2025-09-13T03:18:00Z">
                  <w:rPr>
                    <w:rStyle w:val="Hyperlink"/>
                    <w:b w:val="0"/>
                    <w:i/>
                    <w:iCs/>
                  </w:rPr>
                </w:rPrChange>
              </w:rPr>
              <w:delText>(added in v4.0)</w:delText>
            </w:r>
            <w:r w:rsidDel="00FC1B9F">
              <w:rPr>
                <w:webHidden/>
              </w:rPr>
              <w:tab/>
            </w:r>
            <w:r w:rsidR="003B3F28" w:rsidDel="00FC1B9F">
              <w:rPr>
                <w:webHidden/>
              </w:rPr>
              <w:delText>10</w:delText>
            </w:r>
          </w:del>
        </w:p>
        <w:p w14:paraId="3CE429B1" w14:textId="1545EF4C" w:rsidR="00710850" w:rsidDel="00FC1B9F" w:rsidRDefault="00710850">
          <w:pPr>
            <w:pStyle w:val="TOC1"/>
            <w:rPr>
              <w:del w:id="540" w:author="Alondra Vega Pacheco" w:date="2025-09-12T22:18:00Z" w16du:dateUtc="2025-09-13T03:18:00Z"/>
              <w:rFonts w:asciiTheme="minorHAnsi" w:eastAsiaTheme="minorEastAsia" w:hAnsiTheme="minorHAnsi" w:cstheme="minorBidi"/>
              <w:b w:val="0"/>
              <w:kern w:val="2"/>
              <w:szCs w:val="24"/>
              <w14:ligatures w14:val="standardContextual"/>
            </w:rPr>
          </w:pPr>
          <w:del w:id="541" w:author="Alondra Vega Pacheco" w:date="2025-09-12T22:18:00Z" w16du:dateUtc="2025-09-13T03:18:00Z">
            <w:r w:rsidRPr="00FC1B9F" w:rsidDel="00FC1B9F">
              <w:rPr>
                <w:rPrChange w:id="542" w:author="Alondra Vega Pacheco" w:date="2025-09-12T22:18:00Z" w16du:dateUtc="2025-09-13T03:18:00Z">
                  <w:rPr>
                    <w:rStyle w:val="Hyperlink"/>
                    <w:b w:val="0"/>
                  </w:rPr>
                </w:rPrChange>
              </w:rPr>
              <w:delText>3.</w:delText>
            </w:r>
            <w:r w:rsidDel="00FC1B9F">
              <w:rPr>
                <w:rFonts w:asciiTheme="minorHAnsi" w:eastAsiaTheme="minorEastAsia" w:hAnsiTheme="minorHAnsi" w:cstheme="minorBidi"/>
                <w:b w:val="0"/>
                <w:kern w:val="2"/>
                <w:szCs w:val="24"/>
                <w14:ligatures w14:val="standardContextual"/>
              </w:rPr>
              <w:tab/>
            </w:r>
            <w:r w:rsidRPr="00FC1B9F" w:rsidDel="00FC1B9F">
              <w:rPr>
                <w:rPrChange w:id="543" w:author="Alondra Vega Pacheco" w:date="2025-09-12T22:18:00Z" w16du:dateUtc="2025-09-13T03:18:00Z">
                  <w:rPr>
                    <w:rStyle w:val="Hyperlink"/>
                    <w:b w:val="0"/>
                  </w:rPr>
                </w:rPrChange>
              </w:rPr>
              <w:delText>Objectives and Goals</w:delText>
            </w:r>
            <w:r w:rsidDel="00FC1B9F">
              <w:rPr>
                <w:webHidden/>
              </w:rPr>
              <w:tab/>
            </w:r>
            <w:r w:rsidR="003B3F28" w:rsidDel="00FC1B9F">
              <w:rPr>
                <w:webHidden/>
              </w:rPr>
              <w:delText>12</w:delText>
            </w:r>
          </w:del>
        </w:p>
        <w:p w14:paraId="18205327" w14:textId="4015C30F" w:rsidR="00710850" w:rsidDel="00FC1B9F" w:rsidRDefault="00710850">
          <w:pPr>
            <w:pStyle w:val="TOC2"/>
            <w:tabs>
              <w:tab w:val="left" w:pos="960"/>
            </w:tabs>
            <w:rPr>
              <w:del w:id="544" w:author="Alondra Vega Pacheco" w:date="2025-09-12T22:18:00Z" w16du:dateUtc="2025-09-13T03:18:00Z"/>
              <w:rFonts w:asciiTheme="minorHAnsi" w:eastAsiaTheme="minorEastAsia" w:hAnsiTheme="minorHAnsi" w:cstheme="minorBidi"/>
              <w:noProof/>
              <w:kern w:val="2"/>
              <w:sz w:val="24"/>
              <w:szCs w:val="24"/>
              <w14:ligatures w14:val="standardContextual"/>
            </w:rPr>
          </w:pPr>
          <w:del w:id="545" w:author="Alondra Vega Pacheco" w:date="2025-09-12T22:18:00Z" w16du:dateUtc="2025-09-13T03:18:00Z">
            <w:r w:rsidRPr="00FC1B9F" w:rsidDel="00FC1B9F">
              <w:rPr>
                <w:rPrChange w:id="546" w:author="Alondra Vega Pacheco" w:date="2025-09-12T22:18:00Z" w16du:dateUtc="2025-09-13T03:18:00Z">
                  <w:rPr>
                    <w:rStyle w:val="Hyperlink"/>
                    <w:noProof/>
                  </w:rPr>
                </w:rPrChange>
              </w:rPr>
              <w:delText>3.1</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547" w:author="Alondra Vega Pacheco" w:date="2025-09-12T22:18:00Z" w16du:dateUtc="2025-09-13T03:18:00Z">
                  <w:rPr>
                    <w:rStyle w:val="Hyperlink"/>
                    <w:noProof/>
                  </w:rPr>
                </w:rPrChange>
              </w:rPr>
              <w:delText>Goals – (</w:delText>
            </w:r>
            <w:r w:rsidRPr="00FC1B9F" w:rsidDel="00FC1B9F">
              <w:rPr>
                <w:rPrChange w:id="548" w:author="Alondra Vega Pacheco" w:date="2025-09-12T22:18:00Z" w16du:dateUtc="2025-09-13T03:18:00Z">
                  <w:rPr>
                    <w:rStyle w:val="Hyperlink"/>
                    <w:i/>
                    <w:iCs/>
                    <w:noProof/>
                  </w:rPr>
                </w:rPrChange>
              </w:rPr>
              <w:delText>inherited from v3.0)</w:delText>
            </w:r>
            <w:r w:rsidDel="00FC1B9F">
              <w:rPr>
                <w:noProof/>
                <w:webHidden/>
              </w:rPr>
              <w:tab/>
            </w:r>
            <w:r w:rsidR="003B3F28" w:rsidDel="00FC1B9F">
              <w:rPr>
                <w:noProof/>
                <w:webHidden/>
              </w:rPr>
              <w:delText>12</w:delText>
            </w:r>
          </w:del>
        </w:p>
        <w:p w14:paraId="2B22CF91" w14:textId="24772810" w:rsidR="00710850" w:rsidDel="00FC1B9F" w:rsidRDefault="00710850">
          <w:pPr>
            <w:pStyle w:val="TOC2"/>
            <w:tabs>
              <w:tab w:val="left" w:pos="960"/>
            </w:tabs>
            <w:rPr>
              <w:del w:id="549" w:author="Alondra Vega Pacheco" w:date="2025-09-12T22:18:00Z" w16du:dateUtc="2025-09-13T03:18:00Z"/>
              <w:rFonts w:asciiTheme="minorHAnsi" w:eastAsiaTheme="minorEastAsia" w:hAnsiTheme="minorHAnsi" w:cstheme="minorBidi"/>
              <w:noProof/>
              <w:kern w:val="2"/>
              <w:sz w:val="24"/>
              <w:szCs w:val="24"/>
              <w14:ligatures w14:val="standardContextual"/>
            </w:rPr>
          </w:pPr>
          <w:del w:id="550" w:author="Alondra Vega Pacheco" w:date="2025-09-12T22:18:00Z" w16du:dateUtc="2025-09-13T03:18:00Z">
            <w:r w:rsidRPr="00FC1B9F" w:rsidDel="00FC1B9F">
              <w:rPr>
                <w:rPrChange w:id="551" w:author="Alondra Vega Pacheco" w:date="2025-09-12T22:18:00Z" w16du:dateUtc="2025-09-13T03:18:00Z">
                  <w:rPr>
                    <w:rStyle w:val="Hyperlink"/>
                    <w:noProof/>
                  </w:rPr>
                </w:rPrChange>
              </w:rPr>
              <w:delText>3.2</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552" w:author="Alondra Vega Pacheco" w:date="2025-09-12T22:18:00Z" w16du:dateUtc="2025-09-13T03:18:00Z">
                  <w:rPr>
                    <w:rStyle w:val="Hyperlink"/>
                    <w:noProof/>
                  </w:rPr>
                </w:rPrChange>
              </w:rPr>
              <w:delText>Objectives – (</w:delText>
            </w:r>
            <w:r w:rsidRPr="00FC1B9F" w:rsidDel="00FC1B9F">
              <w:rPr>
                <w:rPrChange w:id="553" w:author="Alondra Vega Pacheco" w:date="2025-09-12T22:18:00Z" w16du:dateUtc="2025-09-13T03:18:00Z">
                  <w:rPr>
                    <w:rStyle w:val="Hyperlink"/>
                    <w:i/>
                    <w:iCs/>
                    <w:noProof/>
                  </w:rPr>
                </w:rPrChange>
              </w:rPr>
              <w:delText>inherited from v3.0)</w:delText>
            </w:r>
            <w:r w:rsidDel="00FC1B9F">
              <w:rPr>
                <w:noProof/>
                <w:webHidden/>
              </w:rPr>
              <w:tab/>
            </w:r>
            <w:r w:rsidR="003B3F28" w:rsidDel="00FC1B9F">
              <w:rPr>
                <w:noProof/>
                <w:webHidden/>
              </w:rPr>
              <w:delText>12</w:delText>
            </w:r>
          </w:del>
        </w:p>
        <w:p w14:paraId="7181C3B1" w14:textId="40E5F1BD" w:rsidR="00710850" w:rsidDel="00FC1B9F" w:rsidRDefault="00710850">
          <w:pPr>
            <w:pStyle w:val="TOC1"/>
            <w:rPr>
              <w:del w:id="554" w:author="Alondra Vega Pacheco" w:date="2025-09-12T22:18:00Z" w16du:dateUtc="2025-09-13T03:18:00Z"/>
              <w:rFonts w:asciiTheme="minorHAnsi" w:eastAsiaTheme="minorEastAsia" w:hAnsiTheme="minorHAnsi" w:cstheme="minorBidi"/>
              <w:b w:val="0"/>
              <w:kern w:val="2"/>
              <w:szCs w:val="24"/>
              <w14:ligatures w14:val="standardContextual"/>
            </w:rPr>
          </w:pPr>
          <w:del w:id="555" w:author="Alondra Vega Pacheco" w:date="2025-09-12T22:18:00Z" w16du:dateUtc="2025-09-13T03:18:00Z">
            <w:r w:rsidRPr="00FC1B9F" w:rsidDel="00FC1B9F">
              <w:rPr>
                <w:rPrChange w:id="556" w:author="Alondra Vega Pacheco" w:date="2025-09-12T22:18:00Z" w16du:dateUtc="2025-09-13T03:18:00Z">
                  <w:rPr>
                    <w:rStyle w:val="Hyperlink"/>
                    <w:b w:val="0"/>
                    <w:i/>
                    <w:iCs/>
                  </w:rPr>
                </w:rPrChange>
              </w:rPr>
              <w:delText>4.</w:delText>
            </w:r>
            <w:r w:rsidDel="00FC1B9F">
              <w:rPr>
                <w:rFonts w:asciiTheme="minorHAnsi" w:eastAsiaTheme="minorEastAsia" w:hAnsiTheme="minorHAnsi" w:cstheme="minorBidi"/>
                <w:b w:val="0"/>
                <w:kern w:val="2"/>
                <w:szCs w:val="24"/>
                <w14:ligatures w14:val="standardContextual"/>
              </w:rPr>
              <w:tab/>
            </w:r>
            <w:r w:rsidRPr="00FC1B9F" w:rsidDel="00FC1B9F">
              <w:rPr>
                <w:rPrChange w:id="557" w:author="Alondra Vega Pacheco" w:date="2025-09-12T22:18:00Z" w16du:dateUtc="2025-09-13T03:18:00Z">
                  <w:rPr>
                    <w:rStyle w:val="Hyperlink"/>
                    <w:b w:val="0"/>
                  </w:rPr>
                </w:rPrChange>
              </w:rPr>
              <w:delText xml:space="preserve">Scope of Work - </w:delText>
            </w:r>
            <w:r w:rsidRPr="00FC1B9F" w:rsidDel="00FC1B9F">
              <w:rPr>
                <w:rPrChange w:id="558" w:author="Alondra Vega Pacheco" w:date="2025-09-12T22:18:00Z" w16du:dateUtc="2025-09-13T03:18:00Z">
                  <w:rPr>
                    <w:rStyle w:val="Hyperlink"/>
                    <w:b w:val="0"/>
                    <w:i/>
                    <w:iCs/>
                  </w:rPr>
                </w:rPrChange>
              </w:rPr>
              <w:delText>(updated in v4.0)</w:delText>
            </w:r>
            <w:r w:rsidDel="00FC1B9F">
              <w:rPr>
                <w:webHidden/>
              </w:rPr>
              <w:tab/>
            </w:r>
            <w:r w:rsidR="003B3F28" w:rsidDel="00FC1B9F">
              <w:rPr>
                <w:webHidden/>
              </w:rPr>
              <w:delText>12</w:delText>
            </w:r>
          </w:del>
        </w:p>
        <w:p w14:paraId="1A3D4B39" w14:textId="50EA78DF" w:rsidR="00710850" w:rsidDel="00FC1B9F" w:rsidRDefault="00710850">
          <w:pPr>
            <w:pStyle w:val="TOC2"/>
            <w:tabs>
              <w:tab w:val="left" w:pos="960"/>
            </w:tabs>
            <w:rPr>
              <w:del w:id="559" w:author="Alondra Vega Pacheco" w:date="2025-09-12T22:18:00Z" w16du:dateUtc="2025-09-13T03:18:00Z"/>
              <w:rFonts w:asciiTheme="minorHAnsi" w:eastAsiaTheme="minorEastAsia" w:hAnsiTheme="minorHAnsi" w:cstheme="minorBidi"/>
              <w:noProof/>
              <w:kern w:val="2"/>
              <w:sz w:val="24"/>
              <w:szCs w:val="24"/>
              <w14:ligatures w14:val="standardContextual"/>
            </w:rPr>
          </w:pPr>
          <w:del w:id="560" w:author="Alondra Vega Pacheco" w:date="2025-09-12T22:18:00Z" w16du:dateUtc="2025-09-13T03:18:00Z">
            <w:r w:rsidRPr="00FC1B9F" w:rsidDel="00FC1B9F">
              <w:rPr>
                <w:rPrChange w:id="561" w:author="Alondra Vega Pacheco" w:date="2025-09-12T22:18:00Z" w16du:dateUtc="2025-09-13T03:18:00Z">
                  <w:rPr>
                    <w:rStyle w:val="Hyperlink"/>
                    <w:noProof/>
                  </w:rPr>
                </w:rPrChange>
              </w:rPr>
              <w:delText>4.1</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562" w:author="Alondra Vega Pacheco" w:date="2025-09-12T22:18:00Z" w16du:dateUtc="2025-09-13T03:18:00Z">
                  <w:rPr>
                    <w:rStyle w:val="Hyperlink"/>
                    <w:noProof/>
                  </w:rPr>
                </w:rPrChange>
              </w:rPr>
              <w:delText>In-Scope – (inherited from v3.0 with new additions in v4.0)</w:delText>
            </w:r>
            <w:r w:rsidDel="00FC1B9F">
              <w:rPr>
                <w:noProof/>
                <w:webHidden/>
              </w:rPr>
              <w:tab/>
            </w:r>
            <w:r w:rsidR="003B3F28" w:rsidDel="00FC1B9F">
              <w:rPr>
                <w:noProof/>
                <w:webHidden/>
              </w:rPr>
              <w:delText>13</w:delText>
            </w:r>
          </w:del>
        </w:p>
        <w:p w14:paraId="3C7B8F2B" w14:textId="30184079" w:rsidR="00710850" w:rsidDel="00FC1B9F" w:rsidRDefault="00710850">
          <w:pPr>
            <w:pStyle w:val="TOC3"/>
            <w:rPr>
              <w:del w:id="563" w:author="Alondra Vega Pacheco" w:date="2025-09-12T22:18:00Z" w16du:dateUtc="2025-09-13T03:18:00Z"/>
              <w:rFonts w:asciiTheme="minorHAnsi" w:eastAsiaTheme="minorEastAsia" w:hAnsiTheme="minorHAnsi" w:cstheme="minorBidi"/>
              <w:kern w:val="2"/>
              <w:sz w:val="24"/>
              <w:szCs w:val="24"/>
              <w14:ligatures w14:val="standardContextual"/>
            </w:rPr>
          </w:pPr>
          <w:del w:id="564" w:author="Alondra Vega Pacheco" w:date="2025-09-12T22:18:00Z" w16du:dateUtc="2025-09-13T03:18:00Z">
            <w:r w:rsidRPr="00FC1B9F" w:rsidDel="00FC1B9F">
              <w:rPr>
                <w:rPrChange w:id="565" w:author="Alondra Vega Pacheco" w:date="2025-09-12T22:18:00Z" w16du:dateUtc="2025-09-13T03:18:00Z">
                  <w:rPr>
                    <w:rStyle w:val="Hyperlink"/>
                  </w:rPr>
                </w:rPrChange>
              </w:rPr>
              <w:delText>4.1.1</w:delText>
            </w:r>
            <w:r w:rsidDel="00FC1B9F">
              <w:rPr>
                <w:rFonts w:asciiTheme="minorHAnsi" w:eastAsiaTheme="minorEastAsia" w:hAnsiTheme="minorHAnsi" w:cstheme="minorBidi"/>
                <w:kern w:val="2"/>
                <w:sz w:val="24"/>
                <w:szCs w:val="24"/>
                <w14:ligatures w14:val="standardContextual"/>
              </w:rPr>
              <w:tab/>
            </w:r>
            <w:r w:rsidRPr="00FC1B9F" w:rsidDel="00FC1B9F">
              <w:rPr>
                <w:rPrChange w:id="566" w:author="Alondra Vega Pacheco" w:date="2025-09-12T22:18:00Z" w16du:dateUtc="2025-09-13T03:18:00Z">
                  <w:rPr>
                    <w:rStyle w:val="Hyperlink"/>
                  </w:rPr>
                </w:rPrChange>
              </w:rPr>
              <w:delText>User Management and Access</w:delText>
            </w:r>
            <w:r w:rsidDel="00FC1B9F">
              <w:rPr>
                <w:webHidden/>
              </w:rPr>
              <w:tab/>
            </w:r>
            <w:r w:rsidR="003B3F28" w:rsidDel="00FC1B9F">
              <w:rPr>
                <w:webHidden/>
              </w:rPr>
              <w:delText>13</w:delText>
            </w:r>
          </w:del>
        </w:p>
        <w:p w14:paraId="6B3026B5" w14:textId="360E2EF4" w:rsidR="00710850" w:rsidDel="00FC1B9F" w:rsidRDefault="00710850">
          <w:pPr>
            <w:pStyle w:val="TOC3"/>
            <w:rPr>
              <w:del w:id="567" w:author="Alondra Vega Pacheco" w:date="2025-09-12T22:18:00Z" w16du:dateUtc="2025-09-13T03:18:00Z"/>
              <w:rFonts w:asciiTheme="minorHAnsi" w:eastAsiaTheme="minorEastAsia" w:hAnsiTheme="minorHAnsi" w:cstheme="minorBidi"/>
              <w:kern w:val="2"/>
              <w:sz w:val="24"/>
              <w:szCs w:val="24"/>
              <w14:ligatures w14:val="standardContextual"/>
            </w:rPr>
          </w:pPr>
          <w:del w:id="568" w:author="Alondra Vega Pacheco" w:date="2025-09-12T22:18:00Z" w16du:dateUtc="2025-09-13T03:18:00Z">
            <w:r w:rsidRPr="00FC1B9F" w:rsidDel="00FC1B9F">
              <w:rPr>
                <w:rPrChange w:id="569" w:author="Alondra Vega Pacheco" w:date="2025-09-12T22:18:00Z" w16du:dateUtc="2025-09-13T03:18:00Z">
                  <w:rPr>
                    <w:rStyle w:val="Hyperlink"/>
                  </w:rPr>
                </w:rPrChange>
              </w:rPr>
              <w:delText>4.1.2</w:delText>
            </w:r>
            <w:r w:rsidDel="00FC1B9F">
              <w:rPr>
                <w:rFonts w:asciiTheme="minorHAnsi" w:eastAsiaTheme="minorEastAsia" w:hAnsiTheme="minorHAnsi" w:cstheme="minorBidi"/>
                <w:kern w:val="2"/>
                <w:sz w:val="24"/>
                <w:szCs w:val="24"/>
                <w14:ligatures w14:val="standardContextual"/>
              </w:rPr>
              <w:tab/>
            </w:r>
            <w:r w:rsidRPr="00FC1B9F" w:rsidDel="00FC1B9F">
              <w:rPr>
                <w:rPrChange w:id="570" w:author="Alondra Vega Pacheco" w:date="2025-09-12T22:18:00Z" w16du:dateUtc="2025-09-13T03:18:00Z">
                  <w:rPr>
                    <w:rStyle w:val="Hyperlink"/>
                  </w:rPr>
                </w:rPrChange>
              </w:rPr>
              <w:delText>Communication Integration</w:delText>
            </w:r>
            <w:r w:rsidDel="00FC1B9F">
              <w:rPr>
                <w:webHidden/>
              </w:rPr>
              <w:tab/>
            </w:r>
            <w:r w:rsidR="003B3F28" w:rsidDel="00FC1B9F">
              <w:rPr>
                <w:webHidden/>
              </w:rPr>
              <w:delText>13</w:delText>
            </w:r>
          </w:del>
        </w:p>
        <w:p w14:paraId="3149CF89" w14:textId="5EA37A69" w:rsidR="00710850" w:rsidDel="00FC1B9F" w:rsidRDefault="00710850">
          <w:pPr>
            <w:pStyle w:val="TOC3"/>
            <w:rPr>
              <w:del w:id="571" w:author="Alondra Vega Pacheco" w:date="2025-09-12T22:18:00Z" w16du:dateUtc="2025-09-13T03:18:00Z"/>
              <w:rFonts w:asciiTheme="minorHAnsi" w:eastAsiaTheme="minorEastAsia" w:hAnsiTheme="minorHAnsi" w:cstheme="minorBidi"/>
              <w:kern w:val="2"/>
              <w:sz w:val="24"/>
              <w:szCs w:val="24"/>
              <w14:ligatures w14:val="standardContextual"/>
            </w:rPr>
          </w:pPr>
          <w:del w:id="572" w:author="Alondra Vega Pacheco" w:date="2025-09-12T22:18:00Z" w16du:dateUtc="2025-09-13T03:18:00Z">
            <w:r w:rsidRPr="00FC1B9F" w:rsidDel="00FC1B9F">
              <w:rPr>
                <w:rPrChange w:id="573" w:author="Alondra Vega Pacheco" w:date="2025-09-12T22:18:00Z" w16du:dateUtc="2025-09-13T03:18:00Z">
                  <w:rPr>
                    <w:rStyle w:val="Hyperlink"/>
                    <w:i/>
                    <w:iCs/>
                  </w:rPr>
                </w:rPrChange>
              </w:rPr>
              <w:delText>4.1.3</w:delText>
            </w:r>
            <w:r w:rsidDel="00FC1B9F">
              <w:rPr>
                <w:rFonts w:asciiTheme="minorHAnsi" w:eastAsiaTheme="minorEastAsia" w:hAnsiTheme="minorHAnsi" w:cstheme="minorBidi"/>
                <w:kern w:val="2"/>
                <w:sz w:val="24"/>
                <w:szCs w:val="24"/>
                <w14:ligatures w14:val="standardContextual"/>
              </w:rPr>
              <w:tab/>
            </w:r>
            <w:r w:rsidRPr="00FC1B9F" w:rsidDel="00FC1B9F">
              <w:rPr>
                <w:rPrChange w:id="574" w:author="Alondra Vega Pacheco" w:date="2025-09-12T22:18:00Z" w16du:dateUtc="2025-09-13T03:18:00Z">
                  <w:rPr>
                    <w:rStyle w:val="Hyperlink"/>
                  </w:rPr>
                </w:rPrChange>
              </w:rPr>
              <w:delText xml:space="preserve">Tasking &amp; Medication Management – </w:delText>
            </w:r>
            <w:r w:rsidRPr="00FC1B9F" w:rsidDel="00FC1B9F">
              <w:rPr>
                <w:rPrChange w:id="575" w:author="Alondra Vega Pacheco" w:date="2025-09-12T22:18:00Z" w16du:dateUtc="2025-09-13T03:18:00Z">
                  <w:rPr>
                    <w:rStyle w:val="Hyperlink"/>
                    <w:i/>
                    <w:iCs/>
                  </w:rPr>
                </w:rPrChange>
              </w:rPr>
              <w:delText>(updated v4.0)</w:delText>
            </w:r>
            <w:r w:rsidDel="00FC1B9F">
              <w:rPr>
                <w:webHidden/>
              </w:rPr>
              <w:tab/>
            </w:r>
            <w:r w:rsidR="003B3F28" w:rsidDel="00FC1B9F">
              <w:rPr>
                <w:webHidden/>
              </w:rPr>
              <w:delText>13</w:delText>
            </w:r>
          </w:del>
        </w:p>
        <w:p w14:paraId="77AB9641" w14:textId="46B80FAA" w:rsidR="00710850" w:rsidDel="00FC1B9F" w:rsidRDefault="00710850">
          <w:pPr>
            <w:pStyle w:val="TOC3"/>
            <w:rPr>
              <w:del w:id="576" w:author="Alondra Vega Pacheco" w:date="2025-09-12T22:18:00Z" w16du:dateUtc="2025-09-13T03:18:00Z"/>
              <w:rFonts w:asciiTheme="minorHAnsi" w:eastAsiaTheme="minorEastAsia" w:hAnsiTheme="minorHAnsi" w:cstheme="minorBidi"/>
              <w:kern w:val="2"/>
              <w:sz w:val="24"/>
              <w:szCs w:val="24"/>
              <w14:ligatures w14:val="standardContextual"/>
            </w:rPr>
          </w:pPr>
          <w:del w:id="577" w:author="Alondra Vega Pacheco" w:date="2025-09-12T22:18:00Z" w16du:dateUtc="2025-09-13T03:18:00Z">
            <w:r w:rsidRPr="00FC1B9F" w:rsidDel="00FC1B9F">
              <w:rPr>
                <w:rPrChange w:id="578" w:author="Alondra Vega Pacheco" w:date="2025-09-12T22:18:00Z" w16du:dateUtc="2025-09-13T03:18:00Z">
                  <w:rPr>
                    <w:rStyle w:val="Hyperlink"/>
                    <w:i/>
                    <w:iCs/>
                  </w:rPr>
                </w:rPrChange>
              </w:rPr>
              <w:delText>4.1.4</w:delText>
            </w:r>
            <w:r w:rsidDel="00FC1B9F">
              <w:rPr>
                <w:rFonts w:asciiTheme="minorHAnsi" w:eastAsiaTheme="minorEastAsia" w:hAnsiTheme="minorHAnsi" w:cstheme="minorBidi"/>
                <w:kern w:val="2"/>
                <w:sz w:val="24"/>
                <w:szCs w:val="24"/>
                <w14:ligatures w14:val="standardContextual"/>
              </w:rPr>
              <w:tab/>
            </w:r>
            <w:r w:rsidRPr="00FC1B9F" w:rsidDel="00FC1B9F">
              <w:rPr>
                <w:rPrChange w:id="579" w:author="Alondra Vega Pacheco" w:date="2025-09-12T22:18:00Z" w16du:dateUtc="2025-09-13T03:18:00Z">
                  <w:rPr>
                    <w:rStyle w:val="Hyperlink"/>
                  </w:rPr>
                </w:rPrChange>
              </w:rPr>
              <w:delText xml:space="preserve">Health Data Logging and Tracking – </w:delText>
            </w:r>
            <w:r w:rsidRPr="00FC1B9F" w:rsidDel="00FC1B9F">
              <w:rPr>
                <w:rPrChange w:id="580" w:author="Alondra Vega Pacheco" w:date="2025-09-12T22:18:00Z" w16du:dateUtc="2025-09-13T03:18:00Z">
                  <w:rPr>
                    <w:rStyle w:val="Hyperlink"/>
                    <w:i/>
                    <w:iCs/>
                  </w:rPr>
                </w:rPrChange>
              </w:rPr>
              <w:delText>(updated in v4.0)</w:delText>
            </w:r>
            <w:r w:rsidDel="00FC1B9F">
              <w:rPr>
                <w:webHidden/>
              </w:rPr>
              <w:tab/>
            </w:r>
            <w:r w:rsidR="003B3F28" w:rsidDel="00FC1B9F">
              <w:rPr>
                <w:webHidden/>
              </w:rPr>
              <w:delText>13</w:delText>
            </w:r>
          </w:del>
        </w:p>
        <w:p w14:paraId="0CB03381" w14:textId="637F7021" w:rsidR="00710850" w:rsidDel="00FC1B9F" w:rsidRDefault="00710850">
          <w:pPr>
            <w:pStyle w:val="TOC3"/>
            <w:rPr>
              <w:del w:id="581" w:author="Alondra Vega Pacheco" w:date="2025-09-12T22:18:00Z" w16du:dateUtc="2025-09-13T03:18:00Z"/>
              <w:rFonts w:asciiTheme="minorHAnsi" w:eastAsiaTheme="minorEastAsia" w:hAnsiTheme="minorHAnsi" w:cstheme="minorBidi"/>
              <w:kern w:val="2"/>
              <w:sz w:val="24"/>
              <w:szCs w:val="24"/>
              <w14:ligatures w14:val="standardContextual"/>
            </w:rPr>
          </w:pPr>
          <w:del w:id="582" w:author="Alondra Vega Pacheco" w:date="2025-09-12T22:18:00Z" w16du:dateUtc="2025-09-13T03:18:00Z">
            <w:r w:rsidRPr="00FC1B9F" w:rsidDel="00FC1B9F">
              <w:rPr>
                <w:rPrChange w:id="583" w:author="Alondra Vega Pacheco" w:date="2025-09-12T22:18:00Z" w16du:dateUtc="2025-09-13T03:18:00Z">
                  <w:rPr>
                    <w:rStyle w:val="Hyperlink"/>
                  </w:rPr>
                </w:rPrChange>
              </w:rPr>
              <w:delText>4.1.5</w:delText>
            </w:r>
            <w:r w:rsidDel="00FC1B9F">
              <w:rPr>
                <w:rFonts w:asciiTheme="minorHAnsi" w:eastAsiaTheme="minorEastAsia" w:hAnsiTheme="minorHAnsi" w:cstheme="minorBidi"/>
                <w:kern w:val="2"/>
                <w:sz w:val="24"/>
                <w:szCs w:val="24"/>
                <w14:ligatures w14:val="standardContextual"/>
              </w:rPr>
              <w:tab/>
            </w:r>
            <w:r w:rsidRPr="00FC1B9F" w:rsidDel="00FC1B9F">
              <w:rPr>
                <w:rPrChange w:id="584" w:author="Alondra Vega Pacheco" w:date="2025-09-12T22:18:00Z" w16du:dateUtc="2025-09-13T03:18:00Z">
                  <w:rPr>
                    <w:rStyle w:val="Hyperlink"/>
                  </w:rPr>
                </w:rPrChange>
              </w:rPr>
              <w:delText>Wearables Integration</w:delText>
            </w:r>
            <w:r w:rsidDel="00FC1B9F">
              <w:rPr>
                <w:webHidden/>
              </w:rPr>
              <w:tab/>
            </w:r>
            <w:r w:rsidR="003B3F28" w:rsidDel="00FC1B9F">
              <w:rPr>
                <w:webHidden/>
              </w:rPr>
              <w:delText>13</w:delText>
            </w:r>
          </w:del>
        </w:p>
        <w:p w14:paraId="5EB480F4" w14:textId="49AFA268" w:rsidR="00710850" w:rsidDel="00FC1B9F" w:rsidRDefault="00710850">
          <w:pPr>
            <w:pStyle w:val="TOC3"/>
            <w:rPr>
              <w:del w:id="585" w:author="Alondra Vega Pacheco" w:date="2025-09-12T22:18:00Z" w16du:dateUtc="2025-09-13T03:18:00Z"/>
              <w:rFonts w:asciiTheme="minorHAnsi" w:eastAsiaTheme="minorEastAsia" w:hAnsiTheme="minorHAnsi" w:cstheme="minorBidi"/>
              <w:kern w:val="2"/>
              <w:sz w:val="24"/>
              <w:szCs w:val="24"/>
              <w14:ligatures w14:val="standardContextual"/>
            </w:rPr>
          </w:pPr>
          <w:del w:id="586" w:author="Alondra Vega Pacheco" w:date="2025-09-12T22:18:00Z" w16du:dateUtc="2025-09-13T03:18:00Z">
            <w:r w:rsidRPr="00FC1B9F" w:rsidDel="00FC1B9F">
              <w:rPr>
                <w:rPrChange w:id="587" w:author="Alondra Vega Pacheco" w:date="2025-09-12T22:18:00Z" w16du:dateUtc="2025-09-13T03:18:00Z">
                  <w:rPr>
                    <w:rStyle w:val="Hyperlink"/>
                    <w:i/>
                    <w:iCs/>
                  </w:rPr>
                </w:rPrChange>
              </w:rPr>
              <w:delText>4.1.6</w:delText>
            </w:r>
            <w:r w:rsidDel="00FC1B9F">
              <w:rPr>
                <w:rFonts w:asciiTheme="minorHAnsi" w:eastAsiaTheme="minorEastAsia" w:hAnsiTheme="minorHAnsi" w:cstheme="minorBidi"/>
                <w:kern w:val="2"/>
                <w:sz w:val="24"/>
                <w:szCs w:val="24"/>
                <w14:ligatures w14:val="standardContextual"/>
              </w:rPr>
              <w:tab/>
            </w:r>
            <w:r w:rsidRPr="00FC1B9F" w:rsidDel="00FC1B9F">
              <w:rPr>
                <w:rPrChange w:id="588" w:author="Alondra Vega Pacheco" w:date="2025-09-12T22:18:00Z" w16du:dateUtc="2025-09-13T03:18:00Z">
                  <w:rPr>
                    <w:rStyle w:val="Hyperlink"/>
                  </w:rPr>
                </w:rPrChange>
              </w:rPr>
              <w:delText xml:space="preserve">Note, Documentation Application, &amp; Patient Assistant for Telemedicine – </w:delText>
            </w:r>
            <w:r w:rsidRPr="00FC1B9F" w:rsidDel="00FC1B9F">
              <w:rPr>
                <w:rPrChange w:id="589" w:author="Alondra Vega Pacheco" w:date="2025-09-12T22:18:00Z" w16du:dateUtc="2025-09-13T03:18:00Z">
                  <w:rPr>
                    <w:rStyle w:val="Hyperlink"/>
                    <w:i/>
                    <w:iCs/>
                  </w:rPr>
                </w:rPrChange>
              </w:rPr>
              <w:delText>(updated in v4.0)</w:delText>
            </w:r>
            <w:r w:rsidDel="00FC1B9F">
              <w:rPr>
                <w:webHidden/>
              </w:rPr>
              <w:tab/>
            </w:r>
            <w:r w:rsidR="003B3F28" w:rsidDel="00FC1B9F">
              <w:rPr>
                <w:webHidden/>
              </w:rPr>
              <w:delText>13</w:delText>
            </w:r>
          </w:del>
        </w:p>
        <w:p w14:paraId="4DC3E71B" w14:textId="346B6149" w:rsidR="00710850" w:rsidDel="00FC1B9F" w:rsidRDefault="00710850">
          <w:pPr>
            <w:pStyle w:val="TOC3"/>
            <w:rPr>
              <w:del w:id="590" w:author="Alondra Vega Pacheco" w:date="2025-09-12T22:18:00Z" w16du:dateUtc="2025-09-13T03:18:00Z"/>
              <w:rFonts w:asciiTheme="minorHAnsi" w:eastAsiaTheme="minorEastAsia" w:hAnsiTheme="minorHAnsi" w:cstheme="minorBidi"/>
              <w:kern w:val="2"/>
              <w:sz w:val="24"/>
              <w:szCs w:val="24"/>
              <w14:ligatures w14:val="standardContextual"/>
            </w:rPr>
          </w:pPr>
          <w:del w:id="591" w:author="Alondra Vega Pacheco" w:date="2025-09-12T22:18:00Z" w16du:dateUtc="2025-09-13T03:18:00Z">
            <w:r w:rsidRPr="00FC1B9F" w:rsidDel="00FC1B9F">
              <w:rPr>
                <w:rPrChange w:id="592" w:author="Alondra Vega Pacheco" w:date="2025-09-12T22:18:00Z" w16du:dateUtc="2025-09-13T03:18:00Z">
                  <w:rPr>
                    <w:rStyle w:val="Hyperlink"/>
                  </w:rPr>
                </w:rPrChange>
              </w:rPr>
              <w:delText>4.1.7</w:delText>
            </w:r>
            <w:r w:rsidDel="00FC1B9F">
              <w:rPr>
                <w:rFonts w:asciiTheme="minorHAnsi" w:eastAsiaTheme="minorEastAsia" w:hAnsiTheme="minorHAnsi" w:cstheme="minorBidi"/>
                <w:kern w:val="2"/>
                <w:sz w:val="24"/>
                <w:szCs w:val="24"/>
                <w14:ligatures w14:val="standardContextual"/>
              </w:rPr>
              <w:tab/>
            </w:r>
            <w:r w:rsidRPr="00FC1B9F" w:rsidDel="00FC1B9F">
              <w:rPr>
                <w:rPrChange w:id="593" w:author="Alondra Vega Pacheco" w:date="2025-09-12T22:18:00Z" w16du:dateUtc="2025-09-13T03:18:00Z">
                  <w:rPr>
                    <w:rStyle w:val="Hyperlink"/>
                  </w:rPr>
                </w:rPrChange>
              </w:rPr>
              <w:delText>Emergency Assistance</w:delText>
            </w:r>
            <w:r w:rsidDel="00FC1B9F">
              <w:rPr>
                <w:webHidden/>
              </w:rPr>
              <w:tab/>
            </w:r>
            <w:r w:rsidR="003B3F28" w:rsidDel="00FC1B9F">
              <w:rPr>
                <w:webHidden/>
              </w:rPr>
              <w:delText>14</w:delText>
            </w:r>
          </w:del>
        </w:p>
        <w:p w14:paraId="6F85E82C" w14:textId="1D48C51C" w:rsidR="00710850" w:rsidDel="00FC1B9F" w:rsidRDefault="00710850">
          <w:pPr>
            <w:pStyle w:val="TOC3"/>
            <w:rPr>
              <w:del w:id="594" w:author="Alondra Vega Pacheco" w:date="2025-09-12T22:18:00Z" w16du:dateUtc="2025-09-13T03:18:00Z"/>
              <w:rFonts w:asciiTheme="minorHAnsi" w:eastAsiaTheme="minorEastAsia" w:hAnsiTheme="minorHAnsi" w:cstheme="minorBidi"/>
              <w:kern w:val="2"/>
              <w:sz w:val="24"/>
              <w:szCs w:val="24"/>
              <w14:ligatures w14:val="standardContextual"/>
            </w:rPr>
          </w:pPr>
          <w:del w:id="595" w:author="Alondra Vega Pacheco" w:date="2025-09-12T22:18:00Z" w16du:dateUtc="2025-09-13T03:18:00Z">
            <w:r w:rsidRPr="00FC1B9F" w:rsidDel="00FC1B9F">
              <w:rPr>
                <w:rPrChange w:id="596" w:author="Alondra Vega Pacheco" w:date="2025-09-12T22:18:00Z" w16du:dateUtc="2025-09-13T03:18:00Z">
                  <w:rPr>
                    <w:rStyle w:val="Hyperlink"/>
                  </w:rPr>
                </w:rPrChange>
              </w:rPr>
              <w:delText>4.1.8</w:delText>
            </w:r>
            <w:r w:rsidDel="00FC1B9F">
              <w:rPr>
                <w:rFonts w:asciiTheme="minorHAnsi" w:eastAsiaTheme="minorEastAsia" w:hAnsiTheme="minorHAnsi" w:cstheme="minorBidi"/>
                <w:kern w:val="2"/>
                <w:sz w:val="24"/>
                <w:szCs w:val="24"/>
                <w14:ligatures w14:val="standardContextual"/>
              </w:rPr>
              <w:tab/>
            </w:r>
            <w:r w:rsidRPr="00FC1B9F" w:rsidDel="00FC1B9F">
              <w:rPr>
                <w:rPrChange w:id="597" w:author="Alondra Vega Pacheco" w:date="2025-09-12T22:18:00Z" w16du:dateUtc="2025-09-13T03:18:00Z">
                  <w:rPr>
                    <w:rStyle w:val="Hyperlink"/>
                  </w:rPr>
                </w:rPrChange>
              </w:rPr>
              <w:delText>Gamification</w:delText>
            </w:r>
            <w:r w:rsidDel="00FC1B9F">
              <w:rPr>
                <w:webHidden/>
              </w:rPr>
              <w:tab/>
            </w:r>
            <w:r w:rsidR="003B3F28" w:rsidDel="00FC1B9F">
              <w:rPr>
                <w:webHidden/>
              </w:rPr>
              <w:delText>14</w:delText>
            </w:r>
          </w:del>
        </w:p>
        <w:p w14:paraId="7F28D95D" w14:textId="4FBA6634" w:rsidR="00710850" w:rsidDel="00FC1B9F" w:rsidRDefault="00710850">
          <w:pPr>
            <w:pStyle w:val="TOC3"/>
            <w:rPr>
              <w:del w:id="598" w:author="Alondra Vega Pacheco" w:date="2025-09-12T22:18:00Z" w16du:dateUtc="2025-09-13T03:18:00Z"/>
              <w:rFonts w:asciiTheme="minorHAnsi" w:eastAsiaTheme="minorEastAsia" w:hAnsiTheme="minorHAnsi" w:cstheme="minorBidi"/>
              <w:kern w:val="2"/>
              <w:sz w:val="24"/>
              <w:szCs w:val="24"/>
              <w14:ligatures w14:val="standardContextual"/>
            </w:rPr>
          </w:pPr>
          <w:del w:id="599" w:author="Alondra Vega Pacheco" w:date="2025-09-12T22:18:00Z" w16du:dateUtc="2025-09-13T03:18:00Z">
            <w:r w:rsidRPr="00FC1B9F" w:rsidDel="00FC1B9F">
              <w:rPr>
                <w:rPrChange w:id="600" w:author="Alondra Vega Pacheco" w:date="2025-09-12T22:18:00Z" w16du:dateUtc="2025-09-13T03:18:00Z">
                  <w:rPr>
                    <w:rStyle w:val="Hyperlink"/>
                    <w:i/>
                    <w:iCs/>
                  </w:rPr>
                </w:rPrChange>
              </w:rPr>
              <w:delText>4.1.9</w:delText>
            </w:r>
            <w:r w:rsidDel="00FC1B9F">
              <w:rPr>
                <w:rFonts w:asciiTheme="minorHAnsi" w:eastAsiaTheme="minorEastAsia" w:hAnsiTheme="minorHAnsi" w:cstheme="minorBidi"/>
                <w:kern w:val="2"/>
                <w:sz w:val="24"/>
                <w:szCs w:val="24"/>
                <w14:ligatures w14:val="standardContextual"/>
              </w:rPr>
              <w:tab/>
            </w:r>
            <w:r w:rsidRPr="00FC1B9F" w:rsidDel="00FC1B9F">
              <w:rPr>
                <w:rPrChange w:id="601" w:author="Alondra Vega Pacheco" w:date="2025-09-12T22:18:00Z" w16du:dateUtc="2025-09-13T03:18:00Z">
                  <w:rPr>
                    <w:rStyle w:val="Hyperlink"/>
                  </w:rPr>
                </w:rPrChange>
              </w:rPr>
              <w:delText xml:space="preserve">Billing &amp; Subscription Management – </w:delText>
            </w:r>
            <w:r w:rsidRPr="00FC1B9F" w:rsidDel="00FC1B9F">
              <w:rPr>
                <w:rPrChange w:id="602" w:author="Alondra Vega Pacheco" w:date="2025-09-12T22:18:00Z" w16du:dateUtc="2025-09-13T03:18:00Z">
                  <w:rPr>
                    <w:rStyle w:val="Hyperlink"/>
                    <w:i/>
                    <w:iCs/>
                  </w:rPr>
                </w:rPrChange>
              </w:rPr>
              <w:delText>(updated in v4.0)</w:delText>
            </w:r>
            <w:r w:rsidDel="00FC1B9F">
              <w:rPr>
                <w:webHidden/>
              </w:rPr>
              <w:tab/>
            </w:r>
            <w:r w:rsidR="003B3F28" w:rsidDel="00FC1B9F">
              <w:rPr>
                <w:webHidden/>
              </w:rPr>
              <w:delText>14</w:delText>
            </w:r>
          </w:del>
        </w:p>
        <w:p w14:paraId="5D27CEE0" w14:textId="7ABAB21B" w:rsidR="00710850" w:rsidDel="00FC1B9F" w:rsidRDefault="00710850">
          <w:pPr>
            <w:pStyle w:val="TOC4"/>
            <w:tabs>
              <w:tab w:val="left" w:pos="1680"/>
            </w:tabs>
            <w:rPr>
              <w:del w:id="603" w:author="Alondra Vega Pacheco" w:date="2025-09-12T22:18:00Z" w16du:dateUtc="2025-09-13T03:18:00Z"/>
              <w:rFonts w:asciiTheme="minorHAnsi" w:eastAsiaTheme="minorEastAsia" w:hAnsiTheme="minorHAnsi" w:cstheme="minorBidi"/>
              <w:noProof/>
              <w:kern w:val="2"/>
              <w:szCs w:val="24"/>
              <w14:ligatures w14:val="standardContextual"/>
            </w:rPr>
          </w:pPr>
          <w:del w:id="604" w:author="Alondra Vega Pacheco" w:date="2025-09-12T22:18:00Z" w16du:dateUtc="2025-09-13T03:18:00Z">
            <w:r w:rsidRPr="00FC1B9F" w:rsidDel="00FC1B9F">
              <w:rPr>
                <w:rPrChange w:id="605" w:author="Alondra Vega Pacheco" w:date="2025-09-12T22:18:00Z" w16du:dateUtc="2025-09-13T03:18:00Z">
                  <w:rPr>
                    <w:rStyle w:val="Hyperlink"/>
                    <w:noProof/>
                  </w:rPr>
                </w:rPrChange>
              </w:rPr>
              <w:delText>4.1.9.1</w:delText>
            </w:r>
            <w:r w:rsidDel="00FC1B9F">
              <w:rPr>
                <w:rFonts w:asciiTheme="minorHAnsi" w:eastAsiaTheme="minorEastAsia" w:hAnsiTheme="minorHAnsi" w:cstheme="minorBidi"/>
                <w:noProof/>
                <w:kern w:val="2"/>
                <w:szCs w:val="24"/>
                <w14:ligatures w14:val="standardContextual"/>
              </w:rPr>
              <w:tab/>
            </w:r>
            <w:r w:rsidRPr="00FC1B9F" w:rsidDel="00FC1B9F">
              <w:rPr>
                <w:rPrChange w:id="606" w:author="Alondra Vega Pacheco" w:date="2025-09-12T22:18:00Z" w16du:dateUtc="2025-09-13T03:18:00Z">
                  <w:rPr>
                    <w:rStyle w:val="Hyperlink"/>
                    <w:noProof/>
                  </w:rPr>
                </w:rPrChange>
              </w:rPr>
              <w:delText>Invoice</w:delText>
            </w:r>
            <w:r w:rsidRPr="00FC1B9F" w:rsidDel="00FC1B9F">
              <w:rPr>
                <w:rPrChange w:id="607" w:author="Alondra Vega Pacheco" w:date="2025-09-12T22:18:00Z" w16du:dateUtc="2025-09-13T03:18:00Z">
                  <w:rPr>
                    <w:rStyle w:val="Hyperlink"/>
                    <w:noProof/>
                  </w:rPr>
                </w:rPrChange>
              </w:rPr>
              <w:noBreakHyphen/>
              <w:delText>Bill Assistant (New) – (added in v4.0)</w:delText>
            </w:r>
            <w:r w:rsidDel="00FC1B9F">
              <w:rPr>
                <w:noProof/>
                <w:webHidden/>
              </w:rPr>
              <w:tab/>
            </w:r>
            <w:r w:rsidR="003B3F28" w:rsidDel="00FC1B9F">
              <w:rPr>
                <w:noProof/>
                <w:webHidden/>
              </w:rPr>
              <w:delText>14</w:delText>
            </w:r>
          </w:del>
        </w:p>
        <w:p w14:paraId="5B385E96" w14:textId="510A1928" w:rsidR="00710850" w:rsidDel="00FC1B9F" w:rsidRDefault="00710850">
          <w:pPr>
            <w:pStyle w:val="TOC5"/>
            <w:tabs>
              <w:tab w:val="left" w:pos="2040"/>
            </w:tabs>
            <w:rPr>
              <w:del w:id="608" w:author="Alondra Vega Pacheco" w:date="2025-09-12T22:18:00Z" w16du:dateUtc="2025-09-13T03:18:00Z"/>
              <w:rFonts w:asciiTheme="minorHAnsi" w:eastAsiaTheme="minorEastAsia" w:hAnsiTheme="minorHAnsi" w:cstheme="minorBidi"/>
              <w:noProof/>
              <w:kern w:val="2"/>
              <w:szCs w:val="24"/>
              <w14:ligatures w14:val="standardContextual"/>
            </w:rPr>
          </w:pPr>
          <w:del w:id="609" w:author="Alondra Vega Pacheco" w:date="2025-09-12T22:18:00Z" w16du:dateUtc="2025-09-13T03:18:00Z">
            <w:r w:rsidRPr="00FC1B9F" w:rsidDel="00FC1B9F">
              <w:rPr>
                <w:rPrChange w:id="610" w:author="Alondra Vega Pacheco" w:date="2025-09-12T22:18:00Z" w16du:dateUtc="2025-09-13T03:18:00Z">
                  <w:rPr>
                    <w:rStyle w:val="Hyperlink"/>
                    <w:noProof/>
                  </w:rPr>
                </w:rPrChange>
              </w:rPr>
              <w:delText>4.1.9.1.1</w:delText>
            </w:r>
            <w:r w:rsidDel="00FC1B9F">
              <w:rPr>
                <w:rFonts w:asciiTheme="minorHAnsi" w:eastAsiaTheme="minorEastAsia" w:hAnsiTheme="minorHAnsi" w:cstheme="minorBidi"/>
                <w:noProof/>
                <w:kern w:val="2"/>
                <w:szCs w:val="24"/>
                <w14:ligatures w14:val="standardContextual"/>
              </w:rPr>
              <w:tab/>
            </w:r>
            <w:r w:rsidRPr="00FC1B9F" w:rsidDel="00FC1B9F">
              <w:rPr>
                <w:rPrChange w:id="611" w:author="Alondra Vega Pacheco" w:date="2025-09-12T22:18:00Z" w16du:dateUtc="2025-09-13T03:18:00Z">
                  <w:rPr>
                    <w:rStyle w:val="Hyperlink"/>
                    <w:noProof/>
                  </w:rPr>
                </w:rPrChange>
              </w:rPr>
              <w:delText>Intake</w:delText>
            </w:r>
            <w:r w:rsidDel="00FC1B9F">
              <w:rPr>
                <w:noProof/>
                <w:webHidden/>
              </w:rPr>
              <w:tab/>
            </w:r>
            <w:r w:rsidR="003B3F28" w:rsidDel="00FC1B9F">
              <w:rPr>
                <w:noProof/>
                <w:webHidden/>
              </w:rPr>
              <w:delText>14</w:delText>
            </w:r>
          </w:del>
        </w:p>
        <w:p w14:paraId="1C9179F6" w14:textId="395C59CC" w:rsidR="00710850" w:rsidDel="00FC1B9F" w:rsidRDefault="00710850">
          <w:pPr>
            <w:pStyle w:val="TOC3"/>
            <w:rPr>
              <w:del w:id="612" w:author="Alondra Vega Pacheco" w:date="2025-09-12T22:18:00Z" w16du:dateUtc="2025-09-13T03:18:00Z"/>
              <w:rFonts w:asciiTheme="minorHAnsi" w:eastAsiaTheme="minorEastAsia" w:hAnsiTheme="minorHAnsi" w:cstheme="minorBidi"/>
              <w:kern w:val="2"/>
              <w:sz w:val="24"/>
              <w:szCs w:val="24"/>
              <w14:ligatures w14:val="standardContextual"/>
            </w:rPr>
          </w:pPr>
          <w:del w:id="613" w:author="Alondra Vega Pacheco" w:date="2025-09-12T22:18:00Z" w16du:dateUtc="2025-09-13T03:18:00Z">
            <w:r w:rsidRPr="00FC1B9F" w:rsidDel="00FC1B9F">
              <w:rPr>
                <w:rPrChange w:id="614" w:author="Alondra Vega Pacheco" w:date="2025-09-12T22:18:00Z" w16du:dateUtc="2025-09-13T03:18:00Z">
                  <w:rPr>
                    <w:rStyle w:val="Hyperlink"/>
                  </w:rPr>
                </w:rPrChange>
              </w:rPr>
              <w:delText>4.1.10</w:delText>
            </w:r>
            <w:r w:rsidDel="00FC1B9F">
              <w:rPr>
                <w:rFonts w:asciiTheme="minorHAnsi" w:eastAsiaTheme="minorEastAsia" w:hAnsiTheme="minorHAnsi" w:cstheme="minorBidi"/>
                <w:kern w:val="2"/>
                <w:sz w:val="24"/>
                <w:szCs w:val="24"/>
                <w14:ligatures w14:val="standardContextual"/>
              </w:rPr>
              <w:tab/>
            </w:r>
            <w:r w:rsidRPr="00FC1B9F" w:rsidDel="00FC1B9F">
              <w:rPr>
                <w:rPrChange w:id="615" w:author="Alondra Vega Pacheco" w:date="2025-09-12T22:18:00Z" w16du:dateUtc="2025-09-13T03:18:00Z">
                  <w:rPr>
                    <w:rStyle w:val="Hyperlink"/>
                  </w:rPr>
                </w:rPrChange>
              </w:rPr>
              <w:delText>Scheduling &amp; Notifications</w:delText>
            </w:r>
            <w:r w:rsidDel="00FC1B9F">
              <w:rPr>
                <w:webHidden/>
              </w:rPr>
              <w:tab/>
            </w:r>
            <w:r w:rsidR="003B3F28" w:rsidDel="00FC1B9F">
              <w:rPr>
                <w:webHidden/>
              </w:rPr>
              <w:delText>15</w:delText>
            </w:r>
          </w:del>
        </w:p>
        <w:p w14:paraId="14008133" w14:textId="2B37C242" w:rsidR="00710850" w:rsidDel="00FC1B9F" w:rsidRDefault="00710850">
          <w:pPr>
            <w:pStyle w:val="TOC3"/>
            <w:rPr>
              <w:del w:id="616" w:author="Alondra Vega Pacheco" w:date="2025-09-12T22:18:00Z" w16du:dateUtc="2025-09-13T03:18:00Z"/>
              <w:rFonts w:asciiTheme="minorHAnsi" w:eastAsiaTheme="minorEastAsia" w:hAnsiTheme="minorHAnsi" w:cstheme="minorBidi"/>
              <w:kern w:val="2"/>
              <w:sz w:val="24"/>
              <w:szCs w:val="24"/>
              <w14:ligatures w14:val="standardContextual"/>
            </w:rPr>
          </w:pPr>
          <w:del w:id="617" w:author="Alondra Vega Pacheco" w:date="2025-09-12T22:18:00Z" w16du:dateUtc="2025-09-13T03:18:00Z">
            <w:r w:rsidRPr="00FC1B9F" w:rsidDel="00FC1B9F">
              <w:rPr>
                <w:rPrChange w:id="618" w:author="Alondra Vega Pacheco" w:date="2025-09-12T22:18:00Z" w16du:dateUtc="2025-09-13T03:18:00Z">
                  <w:rPr>
                    <w:rStyle w:val="Hyperlink"/>
                  </w:rPr>
                </w:rPrChange>
              </w:rPr>
              <w:delText>4.1.11</w:delText>
            </w:r>
            <w:r w:rsidDel="00FC1B9F">
              <w:rPr>
                <w:rFonts w:asciiTheme="minorHAnsi" w:eastAsiaTheme="minorEastAsia" w:hAnsiTheme="minorHAnsi" w:cstheme="minorBidi"/>
                <w:kern w:val="2"/>
                <w:sz w:val="24"/>
                <w:szCs w:val="24"/>
                <w14:ligatures w14:val="standardContextual"/>
              </w:rPr>
              <w:tab/>
            </w:r>
            <w:r w:rsidRPr="00FC1B9F" w:rsidDel="00FC1B9F">
              <w:rPr>
                <w:rPrChange w:id="619" w:author="Alondra Vega Pacheco" w:date="2025-09-12T22:18:00Z" w16du:dateUtc="2025-09-13T03:18:00Z">
                  <w:rPr>
                    <w:rStyle w:val="Hyperlink"/>
                  </w:rPr>
                </w:rPrChange>
              </w:rPr>
              <w:delText>Analytics &amp; Reports</w:delText>
            </w:r>
            <w:r w:rsidDel="00FC1B9F">
              <w:rPr>
                <w:webHidden/>
              </w:rPr>
              <w:tab/>
            </w:r>
            <w:r w:rsidR="003B3F28" w:rsidDel="00FC1B9F">
              <w:rPr>
                <w:webHidden/>
              </w:rPr>
              <w:delText>15</w:delText>
            </w:r>
          </w:del>
        </w:p>
        <w:p w14:paraId="72694928" w14:textId="3F01FD76" w:rsidR="00710850" w:rsidDel="00FC1B9F" w:rsidRDefault="00710850">
          <w:pPr>
            <w:pStyle w:val="TOC3"/>
            <w:rPr>
              <w:del w:id="620" w:author="Alondra Vega Pacheco" w:date="2025-09-12T22:18:00Z" w16du:dateUtc="2025-09-13T03:18:00Z"/>
              <w:rFonts w:asciiTheme="minorHAnsi" w:eastAsiaTheme="minorEastAsia" w:hAnsiTheme="minorHAnsi" w:cstheme="minorBidi"/>
              <w:kern w:val="2"/>
              <w:sz w:val="24"/>
              <w:szCs w:val="24"/>
              <w14:ligatures w14:val="standardContextual"/>
            </w:rPr>
          </w:pPr>
          <w:del w:id="621" w:author="Alondra Vega Pacheco" w:date="2025-09-12T22:18:00Z" w16du:dateUtc="2025-09-13T03:18:00Z">
            <w:r w:rsidRPr="00FC1B9F" w:rsidDel="00FC1B9F">
              <w:rPr>
                <w:rPrChange w:id="622" w:author="Alondra Vega Pacheco" w:date="2025-09-12T22:18:00Z" w16du:dateUtc="2025-09-13T03:18:00Z">
                  <w:rPr>
                    <w:rStyle w:val="Hyperlink"/>
                  </w:rPr>
                </w:rPrChange>
              </w:rPr>
              <w:delText>4.1.12</w:delText>
            </w:r>
            <w:r w:rsidDel="00FC1B9F">
              <w:rPr>
                <w:rFonts w:asciiTheme="minorHAnsi" w:eastAsiaTheme="minorEastAsia" w:hAnsiTheme="minorHAnsi" w:cstheme="minorBidi"/>
                <w:kern w:val="2"/>
                <w:sz w:val="24"/>
                <w:szCs w:val="24"/>
                <w14:ligatures w14:val="standardContextual"/>
              </w:rPr>
              <w:tab/>
            </w:r>
            <w:r w:rsidRPr="00FC1B9F" w:rsidDel="00FC1B9F">
              <w:rPr>
                <w:rPrChange w:id="623" w:author="Alondra Vega Pacheco" w:date="2025-09-12T22:18:00Z" w16du:dateUtc="2025-09-13T03:18:00Z">
                  <w:rPr>
                    <w:rStyle w:val="Hyperlink"/>
                  </w:rPr>
                </w:rPrChange>
              </w:rPr>
              <w:delText>AI Integration</w:delText>
            </w:r>
            <w:r w:rsidDel="00FC1B9F">
              <w:rPr>
                <w:webHidden/>
              </w:rPr>
              <w:tab/>
            </w:r>
            <w:r w:rsidR="003B3F28" w:rsidDel="00FC1B9F">
              <w:rPr>
                <w:webHidden/>
              </w:rPr>
              <w:delText>15</w:delText>
            </w:r>
          </w:del>
        </w:p>
        <w:p w14:paraId="4C28763F" w14:textId="7E829293" w:rsidR="00710850" w:rsidDel="00FC1B9F" w:rsidRDefault="00710850">
          <w:pPr>
            <w:pStyle w:val="TOC3"/>
            <w:rPr>
              <w:del w:id="624" w:author="Alondra Vega Pacheco" w:date="2025-09-12T22:18:00Z" w16du:dateUtc="2025-09-13T03:18:00Z"/>
              <w:rFonts w:asciiTheme="minorHAnsi" w:eastAsiaTheme="minorEastAsia" w:hAnsiTheme="minorHAnsi" w:cstheme="minorBidi"/>
              <w:kern w:val="2"/>
              <w:sz w:val="24"/>
              <w:szCs w:val="24"/>
              <w14:ligatures w14:val="standardContextual"/>
            </w:rPr>
          </w:pPr>
          <w:del w:id="625" w:author="Alondra Vega Pacheco" w:date="2025-09-12T22:18:00Z" w16du:dateUtc="2025-09-13T03:18:00Z">
            <w:r w:rsidRPr="00FC1B9F" w:rsidDel="00FC1B9F">
              <w:rPr>
                <w:rPrChange w:id="626" w:author="Alondra Vega Pacheco" w:date="2025-09-12T22:18:00Z" w16du:dateUtc="2025-09-13T03:18:00Z">
                  <w:rPr>
                    <w:rStyle w:val="Hyperlink"/>
                    <w:i/>
                    <w:iCs/>
                  </w:rPr>
                </w:rPrChange>
              </w:rPr>
              <w:delText>4.1.13</w:delText>
            </w:r>
            <w:r w:rsidDel="00FC1B9F">
              <w:rPr>
                <w:rFonts w:asciiTheme="minorHAnsi" w:eastAsiaTheme="minorEastAsia" w:hAnsiTheme="minorHAnsi" w:cstheme="minorBidi"/>
                <w:kern w:val="2"/>
                <w:sz w:val="24"/>
                <w:szCs w:val="24"/>
                <w14:ligatures w14:val="standardContextual"/>
              </w:rPr>
              <w:tab/>
            </w:r>
            <w:r w:rsidRPr="00FC1B9F" w:rsidDel="00FC1B9F">
              <w:rPr>
                <w:rPrChange w:id="627" w:author="Alondra Vega Pacheco" w:date="2025-09-12T22:18:00Z" w16du:dateUtc="2025-09-13T03:18:00Z">
                  <w:rPr>
                    <w:rStyle w:val="Hyperlink"/>
                  </w:rPr>
                </w:rPrChange>
              </w:rPr>
              <w:delText xml:space="preserve">Multilingual Support – </w:delText>
            </w:r>
            <w:r w:rsidRPr="00FC1B9F" w:rsidDel="00FC1B9F">
              <w:rPr>
                <w:rPrChange w:id="628" w:author="Alondra Vega Pacheco" w:date="2025-09-12T22:18:00Z" w16du:dateUtc="2025-09-13T03:18:00Z">
                  <w:rPr>
                    <w:rStyle w:val="Hyperlink"/>
                    <w:i/>
                    <w:iCs/>
                  </w:rPr>
                </w:rPrChange>
              </w:rPr>
              <w:delText>(updated in v4.0)</w:delText>
            </w:r>
            <w:r w:rsidDel="00FC1B9F">
              <w:rPr>
                <w:webHidden/>
              </w:rPr>
              <w:tab/>
            </w:r>
            <w:r w:rsidR="003B3F28" w:rsidDel="00FC1B9F">
              <w:rPr>
                <w:webHidden/>
              </w:rPr>
              <w:delText>16</w:delText>
            </w:r>
          </w:del>
        </w:p>
        <w:p w14:paraId="474D2C52" w14:textId="3C9A1E31" w:rsidR="00710850" w:rsidDel="00FC1B9F" w:rsidRDefault="00710850">
          <w:pPr>
            <w:pStyle w:val="TOC3"/>
            <w:rPr>
              <w:del w:id="629" w:author="Alondra Vega Pacheco" w:date="2025-09-12T22:18:00Z" w16du:dateUtc="2025-09-13T03:18:00Z"/>
              <w:rFonts w:asciiTheme="minorHAnsi" w:eastAsiaTheme="minorEastAsia" w:hAnsiTheme="minorHAnsi" w:cstheme="minorBidi"/>
              <w:kern w:val="2"/>
              <w:sz w:val="24"/>
              <w:szCs w:val="24"/>
              <w14:ligatures w14:val="standardContextual"/>
            </w:rPr>
          </w:pPr>
          <w:del w:id="630" w:author="Alondra Vega Pacheco" w:date="2025-09-12T22:18:00Z" w16du:dateUtc="2025-09-13T03:18:00Z">
            <w:r w:rsidRPr="00FC1B9F" w:rsidDel="00FC1B9F">
              <w:rPr>
                <w:rPrChange w:id="631" w:author="Alondra Vega Pacheco" w:date="2025-09-12T22:18:00Z" w16du:dateUtc="2025-09-13T03:18:00Z">
                  <w:rPr>
                    <w:rStyle w:val="Hyperlink"/>
                  </w:rPr>
                </w:rPrChange>
              </w:rPr>
              <w:delText>4.1.14</w:delText>
            </w:r>
            <w:r w:rsidDel="00FC1B9F">
              <w:rPr>
                <w:rFonts w:asciiTheme="minorHAnsi" w:eastAsiaTheme="minorEastAsia" w:hAnsiTheme="minorHAnsi" w:cstheme="minorBidi"/>
                <w:kern w:val="2"/>
                <w:sz w:val="24"/>
                <w:szCs w:val="24"/>
                <w14:ligatures w14:val="standardContextual"/>
              </w:rPr>
              <w:tab/>
            </w:r>
            <w:r w:rsidRPr="00FC1B9F" w:rsidDel="00FC1B9F">
              <w:rPr>
                <w:rPrChange w:id="632" w:author="Alondra Vega Pacheco" w:date="2025-09-12T22:18:00Z" w16du:dateUtc="2025-09-13T03:18:00Z">
                  <w:rPr>
                    <w:rStyle w:val="Hyperlink"/>
                  </w:rPr>
                </w:rPrChange>
              </w:rPr>
              <w:delText>Virtual Check-In Rounds–(added in v4.0)</w:delText>
            </w:r>
            <w:r w:rsidDel="00FC1B9F">
              <w:rPr>
                <w:webHidden/>
              </w:rPr>
              <w:tab/>
            </w:r>
            <w:r w:rsidR="003B3F28" w:rsidDel="00FC1B9F">
              <w:rPr>
                <w:webHidden/>
              </w:rPr>
              <w:delText>16</w:delText>
            </w:r>
          </w:del>
        </w:p>
        <w:p w14:paraId="76AA3308" w14:textId="100D4889" w:rsidR="00710850" w:rsidDel="00FC1B9F" w:rsidRDefault="00710850">
          <w:pPr>
            <w:pStyle w:val="TOC3"/>
            <w:rPr>
              <w:del w:id="633" w:author="Alondra Vega Pacheco" w:date="2025-09-12T22:18:00Z" w16du:dateUtc="2025-09-13T03:18:00Z"/>
              <w:rFonts w:asciiTheme="minorHAnsi" w:eastAsiaTheme="minorEastAsia" w:hAnsiTheme="minorHAnsi" w:cstheme="minorBidi"/>
              <w:kern w:val="2"/>
              <w:sz w:val="24"/>
              <w:szCs w:val="24"/>
              <w14:ligatures w14:val="standardContextual"/>
            </w:rPr>
          </w:pPr>
          <w:del w:id="634" w:author="Alondra Vega Pacheco" w:date="2025-09-12T22:18:00Z" w16du:dateUtc="2025-09-13T03:18:00Z">
            <w:r w:rsidRPr="00FC1B9F" w:rsidDel="00FC1B9F">
              <w:rPr>
                <w:rPrChange w:id="635" w:author="Alondra Vega Pacheco" w:date="2025-09-12T22:18:00Z" w16du:dateUtc="2025-09-13T03:18:00Z">
                  <w:rPr>
                    <w:rStyle w:val="Hyperlink"/>
                  </w:rPr>
                </w:rPrChange>
              </w:rPr>
              <w:delText>4.1.15</w:delText>
            </w:r>
            <w:r w:rsidDel="00FC1B9F">
              <w:rPr>
                <w:rFonts w:asciiTheme="minorHAnsi" w:eastAsiaTheme="minorEastAsia" w:hAnsiTheme="minorHAnsi" w:cstheme="minorBidi"/>
                <w:kern w:val="2"/>
                <w:sz w:val="24"/>
                <w:szCs w:val="24"/>
                <w14:ligatures w14:val="standardContextual"/>
              </w:rPr>
              <w:tab/>
            </w:r>
            <w:r w:rsidRPr="00FC1B9F" w:rsidDel="00FC1B9F">
              <w:rPr>
                <w:rPrChange w:id="636" w:author="Alondra Vega Pacheco" w:date="2025-09-12T22:18:00Z" w16du:dateUtc="2025-09-13T03:18:00Z">
                  <w:rPr>
                    <w:rStyle w:val="Hyperlink"/>
                  </w:rPr>
                </w:rPrChange>
              </w:rPr>
              <w:delText>Mood &amp; Affect Monitor–(added in v4.0)</w:delText>
            </w:r>
            <w:r w:rsidDel="00FC1B9F">
              <w:rPr>
                <w:webHidden/>
              </w:rPr>
              <w:tab/>
            </w:r>
            <w:r w:rsidR="003B3F28" w:rsidDel="00FC1B9F">
              <w:rPr>
                <w:webHidden/>
              </w:rPr>
              <w:delText>16</w:delText>
            </w:r>
          </w:del>
        </w:p>
        <w:p w14:paraId="7A74B3A9" w14:textId="2E12C139" w:rsidR="00710850" w:rsidDel="00FC1B9F" w:rsidRDefault="00710850">
          <w:pPr>
            <w:pStyle w:val="TOC3"/>
            <w:rPr>
              <w:del w:id="637" w:author="Alondra Vega Pacheco" w:date="2025-09-12T22:18:00Z" w16du:dateUtc="2025-09-13T03:18:00Z"/>
              <w:rFonts w:asciiTheme="minorHAnsi" w:eastAsiaTheme="minorEastAsia" w:hAnsiTheme="minorHAnsi" w:cstheme="minorBidi"/>
              <w:kern w:val="2"/>
              <w:sz w:val="24"/>
              <w:szCs w:val="24"/>
              <w14:ligatures w14:val="standardContextual"/>
            </w:rPr>
          </w:pPr>
          <w:del w:id="638" w:author="Alondra Vega Pacheco" w:date="2025-09-12T22:18:00Z" w16du:dateUtc="2025-09-13T03:18:00Z">
            <w:r w:rsidRPr="00FC1B9F" w:rsidDel="00FC1B9F">
              <w:rPr>
                <w:rPrChange w:id="639" w:author="Alondra Vega Pacheco" w:date="2025-09-12T22:18:00Z" w16du:dateUtc="2025-09-13T03:18:00Z">
                  <w:rPr>
                    <w:rStyle w:val="Hyperlink"/>
                  </w:rPr>
                </w:rPrChange>
              </w:rPr>
              <w:delText>4.1.16</w:delText>
            </w:r>
            <w:r w:rsidDel="00FC1B9F">
              <w:rPr>
                <w:rFonts w:asciiTheme="minorHAnsi" w:eastAsiaTheme="minorEastAsia" w:hAnsiTheme="minorHAnsi" w:cstheme="minorBidi"/>
                <w:kern w:val="2"/>
                <w:sz w:val="24"/>
                <w:szCs w:val="24"/>
                <w14:ligatures w14:val="standardContextual"/>
              </w:rPr>
              <w:tab/>
            </w:r>
            <w:r w:rsidRPr="00FC1B9F" w:rsidDel="00FC1B9F">
              <w:rPr>
                <w:rPrChange w:id="640" w:author="Alondra Vega Pacheco" w:date="2025-09-12T22:18:00Z" w16du:dateUtc="2025-09-13T03:18:00Z">
                  <w:rPr>
                    <w:rStyle w:val="Hyperlink"/>
                  </w:rPr>
                </w:rPrChange>
              </w:rPr>
              <w:delText>Security, Privacy, Consent, &amp; Data Handling – (added in v4.0)</w:delText>
            </w:r>
            <w:r w:rsidDel="00FC1B9F">
              <w:rPr>
                <w:webHidden/>
              </w:rPr>
              <w:tab/>
            </w:r>
            <w:r w:rsidR="003B3F28" w:rsidDel="00FC1B9F">
              <w:rPr>
                <w:webHidden/>
              </w:rPr>
              <w:delText>16</w:delText>
            </w:r>
          </w:del>
        </w:p>
        <w:p w14:paraId="6A1D610A" w14:textId="561E80F4" w:rsidR="00710850" w:rsidDel="00FC1B9F" w:rsidRDefault="00710850">
          <w:pPr>
            <w:pStyle w:val="TOC3"/>
            <w:rPr>
              <w:del w:id="641" w:author="Alondra Vega Pacheco" w:date="2025-09-12T22:18:00Z" w16du:dateUtc="2025-09-13T03:18:00Z"/>
              <w:rFonts w:asciiTheme="minorHAnsi" w:eastAsiaTheme="minorEastAsia" w:hAnsiTheme="minorHAnsi" w:cstheme="minorBidi"/>
              <w:kern w:val="2"/>
              <w:sz w:val="24"/>
              <w:szCs w:val="24"/>
              <w14:ligatures w14:val="standardContextual"/>
            </w:rPr>
          </w:pPr>
          <w:del w:id="642" w:author="Alondra Vega Pacheco" w:date="2025-09-12T22:18:00Z" w16du:dateUtc="2025-09-13T03:18:00Z">
            <w:r w:rsidRPr="00FC1B9F" w:rsidDel="00FC1B9F">
              <w:rPr>
                <w:rPrChange w:id="643" w:author="Alondra Vega Pacheco" w:date="2025-09-12T22:18:00Z" w16du:dateUtc="2025-09-13T03:18:00Z">
                  <w:rPr>
                    <w:rStyle w:val="Hyperlink"/>
                  </w:rPr>
                </w:rPrChange>
              </w:rPr>
              <w:delText>4.1.17</w:delText>
            </w:r>
            <w:r w:rsidDel="00FC1B9F">
              <w:rPr>
                <w:rFonts w:asciiTheme="minorHAnsi" w:eastAsiaTheme="minorEastAsia" w:hAnsiTheme="minorHAnsi" w:cstheme="minorBidi"/>
                <w:kern w:val="2"/>
                <w:sz w:val="24"/>
                <w:szCs w:val="24"/>
                <w14:ligatures w14:val="standardContextual"/>
              </w:rPr>
              <w:tab/>
            </w:r>
            <w:r w:rsidRPr="00FC1B9F" w:rsidDel="00FC1B9F">
              <w:rPr>
                <w:rPrChange w:id="644" w:author="Alondra Vega Pacheco" w:date="2025-09-12T22:18:00Z" w16du:dateUtc="2025-09-13T03:18:00Z">
                  <w:rPr>
                    <w:rStyle w:val="Hyperlink"/>
                  </w:rPr>
                </w:rPrChange>
              </w:rPr>
              <w:delText>Audit Logging and Data Retention</w:delText>
            </w:r>
            <w:r w:rsidDel="00FC1B9F">
              <w:rPr>
                <w:webHidden/>
              </w:rPr>
              <w:tab/>
            </w:r>
            <w:r w:rsidR="003B3F28" w:rsidDel="00FC1B9F">
              <w:rPr>
                <w:webHidden/>
              </w:rPr>
              <w:delText>17</w:delText>
            </w:r>
          </w:del>
        </w:p>
        <w:p w14:paraId="0420A636" w14:textId="1479AFF2" w:rsidR="00710850" w:rsidDel="00FC1B9F" w:rsidRDefault="00710850">
          <w:pPr>
            <w:pStyle w:val="TOC3"/>
            <w:rPr>
              <w:del w:id="645" w:author="Alondra Vega Pacheco" w:date="2025-09-12T22:18:00Z" w16du:dateUtc="2025-09-13T03:18:00Z"/>
              <w:rFonts w:asciiTheme="minorHAnsi" w:eastAsiaTheme="minorEastAsia" w:hAnsiTheme="minorHAnsi" w:cstheme="minorBidi"/>
              <w:kern w:val="2"/>
              <w:sz w:val="24"/>
              <w:szCs w:val="24"/>
              <w14:ligatures w14:val="standardContextual"/>
            </w:rPr>
          </w:pPr>
          <w:del w:id="646" w:author="Alondra Vega Pacheco" w:date="2025-09-12T22:18:00Z" w16du:dateUtc="2025-09-13T03:18:00Z">
            <w:r w:rsidRPr="00FC1B9F" w:rsidDel="00FC1B9F">
              <w:rPr>
                <w:rPrChange w:id="647" w:author="Alondra Vega Pacheco" w:date="2025-09-12T22:18:00Z" w16du:dateUtc="2025-09-13T03:18:00Z">
                  <w:rPr>
                    <w:rStyle w:val="Hyperlink"/>
                  </w:rPr>
                </w:rPrChange>
              </w:rPr>
              <w:delText>4.1.18</w:delText>
            </w:r>
            <w:r w:rsidDel="00FC1B9F">
              <w:rPr>
                <w:rFonts w:asciiTheme="minorHAnsi" w:eastAsiaTheme="minorEastAsia" w:hAnsiTheme="minorHAnsi" w:cstheme="minorBidi"/>
                <w:kern w:val="2"/>
                <w:sz w:val="24"/>
                <w:szCs w:val="24"/>
                <w14:ligatures w14:val="standardContextual"/>
              </w:rPr>
              <w:tab/>
            </w:r>
            <w:r w:rsidRPr="00FC1B9F" w:rsidDel="00FC1B9F">
              <w:rPr>
                <w:rPrChange w:id="648" w:author="Alondra Vega Pacheco" w:date="2025-09-12T22:18:00Z" w16du:dateUtc="2025-09-13T03:18:00Z">
                  <w:rPr>
                    <w:rStyle w:val="Hyperlink"/>
                  </w:rPr>
                </w:rPrChange>
              </w:rPr>
              <w:delText>Mail Delivered Assistant (USPS Informed Delivery Integration)- (added in v4.0)</w:delText>
            </w:r>
            <w:r w:rsidDel="00FC1B9F">
              <w:rPr>
                <w:webHidden/>
              </w:rPr>
              <w:tab/>
            </w:r>
            <w:r w:rsidR="003B3F28" w:rsidDel="00FC1B9F">
              <w:rPr>
                <w:webHidden/>
              </w:rPr>
              <w:delText>17</w:delText>
            </w:r>
          </w:del>
        </w:p>
        <w:p w14:paraId="73951678" w14:textId="555F7649" w:rsidR="00710850" w:rsidDel="00FC1B9F" w:rsidRDefault="00710850">
          <w:pPr>
            <w:pStyle w:val="TOC4"/>
            <w:tabs>
              <w:tab w:val="left" w:pos="1920"/>
            </w:tabs>
            <w:rPr>
              <w:del w:id="649" w:author="Alondra Vega Pacheco" w:date="2025-09-12T22:18:00Z" w16du:dateUtc="2025-09-13T03:18:00Z"/>
              <w:rFonts w:asciiTheme="minorHAnsi" w:eastAsiaTheme="minorEastAsia" w:hAnsiTheme="minorHAnsi" w:cstheme="minorBidi"/>
              <w:noProof/>
              <w:kern w:val="2"/>
              <w:szCs w:val="24"/>
              <w14:ligatures w14:val="standardContextual"/>
            </w:rPr>
          </w:pPr>
          <w:del w:id="650" w:author="Alondra Vega Pacheco" w:date="2025-09-12T22:18:00Z" w16du:dateUtc="2025-09-13T03:18:00Z">
            <w:r w:rsidRPr="00FC1B9F" w:rsidDel="00FC1B9F">
              <w:rPr>
                <w:rPrChange w:id="651" w:author="Alondra Vega Pacheco" w:date="2025-09-12T22:18:00Z" w16du:dateUtc="2025-09-13T03:18:00Z">
                  <w:rPr>
                    <w:rStyle w:val="Hyperlink"/>
                    <w:noProof/>
                  </w:rPr>
                </w:rPrChange>
              </w:rPr>
              <w:delText>4.1.18.1</w:delText>
            </w:r>
            <w:r w:rsidDel="00FC1B9F">
              <w:rPr>
                <w:rFonts w:asciiTheme="minorHAnsi" w:eastAsiaTheme="minorEastAsia" w:hAnsiTheme="minorHAnsi" w:cstheme="minorBidi"/>
                <w:noProof/>
                <w:kern w:val="2"/>
                <w:szCs w:val="24"/>
                <w14:ligatures w14:val="standardContextual"/>
              </w:rPr>
              <w:tab/>
            </w:r>
            <w:r w:rsidRPr="00FC1B9F" w:rsidDel="00FC1B9F">
              <w:rPr>
                <w:rPrChange w:id="652" w:author="Alondra Vega Pacheco" w:date="2025-09-12T22:18:00Z" w16du:dateUtc="2025-09-13T03:18:00Z">
                  <w:rPr>
                    <w:rStyle w:val="Hyperlink"/>
                    <w:noProof/>
                  </w:rPr>
                </w:rPrChange>
              </w:rPr>
              <w:delText>Electronic Visit Verification (EVV) – (added in v4.0)</w:delText>
            </w:r>
            <w:r w:rsidDel="00FC1B9F">
              <w:rPr>
                <w:noProof/>
                <w:webHidden/>
              </w:rPr>
              <w:tab/>
            </w:r>
            <w:r w:rsidR="003B3F28" w:rsidDel="00FC1B9F">
              <w:rPr>
                <w:noProof/>
                <w:webHidden/>
              </w:rPr>
              <w:delText>17</w:delText>
            </w:r>
          </w:del>
        </w:p>
        <w:p w14:paraId="398BE3EB" w14:textId="2E6312CB" w:rsidR="00710850" w:rsidDel="00FC1B9F" w:rsidRDefault="00710850">
          <w:pPr>
            <w:pStyle w:val="TOC4"/>
            <w:tabs>
              <w:tab w:val="left" w:pos="1920"/>
            </w:tabs>
            <w:rPr>
              <w:del w:id="653" w:author="Alondra Vega Pacheco" w:date="2025-09-12T22:18:00Z" w16du:dateUtc="2025-09-13T03:18:00Z"/>
              <w:rFonts w:asciiTheme="minorHAnsi" w:eastAsiaTheme="minorEastAsia" w:hAnsiTheme="minorHAnsi" w:cstheme="minorBidi"/>
              <w:noProof/>
              <w:kern w:val="2"/>
              <w:szCs w:val="24"/>
              <w14:ligatures w14:val="standardContextual"/>
            </w:rPr>
          </w:pPr>
          <w:del w:id="654" w:author="Alondra Vega Pacheco" w:date="2025-09-12T22:18:00Z" w16du:dateUtc="2025-09-13T03:18:00Z">
            <w:r w:rsidRPr="00FC1B9F" w:rsidDel="00FC1B9F">
              <w:rPr>
                <w:rPrChange w:id="655" w:author="Alondra Vega Pacheco" w:date="2025-09-12T22:18:00Z" w16du:dateUtc="2025-09-13T03:18:00Z">
                  <w:rPr>
                    <w:rStyle w:val="Hyperlink"/>
                    <w:noProof/>
                  </w:rPr>
                </w:rPrChange>
              </w:rPr>
              <w:delText>4.1.18.2</w:delText>
            </w:r>
            <w:r w:rsidDel="00FC1B9F">
              <w:rPr>
                <w:rFonts w:asciiTheme="minorHAnsi" w:eastAsiaTheme="minorEastAsia" w:hAnsiTheme="minorHAnsi" w:cstheme="minorBidi"/>
                <w:noProof/>
                <w:kern w:val="2"/>
                <w:szCs w:val="24"/>
                <w14:ligatures w14:val="standardContextual"/>
              </w:rPr>
              <w:tab/>
            </w:r>
            <w:r w:rsidRPr="00FC1B9F" w:rsidDel="00FC1B9F">
              <w:rPr>
                <w:rPrChange w:id="656" w:author="Alondra Vega Pacheco" w:date="2025-09-12T22:18:00Z" w16du:dateUtc="2025-09-13T03:18:00Z">
                  <w:rPr>
                    <w:rStyle w:val="Hyperlink"/>
                    <w:noProof/>
                  </w:rPr>
                </w:rPrChange>
              </w:rPr>
              <w:delText>Home Monitoring Integration/ Smart Home integration– (added in v4.0)</w:delText>
            </w:r>
            <w:r w:rsidDel="00FC1B9F">
              <w:rPr>
                <w:noProof/>
                <w:webHidden/>
              </w:rPr>
              <w:tab/>
            </w:r>
            <w:r w:rsidR="003B3F28" w:rsidDel="00FC1B9F">
              <w:rPr>
                <w:noProof/>
                <w:webHidden/>
              </w:rPr>
              <w:delText>17</w:delText>
            </w:r>
          </w:del>
        </w:p>
        <w:p w14:paraId="46B37E9F" w14:textId="61FCB8E4" w:rsidR="00710850" w:rsidDel="00FC1B9F" w:rsidRDefault="00710850">
          <w:pPr>
            <w:pStyle w:val="TOC4"/>
            <w:tabs>
              <w:tab w:val="left" w:pos="1920"/>
            </w:tabs>
            <w:rPr>
              <w:del w:id="657" w:author="Alondra Vega Pacheco" w:date="2025-09-12T22:18:00Z" w16du:dateUtc="2025-09-13T03:18:00Z"/>
              <w:rFonts w:asciiTheme="minorHAnsi" w:eastAsiaTheme="minorEastAsia" w:hAnsiTheme="minorHAnsi" w:cstheme="minorBidi"/>
              <w:noProof/>
              <w:kern w:val="2"/>
              <w:szCs w:val="24"/>
              <w14:ligatures w14:val="standardContextual"/>
            </w:rPr>
          </w:pPr>
          <w:del w:id="658" w:author="Alondra Vega Pacheco" w:date="2025-09-12T22:18:00Z" w16du:dateUtc="2025-09-13T03:18:00Z">
            <w:r w:rsidRPr="00FC1B9F" w:rsidDel="00FC1B9F">
              <w:rPr>
                <w:rPrChange w:id="659" w:author="Alondra Vega Pacheco" w:date="2025-09-12T22:18:00Z" w16du:dateUtc="2025-09-13T03:18:00Z">
                  <w:rPr>
                    <w:rStyle w:val="Hyperlink"/>
                    <w:noProof/>
                  </w:rPr>
                </w:rPrChange>
              </w:rPr>
              <w:delText>4.1.18.3</w:delText>
            </w:r>
            <w:r w:rsidDel="00FC1B9F">
              <w:rPr>
                <w:rFonts w:asciiTheme="minorHAnsi" w:eastAsiaTheme="minorEastAsia" w:hAnsiTheme="minorHAnsi" w:cstheme="minorBidi"/>
                <w:noProof/>
                <w:kern w:val="2"/>
                <w:szCs w:val="24"/>
                <w14:ligatures w14:val="standardContextual"/>
              </w:rPr>
              <w:tab/>
            </w:r>
            <w:r w:rsidRPr="00FC1B9F" w:rsidDel="00FC1B9F">
              <w:rPr>
                <w:rPrChange w:id="660" w:author="Alondra Vega Pacheco" w:date="2025-09-12T22:18:00Z" w16du:dateUtc="2025-09-13T03:18:00Z">
                  <w:rPr>
                    <w:rStyle w:val="Hyperlink"/>
                    <w:noProof/>
                  </w:rPr>
                </w:rPrChange>
              </w:rPr>
              <w:delText xml:space="preserve">Patient Assistant Telemedicine/Notetaker – </w:delText>
            </w:r>
            <w:r w:rsidRPr="00FC1B9F" w:rsidDel="00FC1B9F">
              <w:rPr>
                <w:rPrChange w:id="661" w:author="Alondra Vega Pacheco" w:date="2025-09-12T22:18:00Z" w16du:dateUtc="2025-09-13T03:18:00Z">
                  <w:rPr>
                    <w:rStyle w:val="Hyperlink"/>
                    <w:iCs/>
                    <w:noProof/>
                  </w:rPr>
                </w:rPrChange>
              </w:rPr>
              <w:delText>(added in v4.0)</w:delText>
            </w:r>
            <w:r w:rsidDel="00FC1B9F">
              <w:rPr>
                <w:noProof/>
                <w:webHidden/>
              </w:rPr>
              <w:tab/>
            </w:r>
            <w:r w:rsidR="003B3F28" w:rsidDel="00FC1B9F">
              <w:rPr>
                <w:noProof/>
                <w:webHidden/>
              </w:rPr>
              <w:delText>17</w:delText>
            </w:r>
          </w:del>
        </w:p>
        <w:p w14:paraId="6F0D61D7" w14:textId="39BE0EA4" w:rsidR="00710850" w:rsidDel="00FC1B9F" w:rsidRDefault="00710850">
          <w:pPr>
            <w:pStyle w:val="TOC4"/>
            <w:tabs>
              <w:tab w:val="left" w:pos="1920"/>
            </w:tabs>
            <w:rPr>
              <w:del w:id="662" w:author="Alondra Vega Pacheco" w:date="2025-09-12T22:18:00Z" w16du:dateUtc="2025-09-13T03:18:00Z"/>
              <w:rFonts w:asciiTheme="minorHAnsi" w:eastAsiaTheme="minorEastAsia" w:hAnsiTheme="minorHAnsi" w:cstheme="minorBidi"/>
              <w:noProof/>
              <w:kern w:val="2"/>
              <w:szCs w:val="24"/>
              <w14:ligatures w14:val="standardContextual"/>
            </w:rPr>
          </w:pPr>
          <w:del w:id="663" w:author="Alondra Vega Pacheco" w:date="2025-09-12T22:18:00Z" w16du:dateUtc="2025-09-13T03:18:00Z">
            <w:r w:rsidRPr="00FC1B9F" w:rsidDel="00FC1B9F">
              <w:rPr>
                <w:rPrChange w:id="664" w:author="Alondra Vega Pacheco" w:date="2025-09-12T22:18:00Z" w16du:dateUtc="2025-09-13T03:18:00Z">
                  <w:rPr>
                    <w:rStyle w:val="Hyperlink"/>
                    <w:noProof/>
                  </w:rPr>
                </w:rPrChange>
              </w:rPr>
              <w:delText>4.1.18.4</w:delText>
            </w:r>
            <w:r w:rsidDel="00FC1B9F">
              <w:rPr>
                <w:rFonts w:asciiTheme="minorHAnsi" w:eastAsiaTheme="minorEastAsia" w:hAnsiTheme="minorHAnsi" w:cstheme="minorBidi"/>
                <w:noProof/>
                <w:kern w:val="2"/>
                <w:szCs w:val="24"/>
                <w14:ligatures w14:val="standardContextual"/>
              </w:rPr>
              <w:tab/>
            </w:r>
            <w:r w:rsidRPr="00FC1B9F" w:rsidDel="00FC1B9F">
              <w:rPr>
                <w:rPrChange w:id="665" w:author="Alondra Vega Pacheco" w:date="2025-09-12T22:18:00Z" w16du:dateUtc="2025-09-13T03:18:00Z">
                  <w:rPr>
                    <w:rStyle w:val="Hyperlink"/>
                    <w:noProof/>
                  </w:rPr>
                </w:rPrChange>
              </w:rPr>
              <w:delText xml:space="preserve">Patient Calendar Assistant – </w:delText>
            </w:r>
            <w:r w:rsidRPr="00FC1B9F" w:rsidDel="00FC1B9F">
              <w:rPr>
                <w:rPrChange w:id="666" w:author="Alondra Vega Pacheco" w:date="2025-09-12T22:18:00Z" w16du:dateUtc="2025-09-13T03:18:00Z">
                  <w:rPr>
                    <w:rStyle w:val="Hyperlink"/>
                    <w:iCs/>
                    <w:noProof/>
                  </w:rPr>
                </w:rPrChange>
              </w:rPr>
              <w:delText>(added in v4.0)</w:delText>
            </w:r>
            <w:r w:rsidDel="00FC1B9F">
              <w:rPr>
                <w:noProof/>
                <w:webHidden/>
              </w:rPr>
              <w:tab/>
            </w:r>
            <w:r w:rsidR="003B3F28" w:rsidDel="00FC1B9F">
              <w:rPr>
                <w:noProof/>
                <w:webHidden/>
              </w:rPr>
              <w:delText>18</w:delText>
            </w:r>
          </w:del>
        </w:p>
        <w:p w14:paraId="6F6F6B44" w14:textId="603C4AB6" w:rsidR="00710850" w:rsidDel="00FC1B9F" w:rsidRDefault="00710850">
          <w:pPr>
            <w:pStyle w:val="TOC2"/>
            <w:tabs>
              <w:tab w:val="left" w:pos="960"/>
            </w:tabs>
            <w:rPr>
              <w:del w:id="667" w:author="Alondra Vega Pacheco" w:date="2025-09-12T22:18:00Z" w16du:dateUtc="2025-09-13T03:18:00Z"/>
              <w:rFonts w:asciiTheme="minorHAnsi" w:eastAsiaTheme="minorEastAsia" w:hAnsiTheme="minorHAnsi" w:cstheme="minorBidi"/>
              <w:noProof/>
              <w:kern w:val="2"/>
              <w:sz w:val="24"/>
              <w:szCs w:val="24"/>
              <w14:ligatures w14:val="standardContextual"/>
            </w:rPr>
          </w:pPr>
          <w:del w:id="668" w:author="Alondra Vega Pacheco" w:date="2025-09-12T22:18:00Z" w16du:dateUtc="2025-09-13T03:18:00Z">
            <w:r w:rsidRPr="00FC1B9F" w:rsidDel="00FC1B9F">
              <w:rPr>
                <w:rPrChange w:id="669" w:author="Alondra Vega Pacheco" w:date="2025-09-12T22:18:00Z" w16du:dateUtc="2025-09-13T03:18:00Z">
                  <w:rPr>
                    <w:rStyle w:val="Hyperlink"/>
                    <w:noProof/>
                  </w:rPr>
                </w:rPrChange>
              </w:rPr>
              <w:delText>4.2</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670" w:author="Alondra Vega Pacheco" w:date="2025-09-12T22:18:00Z" w16du:dateUtc="2025-09-13T03:18:00Z">
                  <w:rPr>
                    <w:rStyle w:val="Hyperlink"/>
                    <w:noProof/>
                  </w:rPr>
                </w:rPrChange>
              </w:rPr>
              <w:delText>Out-of-Scope – (</w:delText>
            </w:r>
            <w:r w:rsidRPr="00FC1B9F" w:rsidDel="00FC1B9F">
              <w:rPr>
                <w:rPrChange w:id="671"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18</w:delText>
            </w:r>
          </w:del>
        </w:p>
        <w:p w14:paraId="2072FAC7" w14:textId="6BFA64F4" w:rsidR="00710850" w:rsidDel="00FC1B9F" w:rsidRDefault="00710850">
          <w:pPr>
            <w:pStyle w:val="TOC3"/>
            <w:rPr>
              <w:del w:id="672" w:author="Alondra Vega Pacheco" w:date="2025-09-12T22:18:00Z" w16du:dateUtc="2025-09-13T03:18:00Z"/>
              <w:rFonts w:asciiTheme="minorHAnsi" w:eastAsiaTheme="minorEastAsia" w:hAnsiTheme="minorHAnsi" w:cstheme="minorBidi"/>
              <w:kern w:val="2"/>
              <w:sz w:val="24"/>
              <w:szCs w:val="24"/>
              <w14:ligatures w14:val="standardContextual"/>
            </w:rPr>
          </w:pPr>
          <w:del w:id="673" w:author="Alondra Vega Pacheco" w:date="2025-09-12T22:18:00Z" w16du:dateUtc="2025-09-13T03:18:00Z">
            <w:r w:rsidRPr="00FC1B9F" w:rsidDel="00FC1B9F">
              <w:rPr>
                <w:rPrChange w:id="674" w:author="Alondra Vega Pacheco" w:date="2025-09-12T22:18:00Z" w16du:dateUtc="2025-09-13T03:18:00Z">
                  <w:rPr>
                    <w:rStyle w:val="Hyperlink"/>
                  </w:rPr>
                </w:rPrChange>
              </w:rPr>
              <w:delText>4.2.1</w:delText>
            </w:r>
            <w:r w:rsidDel="00FC1B9F">
              <w:rPr>
                <w:rFonts w:asciiTheme="minorHAnsi" w:eastAsiaTheme="minorEastAsia" w:hAnsiTheme="minorHAnsi" w:cstheme="minorBidi"/>
                <w:kern w:val="2"/>
                <w:sz w:val="24"/>
                <w:szCs w:val="24"/>
                <w14:ligatures w14:val="standardContextual"/>
              </w:rPr>
              <w:tab/>
            </w:r>
            <w:r w:rsidRPr="00FC1B9F" w:rsidDel="00FC1B9F">
              <w:rPr>
                <w:rPrChange w:id="675" w:author="Alondra Vega Pacheco" w:date="2025-09-12T22:18:00Z" w16du:dateUtc="2025-09-13T03:18:00Z">
                  <w:rPr>
                    <w:rStyle w:val="Hyperlink"/>
                  </w:rPr>
                </w:rPrChange>
              </w:rPr>
              <w:delText>Clinical Diagnosis</w:delText>
            </w:r>
            <w:r w:rsidDel="00FC1B9F">
              <w:rPr>
                <w:webHidden/>
              </w:rPr>
              <w:tab/>
            </w:r>
            <w:r w:rsidR="003B3F28" w:rsidDel="00FC1B9F">
              <w:rPr>
                <w:webHidden/>
              </w:rPr>
              <w:delText>18</w:delText>
            </w:r>
          </w:del>
        </w:p>
        <w:p w14:paraId="760B6D7F" w14:textId="5E7C6486" w:rsidR="00710850" w:rsidDel="00FC1B9F" w:rsidRDefault="00710850">
          <w:pPr>
            <w:pStyle w:val="TOC3"/>
            <w:rPr>
              <w:del w:id="676" w:author="Alondra Vega Pacheco" w:date="2025-09-12T22:18:00Z" w16du:dateUtc="2025-09-13T03:18:00Z"/>
              <w:rFonts w:asciiTheme="minorHAnsi" w:eastAsiaTheme="minorEastAsia" w:hAnsiTheme="minorHAnsi" w:cstheme="minorBidi"/>
              <w:kern w:val="2"/>
              <w:sz w:val="24"/>
              <w:szCs w:val="24"/>
              <w14:ligatures w14:val="standardContextual"/>
            </w:rPr>
          </w:pPr>
          <w:del w:id="677" w:author="Alondra Vega Pacheco" w:date="2025-09-12T22:18:00Z" w16du:dateUtc="2025-09-13T03:18:00Z">
            <w:r w:rsidRPr="00FC1B9F" w:rsidDel="00FC1B9F">
              <w:rPr>
                <w:rPrChange w:id="678" w:author="Alondra Vega Pacheco" w:date="2025-09-12T22:18:00Z" w16du:dateUtc="2025-09-13T03:18:00Z">
                  <w:rPr>
                    <w:rStyle w:val="Hyperlink"/>
                  </w:rPr>
                </w:rPrChange>
              </w:rPr>
              <w:delText>4.2.2</w:delText>
            </w:r>
            <w:r w:rsidDel="00FC1B9F">
              <w:rPr>
                <w:rFonts w:asciiTheme="minorHAnsi" w:eastAsiaTheme="minorEastAsia" w:hAnsiTheme="minorHAnsi" w:cstheme="minorBidi"/>
                <w:kern w:val="2"/>
                <w:sz w:val="24"/>
                <w:szCs w:val="24"/>
                <w14:ligatures w14:val="standardContextual"/>
              </w:rPr>
              <w:tab/>
            </w:r>
            <w:r w:rsidRPr="00FC1B9F" w:rsidDel="00FC1B9F">
              <w:rPr>
                <w:rPrChange w:id="679" w:author="Alondra Vega Pacheco" w:date="2025-09-12T22:18:00Z" w16du:dateUtc="2025-09-13T03:18:00Z">
                  <w:rPr>
                    <w:rStyle w:val="Hyperlink"/>
                  </w:rPr>
                </w:rPrChange>
              </w:rPr>
              <w:delText>Accessibility Enhancements</w:delText>
            </w:r>
            <w:r w:rsidDel="00FC1B9F">
              <w:rPr>
                <w:webHidden/>
              </w:rPr>
              <w:tab/>
            </w:r>
            <w:r w:rsidR="003B3F28" w:rsidDel="00FC1B9F">
              <w:rPr>
                <w:webHidden/>
              </w:rPr>
              <w:delText>18</w:delText>
            </w:r>
          </w:del>
        </w:p>
        <w:p w14:paraId="2F748CBC" w14:textId="34BABEF0" w:rsidR="00710850" w:rsidDel="00FC1B9F" w:rsidRDefault="00710850">
          <w:pPr>
            <w:pStyle w:val="TOC3"/>
            <w:rPr>
              <w:del w:id="680" w:author="Alondra Vega Pacheco" w:date="2025-09-12T22:18:00Z" w16du:dateUtc="2025-09-13T03:18:00Z"/>
              <w:rFonts w:asciiTheme="minorHAnsi" w:eastAsiaTheme="minorEastAsia" w:hAnsiTheme="minorHAnsi" w:cstheme="minorBidi"/>
              <w:kern w:val="2"/>
              <w:sz w:val="24"/>
              <w:szCs w:val="24"/>
              <w14:ligatures w14:val="standardContextual"/>
            </w:rPr>
          </w:pPr>
          <w:del w:id="681" w:author="Alondra Vega Pacheco" w:date="2025-09-12T22:18:00Z" w16du:dateUtc="2025-09-13T03:18:00Z">
            <w:r w:rsidRPr="00FC1B9F" w:rsidDel="00FC1B9F">
              <w:rPr>
                <w:rPrChange w:id="682" w:author="Alondra Vega Pacheco" w:date="2025-09-12T22:18:00Z" w16du:dateUtc="2025-09-13T03:18:00Z">
                  <w:rPr>
                    <w:rStyle w:val="Hyperlink"/>
                  </w:rPr>
                </w:rPrChange>
              </w:rPr>
              <w:delText>4.2.3</w:delText>
            </w:r>
            <w:r w:rsidDel="00FC1B9F">
              <w:rPr>
                <w:rFonts w:asciiTheme="minorHAnsi" w:eastAsiaTheme="minorEastAsia" w:hAnsiTheme="minorHAnsi" w:cstheme="minorBidi"/>
                <w:kern w:val="2"/>
                <w:sz w:val="24"/>
                <w:szCs w:val="24"/>
                <w14:ligatures w14:val="standardContextual"/>
              </w:rPr>
              <w:tab/>
            </w:r>
            <w:r w:rsidRPr="00FC1B9F" w:rsidDel="00FC1B9F">
              <w:rPr>
                <w:rPrChange w:id="683" w:author="Alondra Vega Pacheco" w:date="2025-09-12T22:18:00Z" w16du:dateUtc="2025-09-13T03:18:00Z">
                  <w:rPr>
                    <w:rStyle w:val="Hyperlink"/>
                  </w:rPr>
                </w:rPrChange>
              </w:rPr>
              <w:delText>Advance Home Automation</w:delText>
            </w:r>
            <w:r w:rsidDel="00FC1B9F">
              <w:rPr>
                <w:webHidden/>
              </w:rPr>
              <w:tab/>
            </w:r>
            <w:r w:rsidR="003B3F28" w:rsidDel="00FC1B9F">
              <w:rPr>
                <w:webHidden/>
              </w:rPr>
              <w:delText>18</w:delText>
            </w:r>
          </w:del>
        </w:p>
        <w:p w14:paraId="2547DBD8" w14:textId="251DB80B" w:rsidR="00710850" w:rsidDel="00FC1B9F" w:rsidRDefault="00710850">
          <w:pPr>
            <w:pStyle w:val="TOC3"/>
            <w:rPr>
              <w:del w:id="684" w:author="Alondra Vega Pacheco" w:date="2025-09-12T22:18:00Z" w16du:dateUtc="2025-09-13T03:18:00Z"/>
              <w:rFonts w:asciiTheme="minorHAnsi" w:eastAsiaTheme="minorEastAsia" w:hAnsiTheme="minorHAnsi" w:cstheme="minorBidi"/>
              <w:kern w:val="2"/>
              <w:sz w:val="24"/>
              <w:szCs w:val="24"/>
              <w14:ligatures w14:val="standardContextual"/>
            </w:rPr>
          </w:pPr>
          <w:del w:id="685" w:author="Alondra Vega Pacheco" w:date="2025-09-12T22:18:00Z" w16du:dateUtc="2025-09-13T03:18:00Z">
            <w:r w:rsidRPr="00FC1B9F" w:rsidDel="00FC1B9F">
              <w:rPr>
                <w:rPrChange w:id="686" w:author="Alondra Vega Pacheco" w:date="2025-09-12T22:18:00Z" w16du:dateUtc="2025-09-13T03:18:00Z">
                  <w:rPr>
                    <w:rStyle w:val="Hyperlink"/>
                  </w:rPr>
                </w:rPrChange>
              </w:rPr>
              <w:delText>4.2.4</w:delText>
            </w:r>
            <w:r w:rsidDel="00FC1B9F">
              <w:rPr>
                <w:rFonts w:asciiTheme="minorHAnsi" w:eastAsiaTheme="minorEastAsia" w:hAnsiTheme="minorHAnsi" w:cstheme="minorBidi"/>
                <w:kern w:val="2"/>
                <w:sz w:val="24"/>
                <w:szCs w:val="24"/>
                <w14:ligatures w14:val="standardContextual"/>
              </w:rPr>
              <w:tab/>
            </w:r>
            <w:r w:rsidRPr="00FC1B9F" w:rsidDel="00FC1B9F">
              <w:rPr>
                <w:rPrChange w:id="687" w:author="Alondra Vega Pacheco" w:date="2025-09-12T22:18:00Z" w16du:dateUtc="2025-09-13T03:18:00Z">
                  <w:rPr>
                    <w:rStyle w:val="Hyperlink"/>
                  </w:rPr>
                </w:rPrChange>
              </w:rPr>
              <w:delText>Custom Medical Device Development</w:delText>
            </w:r>
            <w:r w:rsidDel="00FC1B9F">
              <w:rPr>
                <w:webHidden/>
              </w:rPr>
              <w:tab/>
            </w:r>
            <w:r w:rsidR="003B3F28" w:rsidDel="00FC1B9F">
              <w:rPr>
                <w:webHidden/>
              </w:rPr>
              <w:delText>19</w:delText>
            </w:r>
          </w:del>
        </w:p>
        <w:p w14:paraId="50C9B540" w14:textId="7842226F" w:rsidR="00710850" w:rsidDel="00FC1B9F" w:rsidRDefault="00710850">
          <w:pPr>
            <w:pStyle w:val="TOC3"/>
            <w:rPr>
              <w:del w:id="688" w:author="Alondra Vega Pacheco" w:date="2025-09-12T22:18:00Z" w16du:dateUtc="2025-09-13T03:18:00Z"/>
              <w:rFonts w:asciiTheme="minorHAnsi" w:eastAsiaTheme="minorEastAsia" w:hAnsiTheme="minorHAnsi" w:cstheme="minorBidi"/>
              <w:kern w:val="2"/>
              <w:sz w:val="24"/>
              <w:szCs w:val="24"/>
              <w14:ligatures w14:val="standardContextual"/>
            </w:rPr>
          </w:pPr>
          <w:del w:id="689" w:author="Alondra Vega Pacheco" w:date="2025-09-12T22:18:00Z" w16du:dateUtc="2025-09-13T03:18:00Z">
            <w:r w:rsidRPr="00FC1B9F" w:rsidDel="00FC1B9F">
              <w:rPr>
                <w:rPrChange w:id="690" w:author="Alondra Vega Pacheco" w:date="2025-09-12T22:18:00Z" w16du:dateUtc="2025-09-13T03:18:00Z">
                  <w:rPr>
                    <w:rStyle w:val="Hyperlink"/>
                  </w:rPr>
                </w:rPrChange>
              </w:rPr>
              <w:lastRenderedPageBreak/>
              <w:delText>4.2.5</w:delText>
            </w:r>
            <w:r w:rsidDel="00FC1B9F">
              <w:rPr>
                <w:rFonts w:asciiTheme="minorHAnsi" w:eastAsiaTheme="minorEastAsia" w:hAnsiTheme="minorHAnsi" w:cstheme="minorBidi"/>
                <w:kern w:val="2"/>
                <w:sz w:val="24"/>
                <w:szCs w:val="24"/>
                <w14:ligatures w14:val="standardContextual"/>
              </w:rPr>
              <w:tab/>
            </w:r>
            <w:r w:rsidRPr="00FC1B9F" w:rsidDel="00FC1B9F">
              <w:rPr>
                <w:rPrChange w:id="691" w:author="Alondra Vega Pacheco" w:date="2025-09-12T22:18:00Z" w16du:dateUtc="2025-09-13T03:18:00Z">
                  <w:rPr>
                    <w:rStyle w:val="Hyperlink"/>
                  </w:rPr>
                </w:rPrChange>
              </w:rPr>
              <w:delText>Public Social Media Integration</w:delText>
            </w:r>
            <w:r w:rsidDel="00FC1B9F">
              <w:rPr>
                <w:webHidden/>
              </w:rPr>
              <w:tab/>
            </w:r>
            <w:r w:rsidR="003B3F28" w:rsidDel="00FC1B9F">
              <w:rPr>
                <w:webHidden/>
              </w:rPr>
              <w:delText>19</w:delText>
            </w:r>
          </w:del>
        </w:p>
        <w:p w14:paraId="653B3289" w14:textId="1187AB01" w:rsidR="00710850" w:rsidDel="00FC1B9F" w:rsidRDefault="00710850">
          <w:pPr>
            <w:pStyle w:val="TOC3"/>
            <w:rPr>
              <w:del w:id="692" w:author="Alondra Vega Pacheco" w:date="2025-09-12T22:18:00Z" w16du:dateUtc="2025-09-13T03:18:00Z"/>
              <w:rFonts w:asciiTheme="minorHAnsi" w:eastAsiaTheme="minorEastAsia" w:hAnsiTheme="minorHAnsi" w:cstheme="minorBidi"/>
              <w:kern w:val="2"/>
              <w:sz w:val="24"/>
              <w:szCs w:val="24"/>
              <w14:ligatures w14:val="standardContextual"/>
            </w:rPr>
          </w:pPr>
          <w:del w:id="693" w:author="Alondra Vega Pacheco" w:date="2025-09-12T22:18:00Z" w16du:dateUtc="2025-09-13T03:18:00Z">
            <w:r w:rsidRPr="00FC1B9F" w:rsidDel="00FC1B9F">
              <w:rPr>
                <w:rPrChange w:id="694" w:author="Alondra Vega Pacheco" w:date="2025-09-12T22:18:00Z" w16du:dateUtc="2025-09-13T03:18:00Z">
                  <w:rPr>
                    <w:rStyle w:val="Hyperlink"/>
                  </w:rPr>
                </w:rPrChange>
              </w:rPr>
              <w:delText>4.2.6</w:delText>
            </w:r>
            <w:r w:rsidDel="00FC1B9F">
              <w:rPr>
                <w:rFonts w:asciiTheme="minorHAnsi" w:eastAsiaTheme="minorEastAsia" w:hAnsiTheme="minorHAnsi" w:cstheme="minorBidi"/>
                <w:kern w:val="2"/>
                <w:sz w:val="24"/>
                <w:szCs w:val="24"/>
                <w14:ligatures w14:val="standardContextual"/>
              </w:rPr>
              <w:tab/>
            </w:r>
            <w:r w:rsidRPr="00FC1B9F" w:rsidDel="00FC1B9F">
              <w:rPr>
                <w:rPrChange w:id="695" w:author="Alondra Vega Pacheco" w:date="2025-09-12T22:18:00Z" w16du:dateUtc="2025-09-13T03:18:00Z">
                  <w:rPr>
                    <w:rStyle w:val="Hyperlink"/>
                  </w:rPr>
                </w:rPrChange>
              </w:rPr>
              <w:delText>Community Forums</w:delText>
            </w:r>
            <w:r w:rsidDel="00FC1B9F">
              <w:rPr>
                <w:webHidden/>
              </w:rPr>
              <w:tab/>
            </w:r>
            <w:r w:rsidR="003B3F28" w:rsidDel="00FC1B9F">
              <w:rPr>
                <w:webHidden/>
              </w:rPr>
              <w:delText>19</w:delText>
            </w:r>
          </w:del>
        </w:p>
        <w:p w14:paraId="2B0EAD41" w14:textId="38545023" w:rsidR="00710850" w:rsidDel="00FC1B9F" w:rsidRDefault="00710850">
          <w:pPr>
            <w:pStyle w:val="TOC3"/>
            <w:rPr>
              <w:del w:id="696" w:author="Alondra Vega Pacheco" w:date="2025-09-12T22:18:00Z" w16du:dateUtc="2025-09-13T03:18:00Z"/>
              <w:rFonts w:asciiTheme="minorHAnsi" w:eastAsiaTheme="minorEastAsia" w:hAnsiTheme="minorHAnsi" w:cstheme="minorBidi"/>
              <w:kern w:val="2"/>
              <w:sz w:val="24"/>
              <w:szCs w:val="24"/>
              <w14:ligatures w14:val="standardContextual"/>
            </w:rPr>
          </w:pPr>
          <w:del w:id="697" w:author="Alondra Vega Pacheco" w:date="2025-09-12T22:18:00Z" w16du:dateUtc="2025-09-13T03:18:00Z">
            <w:r w:rsidRPr="00FC1B9F" w:rsidDel="00FC1B9F">
              <w:rPr>
                <w:rPrChange w:id="698" w:author="Alondra Vega Pacheco" w:date="2025-09-12T22:18:00Z" w16du:dateUtc="2025-09-13T03:18:00Z">
                  <w:rPr>
                    <w:rStyle w:val="Hyperlink"/>
                    <w:i/>
                  </w:rPr>
                </w:rPrChange>
              </w:rPr>
              <w:delText>4.2.7</w:delText>
            </w:r>
            <w:r w:rsidDel="00FC1B9F">
              <w:rPr>
                <w:rFonts w:asciiTheme="minorHAnsi" w:eastAsiaTheme="minorEastAsia" w:hAnsiTheme="minorHAnsi" w:cstheme="minorBidi"/>
                <w:kern w:val="2"/>
                <w:sz w:val="24"/>
                <w:szCs w:val="24"/>
                <w14:ligatures w14:val="standardContextual"/>
              </w:rPr>
              <w:tab/>
            </w:r>
            <w:r w:rsidRPr="00FC1B9F" w:rsidDel="00FC1B9F">
              <w:rPr>
                <w:rPrChange w:id="699" w:author="Alondra Vega Pacheco" w:date="2025-09-12T22:18:00Z" w16du:dateUtc="2025-09-13T03:18:00Z">
                  <w:rPr>
                    <w:rStyle w:val="Hyperlink"/>
                  </w:rPr>
                </w:rPrChange>
              </w:rPr>
              <w:delText xml:space="preserve">Hardware Integrations – </w:delText>
            </w:r>
            <w:r w:rsidRPr="00FC1B9F" w:rsidDel="00FC1B9F">
              <w:rPr>
                <w:rPrChange w:id="700" w:author="Alondra Vega Pacheco" w:date="2025-09-12T22:18:00Z" w16du:dateUtc="2025-09-13T03:18:00Z">
                  <w:rPr>
                    <w:rStyle w:val="Hyperlink"/>
                    <w:i/>
                  </w:rPr>
                </w:rPrChange>
              </w:rPr>
              <w:delText>(added in v4.0)</w:delText>
            </w:r>
            <w:r w:rsidDel="00FC1B9F">
              <w:rPr>
                <w:webHidden/>
              </w:rPr>
              <w:tab/>
            </w:r>
            <w:r w:rsidR="003B3F28" w:rsidDel="00FC1B9F">
              <w:rPr>
                <w:webHidden/>
              </w:rPr>
              <w:delText>19</w:delText>
            </w:r>
          </w:del>
        </w:p>
        <w:p w14:paraId="6D195746" w14:textId="3DDE095E" w:rsidR="00710850" w:rsidDel="00FC1B9F" w:rsidRDefault="00710850">
          <w:pPr>
            <w:pStyle w:val="TOC3"/>
            <w:rPr>
              <w:del w:id="701" w:author="Alondra Vega Pacheco" w:date="2025-09-12T22:18:00Z" w16du:dateUtc="2025-09-13T03:18:00Z"/>
              <w:rFonts w:asciiTheme="minorHAnsi" w:eastAsiaTheme="minorEastAsia" w:hAnsiTheme="minorHAnsi" w:cstheme="minorBidi"/>
              <w:kern w:val="2"/>
              <w:sz w:val="24"/>
              <w:szCs w:val="24"/>
              <w14:ligatures w14:val="standardContextual"/>
            </w:rPr>
          </w:pPr>
          <w:del w:id="702" w:author="Alondra Vega Pacheco" w:date="2025-09-12T22:18:00Z" w16du:dateUtc="2025-09-13T03:18:00Z">
            <w:r w:rsidRPr="00FC1B9F" w:rsidDel="00FC1B9F">
              <w:rPr>
                <w:rPrChange w:id="703" w:author="Alondra Vega Pacheco" w:date="2025-09-12T22:18:00Z" w16du:dateUtc="2025-09-13T03:18:00Z">
                  <w:rPr>
                    <w:rStyle w:val="Hyperlink"/>
                    <w:i/>
                  </w:rPr>
                </w:rPrChange>
              </w:rPr>
              <w:delText>4.2.8</w:delText>
            </w:r>
            <w:r w:rsidDel="00FC1B9F">
              <w:rPr>
                <w:rFonts w:asciiTheme="minorHAnsi" w:eastAsiaTheme="minorEastAsia" w:hAnsiTheme="minorHAnsi" w:cstheme="minorBidi"/>
                <w:kern w:val="2"/>
                <w:sz w:val="24"/>
                <w:szCs w:val="24"/>
                <w14:ligatures w14:val="standardContextual"/>
              </w:rPr>
              <w:tab/>
            </w:r>
            <w:r w:rsidRPr="00FC1B9F" w:rsidDel="00FC1B9F">
              <w:rPr>
                <w:rPrChange w:id="704" w:author="Alondra Vega Pacheco" w:date="2025-09-12T22:18:00Z" w16du:dateUtc="2025-09-13T03:18:00Z">
                  <w:rPr>
                    <w:rStyle w:val="Hyperlink"/>
                  </w:rPr>
                </w:rPrChange>
              </w:rPr>
              <w:delText xml:space="preserve">Insurance Adjudication Systems – </w:delText>
            </w:r>
            <w:r w:rsidRPr="00FC1B9F" w:rsidDel="00FC1B9F">
              <w:rPr>
                <w:rPrChange w:id="705" w:author="Alondra Vega Pacheco" w:date="2025-09-12T22:18:00Z" w16du:dateUtc="2025-09-13T03:18:00Z">
                  <w:rPr>
                    <w:rStyle w:val="Hyperlink"/>
                    <w:i/>
                  </w:rPr>
                </w:rPrChange>
              </w:rPr>
              <w:delText>(added in v4.0)</w:delText>
            </w:r>
            <w:r w:rsidDel="00FC1B9F">
              <w:rPr>
                <w:webHidden/>
              </w:rPr>
              <w:tab/>
            </w:r>
            <w:r w:rsidR="003B3F28" w:rsidDel="00FC1B9F">
              <w:rPr>
                <w:webHidden/>
              </w:rPr>
              <w:delText>19</w:delText>
            </w:r>
          </w:del>
        </w:p>
        <w:p w14:paraId="00360F45" w14:textId="2D5C9D57" w:rsidR="00710850" w:rsidDel="00FC1B9F" w:rsidRDefault="00710850">
          <w:pPr>
            <w:pStyle w:val="TOC3"/>
            <w:rPr>
              <w:del w:id="706" w:author="Alondra Vega Pacheco" w:date="2025-09-12T22:18:00Z" w16du:dateUtc="2025-09-13T03:18:00Z"/>
              <w:rFonts w:asciiTheme="minorHAnsi" w:eastAsiaTheme="minorEastAsia" w:hAnsiTheme="minorHAnsi" w:cstheme="minorBidi"/>
              <w:kern w:val="2"/>
              <w:sz w:val="24"/>
              <w:szCs w:val="24"/>
              <w14:ligatures w14:val="standardContextual"/>
            </w:rPr>
          </w:pPr>
          <w:del w:id="707" w:author="Alondra Vega Pacheco" w:date="2025-09-12T22:18:00Z" w16du:dateUtc="2025-09-13T03:18:00Z">
            <w:r w:rsidRPr="00FC1B9F" w:rsidDel="00FC1B9F">
              <w:rPr>
                <w:rPrChange w:id="708" w:author="Alondra Vega Pacheco" w:date="2025-09-12T22:18:00Z" w16du:dateUtc="2025-09-13T03:18:00Z">
                  <w:rPr>
                    <w:rStyle w:val="Hyperlink"/>
                    <w:i/>
                  </w:rPr>
                </w:rPrChange>
              </w:rPr>
              <w:delText>4.2.9</w:delText>
            </w:r>
            <w:r w:rsidDel="00FC1B9F">
              <w:rPr>
                <w:rFonts w:asciiTheme="minorHAnsi" w:eastAsiaTheme="minorEastAsia" w:hAnsiTheme="minorHAnsi" w:cstheme="minorBidi"/>
                <w:kern w:val="2"/>
                <w:sz w:val="24"/>
                <w:szCs w:val="24"/>
                <w14:ligatures w14:val="standardContextual"/>
              </w:rPr>
              <w:tab/>
            </w:r>
            <w:r w:rsidRPr="00FC1B9F" w:rsidDel="00FC1B9F">
              <w:rPr>
                <w:rPrChange w:id="709" w:author="Alondra Vega Pacheco" w:date="2025-09-12T22:18:00Z" w16du:dateUtc="2025-09-13T03:18:00Z">
                  <w:rPr>
                    <w:rStyle w:val="Hyperlink"/>
                  </w:rPr>
                </w:rPrChange>
              </w:rPr>
              <w:delText xml:space="preserve">In-App Purchases for Subscription Billing – </w:delText>
            </w:r>
            <w:r w:rsidRPr="00FC1B9F" w:rsidDel="00FC1B9F">
              <w:rPr>
                <w:rPrChange w:id="710" w:author="Alondra Vega Pacheco" w:date="2025-09-12T22:18:00Z" w16du:dateUtc="2025-09-13T03:18:00Z">
                  <w:rPr>
                    <w:rStyle w:val="Hyperlink"/>
                    <w:i/>
                  </w:rPr>
                </w:rPrChange>
              </w:rPr>
              <w:delText>(added in v4.0)</w:delText>
            </w:r>
            <w:r w:rsidDel="00FC1B9F">
              <w:rPr>
                <w:webHidden/>
              </w:rPr>
              <w:tab/>
            </w:r>
            <w:r w:rsidR="003B3F28" w:rsidDel="00FC1B9F">
              <w:rPr>
                <w:webHidden/>
              </w:rPr>
              <w:delText>19</w:delText>
            </w:r>
          </w:del>
        </w:p>
        <w:p w14:paraId="34F480B1" w14:textId="20FDA93E" w:rsidR="00710850" w:rsidDel="00FC1B9F" w:rsidRDefault="00710850">
          <w:pPr>
            <w:pStyle w:val="TOC1"/>
            <w:rPr>
              <w:del w:id="711" w:author="Alondra Vega Pacheco" w:date="2025-09-12T22:18:00Z" w16du:dateUtc="2025-09-13T03:18:00Z"/>
              <w:rFonts w:asciiTheme="minorHAnsi" w:eastAsiaTheme="minorEastAsia" w:hAnsiTheme="minorHAnsi" w:cstheme="minorBidi"/>
              <w:b w:val="0"/>
              <w:kern w:val="2"/>
              <w:szCs w:val="24"/>
              <w14:ligatures w14:val="standardContextual"/>
            </w:rPr>
          </w:pPr>
          <w:del w:id="712" w:author="Alondra Vega Pacheco" w:date="2025-09-12T22:18:00Z" w16du:dateUtc="2025-09-13T03:18:00Z">
            <w:r w:rsidRPr="00FC1B9F" w:rsidDel="00FC1B9F">
              <w:rPr>
                <w:rPrChange w:id="713" w:author="Alondra Vega Pacheco" w:date="2025-09-12T22:18:00Z" w16du:dateUtc="2025-09-13T03:18:00Z">
                  <w:rPr>
                    <w:rStyle w:val="Hyperlink"/>
                    <w:b w:val="0"/>
                    <w:i/>
                  </w:rPr>
                </w:rPrChange>
              </w:rPr>
              <w:delText>5.</w:delText>
            </w:r>
            <w:r w:rsidDel="00FC1B9F">
              <w:rPr>
                <w:rFonts w:asciiTheme="minorHAnsi" w:eastAsiaTheme="minorEastAsia" w:hAnsiTheme="minorHAnsi" w:cstheme="minorBidi"/>
                <w:b w:val="0"/>
                <w:kern w:val="2"/>
                <w:szCs w:val="24"/>
                <w14:ligatures w14:val="standardContextual"/>
              </w:rPr>
              <w:tab/>
            </w:r>
            <w:r w:rsidRPr="00FC1B9F" w:rsidDel="00FC1B9F">
              <w:rPr>
                <w:rPrChange w:id="714" w:author="Alondra Vega Pacheco" w:date="2025-09-12T22:18:00Z" w16du:dateUtc="2025-09-13T03:18:00Z">
                  <w:rPr>
                    <w:rStyle w:val="Hyperlink"/>
                    <w:b w:val="0"/>
                  </w:rPr>
                </w:rPrChange>
              </w:rPr>
              <w:delText xml:space="preserve">Stakeholders - </w:delText>
            </w:r>
            <w:r w:rsidRPr="00FC1B9F" w:rsidDel="00FC1B9F">
              <w:rPr>
                <w:rPrChange w:id="715" w:author="Alondra Vega Pacheco" w:date="2025-09-12T22:18:00Z" w16du:dateUtc="2025-09-13T03:18:00Z">
                  <w:rPr>
                    <w:rStyle w:val="Hyperlink"/>
                    <w:b w:val="0"/>
                    <w:i/>
                    <w:iCs/>
                  </w:rPr>
                </w:rPrChange>
              </w:rPr>
              <w:delText>(updated in v4.0)</w:delText>
            </w:r>
            <w:r w:rsidDel="00FC1B9F">
              <w:rPr>
                <w:webHidden/>
              </w:rPr>
              <w:tab/>
            </w:r>
            <w:r w:rsidR="003B3F28" w:rsidDel="00FC1B9F">
              <w:rPr>
                <w:webHidden/>
              </w:rPr>
              <w:delText>19</w:delText>
            </w:r>
          </w:del>
        </w:p>
        <w:p w14:paraId="22F9C9BD" w14:textId="57C367B1" w:rsidR="00710850" w:rsidDel="00FC1B9F" w:rsidRDefault="00710850">
          <w:pPr>
            <w:pStyle w:val="TOC2"/>
            <w:tabs>
              <w:tab w:val="left" w:pos="960"/>
            </w:tabs>
            <w:rPr>
              <w:del w:id="716" w:author="Alondra Vega Pacheco" w:date="2025-09-12T22:18:00Z" w16du:dateUtc="2025-09-13T03:18:00Z"/>
              <w:rFonts w:asciiTheme="minorHAnsi" w:eastAsiaTheme="minorEastAsia" w:hAnsiTheme="minorHAnsi" w:cstheme="minorBidi"/>
              <w:noProof/>
              <w:kern w:val="2"/>
              <w:sz w:val="24"/>
              <w:szCs w:val="24"/>
              <w14:ligatures w14:val="standardContextual"/>
            </w:rPr>
          </w:pPr>
          <w:del w:id="717" w:author="Alondra Vega Pacheco" w:date="2025-09-12T22:18:00Z" w16du:dateUtc="2025-09-13T03:18:00Z">
            <w:r w:rsidRPr="00FC1B9F" w:rsidDel="00FC1B9F">
              <w:rPr>
                <w:rPrChange w:id="718" w:author="Alondra Vega Pacheco" w:date="2025-09-12T22:18:00Z" w16du:dateUtc="2025-09-13T03:18:00Z">
                  <w:rPr>
                    <w:rStyle w:val="Hyperlink"/>
                    <w:i/>
                    <w:iCs/>
                    <w:noProof/>
                  </w:rPr>
                </w:rPrChange>
              </w:rPr>
              <w:delText>5.1</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719" w:author="Alondra Vega Pacheco" w:date="2025-09-12T22:18:00Z" w16du:dateUtc="2025-09-13T03:18:00Z">
                  <w:rPr>
                    <w:rStyle w:val="Hyperlink"/>
                    <w:noProof/>
                  </w:rPr>
                </w:rPrChange>
              </w:rPr>
              <w:delText xml:space="preserve">Internal: - </w:delText>
            </w:r>
            <w:r w:rsidRPr="00FC1B9F" w:rsidDel="00FC1B9F">
              <w:rPr>
                <w:rPrChange w:id="720"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19</w:delText>
            </w:r>
          </w:del>
        </w:p>
        <w:p w14:paraId="63BD2BCE" w14:textId="460A10FA" w:rsidR="00710850" w:rsidDel="00FC1B9F" w:rsidRDefault="00710850">
          <w:pPr>
            <w:pStyle w:val="TOC2"/>
            <w:tabs>
              <w:tab w:val="left" w:pos="960"/>
            </w:tabs>
            <w:rPr>
              <w:del w:id="721" w:author="Alondra Vega Pacheco" w:date="2025-09-12T22:18:00Z" w16du:dateUtc="2025-09-13T03:18:00Z"/>
              <w:rFonts w:asciiTheme="minorHAnsi" w:eastAsiaTheme="minorEastAsia" w:hAnsiTheme="minorHAnsi" w:cstheme="minorBidi"/>
              <w:noProof/>
              <w:kern w:val="2"/>
              <w:sz w:val="24"/>
              <w:szCs w:val="24"/>
              <w14:ligatures w14:val="standardContextual"/>
            </w:rPr>
          </w:pPr>
          <w:del w:id="722" w:author="Alondra Vega Pacheco" w:date="2025-09-12T22:18:00Z" w16du:dateUtc="2025-09-13T03:18:00Z">
            <w:r w:rsidRPr="00FC1B9F" w:rsidDel="00FC1B9F">
              <w:rPr>
                <w:rPrChange w:id="723" w:author="Alondra Vega Pacheco" w:date="2025-09-12T22:18:00Z" w16du:dateUtc="2025-09-13T03:18:00Z">
                  <w:rPr>
                    <w:rStyle w:val="Hyperlink"/>
                    <w:noProof/>
                  </w:rPr>
                </w:rPrChange>
              </w:rPr>
              <w:delText>5.2</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724" w:author="Alondra Vega Pacheco" w:date="2025-09-12T22:18:00Z" w16du:dateUtc="2025-09-13T03:18:00Z">
                  <w:rPr>
                    <w:rStyle w:val="Hyperlink"/>
                    <w:noProof/>
                  </w:rPr>
                </w:rPrChange>
              </w:rPr>
              <w:delText>External: – (</w:delText>
            </w:r>
            <w:r w:rsidRPr="00FC1B9F" w:rsidDel="00FC1B9F">
              <w:rPr>
                <w:rPrChange w:id="725"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20</w:delText>
            </w:r>
          </w:del>
        </w:p>
        <w:p w14:paraId="6B465700" w14:textId="3E154D90" w:rsidR="00710850" w:rsidDel="00FC1B9F" w:rsidRDefault="00710850">
          <w:pPr>
            <w:pStyle w:val="TOC1"/>
            <w:rPr>
              <w:del w:id="726" w:author="Alondra Vega Pacheco" w:date="2025-09-12T22:18:00Z" w16du:dateUtc="2025-09-13T03:18:00Z"/>
              <w:rFonts w:asciiTheme="minorHAnsi" w:eastAsiaTheme="minorEastAsia" w:hAnsiTheme="minorHAnsi" w:cstheme="minorBidi"/>
              <w:b w:val="0"/>
              <w:kern w:val="2"/>
              <w:szCs w:val="24"/>
              <w14:ligatures w14:val="standardContextual"/>
            </w:rPr>
          </w:pPr>
          <w:del w:id="727" w:author="Alondra Vega Pacheco" w:date="2025-09-12T22:18:00Z" w16du:dateUtc="2025-09-13T03:18:00Z">
            <w:r w:rsidRPr="00FC1B9F" w:rsidDel="00FC1B9F">
              <w:rPr>
                <w:rPrChange w:id="728" w:author="Alondra Vega Pacheco" w:date="2025-09-12T22:18:00Z" w16du:dateUtc="2025-09-13T03:18:00Z">
                  <w:rPr>
                    <w:rStyle w:val="Hyperlink"/>
                    <w:b w:val="0"/>
                  </w:rPr>
                </w:rPrChange>
              </w:rPr>
              <w:delText>6.</w:delText>
            </w:r>
            <w:r w:rsidDel="00FC1B9F">
              <w:rPr>
                <w:rFonts w:asciiTheme="minorHAnsi" w:eastAsiaTheme="minorEastAsia" w:hAnsiTheme="minorHAnsi" w:cstheme="minorBidi"/>
                <w:b w:val="0"/>
                <w:kern w:val="2"/>
                <w:szCs w:val="24"/>
                <w14:ligatures w14:val="standardContextual"/>
              </w:rPr>
              <w:tab/>
            </w:r>
            <w:r w:rsidRPr="00FC1B9F" w:rsidDel="00FC1B9F">
              <w:rPr>
                <w:rPrChange w:id="729" w:author="Alondra Vega Pacheco" w:date="2025-09-12T22:18:00Z" w16du:dateUtc="2025-09-13T03:18:00Z">
                  <w:rPr>
                    <w:rStyle w:val="Hyperlink"/>
                    <w:b w:val="0"/>
                  </w:rPr>
                </w:rPrChange>
              </w:rPr>
              <w:delText>Timeline &amp; Milestone – (</w:delText>
            </w:r>
            <w:r w:rsidRPr="00FC1B9F" w:rsidDel="00FC1B9F">
              <w:rPr>
                <w:rPrChange w:id="730" w:author="Alondra Vega Pacheco" w:date="2025-09-12T22:18:00Z" w16du:dateUtc="2025-09-13T03:18:00Z">
                  <w:rPr>
                    <w:rStyle w:val="Hyperlink"/>
                    <w:b w:val="0"/>
                    <w:i/>
                    <w:iCs/>
                  </w:rPr>
                </w:rPrChange>
              </w:rPr>
              <w:delText>updated v4.0)</w:delText>
            </w:r>
            <w:r w:rsidDel="00FC1B9F">
              <w:rPr>
                <w:webHidden/>
              </w:rPr>
              <w:tab/>
            </w:r>
            <w:r w:rsidR="003B3F28" w:rsidDel="00FC1B9F">
              <w:rPr>
                <w:webHidden/>
              </w:rPr>
              <w:delText>21</w:delText>
            </w:r>
          </w:del>
        </w:p>
        <w:p w14:paraId="04847AB0" w14:textId="7FE056E6" w:rsidR="00710850" w:rsidDel="00FC1B9F" w:rsidRDefault="00710850">
          <w:pPr>
            <w:pStyle w:val="TOC2"/>
            <w:tabs>
              <w:tab w:val="left" w:pos="960"/>
            </w:tabs>
            <w:rPr>
              <w:del w:id="731" w:author="Alondra Vega Pacheco" w:date="2025-09-12T22:18:00Z" w16du:dateUtc="2025-09-13T03:18:00Z"/>
              <w:rFonts w:asciiTheme="minorHAnsi" w:eastAsiaTheme="minorEastAsia" w:hAnsiTheme="minorHAnsi" w:cstheme="minorBidi"/>
              <w:noProof/>
              <w:kern w:val="2"/>
              <w:sz w:val="24"/>
              <w:szCs w:val="24"/>
              <w14:ligatures w14:val="standardContextual"/>
            </w:rPr>
          </w:pPr>
          <w:del w:id="732" w:author="Alondra Vega Pacheco" w:date="2025-09-12T22:18:00Z" w16du:dateUtc="2025-09-13T03:18:00Z">
            <w:r w:rsidRPr="00FC1B9F" w:rsidDel="00FC1B9F">
              <w:rPr>
                <w:rPrChange w:id="733" w:author="Alondra Vega Pacheco" w:date="2025-09-12T22:18:00Z" w16du:dateUtc="2025-09-13T03:18:00Z">
                  <w:rPr>
                    <w:rStyle w:val="Hyperlink"/>
                    <w:noProof/>
                  </w:rPr>
                </w:rPrChange>
              </w:rPr>
              <w:delText>6.1</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734" w:author="Alondra Vega Pacheco" w:date="2025-09-12T22:18:00Z" w16du:dateUtc="2025-09-13T03:18:00Z">
                  <w:rPr>
                    <w:rStyle w:val="Hyperlink"/>
                    <w:noProof/>
                  </w:rPr>
                </w:rPrChange>
              </w:rPr>
              <w:delText>Timeline and Milestone Table</w:delText>
            </w:r>
            <w:r w:rsidDel="00FC1B9F">
              <w:rPr>
                <w:noProof/>
                <w:webHidden/>
              </w:rPr>
              <w:tab/>
            </w:r>
            <w:r w:rsidR="003B3F28" w:rsidDel="00FC1B9F">
              <w:rPr>
                <w:noProof/>
                <w:webHidden/>
              </w:rPr>
              <w:delText>21</w:delText>
            </w:r>
          </w:del>
        </w:p>
        <w:p w14:paraId="696363C3" w14:textId="1B5C0990" w:rsidR="00710850" w:rsidDel="00FC1B9F" w:rsidRDefault="00710850">
          <w:pPr>
            <w:pStyle w:val="TOC2"/>
            <w:tabs>
              <w:tab w:val="left" w:pos="960"/>
            </w:tabs>
            <w:rPr>
              <w:del w:id="735" w:author="Alondra Vega Pacheco" w:date="2025-09-12T22:18:00Z" w16du:dateUtc="2025-09-13T03:18:00Z"/>
              <w:rFonts w:asciiTheme="minorHAnsi" w:eastAsiaTheme="minorEastAsia" w:hAnsiTheme="minorHAnsi" w:cstheme="minorBidi"/>
              <w:noProof/>
              <w:kern w:val="2"/>
              <w:sz w:val="24"/>
              <w:szCs w:val="24"/>
              <w14:ligatures w14:val="standardContextual"/>
            </w:rPr>
          </w:pPr>
          <w:del w:id="736" w:author="Alondra Vega Pacheco" w:date="2025-09-12T22:18:00Z" w16du:dateUtc="2025-09-13T03:18:00Z">
            <w:r w:rsidRPr="00FC1B9F" w:rsidDel="00FC1B9F">
              <w:rPr>
                <w:rPrChange w:id="737" w:author="Alondra Vega Pacheco" w:date="2025-09-12T22:18:00Z" w16du:dateUtc="2025-09-13T03:18:00Z">
                  <w:rPr>
                    <w:rStyle w:val="Hyperlink"/>
                    <w:noProof/>
                  </w:rPr>
                </w:rPrChange>
              </w:rPr>
              <w:delText>6.2</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738" w:author="Alondra Vega Pacheco" w:date="2025-09-12T22:18:00Z" w16du:dateUtc="2025-09-13T03:18:00Z">
                  <w:rPr>
                    <w:rStyle w:val="Hyperlink"/>
                    <w:noProof/>
                  </w:rPr>
                </w:rPrChange>
              </w:rPr>
              <w:delText>Gantt Chart – (</w:delText>
            </w:r>
            <w:r w:rsidRPr="00FC1B9F" w:rsidDel="00FC1B9F">
              <w:rPr>
                <w:rPrChange w:id="739"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22</w:delText>
            </w:r>
          </w:del>
        </w:p>
        <w:p w14:paraId="24F72807" w14:textId="30286FD4" w:rsidR="00710850" w:rsidDel="00FC1B9F" w:rsidRDefault="00710850">
          <w:pPr>
            <w:pStyle w:val="TOC1"/>
            <w:rPr>
              <w:del w:id="740" w:author="Alondra Vega Pacheco" w:date="2025-09-12T22:18:00Z" w16du:dateUtc="2025-09-13T03:18:00Z"/>
              <w:rFonts w:asciiTheme="minorHAnsi" w:eastAsiaTheme="minorEastAsia" w:hAnsiTheme="minorHAnsi" w:cstheme="minorBidi"/>
              <w:b w:val="0"/>
              <w:kern w:val="2"/>
              <w:szCs w:val="24"/>
              <w14:ligatures w14:val="standardContextual"/>
            </w:rPr>
          </w:pPr>
          <w:del w:id="741" w:author="Alondra Vega Pacheco" w:date="2025-09-12T22:18:00Z" w16du:dateUtc="2025-09-13T03:18:00Z">
            <w:r w:rsidRPr="00FC1B9F" w:rsidDel="00FC1B9F">
              <w:rPr>
                <w:rPrChange w:id="742" w:author="Alondra Vega Pacheco" w:date="2025-09-12T22:18:00Z" w16du:dateUtc="2025-09-13T03:18:00Z">
                  <w:rPr>
                    <w:rStyle w:val="Hyperlink"/>
                    <w:b w:val="0"/>
                  </w:rPr>
                </w:rPrChange>
              </w:rPr>
              <w:delText>7.</w:delText>
            </w:r>
            <w:r w:rsidDel="00FC1B9F">
              <w:rPr>
                <w:rFonts w:asciiTheme="minorHAnsi" w:eastAsiaTheme="minorEastAsia" w:hAnsiTheme="minorHAnsi" w:cstheme="minorBidi"/>
                <w:b w:val="0"/>
                <w:kern w:val="2"/>
                <w:szCs w:val="24"/>
                <w14:ligatures w14:val="standardContextual"/>
              </w:rPr>
              <w:tab/>
            </w:r>
            <w:r w:rsidRPr="00FC1B9F" w:rsidDel="00FC1B9F">
              <w:rPr>
                <w:rPrChange w:id="743" w:author="Alondra Vega Pacheco" w:date="2025-09-12T22:18:00Z" w16du:dateUtc="2025-09-13T03:18:00Z">
                  <w:rPr>
                    <w:rStyle w:val="Hyperlink"/>
                    <w:b w:val="0"/>
                  </w:rPr>
                </w:rPrChange>
              </w:rPr>
              <w:delText>Technical Architecture– (</w:delText>
            </w:r>
            <w:r w:rsidRPr="00FC1B9F" w:rsidDel="00FC1B9F">
              <w:rPr>
                <w:rPrChange w:id="744" w:author="Alondra Vega Pacheco" w:date="2025-09-12T22:18:00Z" w16du:dateUtc="2025-09-13T03:18:00Z">
                  <w:rPr>
                    <w:rStyle w:val="Hyperlink"/>
                    <w:b w:val="0"/>
                    <w:i/>
                    <w:iCs/>
                  </w:rPr>
                </w:rPrChange>
              </w:rPr>
              <w:delText>updated in v4.0)</w:delText>
            </w:r>
            <w:r w:rsidRPr="00FC1B9F" w:rsidDel="00FC1B9F">
              <w:rPr>
                <w:rPrChange w:id="745" w:author="Alondra Vega Pacheco" w:date="2025-09-12T22:18:00Z" w16du:dateUtc="2025-09-13T03:18:00Z">
                  <w:rPr>
                    <w:rStyle w:val="Hyperlink"/>
                    <w:b w:val="0"/>
                  </w:rPr>
                </w:rPrChange>
              </w:rPr>
              <w:delText xml:space="preserve"> </w:delText>
            </w:r>
            <w:r w:rsidDel="00FC1B9F">
              <w:rPr>
                <w:webHidden/>
              </w:rPr>
              <w:tab/>
            </w:r>
            <w:r w:rsidR="003B3F28" w:rsidDel="00FC1B9F">
              <w:rPr>
                <w:webHidden/>
              </w:rPr>
              <w:delText>22</w:delText>
            </w:r>
          </w:del>
        </w:p>
        <w:p w14:paraId="38C75582" w14:textId="5CAE5481" w:rsidR="00710850" w:rsidDel="00FC1B9F" w:rsidRDefault="00710850">
          <w:pPr>
            <w:pStyle w:val="TOC2"/>
            <w:tabs>
              <w:tab w:val="left" w:pos="960"/>
            </w:tabs>
            <w:rPr>
              <w:del w:id="746" w:author="Alondra Vega Pacheco" w:date="2025-09-12T22:18:00Z" w16du:dateUtc="2025-09-13T03:18:00Z"/>
              <w:rFonts w:asciiTheme="minorHAnsi" w:eastAsiaTheme="minorEastAsia" w:hAnsiTheme="minorHAnsi" w:cstheme="minorBidi"/>
              <w:noProof/>
              <w:kern w:val="2"/>
              <w:sz w:val="24"/>
              <w:szCs w:val="24"/>
              <w14:ligatures w14:val="standardContextual"/>
            </w:rPr>
          </w:pPr>
          <w:del w:id="747" w:author="Alondra Vega Pacheco" w:date="2025-09-12T22:18:00Z" w16du:dateUtc="2025-09-13T03:18:00Z">
            <w:r w:rsidRPr="00FC1B9F" w:rsidDel="00FC1B9F">
              <w:rPr>
                <w:rPrChange w:id="748" w:author="Alondra Vega Pacheco" w:date="2025-09-12T22:18:00Z" w16du:dateUtc="2025-09-13T03:18:00Z">
                  <w:rPr>
                    <w:rStyle w:val="Hyperlink"/>
                    <w:noProof/>
                  </w:rPr>
                </w:rPrChange>
              </w:rPr>
              <w:delText>7.1</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749" w:author="Alondra Vega Pacheco" w:date="2025-09-12T22:18:00Z" w16du:dateUtc="2025-09-13T03:18:00Z">
                  <w:rPr>
                    <w:rStyle w:val="Hyperlink"/>
                    <w:noProof/>
                  </w:rPr>
                </w:rPrChange>
              </w:rPr>
              <w:delText xml:space="preserve">Architectural Objectives – </w:delText>
            </w:r>
            <w:r w:rsidRPr="00FC1B9F" w:rsidDel="00FC1B9F">
              <w:rPr>
                <w:rPrChange w:id="750" w:author="Alondra Vega Pacheco" w:date="2025-09-12T22:18:00Z" w16du:dateUtc="2025-09-13T03:18:00Z">
                  <w:rPr>
                    <w:rStyle w:val="Hyperlink"/>
                    <w:i/>
                    <w:iCs/>
                    <w:noProof/>
                  </w:rPr>
                </w:rPrChange>
              </w:rPr>
              <w:delText>(inherited from v3.0)</w:delText>
            </w:r>
            <w:r w:rsidDel="00FC1B9F">
              <w:rPr>
                <w:noProof/>
                <w:webHidden/>
              </w:rPr>
              <w:tab/>
            </w:r>
            <w:r w:rsidR="003B3F28" w:rsidDel="00FC1B9F">
              <w:rPr>
                <w:noProof/>
                <w:webHidden/>
              </w:rPr>
              <w:delText>23</w:delText>
            </w:r>
          </w:del>
        </w:p>
        <w:p w14:paraId="52282235" w14:textId="4991B707" w:rsidR="00710850" w:rsidDel="00FC1B9F" w:rsidRDefault="00710850">
          <w:pPr>
            <w:pStyle w:val="TOC2"/>
            <w:tabs>
              <w:tab w:val="left" w:pos="960"/>
            </w:tabs>
            <w:rPr>
              <w:del w:id="751" w:author="Alondra Vega Pacheco" w:date="2025-09-12T22:18:00Z" w16du:dateUtc="2025-09-13T03:18:00Z"/>
              <w:rFonts w:asciiTheme="minorHAnsi" w:eastAsiaTheme="minorEastAsia" w:hAnsiTheme="minorHAnsi" w:cstheme="minorBidi"/>
              <w:noProof/>
              <w:kern w:val="2"/>
              <w:sz w:val="24"/>
              <w:szCs w:val="24"/>
              <w14:ligatures w14:val="standardContextual"/>
            </w:rPr>
          </w:pPr>
          <w:del w:id="752" w:author="Alondra Vega Pacheco" w:date="2025-09-12T22:18:00Z" w16du:dateUtc="2025-09-13T03:18:00Z">
            <w:r w:rsidRPr="00FC1B9F" w:rsidDel="00FC1B9F">
              <w:rPr>
                <w:rPrChange w:id="753" w:author="Alondra Vega Pacheco" w:date="2025-09-12T22:18:00Z" w16du:dateUtc="2025-09-13T03:18:00Z">
                  <w:rPr>
                    <w:rStyle w:val="Hyperlink"/>
                    <w:i/>
                    <w:iCs/>
                    <w:noProof/>
                  </w:rPr>
                </w:rPrChange>
              </w:rPr>
              <w:delText>7.2</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754" w:author="Alondra Vega Pacheco" w:date="2025-09-12T22:18:00Z" w16du:dateUtc="2025-09-13T03:18:00Z">
                  <w:rPr>
                    <w:rStyle w:val="Hyperlink"/>
                    <w:noProof/>
                  </w:rPr>
                </w:rPrChange>
              </w:rPr>
              <w:delText xml:space="preserve">Logical System Architecture – </w:delText>
            </w:r>
            <w:r w:rsidRPr="00FC1B9F" w:rsidDel="00FC1B9F">
              <w:rPr>
                <w:rPrChange w:id="755"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23</w:delText>
            </w:r>
          </w:del>
        </w:p>
        <w:p w14:paraId="68B53E1E" w14:textId="0E524973" w:rsidR="00710850" w:rsidDel="00FC1B9F" w:rsidRDefault="00710850">
          <w:pPr>
            <w:pStyle w:val="TOC2"/>
            <w:tabs>
              <w:tab w:val="left" w:pos="960"/>
            </w:tabs>
            <w:rPr>
              <w:del w:id="756" w:author="Alondra Vega Pacheco" w:date="2025-09-12T22:18:00Z" w16du:dateUtc="2025-09-13T03:18:00Z"/>
              <w:rFonts w:asciiTheme="minorHAnsi" w:eastAsiaTheme="minorEastAsia" w:hAnsiTheme="minorHAnsi" w:cstheme="minorBidi"/>
              <w:noProof/>
              <w:kern w:val="2"/>
              <w:sz w:val="24"/>
              <w:szCs w:val="24"/>
              <w14:ligatures w14:val="standardContextual"/>
            </w:rPr>
          </w:pPr>
          <w:del w:id="757" w:author="Alondra Vega Pacheco" w:date="2025-09-12T22:18:00Z" w16du:dateUtc="2025-09-13T03:18:00Z">
            <w:r w:rsidRPr="00FC1B9F" w:rsidDel="00FC1B9F">
              <w:rPr>
                <w:rPrChange w:id="758" w:author="Alondra Vega Pacheco" w:date="2025-09-12T22:18:00Z" w16du:dateUtc="2025-09-13T03:18:00Z">
                  <w:rPr>
                    <w:rStyle w:val="Hyperlink"/>
                    <w:i/>
                    <w:iCs/>
                    <w:noProof/>
                  </w:rPr>
                </w:rPrChange>
              </w:rPr>
              <w:delText>7.3</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759" w:author="Alondra Vega Pacheco" w:date="2025-09-12T22:18:00Z" w16du:dateUtc="2025-09-13T03:18:00Z">
                  <w:rPr>
                    <w:rStyle w:val="Hyperlink"/>
                    <w:noProof/>
                  </w:rPr>
                </w:rPrChange>
              </w:rPr>
              <w:delText xml:space="preserve">High-Level System Architecture Diagram- </w:delText>
            </w:r>
            <w:r w:rsidRPr="00FC1B9F" w:rsidDel="00FC1B9F">
              <w:rPr>
                <w:rPrChange w:id="760"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26</w:delText>
            </w:r>
          </w:del>
        </w:p>
        <w:p w14:paraId="0C1CF033" w14:textId="35E18E71" w:rsidR="00710850" w:rsidDel="00FC1B9F" w:rsidRDefault="00710850">
          <w:pPr>
            <w:pStyle w:val="TOC2"/>
            <w:tabs>
              <w:tab w:val="left" w:pos="960"/>
            </w:tabs>
            <w:rPr>
              <w:del w:id="761" w:author="Alondra Vega Pacheco" w:date="2025-09-12T22:18:00Z" w16du:dateUtc="2025-09-13T03:18:00Z"/>
              <w:rFonts w:asciiTheme="minorHAnsi" w:eastAsiaTheme="minorEastAsia" w:hAnsiTheme="minorHAnsi" w:cstheme="minorBidi"/>
              <w:noProof/>
              <w:kern w:val="2"/>
              <w:sz w:val="24"/>
              <w:szCs w:val="24"/>
              <w14:ligatures w14:val="standardContextual"/>
            </w:rPr>
          </w:pPr>
          <w:del w:id="762" w:author="Alondra Vega Pacheco" w:date="2025-09-12T22:18:00Z" w16du:dateUtc="2025-09-13T03:18:00Z">
            <w:r w:rsidRPr="00FC1B9F" w:rsidDel="00FC1B9F">
              <w:rPr>
                <w:rPrChange w:id="763" w:author="Alondra Vega Pacheco" w:date="2025-09-12T22:18:00Z" w16du:dateUtc="2025-09-13T03:18:00Z">
                  <w:rPr>
                    <w:rStyle w:val="Hyperlink"/>
                    <w:i/>
                    <w:iCs/>
                    <w:noProof/>
                  </w:rPr>
                </w:rPrChange>
              </w:rPr>
              <w:delText>7.4</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764" w:author="Alondra Vega Pacheco" w:date="2025-09-12T22:18:00Z" w16du:dateUtc="2025-09-13T03:18:00Z">
                  <w:rPr>
                    <w:rStyle w:val="Hyperlink"/>
                    <w:noProof/>
                  </w:rPr>
                </w:rPrChange>
              </w:rPr>
              <w:delText>Architectural Rationale-</w:delText>
            </w:r>
            <w:r w:rsidRPr="00FC1B9F" w:rsidDel="00FC1B9F">
              <w:rPr>
                <w:rPrChange w:id="765"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27</w:delText>
            </w:r>
          </w:del>
        </w:p>
        <w:p w14:paraId="4D378C33" w14:textId="744B27CF" w:rsidR="00710850" w:rsidDel="00FC1B9F" w:rsidRDefault="00710850">
          <w:pPr>
            <w:pStyle w:val="TOC2"/>
            <w:tabs>
              <w:tab w:val="left" w:pos="960"/>
            </w:tabs>
            <w:rPr>
              <w:del w:id="766" w:author="Alondra Vega Pacheco" w:date="2025-09-12T22:18:00Z" w16du:dateUtc="2025-09-13T03:18:00Z"/>
              <w:rFonts w:asciiTheme="minorHAnsi" w:eastAsiaTheme="minorEastAsia" w:hAnsiTheme="minorHAnsi" w:cstheme="minorBidi"/>
              <w:noProof/>
              <w:kern w:val="2"/>
              <w:sz w:val="24"/>
              <w:szCs w:val="24"/>
              <w14:ligatures w14:val="standardContextual"/>
            </w:rPr>
          </w:pPr>
          <w:del w:id="767" w:author="Alondra Vega Pacheco" w:date="2025-09-12T22:18:00Z" w16du:dateUtc="2025-09-13T03:18:00Z">
            <w:r w:rsidRPr="00FC1B9F" w:rsidDel="00FC1B9F">
              <w:rPr>
                <w:rPrChange w:id="768" w:author="Alondra Vega Pacheco" w:date="2025-09-12T22:18:00Z" w16du:dateUtc="2025-09-13T03:18:00Z">
                  <w:rPr>
                    <w:rStyle w:val="Hyperlink"/>
                    <w:i/>
                    <w:iCs/>
                    <w:noProof/>
                  </w:rPr>
                </w:rPrChange>
              </w:rPr>
              <w:delText>7.5</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769" w:author="Alondra Vega Pacheco" w:date="2025-09-12T22:18:00Z" w16du:dateUtc="2025-09-13T03:18:00Z">
                  <w:rPr>
                    <w:rStyle w:val="Hyperlink"/>
                    <w:noProof/>
                  </w:rPr>
                </w:rPrChange>
              </w:rPr>
              <w:delText xml:space="preserve">Runtime Flows – </w:delText>
            </w:r>
            <w:r w:rsidRPr="00FC1B9F" w:rsidDel="00FC1B9F">
              <w:rPr>
                <w:rPrChange w:id="770"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28</w:delText>
            </w:r>
          </w:del>
        </w:p>
        <w:p w14:paraId="670A58CA" w14:textId="0EAAFD51" w:rsidR="00710850" w:rsidDel="00FC1B9F" w:rsidRDefault="00710850">
          <w:pPr>
            <w:pStyle w:val="TOC2"/>
            <w:tabs>
              <w:tab w:val="left" w:pos="960"/>
            </w:tabs>
            <w:rPr>
              <w:del w:id="771" w:author="Alondra Vega Pacheco" w:date="2025-09-12T22:18:00Z" w16du:dateUtc="2025-09-13T03:18:00Z"/>
              <w:rFonts w:asciiTheme="minorHAnsi" w:eastAsiaTheme="minorEastAsia" w:hAnsiTheme="minorHAnsi" w:cstheme="minorBidi"/>
              <w:noProof/>
              <w:kern w:val="2"/>
              <w:sz w:val="24"/>
              <w:szCs w:val="24"/>
              <w14:ligatures w14:val="standardContextual"/>
            </w:rPr>
          </w:pPr>
          <w:del w:id="772" w:author="Alondra Vega Pacheco" w:date="2025-09-12T22:18:00Z" w16du:dateUtc="2025-09-13T03:18:00Z">
            <w:r w:rsidRPr="00FC1B9F" w:rsidDel="00FC1B9F">
              <w:rPr>
                <w:rPrChange w:id="773" w:author="Alondra Vega Pacheco" w:date="2025-09-12T22:18:00Z" w16du:dateUtc="2025-09-13T03:18:00Z">
                  <w:rPr>
                    <w:rStyle w:val="Hyperlink"/>
                    <w:noProof/>
                  </w:rPr>
                </w:rPrChange>
              </w:rPr>
              <w:delText>7.6</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774" w:author="Alondra Vega Pacheco" w:date="2025-09-12T22:18:00Z" w16du:dateUtc="2025-09-13T03:18:00Z">
                  <w:rPr>
                    <w:rStyle w:val="Hyperlink"/>
                    <w:noProof/>
                  </w:rPr>
                </w:rPrChange>
              </w:rPr>
              <w:delText xml:space="preserve">Technology Stack Summary – </w:delText>
            </w:r>
            <w:r w:rsidRPr="00FC1B9F" w:rsidDel="00FC1B9F">
              <w:rPr>
                <w:rPrChange w:id="775" w:author="Alondra Vega Pacheco" w:date="2025-09-12T22:18:00Z" w16du:dateUtc="2025-09-13T03:18:00Z">
                  <w:rPr>
                    <w:rStyle w:val="Hyperlink"/>
                    <w:i/>
                    <w:iCs/>
                    <w:noProof/>
                  </w:rPr>
                </w:rPrChange>
              </w:rPr>
              <w:delText>(inherited from v3.0)</w:delText>
            </w:r>
            <w:r w:rsidDel="00FC1B9F">
              <w:rPr>
                <w:noProof/>
                <w:webHidden/>
              </w:rPr>
              <w:tab/>
            </w:r>
            <w:r w:rsidR="003B3F28" w:rsidDel="00FC1B9F">
              <w:rPr>
                <w:noProof/>
                <w:webHidden/>
              </w:rPr>
              <w:delText>29</w:delText>
            </w:r>
          </w:del>
        </w:p>
        <w:p w14:paraId="12FD3C8A" w14:textId="54677817" w:rsidR="00710850" w:rsidDel="00FC1B9F" w:rsidRDefault="00710850">
          <w:pPr>
            <w:pStyle w:val="TOC2"/>
            <w:tabs>
              <w:tab w:val="left" w:pos="960"/>
            </w:tabs>
            <w:rPr>
              <w:del w:id="776" w:author="Alondra Vega Pacheco" w:date="2025-09-12T22:18:00Z" w16du:dateUtc="2025-09-13T03:18:00Z"/>
              <w:rFonts w:asciiTheme="minorHAnsi" w:eastAsiaTheme="minorEastAsia" w:hAnsiTheme="minorHAnsi" w:cstheme="minorBidi"/>
              <w:noProof/>
              <w:kern w:val="2"/>
              <w:sz w:val="24"/>
              <w:szCs w:val="24"/>
              <w14:ligatures w14:val="standardContextual"/>
            </w:rPr>
          </w:pPr>
          <w:del w:id="777" w:author="Alondra Vega Pacheco" w:date="2025-09-12T22:18:00Z" w16du:dateUtc="2025-09-13T03:18:00Z">
            <w:r w:rsidRPr="00FC1B9F" w:rsidDel="00FC1B9F">
              <w:rPr>
                <w:rPrChange w:id="778" w:author="Alondra Vega Pacheco" w:date="2025-09-12T22:18:00Z" w16du:dateUtc="2025-09-13T03:18:00Z">
                  <w:rPr>
                    <w:rStyle w:val="Hyperlink"/>
                    <w:noProof/>
                  </w:rPr>
                </w:rPrChange>
              </w:rPr>
              <w:delText>7.7</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779" w:author="Alondra Vega Pacheco" w:date="2025-09-12T22:18:00Z" w16du:dateUtc="2025-09-13T03:18:00Z">
                  <w:rPr>
                    <w:rStyle w:val="Hyperlink"/>
                    <w:noProof/>
                  </w:rPr>
                </w:rPrChange>
              </w:rPr>
              <w:delText xml:space="preserve">Deployment Topology Highlights – </w:delText>
            </w:r>
            <w:r w:rsidRPr="00FC1B9F" w:rsidDel="00FC1B9F">
              <w:rPr>
                <w:rPrChange w:id="780" w:author="Alondra Vega Pacheco" w:date="2025-09-12T22:18:00Z" w16du:dateUtc="2025-09-13T03:18:00Z">
                  <w:rPr>
                    <w:rStyle w:val="Hyperlink"/>
                    <w:i/>
                    <w:iCs/>
                    <w:noProof/>
                  </w:rPr>
                </w:rPrChange>
              </w:rPr>
              <w:delText>(inherited from v3.0)</w:delText>
            </w:r>
            <w:r w:rsidDel="00FC1B9F">
              <w:rPr>
                <w:noProof/>
                <w:webHidden/>
              </w:rPr>
              <w:tab/>
            </w:r>
            <w:r w:rsidR="003B3F28" w:rsidDel="00FC1B9F">
              <w:rPr>
                <w:noProof/>
                <w:webHidden/>
              </w:rPr>
              <w:delText>30</w:delText>
            </w:r>
          </w:del>
        </w:p>
        <w:p w14:paraId="180836FA" w14:textId="0D1D256A" w:rsidR="00710850" w:rsidDel="00FC1B9F" w:rsidRDefault="00710850">
          <w:pPr>
            <w:pStyle w:val="TOC2"/>
            <w:tabs>
              <w:tab w:val="left" w:pos="960"/>
            </w:tabs>
            <w:rPr>
              <w:del w:id="781" w:author="Alondra Vega Pacheco" w:date="2025-09-12T22:18:00Z" w16du:dateUtc="2025-09-13T03:18:00Z"/>
              <w:rFonts w:asciiTheme="minorHAnsi" w:eastAsiaTheme="minorEastAsia" w:hAnsiTheme="minorHAnsi" w:cstheme="minorBidi"/>
              <w:noProof/>
              <w:kern w:val="2"/>
              <w:sz w:val="24"/>
              <w:szCs w:val="24"/>
              <w14:ligatures w14:val="standardContextual"/>
            </w:rPr>
          </w:pPr>
          <w:del w:id="782" w:author="Alondra Vega Pacheco" w:date="2025-09-12T22:18:00Z" w16du:dateUtc="2025-09-13T03:18:00Z">
            <w:r w:rsidRPr="00FC1B9F" w:rsidDel="00FC1B9F">
              <w:rPr>
                <w:rPrChange w:id="783" w:author="Alondra Vega Pacheco" w:date="2025-09-12T22:18:00Z" w16du:dateUtc="2025-09-13T03:18:00Z">
                  <w:rPr>
                    <w:rStyle w:val="Hyperlink"/>
                    <w:i/>
                    <w:iCs/>
                    <w:noProof/>
                  </w:rPr>
                </w:rPrChange>
              </w:rPr>
              <w:delText>7.8</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784" w:author="Alondra Vega Pacheco" w:date="2025-09-12T22:18:00Z" w16du:dateUtc="2025-09-13T03:18:00Z">
                  <w:rPr>
                    <w:rStyle w:val="Hyperlink"/>
                    <w:noProof/>
                  </w:rPr>
                </w:rPrChange>
              </w:rPr>
              <w:delText xml:space="preserve">Frontend – </w:delText>
            </w:r>
            <w:r w:rsidRPr="00FC1B9F" w:rsidDel="00FC1B9F">
              <w:rPr>
                <w:rPrChange w:id="785"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30</w:delText>
            </w:r>
          </w:del>
        </w:p>
        <w:p w14:paraId="0E31DB2E" w14:textId="40EC07D2" w:rsidR="00710850" w:rsidDel="00FC1B9F" w:rsidRDefault="00710850">
          <w:pPr>
            <w:pStyle w:val="TOC2"/>
            <w:tabs>
              <w:tab w:val="left" w:pos="960"/>
            </w:tabs>
            <w:rPr>
              <w:del w:id="786" w:author="Alondra Vega Pacheco" w:date="2025-09-12T22:18:00Z" w16du:dateUtc="2025-09-13T03:18:00Z"/>
              <w:rFonts w:asciiTheme="minorHAnsi" w:eastAsiaTheme="minorEastAsia" w:hAnsiTheme="minorHAnsi" w:cstheme="minorBidi"/>
              <w:noProof/>
              <w:kern w:val="2"/>
              <w:sz w:val="24"/>
              <w:szCs w:val="24"/>
              <w14:ligatures w14:val="standardContextual"/>
            </w:rPr>
          </w:pPr>
          <w:del w:id="787" w:author="Alondra Vega Pacheco" w:date="2025-09-12T22:18:00Z" w16du:dateUtc="2025-09-13T03:18:00Z">
            <w:r w:rsidRPr="00FC1B9F" w:rsidDel="00FC1B9F">
              <w:rPr>
                <w:rPrChange w:id="788" w:author="Alondra Vega Pacheco" w:date="2025-09-12T22:18:00Z" w16du:dateUtc="2025-09-13T03:18:00Z">
                  <w:rPr>
                    <w:rStyle w:val="Hyperlink"/>
                    <w:i/>
                    <w:iCs/>
                    <w:noProof/>
                  </w:rPr>
                </w:rPrChange>
              </w:rPr>
              <w:delText>7.9</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789" w:author="Alondra Vega Pacheco" w:date="2025-09-12T22:18:00Z" w16du:dateUtc="2025-09-13T03:18:00Z">
                  <w:rPr>
                    <w:rStyle w:val="Hyperlink"/>
                    <w:noProof/>
                  </w:rPr>
                </w:rPrChange>
              </w:rPr>
              <w:delText xml:space="preserve">Backend- </w:delText>
            </w:r>
            <w:r w:rsidRPr="00FC1B9F" w:rsidDel="00FC1B9F">
              <w:rPr>
                <w:rPrChange w:id="790"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31</w:delText>
            </w:r>
          </w:del>
        </w:p>
        <w:p w14:paraId="29B23CB1" w14:textId="67086C5F" w:rsidR="00710850" w:rsidDel="00FC1B9F" w:rsidRDefault="00710850">
          <w:pPr>
            <w:pStyle w:val="TOC2"/>
            <w:tabs>
              <w:tab w:val="left" w:pos="960"/>
            </w:tabs>
            <w:rPr>
              <w:del w:id="791" w:author="Alondra Vega Pacheco" w:date="2025-09-12T22:18:00Z" w16du:dateUtc="2025-09-13T03:18:00Z"/>
              <w:rFonts w:asciiTheme="minorHAnsi" w:eastAsiaTheme="minorEastAsia" w:hAnsiTheme="minorHAnsi" w:cstheme="minorBidi"/>
              <w:noProof/>
              <w:kern w:val="2"/>
              <w:sz w:val="24"/>
              <w:szCs w:val="24"/>
              <w14:ligatures w14:val="standardContextual"/>
            </w:rPr>
          </w:pPr>
          <w:del w:id="792" w:author="Alondra Vega Pacheco" w:date="2025-09-12T22:18:00Z" w16du:dateUtc="2025-09-13T03:18:00Z">
            <w:r w:rsidRPr="00FC1B9F" w:rsidDel="00FC1B9F">
              <w:rPr>
                <w:rPrChange w:id="793" w:author="Alondra Vega Pacheco" w:date="2025-09-12T22:18:00Z" w16du:dateUtc="2025-09-13T03:18:00Z">
                  <w:rPr>
                    <w:rStyle w:val="Hyperlink"/>
                    <w:noProof/>
                  </w:rPr>
                </w:rPrChange>
              </w:rPr>
              <w:delText>7.10</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794" w:author="Alondra Vega Pacheco" w:date="2025-09-12T22:18:00Z" w16du:dateUtc="2025-09-13T03:18:00Z">
                  <w:rPr>
                    <w:rStyle w:val="Hyperlink"/>
                    <w:noProof/>
                  </w:rPr>
                </w:rPrChange>
              </w:rPr>
              <w:delText xml:space="preserve">Database – </w:delText>
            </w:r>
            <w:r w:rsidRPr="00FC1B9F" w:rsidDel="00FC1B9F">
              <w:rPr>
                <w:rPrChange w:id="795" w:author="Alondra Vega Pacheco" w:date="2025-09-12T22:18:00Z" w16du:dateUtc="2025-09-13T03:18:00Z">
                  <w:rPr>
                    <w:rStyle w:val="Hyperlink"/>
                    <w:i/>
                    <w:iCs/>
                    <w:noProof/>
                  </w:rPr>
                </w:rPrChange>
              </w:rPr>
              <w:delText>(inherited from v3.0)</w:delText>
            </w:r>
            <w:r w:rsidDel="00FC1B9F">
              <w:rPr>
                <w:noProof/>
                <w:webHidden/>
              </w:rPr>
              <w:tab/>
            </w:r>
            <w:r w:rsidR="003B3F28" w:rsidDel="00FC1B9F">
              <w:rPr>
                <w:noProof/>
                <w:webHidden/>
              </w:rPr>
              <w:delText>33</w:delText>
            </w:r>
          </w:del>
        </w:p>
        <w:p w14:paraId="35CF28FE" w14:textId="3FB7D928" w:rsidR="00710850" w:rsidDel="00FC1B9F" w:rsidRDefault="00710850">
          <w:pPr>
            <w:pStyle w:val="TOC2"/>
            <w:tabs>
              <w:tab w:val="left" w:pos="960"/>
            </w:tabs>
            <w:rPr>
              <w:del w:id="796" w:author="Alondra Vega Pacheco" w:date="2025-09-12T22:18:00Z" w16du:dateUtc="2025-09-13T03:18:00Z"/>
              <w:rFonts w:asciiTheme="minorHAnsi" w:eastAsiaTheme="minorEastAsia" w:hAnsiTheme="minorHAnsi" w:cstheme="minorBidi"/>
              <w:noProof/>
              <w:kern w:val="2"/>
              <w:sz w:val="24"/>
              <w:szCs w:val="24"/>
              <w14:ligatures w14:val="standardContextual"/>
            </w:rPr>
          </w:pPr>
          <w:del w:id="797" w:author="Alondra Vega Pacheco" w:date="2025-09-12T22:18:00Z" w16du:dateUtc="2025-09-13T03:18:00Z">
            <w:r w:rsidRPr="00FC1B9F" w:rsidDel="00FC1B9F">
              <w:rPr>
                <w:rPrChange w:id="798" w:author="Alondra Vega Pacheco" w:date="2025-09-12T22:18:00Z" w16du:dateUtc="2025-09-13T03:18:00Z">
                  <w:rPr>
                    <w:rStyle w:val="Hyperlink"/>
                    <w:i/>
                    <w:iCs/>
                    <w:noProof/>
                  </w:rPr>
                </w:rPrChange>
              </w:rPr>
              <w:delText>7.11</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799" w:author="Alondra Vega Pacheco" w:date="2025-09-12T22:18:00Z" w16du:dateUtc="2025-09-13T03:18:00Z">
                  <w:rPr>
                    <w:rStyle w:val="Hyperlink"/>
                    <w:noProof/>
                  </w:rPr>
                </w:rPrChange>
              </w:rPr>
              <w:delText xml:space="preserve">APIs – </w:delText>
            </w:r>
            <w:r w:rsidRPr="00FC1B9F" w:rsidDel="00FC1B9F">
              <w:rPr>
                <w:rPrChange w:id="800"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34</w:delText>
            </w:r>
          </w:del>
        </w:p>
        <w:p w14:paraId="6764782E" w14:textId="3FF7EE62" w:rsidR="00710850" w:rsidDel="00FC1B9F" w:rsidRDefault="00710850">
          <w:pPr>
            <w:pStyle w:val="TOC3"/>
            <w:rPr>
              <w:del w:id="801" w:author="Alondra Vega Pacheco" w:date="2025-09-12T22:18:00Z" w16du:dateUtc="2025-09-13T03:18:00Z"/>
              <w:rFonts w:asciiTheme="minorHAnsi" w:eastAsiaTheme="minorEastAsia" w:hAnsiTheme="minorHAnsi" w:cstheme="minorBidi"/>
              <w:kern w:val="2"/>
              <w:sz w:val="24"/>
              <w:szCs w:val="24"/>
              <w14:ligatures w14:val="standardContextual"/>
            </w:rPr>
          </w:pPr>
          <w:del w:id="802" w:author="Alondra Vega Pacheco" w:date="2025-09-12T22:18:00Z" w16du:dateUtc="2025-09-13T03:18:00Z">
            <w:r w:rsidRPr="00FC1B9F" w:rsidDel="00FC1B9F">
              <w:rPr>
                <w:rPrChange w:id="803" w:author="Alondra Vega Pacheco" w:date="2025-09-12T22:18:00Z" w16du:dateUtc="2025-09-13T03:18:00Z">
                  <w:rPr>
                    <w:rStyle w:val="Hyperlink"/>
                  </w:rPr>
                </w:rPrChange>
              </w:rPr>
              <w:delText>7.11.1</w:delText>
            </w:r>
            <w:r w:rsidDel="00FC1B9F">
              <w:rPr>
                <w:rFonts w:asciiTheme="minorHAnsi" w:eastAsiaTheme="minorEastAsia" w:hAnsiTheme="minorHAnsi" w:cstheme="minorBidi"/>
                <w:kern w:val="2"/>
                <w:sz w:val="24"/>
                <w:szCs w:val="24"/>
                <w14:ligatures w14:val="standardContextual"/>
              </w:rPr>
              <w:tab/>
            </w:r>
            <w:r w:rsidRPr="00FC1B9F" w:rsidDel="00FC1B9F">
              <w:rPr>
                <w:rPrChange w:id="804" w:author="Alondra Vega Pacheco" w:date="2025-09-12T22:18:00Z" w16du:dateUtc="2025-09-13T03:18:00Z">
                  <w:rPr>
                    <w:rStyle w:val="Hyperlink"/>
                  </w:rPr>
                </w:rPrChange>
              </w:rPr>
              <w:delText>Fitbit Web API</w:delText>
            </w:r>
            <w:r w:rsidDel="00FC1B9F">
              <w:rPr>
                <w:webHidden/>
              </w:rPr>
              <w:tab/>
            </w:r>
            <w:r w:rsidR="003B3F28" w:rsidDel="00FC1B9F">
              <w:rPr>
                <w:webHidden/>
              </w:rPr>
              <w:delText>34</w:delText>
            </w:r>
          </w:del>
        </w:p>
        <w:p w14:paraId="146369BC" w14:textId="7F7D7B74" w:rsidR="00710850" w:rsidDel="00FC1B9F" w:rsidRDefault="00710850">
          <w:pPr>
            <w:pStyle w:val="TOC3"/>
            <w:rPr>
              <w:del w:id="805" w:author="Alondra Vega Pacheco" w:date="2025-09-12T22:18:00Z" w16du:dateUtc="2025-09-13T03:18:00Z"/>
              <w:rFonts w:asciiTheme="minorHAnsi" w:eastAsiaTheme="minorEastAsia" w:hAnsiTheme="minorHAnsi" w:cstheme="minorBidi"/>
              <w:kern w:val="2"/>
              <w:sz w:val="24"/>
              <w:szCs w:val="24"/>
              <w14:ligatures w14:val="standardContextual"/>
            </w:rPr>
          </w:pPr>
          <w:del w:id="806" w:author="Alondra Vega Pacheco" w:date="2025-09-12T22:18:00Z" w16du:dateUtc="2025-09-13T03:18:00Z">
            <w:r w:rsidRPr="00FC1B9F" w:rsidDel="00FC1B9F">
              <w:rPr>
                <w:rPrChange w:id="807" w:author="Alondra Vega Pacheco" w:date="2025-09-12T22:18:00Z" w16du:dateUtc="2025-09-13T03:18:00Z">
                  <w:rPr>
                    <w:rStyle w:val="Hyperlink"/>
                  </w:rPr>
                </w:rPrChange>
              </w:rPr>
              <w:delText>7.11.2</w:delText>
            </w:r>
            <w:r w:rsidDel="00FC1B9F">
              <w:rPr>
                <w:rFonts w:asciiTheme="minorHAnsi" w:eastAsiaTheme="minorEastAsia" w:hAnsiTheme="minorHAnsi" w:cstheme="minorBidi"/>
                <w:kern w:val="2"/>
                <w:sz w:val="24"/>
                <w:szCs w:val="24"/>
                <w14:ligatures w14:val="standardContextual"/>
              </w:rPr>
              <w:tab/>
            </w:r>
            <w:r w:rsidRPr="00FC1B9F" w:rsidDel="00FC1B9F">
              <w:rPr>
                <w:rPrChange w:id="808" w:author="Alondra Vega Pacheco" w:date="2025-09-12T22:18:00Z" w16du:dateUtc="2025-09-13T03:18:00Z">
                  <w:rPr>
                    <w:rStyle w:val="Hyperlink"/>
                  </w:rPr>
                </w:rPrChange>
              </w:rPr>
              <w:delText>Apple HealthKit API</w:delText>
            </w:r>
            <w:r w:rsidDel="00FC1B9F">
              <w:rPr>
                <w:webHidden/>
              </w:rPr>
              <w:tab/>
            </w:r>
            <w:r w:rsidR="003B3F28" w:rsidDel="00FC1B9F">
              <w:rPr>
                <w:webHidden/>
              </w:rPr>
              <w:delText>34</w:delText>
            </w:r>
          </w:del>
        </w:p>
        <w:p w14:paraId="44DC0FC9" w14:textId="3B4D8C97" w:rsidR="00710850" w:rsidDel="00FC1B9F" w:rsidRDefault="00710850">
          <w:pPr>
            <w:pStyle w:val="TOC3"/>
            <w:rPr>
              <w:del w:id="809" w:author="Alondra Vega Pacheco" w:date="2025-09-12T22:18:00Z" w16du:dateUtc="2025-09-13T03:18:00Z"/>
              <w:rFonts w:asciiTheme="minorHAnsi" w:eastAsiaTheme="minorEastAsia" w:hAnsiTheme="minorHAnsi" w:cstheme="minorBidi"/>
              <w:kern w:val="2"/>
              <w:sz w:val="24"/>
              <w:szCs w:val="24"/>
              <w14:ligatures w14:val="standardContextual"/>
            </w:rPr>
          </w:pPr>
          <w:del w:id="810" w:author="Alondra Vega Pacheco" w:date="2025-09-12T22:18:00Z" w16du:dateUtc="2025-09-13T03:18:00Z">
            <w:r w:rsidRPr="00FC1B9F" w:rsidDel="00FC1B9F">
              <w:rPr>
                <w:rPrChange w:id="811" w:author="Alondra Vega Pacheco" w:date="2025-09-12T22:18:00Z" w16du:dateUtc="2025-09-13T03:18:00Z">
                  <w:rPr>
                    <w:rStyle w:val="Hyperlink"/>
                  </w:rPr>
                </w:rPrChange>
              </w:rPr>
              <w:delText>7.11.3</w:delText>
            </w:r>
            <w:r w:rsidDel="00FC1B9F">
              <w:rPr>
                <w:rFonts w:asciiTheme="minorHAnsi" w:eastAsiaTheme="minorEastAsia" w:hAnsiTheme="minorHAnsi" w:cstheme="minorBidi"/>
                <w:kern w:val="2"/>
                <w:sz w:val="24"/>
                <w:szCs w:val="24"/>
                <w14:ligatures w14:val="standardContextual"/>
              </w:rPr>
              <w:tab/>
            </w:r>
            <w:r w:rsidRPr="00FC1B9F" w:rsidDel="00FC1B9F">
              <w:rPr>
                <w:rPrChange w:id="812" w:author="Alondra Vega Pacheco" w:date="2025-09-12T22:18:00Z" w16du:dateUtc="2025-09-13T03:18:00Z">
                  <w:rPr>
                    <w:rStyle w:val="Hyperlink"/>
                  </w:rPr>
                </w:rPrChange>
              </w:rPr>
              <w:delText>Google Health Connect API</w:delText>
            </w:r>
            <w:r w:rsidDel="00FC1B9F">
              <w:rPr>
                <w:webHidden/>
              </w:rPr>
              <w:tab/>
            </w:r>
            <w:r w:rsidR="003B3F28" w:rsidDel="00FC1B9F">
              <w:rPr>
                <w:webHidden/>
              </w:rPr>
              <w:delText>34</w:delText>
            </w:r>
          </w:del>
        </w:p>
        <w:p w14:paraId="49567E97" w14:textId="3A2F9619" w:rsidR="00710850" w:rsidDel="00FC1B9F" w:rsidRDefault="00710850">
          <w:pPr>
            <w:pStyle w:val="TOC3"/>
            <w:rPr>
              <w:del w:id="813" w:author="Alondra Vega Pacheco" w:date="2025-09-12T22:18:00Z" w16du:dateUtc="2025-09-13T03:18:00Z"/>
              <w:rFonts w:asciiTheme="minorHAnsi" w:eastAsiaTheme="minorEastAsia" w:hAnsiTheme="minorHAnsi" w:cstheme="minorBidi"/>
              <w:kern w:val="2"/>
              <w:sz w:val="24"/>
              <w:szCs w:val="24"/>
              <w14:ligatures w14:val="standardContextual"/>
            </w:rPr>
          </w:pPr>
          <w:del w:id="814" w:author="Alondra Vega Pacheco" w:date="2025-09-12T22:18:00Z" w16du:dateUtc="2025-09-13T03:18:00Z">
            <w:r w:rsidRPr="00FC1B9F" w:rsidDel="00FC1B9F">
              <w:rPr>
                <w:rPrChange w:id="815" w:author="Alondra Vega Pacheco" w:date="2025-09-12T22:18:00Z" w16du:dateUtc="2025-09-13T03:18:00Z">
                  <w:rPr>
                    <w:rStyle w:val="Hyperlink"/>
                  </w:rPr>
                </w:rPrChange>
              </w:rPr>
              <w:delText>7.11.4</w:delText>
            </w:r>
            <w:r w:rsidDel="00FC1B9F">
              <w:rPr>
                <w:rFonts w:asciiTheme="minorHAnsi" w:eastAsiaTheme="minorEastAsia" w:hAnsiTheme="minorHAnsi" w:cstheme="minorBidi"/>
                <w:kern w:val="2"/>
                <w:sz w:val="24"/>
                <w:szCs w:val="24"/>
                <w14:ligatures w14:val="standardContextual"/>
              </w:rPr>
              <w:tab/>
            </w:r>
            <w:r w:rsidRPr="00FC1B9F" w:rsidDel="00FC1B9F">
              <w:rPr>
                <w:rPrChange w:id="816" w:author="Alondra Vega Pacheco" w:date="2025-09-12T22:18:00Z" w16du:dateUtc="2025-09-13T03:18:00Z">
                  <w:rPr>
                    <w:rStyle w:val="Hyperlink"/>
                  </w:rPr>
                </w:rPrChange>
              </w:rPr>
              <w:delText>Google Smart Device Management (SDM) API</w:delText>
            </w:r>
            <w:r w:rsidDel="00FC1B9F">
              <w:rPr>
                <w:webHidden/>
              </w:rPr>
              <w:tab/>
            </w:r>
            <w:r w:rsidR="003B3F28" w:rsidDel="00FC1B9F">
              <w:rPr>
                <w:webHidden/>
              </w:rPr>
              <w:delText>34</w:delText>
            </w:r>
          </w:del>
        </w:p>
        <w:p w14:paraId="16434844" w14:textId="159B9618" w:rsidR="00710850" w:rsidDel="00FC1B9F" w:rsidRDefault="00710850">
          <w:pPr>
            <w:pStyle w:val="TOC3"/>
            <w:rPr>
              <w:del w:id="817" w:author="Alondra Vega Pacheco" w:date="2025-09-12T22:18:00Z" w16du:dateUtc="2025-09-13T03:18:00Z"/>
              <w:rFonts w:asciiTheme="minorHAnsi" w:eastAsiaTheme="minorEastAsia" w:hAnsiTheme="minorHAnsi" w:cstheme="minorBidi"/>
              <w:kern w:val="2"/>
              <w:sz w:val="24"/>
              <w:szCs w:val="24"/>
              <w14:ligatures w14:val="standardContextual"/>
            </w:rPr>
          </w:pPr>
          <w:del w:id="818" w:author="Alondra Vega Pacheco" w:date="2025-09-12T22:18:00Z" w16du:dateUtc="2025-09-13T03:18:00Z">
            <w:r w:rsidRPr="00FC1B9F" w:rsidDel="00FC1B9F">
              <w:rPr>
                <w:rPrChange w:id="819" w:author="Alondra Vega Pacheco" w:date="2025-09-12T22:18:00Z" w16du:dateUtc="2025-09-13T03:18:00Z">
                  <w:rPr>
                    <w:rStyle w:val="Hyperlink"/>
                  </w:rPr>
                </w:rPrChange>
              </w:rPr>
              <w:delText>7.11.5</w:delText>
            </w:r>
            <w:r w:rsidDel="00FC1B9F">
              <w:rPr>
                <w:rFonts w:asciiTheme="minorHAnsi" w:eastAsiaTheme="minorEastAsia" w:hAnsiTheme="minorHAnsi" w:cstheme="minorBidi"/>
                <w:kern w:val="2"/>
                <w:sz w:val="24"/>
                <w:szCs w:val="24"/>
                <w14:ligatures w14:val="standardContextual"/>
              </w:rPr>
              <w:tab/>
            </w:r>
            <w:r w:rsidRPr="00FC1B9F" w:rsidDel="00FC1B9F">
              <w:rPr>
                <w:rPrChange w:id="820" w:author="Alondra Vega Pacheco" w:date="2025-09-12T22:18:00Z" w16du:dateUtc="2025-09-13T03:18:00Z">
                  <w:rPr>
                    <w:rStyle w:val="Hyperlink"/>
                  </w:rPr>
                </w:rPrChange>
              </w:rPr>
              <w:delText>Alexa Smart Home Skill API</w:delText>
            </w:r>
            <w:r w:rsidDel="00FC1B9F">
              <w:rPr>
                <w:webHidden/>
              </w:rPr>
              <w:tab/>
            </w:r>
            <w:r w:rsidR="003B3F28" w:rsidDel="00FC1B9F">
              <w:rPr>
                <w:webHidden/>
              </w:rPr>
              <w:delText>35</w:delText>
            </w:r>
          </w:del>
        </w:p>
        <w:p w14:paraId="2E381147" w14:textId="4D7FC15F" w:rsidR="00710850" w:rsidDel="00FC1B9F" w:rsidRDefault="00710850">
          <w:pPr>
            <w:pStyle w:val="TOC3"/>
            <w:rPr>
              <w:del w:id="821" w:author="Alondra Vega Pacheco" w:date="2025-09-12T22:18:00Z" w16du:dateUtc="2025-09-13T03:18:00Z"/>
              <w:rFonts w:asciiTheme="minorHAnsi" w:eastAsiaTheme="minorEastAsia" w:hAnsiTheme="minorHAnsi" w:cstheme="minorBidi"/>
              <w:kern w:val="2"/>
              <w:sz w:val="24"/>
              <w:szCs w:val="24"/>
              <w14:ligatures w14:val="standardContextual"/>
            </w:rPr>
          </w:pPr>
          <w:del w:id="822" w:author="Alondra Vega Pacheco" w:date="2025-09-12T22:18:00Z" w16du:dateUtc="2025-09-13T03:18:00Z">
            <w:r w:rsidRPr="00FC1B9F" w:rsidDel="00FC1B9F">
              <w:rPr>
                <w:rPrChange w:id="823" w:author="Alondra Vega Pacheco" w:date="2025-09-12T22:18:00Z" w16du:dateUtc="2025-09-13T03:18:00Z">
                  <w:rPr>
                    <w:rStyle w:val="Hyperlink"/>
                  </w:rPr>
                </w:rPrChange>
              </w:rPr>
              <w:delText>7.11.6</w:delText>
            </w:r>
            <w:r w:rsidDel="00FC1B9F">
              <w:rPr>
                <w:rFonts w:asciiTheme="minorHAnsi" w:eastAsiaTheme="minorEastAsia" w:hAnsiTheme="minorHAnsi" w:cstheme="minorBidi"/>
                <w:kern w:val="2"/>
                <w:sz w:val="24"/>
                <w:szCs w:val="24"/>
                <w14:ligatures w14:val="standardContextual"/>
              </w:rPr>
              <w:tab/>
            </w:r>
            <w:r w:rsidRPr="00FC1B9F" w:rsidDel="00FC1B9F">
              <w:rPr>
                <w:rPrChange w:id="824" w:author="Alondra Vega Pacheco" w:date="2025-09-12T22:18:00Z" w16du:dateUtc="2025-09-13T03:18:00Z">
                  <w:rPr>
                    <w:rStyle w:val="Hyperlink"/>
                  </w:rPr>
                </w:rPrChange>
              </w:rPr>
              <w:delText>OpenFDA API</w:delText>
            </w:r>
            <w:r w:rsidDel="00FC1B9F">
              <w:rPr>
                <w:webHidden/>
              </w:rPr>
              <w:tab/>
            </w:r>
            <w:r w:rsidR="003B3F28" w:rsidDel="00FC1B9F">
              <w:rPr>
                <w:webHidden/>
              </w:rPr>
              <w:delText>35</w:delText>
            </w:r>
          </w:del>
        </w:p>
        <w:p w14:paraId="37FB8997" w14:textId="2993615F" w:rsidR="00710850" w:rsidDel="00FC1B9F" w:rsidRDefault="00710850">
          <w:pPr>
            <w:pStyle w:val="TOC3"/>
            <w:rPr>
              <w:del w:id="825" w:author="Alondra Vega Pacheco" w:date="2025-09-12T22:18:00Z" w16du:dateUtc="2025-09-13T03:18:00Z"/>
              <w:rFonts w:asciiTheme="minorHAnsi" w:eastAsiaTheme="minorEastAsia" w:hAnsiTheme="minorHAnsi" w:cstheme="minorBidi"/>
              <w:kern w:val="2"/>
              <w:sz w:val="24"/>
              <w:szCs w:val="24"/>
              <w14:ligatures w14:val="standardContextual"/>
            </w:rPr>
          </w:pPr>
          <w:del w:id="826" w:author="Alondra Vega Pacheco" w:date="2025-09-12T22:18:00Z" w16du:dateUtc="2025-09-13T03:18:00Z">
            <w:r w:rsidRPr="00FC1B9F" w:rsidDel="00FC1B9F">
              <w:rPr>
                <w:rPrChange w:id="827" w:author="Alondra Vega Pacheco" w:date="2025-09-12T22:18:00Z" w16du:dateUtc="2025-09-13T03:18:00Z">
                  <w:rPr>
                    <w:rStyle w:val="Hyperlink"/>
                  </w:rPr>
                </w:rPrChange>
              </w:rPr>
              <w:delText>7.11.7</w:delText>
            </w:r>
            <w:r w:rsidDel="00FC1B9F">
              <w:rPr>
                <w:rFonts w:asciiTheme="minorHAnsi" w:eastAsiaTheme="minorEastAsia" w:hAnsiTheme="minorHAnsi" w:cstheme="minorBidi"/>
                <w:kern w:val="2"/>
                <w:sz w:val="24"/>
                <w:szCs w:val="24"/>
                <w14:ligatures w14:val="standardContextual"/>
              </w:rPr>
              <w:tab/>
            </w:r>
            <w:r w:rsidRPr="00FC1B9F" w:rsidDel="00FC1B9F">
              <w:rPr>
                <w:rPrChange w:id="828" w:author="Alondra Vega Pacheco" w:date="2025-09-12T22:18:00Z" w16du:dateUtc="2025-09-13T03:18:00Z">
                  <w:rPr>
                    <w:rStyle w:val="Hyperlink"/>
                  </w:rPr>
                </w:rPrChange>
              </w:rPr>
              <w:delText>Jitsi API</w:delText>
            </w:r>
            <w:r w:rsidDel="00FC1B9F">
              <w:rPr>
                <w:webHidden/>
              </w:rPr>
              <w:tab/>
            </w:r>
            <w:r w:rsidR="003B3F28" w:rsidDel="00FC1B9F">
              <w:rPr>
                <w:webHidden/>
              </w:rPr>
              <w:delText>35</w:delText>
            </w:r>
          </w:del>
        </w:p>
        <w:p w14:paraId="47DA338E" w14:textId="70E3D3BE" w:rsidR="00710850" w:rsidDel="00FC1B9F" w:rsidRDefault="00710850">
          <w:pPr>
            <w:pStyle w:val="TOC3"/>
            <w:rPr>
              <w:del w:id="829" w:author="Alondra Vega Pacheco" w:date="2025-09-12T22:18:00Z" w16du:dateUtc="2025-09-13T03:18:00Z"/>
              <w:rFonts w:asciiTheme="minorHAnsi" w:eastAsiaTheme="minorEastAsia" w:hAnsiTheme="minorHAnsi" w:cstheme="minorBidi"/>
              <w:kern w:val="2"/>
              <w:sz w:val="24"/>
              <w:szCs w:val="24"/>
              <w14:ligatures w14:val="standardContextual"/>
            </w:rPr>
          </w:pPr>
          <w:del w:id="830" w:author="Alondra Vega Pacheco" w:date="2025-09-12T22:18:00Z" w16du:dateUtc="2025-09-13T03:18:00Z">
            <w:r w:rsidRPr="00FC1B9F" w:rsidDel="00FC1B9F">
              <w:rPr>
                <w:rPrChange w:id="831" w:author="Alondra Vega Pacheco" w:date="2025-09-12T22:18:00Z" w16du:dateUtc="2025-09-13T03:18:00Z">
                  <w:rPr>
                    <w:rStyle w:val="Hyperlink"/>
                    <w:i/>
                    <w:iCs/>
                  </w:rPr>
                </w:rPrChange>
              </w:rPr>
              <w:delText>7.11.8</w:delText>
            </w:r>
            <w:r w:rsidDel="00FC1B9F">
              <w:rPr>
                <w:rFonts w:asciiTheme="minorHAnsi" w:eastAsiaTheme="minorEastAsia" w:hAnsiTheme="minorHAnsi" w:cstheme="minorBidi"/>
                <w:kern w:val="2"/>
                <w:sz w:val="24"/>
                <w:szCs w:val="24"/>
                <w14:ligatures w14:val="standardContextual"/>
              </w:rPr>
              <w:tab/>
            </w:r>
            <w:r w:rsidRPr="00FC1B9F" w:rsidDel="00FC1B9F">
              <w:rPr>
                <w:rPrChange w:id="832" w:author="Alondra Vega Pacheco" w:date="2025-09-12T22:18:00Z" w16du:dateUtc="2025-09-13T03:18:00Z">
                  <w:rPr>
                    <w:rStyle w:val="Hyperlink"/>
                    <w:lang w:bidi="en-US"/>
                  </w:rPr>
                </w:rPrChange>
              </w:rPr>
              <w:delText>DeepSeek</w:delText>
            </w:r>
            <w:r w:rsidRPr="00FC1B9F" w:rsidDel="00FC1B9F">
              <w:rPr>
                <w:rPrChange w:id="833" w:author="Alondra Vega Pacheco" w:date="2025-09-12T22:18:00Z" w16du:dateUtc="2025-09-13T03:18:00Z">
                  <w:rPr>
                    <w:rStyle w:val="Hyperlink"/>
                  </w:rPr>
                </w:rPrChange>
              </w:rPr>
              <w:delText xml:space="preserve"> AI API </w:delText>
            </w:r>
            <w:r w:rsidRPr="00FC1B9F" w:rsidDel="00FC1B9F">
              <w:rPr>
                <w:rPrChange w:id="834" w:author="Alondra Vega Pacheco" w:date="2025-09-12T22:18:00Z" w16du:dateUtc="2025-09-13T03:18:00Z">
                  <w:rPr>
                    <w:rStyle w:val="Hyperlink"/>
                    <w:i/>
                    <w:iCs/>
                  </w:rPr>
                </w:rPrChange>
              </w:rPr>
              <w:delText>(added in v4.0)</w:delText>
            </w:r>
            <w:r w:rsidDel="00FC1B9F">
              <w:rPr>
                <w:webHidden/>
              </w:rPr>
              <w:tab/>
            </w:r>
            <w:r w:rsidR="003B3F28" w:rsidDel="00FC1B9F">
              <w:rPr>
                <w:webHidden/>
              </w:rPr>
              <w:delText>35</w:delText>
            </w:r>
          </w:del>
        </w:p>
        <w:p w14:paraId="18F8B64A" w14:textId="4D0E4396" w:rsidR="00710850" w:rsidDel="00FC1B9F" w:rsidRDefault="00710850">
          <w:pPr>
            <w:pStyle w:val="TOC3"/>
            <w:rPr>
              <w:del w:id="835" w:author="Alondra Vega Pacheco" w:date="2025-09-12T22:18:00Z" w16du:dateUtc="2025-09-13T03:18:00Z"/>
              <w:rFonts w:asciiTheme="minorHAnsi" w:eastAsiaTheme="minorEastAsia" w:hAnsiTheme="minorHAnsi" w:cstheme="minorBidi"/>
              <w:kern w:val="2"/>
              <w:sz w:val="24"/>
              <w:szCs w:val="24"/>
              <w14:ligatures w14:val="standardContextual"/>
            </w:rPr>
          </w:pPr>
          <w:del w:id="836" w:author="Alondra Vega Pacheco" w:date="2025-09-12T22:18:00Z" w16du:dateUtc="2025-09-13T03:18:00Z">
            <w:r w:rsidRPr="00FC1B9F" w:rsidDel="00FC1B9F">
              <w:rPr>
                <w:rPrChange w:id="837" w:author="Alondra Vega Pacheco" w:date="2025-09-12T22:18:00Z" w16du:dateUtc="2025-09-13T03:18:00Z">
                  <w:rPr>
                    <w:rStyle w:val="Hyperlink"/>
                  </w:rPr>
                </w:rPrChange>
              </w:rPr>
              <w:delText>7.11.9</w:delText>
            </w:r>
            <w:r w:rsidDel="00FC1B9F">
              <w:rPr>
                <w:rFonts w:asciiTheme="minorHAnsi" w:eastAsiaTheme="minorEastAsia" w:hAnsiTheme="minorHAnsi" w:cstheme="minorBidi"/>
                <w:kern w:val="2"/>
                <w:sz w:val="24"/>
                <w:szCs w:val="24"/>
                <w14:ligatures w14:val="standardContextual"/>
              </w:rPr>
              <w:tab/>
            </w:r>
            <w:r w:rsidRPr="00FC1B9F" w:rsidDel="00FC1B9F">
              <w:rPr>
                <w:rPrChange w:id="838" w:author="Alondra Vega Pacheco" w:date="2025-09-12T22:18:00Z" w16du:dateUtc="2025-09-13T03:18:00Z">
                  <w:rPr>
                    <w:rStyle w:val="Hyperlink"/>
                  </w:rPr>
                </w:rPrChange>
              </w:rPr>
              <w:delText>USPS Informed Delivery API</w:delText>
            </w:r>
            <w:r w:rsidDel="00FC1B9F">
              <w:rPr>
                <w:webHidden/>
              </w:rPr>
              <w:tab/>
            </w:r>
            <w:r w:rsidR="003B3F28" w:rsidDel="00FC1B9F">
              <w:rPr>
                <w:webHidden/>
              </w:rPr>
              <w:delText>35</w:delText>
            </w:r>
          </w:del>
        </w:p>
        <w:p w14:paraId="1875F759" w14:textId="43851FA0" w:rsidR="00710850" w:rsidDel="00FC1B9F" w:rsidRDefault="00710850">
          <w:pPr>
            <w:pStyle w:val="TOC2"/>
            <w:tabs>
              <w:tab w:val="left" w:pos="960"/>
            </w:tabs>
            <w:rPr>
              <w:del w:id="839" w:author="Alondra Vega Pacheco" w:date="2025-09-12T22:18:00Z" w16du:dateUtc="2025-09-13T03:18:00Z"/>
              <w:rFonts w:asciiTheme="minorHAnsi" w:eastAsiaTheme="minorEastAsia" w:hAnsiTheme="minorHAnsi" w:cstheme="minorBidi"/>
              <w:noProof/>
              <w:kern w:val="2"/>
              <w:sz w:val="24"/>
              <w:szCs w:val="24"/>
              <w14:ligatures w14:val="standardContextual"/>
            </w:rPr>
          </w:pPr>
          <w:del w:id="840" w:author="Alondra Vega Pacheco" w:date="2025-09-12T22:18:00Z" w16du:dateUtc="2025-09-13T03:18:00Z">
            <w:r w:rsidRPr="00FC1B9F" w:rsidDel="00FC1B9F">
              <w:rPr>
                <w:rPrChange w:id="841" w:author="Alondra Vega Pacheco" w:date="2025-09-12T22:18:00Z" w16du:dateUtc="2025-09-13T03:18:00Z">
                  <w:rPr>
                    <w:rStyle w:val="Hyperlink"/>
                    <w:i/>
                    <w:iCs/>
                    <w:noProof/>
                  </w:rPr>
                </w:rPrChange>
              </w:rPr>
              <w:delText>7.12</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842" w:author="Alondra Vega Pacheco" w:date="2025-09-12T22:18:00Z" w16du:dateUtc="2025-09-13T03:18:00Z">
                  <w:rPr>
                    <w:rStyle w:val="Hyperlink"/>
                    <w:noProof/>
                  </w:rPr>
                </w:rPrChange>
              </w:rPr>
              <w:delText xml:space="preserve">AI Services – </w:delText>
            </w:r>
            <w:r w:rsidRPr="00FC1B9F" w:rsidDel="00FC1B9F">
              <w:rPr>
                <w:rPrChange w:id="843"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36</w:delText>
            </w:r>
          </w:del>
        </w:p>
        <w:p w14:paraId="009EC93C" w14:textId="1DA1F370" w:rsidR="00710850" w:rsidDel="00FC1B9F" w:rsidRDefault="00710850">
          <w:pPr>
            <w:pStyle w:val="TOC3"/>
            <w:rPr>
              <w:del w:id="844" w:author="Alondra Vega Pacheco" w:date="2025-09-12T22:18:00Z" w16du:dateUtc="2025-09-13T03:18:00Z"/>
              <w:rFonts w:asciiTheme="minorHAnsi" w:eastAsiaTheme="minorEastAsia" w:hAnsiTheme="minorHAnsi" w:cstheme="minorBidi"/>
              <w:kern w:val="2"/>
              <w:sz w:val="24"/>
              <w:szCs w:val="24"/>
              <w14:ligatures w14:val="standardContextual"/>
            </w:rPr>
          </w:pPr>
          <w:del w:id="845" w:author="Alondra Vega Pacheco" w:date="2025-09-12T22:18:00Z" w16du:dateUtc="2025-09-13T03:18:00Z">
            <w:r w:rsidRPr="00FC1B9F" w:rsidDel="00FC1B9F">
              <w:rPr>
                <w:rPrChange w:id="846" w:author="Alondra Vega Pacheco" w:date="2025-09-12T22:18:00Z" w16du:dateUtc="2025-09-13T03:18:00Z">
                  <w:rPr>
                    <w:rStyle w:val="Hyperlink"/>
                  </w:rPr>
                </w:rPrChange>
              </w:rPr>
              <w:delText>7.12.1</w:delText>
            </w:r>
            <w:r w:rsidDel="00FC1B9F">
              <w:rPr>
                <w:rFonts w:asciiTheme="minorHAnsi" w:eastAsiaTheme="minorEastAsia" w:hAnsiTheme="minorHAnsi" w:cstheme="minorBidi"/>
                <w:kern w:val="2"/>
                <w:sz w:val="24"/>
                <w:szCs w:val="24"/>
                <w14:ligatures w14:val="standardContextual"/>
              </w:rPr>
              <w:tab/>
            </w:r>
            <w:r w:rsidRPr="00FC1B9F" w:rsidDel="00FC1B9F">
              <w:rPr>
                <w:rPrChange w:id="847" w:author="Alondra Vega Pacheco" w:date="2025-09-12T22:18:00Z" w16du:dateUtc="2025-09-13T03:18:00Z">
                  <w:rPr>
                    <w:rStyle w:val="Hyperlink"/>
                  </w:rPr>
                </w:rPrChange>
              </w:rPr>
              <w:delText xml:space="preserve">Purpose and User Flow – </w:delText>
            </w:r>
            <w:r w:rsidRPr="00FC1B9F" w:rsidDel="00FC1B9F">
              <w:rPr>
                <w:rPrChange w:id="848" w:author="Alondra Vega Pacheco" w:date="2025-09-12T22:18:00Z" w16du:dateUtc="2025-09-13T03:18:00Z">
                  <w:rPr>
                    <w:rStyle w:val="Hyperlink"/>
                    <w:i/>
                    <w:iCs/>
                  </w:rPr>
                </w:rPrChange>
              </w:rPr>
              <w:delText>(updated in v4.0)</w:delText>
            </w:r>
            <w:r w:rsidDel="00FC1B9F">
              <w:rPr>
                <w:webHidden/>
              </w:rPr>
              <w:tab/>
            </w:r>
            <w:r w:rsidR="003B3F28" w:rsidDel="00FC1B9F">
              <w:rPr>
                <w:webHidden/>
              </w:rPr>
              <w:delText>36</w:delText>
            </w:r>
          </w:del>
        </w:p>
        <w:p w14:paraId="669AA33D" w14:textId="790D7182" w:rsidR="00710850" w:rsidDel="00FC1B9F" w:rsidRDefault="00710850">
          <w:pPr>
            <w:pStyle w:val="TOC3"/>
            <w:rPr>
              <w:del w:id="849" w:author="Alondra Vega Pacheco" w:date="2025-09-12T22:18:00Z" w16du:dateUtc="2025-09-13T03:18:00Z"/>
              <w:rFonts w:asciiTheme="minorHAnsi" w:eastAsiaTheme="minorEastAsia" w:hAnsiTheme="minorHAnsi" w:cstheme="minorBidi"/>
              <w:kern w:val="2"/>
              <w:sz w:val="24"/>
              <w:szCs w:val="24"/>
              <w14:ligatures w14:val="standardContextual"/>
            </w:rPr>
          </w:pPr>
          <w:del w:id="850" w:author="Alondra Vega Pacheco" w:date="2025-09-12T22:18:00Z" w16du:dateUtc="2025-09-13T03:18:00Z">
            <w:r w:rsidRPr="00FC1B9F" w:rsidDel="00FC1B9F">
              <w:rPr>
                <w:rPrChange w:id="851" w:author="Alondra Vega Pacheco" w:date="2025-09-12T22:18:00Z" w16du:dateUtc="2025-09-13T03:18:00Z">
                  <w:rPr>
                    <w:rStyle w:val="Hyperlink"/>
                  </w:rPr>
                </w:rPrChange>
              </w:rPr>
              <w:delText>7.12.2</w:delText>
            </w:r>
            <w:r w:rsidDel="00FC1B9F">
              <w:rPr>
                <w:rFonts w:asciiTheme="minorHAnsi" w:eastAsiaTheme="minorEastAsia" w:hAnsiTheme="minorHAnsi" w:cstheme="minorBidi"/>
                <w:kern w:val="2"/>
                <w:sz w:val="24"/>
                <w:szCs w:val="24"/>
                <w14:ligatures w14:val="standardContextual"/>
              </w:rPr>
              <w:tab/>
            </w:r>
            <w:r w:rsidRPr="00FC1B9F" w:rsidDel="00FC1B9F">
              <w:rPr>
                <w:rPrChange w:id="852" w:author="Alondra Vega Pacheco" w:date="2025-09-12T22:18:00Z" w16du:dateUtc="2025-09-13T03:18:00Z">
                  <w:rPr>
                    <w:rStyle w:val="Hyperlink"/>
                  </w:rPr>
                </w:rPrChange>
              </w:rPr>
              <w:delText>Technical Architecture</w:delText>
            </w:r>
            <w:r w:rsidDel="00FC1B9F">
              <w:rPr>
                <w:webHidden/>
              </w:rPr>
              <w:tab/>
            </w:r>
            <w:r w:rsidR="003B3F28" w:rsidDel="00FC1B9F">
              <w:rPr>
                <w:webHidden/>
              </w:rPr>
              <w:delText>36</w:delText>
            </w:r>
          </w:del>
        </w:p>
        <w:p w14:paraId="55754DF3" w14:textId="4B52C314" w:rsidR="00710850" w:rsidDel="00FC1B9F" w:rsidRDefault="00710850">
          <w:pPr>
            <w:pStyle w:val="TOC4"/>
            <w:tabs>
              <w:tab w:val="left" w:pos="1920"/>
            </w:tabs>
            <w:rPr>
              <w:del w:id="853" w:author="Alondra Vega Pacheco" w:date="2025-09-12T22:18:00Z" w16du:dateUtc="2025-09-13T03:18:00Z"/>
              <w:rFonts w:asciiTheme="minorHAnsi" w:eastAsiaTheme="minorEastAsia" w:hAnsiTheme="minorHAnsi" w:cstheme="minorBidi"/>
              <w:noProof/>
              <w:kern w:val="2"/>
              <w:szCs w:val="24"/>
              <w14:ligatures w14:val="standardContextual"/>
            </w:rPr>
          </w:pPr>
          <w:del w:id="854" w:author="Alondra Vega Pacheco" w:date="2025-09-12T22:18:00Z" w16du:dateUtc="2025-09-13T03:18:00Z">
            <w:r w:rsidRPr="00FC1B9F" w:rsidDel="00FC1B9F">
              <w:rPr>
                <w:rPrChange w:id="855" w:author="Alondra Vega Pacheco" w:date="2025-09-12T22:18:00Z" w16du:dateUtc="2025-09-13T03:18:00Z">
                  <w:rPr>
                    <w:rStyle w:val="Hyperlink"/>
                    <w:noProof/>
                  </w:rPr>
                </w:rPrChange>
              </w:rPr>
              <w:delText>7.12.2.1</w:delText>
            </w:r>
            <w:r w:rsidDel="00FC1B9F">
              <w:rPr>
                <w:rFonts w:asciiTheme="minorHAnsi" w:eastAsiaTheme="minorEastAsia" w:hAnsiTheme="minorHAnsi" w:cstheme="minorBidi"/>
                <w:noProof/>
                <w:kern w:val="2"/>
                <w:szCs w:val="24"/>
                <w14:ligatures w14:val="standardContextual"/>
              </w:rPr>
              <w:tab/>
            </w:r>
            <w:r w:rsidRPr="00FC1B9F" w:rsidDel="00FC1B9F">
              <w:rPr>
                <w:rPrChange w:id="856" w:author="Alondra Vega Pacheco" w:date="2025-09-12T22:18:00Z" w16du:dateUtc="2025-09-13T03:18:00Z">
                  <w:rPr>
                    <w:rStyle w:val="Hyperlink"/>
                    <w:noProof/>
                  </w:rPr>
                </w:rPrChange>
              </w:rPr>
              <w:delText>Frontend Integration</w:delText>
            </w:r>
            <w:r w:rsidDel="00FC1B9F">
              <w:rPr>
                <w:noProof/>
                <w:webHidden/>
              </w:rPr>
              <w:tab/>
            </w:r>
            <w:r w:rsidR="003B3F28" w:rsidDel="00FC1B9F">
              <w:rPr>
                <w:noProof/>
                <w:webHidden/>
              </w:rPr>
              <w:delText>36</w:delText>
            </w:r>
          </w:del>
        </w:p>
        <w:p w14:paraId="103C5313" w14:textId="5DA917DE" w:rsidR="00710850" w:rsidDel="00FC1B9F" w:rsidRDefault="00710850">
          <w:pPr>
            <w:pStyle w:val="TOC4"/>
            <w:tabs>
              <w:tab w:val="left" w:pos="1920"/>
            </w:tabs>
            <w:rPr>
              <w:del w:id="857" w:author="Alondra Vega Pacheco" w:date="2025-09-12T22:18:00Z" w16du:dateUtc="2025-09-13T03:18:00Z"/>
              <w:rFonts w:asciiTheme="minorHAnsi" w:eastAsiaTheme="minorEastAsia" w:hAnsiTheme="minorHAnsi" w:cstheme="minorBidi"/>
              <w:noProof/>
              <w:kern w:val="2"/>
              <w:szCs w:val="24"/>
              <w14:ligatures w14:val="standardContextual"/>
            </w:rPr>
          </w:pPr>
          <w:del w:id="858" w:author="Alondra Vega Pacheco" w:date="2025-09-12T22:18:00Z" w16du:dateUtc="2025-09-13T03:18:00Z">
            <w:r w:rsidRPr="00FC1B9F" w:rsidDel="00FC1B9F">
              <w:rPr>
                <w:rPrChange w:id="859" w:author="Alondra Vega Pacheco" w:date="2025-09-12T22:18:00Z" w16du:dateUtc="2025-09-13T03:18:00Z">
                  <w:rPr>
                    <w:rStyle w:val="Hyperlink"/>
                    <w:noProof/>
                  </w:rPr>
                </w:rPrChange>
              </w:rPr>
              <w:delText>7.12.2.2</w:delText>
            </w:r>
            <w:r w:rsidDel="00FC1B9F">
              <w:rPr>
                <w:rFonts w:asciiTheme="minorHAnsi" w:eastAsiaTheme="minorEastAsia" w:hAnsiTheme="minorHAnsi" w:cstheme="minorBidi"/>
                <w:noProof/>
                <w:kern w:val="2"/>
                <w:szCs w:val="24"/>
                <w14:ligatures w14:val="standardContextual"/>
              </w:rPr>
              <w:tab/>
            </w:r>
            <w:r w:rsidRPr="00FC1B9F" w:rsidDel="00FC1B9F">
              <w:rPr>
                <w:rPrChange w:id="860" w:author="Alondra Vega Pacheco" w:date="2025-09-12T22:18:00Z" w16du:dateUtc="2025-09-13T03:18:00Z">
                  <w:rPr>
                    <w:rStyle w:val="Hyperlink"/>
                    <w:noProof/>
                  </w:rPr>
                </w:rPrChange>
              </w:rPr>
              <w:delText>AI Gateway</w:delText>
            </w:r>
            <w:r w:rsidDel="00FC1B9F">
              <w:rPr>
                <w:noProof/>
                <w:webHidden/>
              </w:rPr>
              <w:tab/>
            </w:r>
            <w:r w:rsidR="003B3F28" w:rsidDel="00FC1B9F">
              <w:rPr>
                <w:noProof/>
                <w:webHidden/>
              </w:rPr>
              <w:delText>36</w:delText>
            </w:r>
          </w:del>
        </w:p>
        <w:p w14:paraId="754BB3AD" w14:textId="0B0F5377" w:rsidR="00710850" w:rsidDel="00FC1B9F" w:rsidRDefault="00710850">
          <w:pPr>
            <w:pStyle w:val="TOC4"/>
            <w:tabs>
              <w:tab w:val="left" w:pos="1920"/>
            </w:tabs>
            <w:rPr>
              <w:del w:id="861" w:author="Alondra Vega Pacheco" w:date="2025-09-12T22:18:00Z" w16du:dateUtc="2025-09-13T03:18:00Z"/>
              <w:rFonts w:asciiTheme="minorHAnsi" w:eastAsiaTheme="minorEastAsia" w:hAnsiTheme="minorHAnsi" w:cstheme="minorBidi"/>
              <w:noProof/>
              <w:kern w:val="2"/>
              <w:szCs w:val="24"/>
              <w14:ligatures w14:val="standardContextual"/>
            </w:rPr>
          </w:pPr>
          <w:del w:id="862" w:author="Alondra Vega Pacheco" w:date="2025-09-12T22:18:00Z" w16du:dateUtc="2025-09-13T03:18:00Z">
            <w:r w:rsidRPr="00FC1B9F" w:rsidDel="00FC1B9F">
              <w:rPr>
                <w:rPrChange w:id="863" w:author="Alondra Vega Pacheco" w:date="2025-09-12T22:18:00Z" w16du:dateUtc="2025-09-13T03:18:00Z">
                  <w:rPr>
                    <w:rStyle w:val="Hyperlink"/>
                    <w:noProof/>
                  </w:rPr>
                </w:rPrChange>
              </w:rPr>
              <w:delText>7.12.2.3</w:delText>
            </w:r>
            <w:r w:rsidDel="00FC1B9F">
              <w:rPr>
                <w:rFonts w:asciiTheme="minorHAnsi" w:eastAsiaTheme="minorEastAsia" w:hAnsiTheme="minorHAnsi" w:cstheme="minorBidi"/>
                <w:noProof/>
                <w:kern w:val="2"/>
                <w:szCs w:val="24"/>
                <w14:ligatures w14:val="standardContextual"/>
              </w:rPr>
              <w:tab/>
            </w:r>
            <w:r w:rsidRPr="00FC1B9F" w:rsidDel="00FC1B9F">
              <w:rPr>
                <w:rPrChange w:id="864" w:author="Alondra Vega Pacheco" w:date="2025-09-12T22:18:00Z" w16du:dateUtc="2025-09-13T03:18:00Z">
                  <w:rPr>
                    <w:rStyle w:val="Hyperlink"/>
                    <w:noProof/>
                  </w:rPr>
                </w:rPrChange>
              </w:rPr>
              <w:delText>DeepSeek Service</w:delText>
            </w:r>
            <w:r w:rsidDel="00FC1B9F">
              <w:rPr>
                <w:noProof/>
                <w:webHidden/>
              </w:rPr>
              <w:tab/>
            </w:r>
            <w:r w:rsidR="003B3F28" w:rsidDel="00FC1B9F">
              <w:rPr>
                <w:noProof/>
                <w:webHidden/>
              </w:rPr>
              <w:delText>36</w:delText>
            </w:r>
          </w:del>
        </w:p>
        <w:p w14:paraId="7438E164" w14:textId="257A86AF" w:rsidR="00710850" w:rsidDel="00FC1B9F" w:rsidRDefault="00710850">
          <w:pPr>
            <w:pStyle w:val="TOC4"/>
            <w:tabs>
              <w:tab w:val="left" w:pos="1920"/>
            </w:tabs>
            <w:rPr>
              <w:del w:id="865" w:author="Alondra Vega Pacheco" w:date="2025-09-12T22:18:00Z" w16du:dateUtc="2025-09-13T03:18:00Z"/>
              <w:rFonts w:asciiTheme="minorHAnsi" w:eastAsiaTheme="minorEastAsia" w:hAnsiTheme="minorHAnsi" w:cstheme="minorBidi"/>
              <w:noProof/>
              <w:kern w:val="2"/>
              <w:szCs w:val="24"/>
              <w14:ligatures w14:val="standardContextual"/>
            </w:rPr>
          </w:pPr>
          <w:del w:id="866" w:author="Alondra Vega Pacheco" w:date="2025-09-12T22:18:00Z" w16du:dateUtc="2025-09-13T03:18:00Z">
            <w:r w:rsidRPr="00FC1B9F" w:rsidDel="00FC1B9F">
              <w:rPr>
                <w:rPrChange w:id="867" w:author="Alondra Vega Pacheco" w:date="2025-09-12T22:18:00Z" w16du:dateUtc="2025-09-13T03:18:00Z">
                  <w:rPr>
                    <w:rStyle w:val="Hyperlink"/>
                    <w:noProof/>
                  </w:rPr>
                </w:rPrChange>
              </w:rPr>
              <w:delText>7.12.2.4</w:delText>
            </w:r>
            <w:r w:rsidDel="00FC1B9F">
              <w:rPr>
                <w:rFonts w:asciiTheme="minorHAnsi" w:eastAsiaTheme="minorEastAsia" w:hAnsiTheme="minorHAnsi" w:cstheme="minorBidi"/>
                <w:noProof/>
                <w:kern w:val="2"/>
                <w:szCs w:val="24"/>
                <w14:ligatures w14:val="standardContextual"/>
              </w:rPr>
              <w:tab/>
            </w:r>
            <w:r w:rsidRPr="00FC1B9F" w:rsidDel="00FC1B9F">
              <w:rPr>
                <w:rPrChange w:id="868" w:author="Alondra Vega Pacheco" w:date="2025-09-12T22:18:00Z" w16du:dateUtc="2025-09-13T03:18:00Z">
                  <w:rPr>
                    <w:rStyle w:val="Hyperlink"/>
                    <w:noProof/>
                  </w:rPr>
                </w:rPrChange>
              </w:rPr>
              <w:delText>Review &amp; Escalation</w:delText>
            </w:r>
            <w:r w:rsidDel="00FC1B9F">
              <w:rPr>
                <w:noProof/>
                <w:webHidden/>
              </w:rPr>
              <w:tab/>
            </w:r>
            <w:r w:rsidR="003B3F28" w:rsidDel="00FC1B9F">
              <w:rPr>
                <w:noProof/>
                <w:webHidden/>
              </w:rPr>
              <w:delText>36</w:delText>
            </w:r>
          </w:del>
        </w:p>
        <w:p w14:paraId="452BA899" w14:textId="573329AD" w:rsidR="00710850" w:rsidDel="00FC1B9F" w:rsidRDefault="00710850">
          <w:pPr>
            <w:pStyle w:val="TOC4"/>
            <w:tabs>
              <w:tab w:val="left" w:pos="1920"/>
            </w:tabs>
            <w:rPr>
              <w:del w:id="869" w:author="Alondra Vega Pacheco" w:date="2025-09-12T22:18:00Z" w16du:dateUtc="2025-09-13T03:18:00Z"/>
              <w:rFonts w:asciiTheme="minorHAnsi" w:eastAsiaTheme="minorEastAsia" w:hAnsiTheme="minorHAnsi" w:cstheme="minorBidi"/>
              <w:noProof/>
              <w:kern w:val="2"/>
              <w:szCs w:val="24"/>
              <w14:ligatures w14:val="standardContextual"/>
            </w:rPr>
          </w:pPr>
          <w:del w:id="870" w:author="Alondra Vega Pacheco" w:date="2025-09-12T22:18:00Z" w16du:dateUtc="2025-09-13T03:18:00Z">
            <w:r w:rsidRPr="00FC1B9F" w:rsidDel="00FC1B9F">
              <w:rPr>
                <w:rPrChange w:id="871" w:author="Alondra Vega Pacheco" w:date="2025-09-12T22:18:00Z" w16du:dateUtc="2025-09-13T03:18:00Z">
                  <w:rPr>
                    <w:rStyle w:val="Hyperlink"/>
                    <w:noProof/>
                  </w:rPr>
                </w:rPrChange>
              </w:rPr>
              <w:delText>7.12.2.5</w:delText>
            </w:r>
            <w:r w:rsidDel="00FC1B9F">
              <w:rPr>
                <w:rFonts w:asciiTheme="minorHAnsi" w:eastAsiaTheme="minorEastAsia" w:hAnsiTheme="minorHAnsi" w:cstheme="minorBidi"/>
                <w:noProof/>
                <w:kern w:val="2"/>
                <w:szCs w:val="24"/>
                <w14:ligatures w14:val="standardContextual"/>
              </w:rPr>
              <w:tab/>
            </w:r>
            <w:r w:rsidRPr="00FC1B9F" w:rsidDel="00FC1B9F">
              <w:rPr>
                <w:rPrChange w:id="872" w:author="Alondra Vega Pacheco" w:date="2025-09-12T22:18:00Z" w16du:dateUtc="2025-09-13T03:18:00Z">
                  <w:rPr>
                    <w:rStyle w:val="Hyperlink"/>
                    <w:noProof/>
                  </w:rPr>
                </w:rPrChange>
              </w:rPr>
              <w:delText>Security and data Protection</w:delText>
            </w:r>
            <w:r w:rsidDel="00FC1B9F">
              <w:rPr>
                <w:noProof/>
                <w:webHidden/>
              </w:rPr>
              <w:tab/>
            </w:r>
            <w:r w:rsidR="003B3F28" w:rsidDel="00FC1B9F">
              <w:rPr>
                <w:noProof/>
                <w:webHidden/>
              </w:rPr>
              <w:delText>36</w:delText>
            </w:r>
          </w:del>
        </w:p>
        <w:p w14:paraId="36EFC562" w14:textId="348E41B8" w:rsidR="00710850" w:rsidDel="00FC1B9F" w:rsidRDefault="00710850">
          <w:pPr>
            <w:pStyle w:val="TOC4"/>
            <w:tabs>
              <w:tab w:val="left" w:pos="1920"/>
            </w:tabs>
            <w:rPr>
              <w:del w:id="873" w:author="Alondra Vega Pacheco" w:date="2025-09-12T22:18:00Z" w16du:dateUtc="2025-09-13T03:18:00Z"/>
              <w:rFonts w:asciiTheme="minorHAnsi" w:eastAsiaTheme="minorEastAsia" w:hAnsiTheme="minorHAnsi" w:cstheme="minorBidi"/>
              <w:noProof/>
              <w:kern w:val="2"/>
              <w:szCs w:val="24"/>
              <w14:ligatures w14:val="standardContextual"/>
            </w:rPr>
          </w:pPr>
          <w:del w:id="874" w:author="Alondra Vega Pacheco" w:date="2025-09-12T22:18:00Z" w16du:dateUtc="2025-09-13T03:18:00Z">
            <w:r w:rsidRPr="00FC1B9F" w:rsidDel="00FC1B9F">
              <w:rPr>
                <w:rPrChange w:id="875" w:author="Alondra Vega Pacheco" w:date="2025-09-12T22:18:00Z" w16du:dateUtc="2025-09-13T03:18:00Z">
                  <w:rPr>
                    <w:rStyle w:val="Hyperlink"/>
                    <w:noProof/>
                  </w:rPr>
                </w:rPrChange>
              </w:rPr>
              <w:delText>7.12.2.6</w:delText>
            </w:r>
            <w:r w:rsidDel="00FC1B9F">
              <w:rPr>
                <w:rFonts w:asciiTheme="minorHAnsi" w:eastAsiaTheme="minorEastAsia" w:hAnsiTheme="minorHAnsi" w:cstheme="minorBidi"/>
                <w:noProof/>
                <w:kern w:val="2"/>
                <w:szCs w:val="24"/>
                <w14:ligatures w14:val="standardContextual"/>
              </w:rPr>
              <w:tab/>
            </w:r>
            <w:r w:rsidRPr="00FC1B9F" w:rsidDel="00FC1B9F">
              <w:rPr>
                <w:rPrChange w:id="876" w:author="Alondra Vega Pacheco" w:date="2025-09-12T22:18:00Z" w16du:dateUtc="2025-09-13T03:18:00Z">
                  <w:rPr>
                    <w:rStyle w:val="Hyperlink"/>
                    <w:noProof/>
                  </w:rPr>
                </w:rPrChange>
              </w:rPr>
              <w:delText>Compliance and Governance</w:delText>
            </w:r>
            <w:r w:rsidDel="00FC1B9F">
              <w:rPr>
                <w:noProof/>
                <w:webHidden/>
              </w:rPr>
              <w:tab/>
            </w:r>
            <w:r w:rsidR="003B3F28" w:rsidDel="00FC1B9F">
              <w:rPr>
                <w:noProof/>
                <w:webHidden/>
              </w:rPr>
              <w:delText>37</w:delText>
            </w:r>
          </w:del>
        </w:p>
        <w:p w14:paraId="2774053D" w14:textId="5E4EF734" w:rsidR="00710850" w:rsidDel="00FC1B9F" w:rsidRDefault="00710850">
          <w:pPr>
            <w:pStyle w:val="TOC4"/>
            <w:tabs>
              <w:tab w:val="left" w:pos="1920"/>
            </w:tabs>
            <w:rPr>
              <w:del w:id="877" w:author="Alondra Vega Pacheco" w:date="2025-09-12T22:18:00Z" w16du:dateUtc="2025-09-13T03:18:00Z"/>
              <w:rFonts w:asciiTheme="minorHAnsi" w:eastAsiaTheme="minorEastAsia" w:hAnsiTheme="minorHAnsi" w:cstheme="minorBidi"/>
              <w:noProof/>
              <w:kern w:val="2"/>
              <w:szCs w:val="24"/>
              <w14:ligatures w14:val="standardContextual"/>
            </w:rPr>
          </w:pPr>
          <w:del w:id="878" w:author="Alondra Vega Pacheco" w:date="2025-09-12T22:18:00Z" w16du:dateUtc="2025-09-13T03:18:00Z">
            <w:r w:rsidRPr="00FC1B9F" w:rsidDel="00FC1B9F">
              <w:rPr>
                <w:rPrChange w:id="879" w:author="Alondra Vega Pacheco" w:date="2025-09-12T22:18:00Z" w16du:dateUtc="2025-09-13T03:18:00Z">
                  <w:rPr>
                    <w:rStyle w:val="Hyperlink"/>
                    <w:noProof/>
                  </w:rPr>
                </w:rPrChange>
              </w:rPr>
              <w:delText>7.12.2.7</w:delText>
            </w:r>
            <w:r w:rsidDel="00FC1B9F">
              <w:rPr>
                <w:rFonts w:asciiTheme="minorHAnsi" w:eastAsiaTheme="minorEastAsia" w:hAnsiTheme="minorHAnsi" w:cstheme="minorBidi"/>
                <w:noProof/>
                <w:kern w:val="2"/>
                <w:szCs w:val="24"/>
                <w14:ligatures w14:val="standardContextual"/>
              </w:rPr>
              <w:tab/>
            </w:r>
            <w:r w:rsidRPr="00FC1B9F" w:rsidDel="00FC1B9F">
              <w:rPr>
                <w:rPrChange w:id="880" w:author="Alondra Vega Pacheco" w:date="2025-09-12T22:18:00Z" w16du:dateUtc="2025-09-13T03:18:00Z">
                  <w:rPr>
                    <w:rStyle w:val="Hyperlink"/>
                    <w:noProof/>
                  </w:rPr>
                </w:rPrChange>
              </w:rPr>
              <w:delText>Summary and Future Enhancements</w:delText>
            </w:r>
            <w:r w:rsidDel="00FC1B9F">
              <w:rPr>
                <w:noProof/>
                <w:webHidden/>
              </w:rPr>
              <w:tab/>
            </w:r>
            <w:r w:rsidR="003B3F28" w:rsidDel="00FC1B9F">
              <w:rPr>
                <w:noProof/>
                <w:webHidden/>
              </w:rPr>
              <w:delText>37</w:delText>
            </w:r>
          </w:del>
        </w:p>
        <w:p w14:paraId="28F9B753" w14:textId="38CA4BAA" w:rsidR="00710850" w:rsidDel="00FC1B9F" w:rsidRDefault="00710850">
          <w:pPr>
            <w:pStyle w:val="TOC5"/>
            <w:tabs>
              <w:tab w:val="left" w:pos="2160"/>
            </w:tabs>
            <w:rPr>
              <w:del w:id="881" w:author="Alondra Vega Pacheco" w:date="2025-09-12T22:18:00Z" w16du:dateUtc="2025-09-13T03:18:00Z"/>
              <w:rFonts w:asciiTheme="minorHAnsi" w:eastAsiaTheme="minorEastAsia" w:hAnsiTheme="minorHAnsi" w:cstheme="minorBidi"/>
              <w:noProof/>
              <w:kern w:val="2"/>
              <w:szCs w:val="24"/>
              <w14:ligatures w14:val="standardContextual"/>
            </w:rPr>
          </w:pPr>
          <w:del w:id="882" w:author="Alondra Vega Pacheco" w:date="2025-09-12T22:18:00Z" w16du:dateUtc="2025-09-13T03:18:00Z">
            <w:r w:rsidRPr="00FC1B9F" w:rsidDel="00FC1B9F">
              <w:rPr>
                <w:rPrChange w:id="883" w:author="Alondra Vega Pacheco" w:date="2025-09-12T22:18:00Z" w16du:dateUtc="2025-09-13T03:18:00Z">
                  <w:rPr>
                    <w:rStyle w:val="Hyperlink"/>
                    <w:noProof/>
                  </w:rPr>
                </w:rPrChange>
              </w:rPr>
              <w:delText>7.12.2.7.1</w:delText>
            </w:r>
            <w:r w:rsidDel="00FC1B9F">
              <w:rPr>
                <w:rFonts w:asciiTheme="minorHAnsi" w:eastAsiaTheme="minorEastAsia" w:hAnsiTheme="minorHAnsi" w:cstheme="minorBidi"/>
                <w:noProof/>
                <w:kern w:val="2"/>
                <w:szCs w:val="24"/>
                <w14:ligatures w14:val="standardContextual"/>
              </w:rPr>
              <w:tab/>
            </w:r>
            <w:r w:rsidRPr="00FC1B9F" w:rsidDel="00FC1B9F">
              <w:rPr>
                <w:rPrChange w:id="884" w:author="Alondra Vega Pacheco" w:date="2025-09-12T22:18:00Z" w16du:dateUtc="2025-09-13T03:18:00Z">
                  <w:rPr>
                    <w:rStyle w:val="Hyperlink"/>
                    <w:noProof/>
                  </w:rPr>
                </w:rPrChange>
              </w:rPr>
              <w:delText>AI Service Summary</w:delText>
            </w:r>
            <w:r w:rsidDel="00FC1B9F">
              <w:rPr>
                <w:noProof/>
                <w:webHidden/>
              </w:rPr>
              <w:tab/>
            </w:r>
            <w:r w:rsidR="003B3F28" w:rsidDel="00FC1B9F">
              <w:rPr>
                <w:noProof/>
                <w:webHidden/>
              </w:rPr>
              <w:delText>37</w:delText>
            </w:r>
          </w:del>
        </w:p>
        <w:p w14:paraId="0EFAAD8B" w14:textId="6852EFBC" w:rsidR="00710850" w:rsidDel="00FC1B9F" w:rsidRDefault="00710850">
          <w:pPr>
            <w:pStyle w:val="TOC5"/>
            <w:tabs>
              <w:tab w:val="left" w:pos="2160"/>
            </w:tabs>
            <w:rPr>
              <w:del w:id="885" w:author="Alondra Vega Pacheco" w:date="2025-09-12T22:18:00Z" w16du:dateUtc="2025-09-13T03:18:00Z"/>
              <w:rFonts w:asciiTheme="minorHAnsi" w:eastAsiaTheme="minorEastAsia" w:hAnsiTheme="minorHAnsi" w:cstheme="minorBidi"/>
              <w:noProof/>
              <w:kern w:val="2"/>
              <w:szCs w:val="24"/>
              <w14:ligatures w14:val="standardContextual"/>
            </w:rPr>
          </w:pPr>
          <w:del w:id="886" w:author="Alondra Vega Pacheco" w:date="2025-09-12T22:18:00Z" w16du:dateUtc="2025-09-13T03:18:00Z">
            <w:r w:rsidRPr="00FC1B9F" w:rsidDel="00FC1B9F">
              <w:rPr>
                <w:rPrChange w:id="887" w:author="Alondra Vega Pacheco" w:date="2025-09-12T22:18:00Z" w16du:dateUtc="2025-09-13T03:18:00Z">
                  <w:rPr>
                    <w:rStyle w:val="Hyperlink"/>
                    <w:noProof/>
                  </w:rPr>
                </w:rPrChange>
              </w:rPr>
              <w:delText>7.12.2.7.2</w:delText>
            </w:r>
            <w:r w:rsidDel="00FC1B9F">
              <w:rPr>
                <w:rFonts w:asciiTheme="minorHAnsi" w:eastAsiaTheme="minorEastAsia" w:hAnsiTheme="minorHAnsi" w:cstheme="minorBidi"/>
                <w:noProof/>
                <w:kern w:val="2"/>
                <w:szCs w:val="24"/>
                <w14:ligatures w14:val="standardContextual"/>
              </w:rPr>
              <w:tab/>
            </w:r>
            <w:r w:rsidRPr="00FC1B9F" w:rsidDel="00FC1B9F">
              <w:rPr>
                <w:rPrChange w:id="888" w:author="Alondra Vega Pacheco" w:date="2025-09-12T22:18:00Z" w16du:dateUtc="2025-09-13T03:18:00Z">
                  <w:rPr>
                    <w:rStyle w:val="Hyperlink"/>
                    <w:noProof/>
                  </w:rPr>
                </w:rPrChange>
              </w:rPr>
              <w:delText>Future Enhancements</w:delText>
            </w:r>
            <w:r w:rsidDel="00FC1B9F">
              <w:rPr>
                <w:noProof/>
                <w:webHidden/>
              </w:rPr>
              <w:tab/>
            </w:r>
            <w:r w:rsidR="003B3F28" w:rsidDel="00FC1B9F">
              <w:rPr>
                <w:noProof/>
                <w:webHidden/>
              </w:rPr>
              <w:delText>37</w:delText>
            </w:r>
          </w:del>
        </w:p>
        <w:p w14:paraId="41E05E6D" w14:textId="42933934" w:rsidR="00710850" w:rsidDel="00FC1B9F" w:rsidRDefault="00710850">
          <w:pPr>
            <w:pStyle w:val="TOC2"/>
            <w:tabs>
              <w:tab w:val="left" w:pos="960"/>
            </w:tabs>
            <w:rPr>
              <w:del w:id="889" w:author="Alondra Vega Pacheco" w:date="2025-09-12T22:18:00Z" w16du:dateUtc="2025-09-13T03:18:00Z"/>
              <w:rFonts w:asciiTheme="minorHAnsi" w:eastAsiaTheme="minorEastAsia" w:hAnsiTheme="minorHAnsi" w:cstheme="minorBidi"/>
              <w:noProof/>
              <w:kern w:val="2"/>
              <w:sz w:val="24"/>
              <w:szCs w:val="24"/>
              <w14:ligatures w14:val="standardContextual"/>
            </w:rPr>
          </w:pPr>
          <w:del w:id="890" w:author="Alondra Vega Pacheco" w:date="2025-09-12T22:18:00Z" w16du:dateUtc="2025-09-13T03:18:00Z">
            <w:r w:rsidRPr="00FC1B9F" w:rsidDel="00FC1B9F">
              <w:rPr>
                <w:rPrChange w:id="891" w:author="Alondra Vega Pacheco" w:date="2025-09-12T22:18:00Z" w16du:dateUtc="2025-09-13T03:18:00Z">
                  <w:rPr>
                    <w:rStyle w:val="Hyperlink"/>
                    <w:i/>
                    <w:iCs/>
                    <w:noProof/>
                  </w:rPr>
                </w:rPrChange>
              </w:rPr>
              <w:delText>7.13</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892" w:author="Alondra Vega Pacheco" w:date="2025-09-12T22:18:00Z" w16du:dateUtc="2025-09-13T03:18:00Z">
                  <w:rPr>
                    <w:rStyle w:val="Hyperlink"/>
                    <w:noProof/>
                  </w:rPr>
                </w:rPrChange>
              </w:rPr>
              <w:delText xml:space="preserve">Hosting – </w:delText>
            </w:r>
            <w:r w:rsidRPr="00FC1B9F" w:rsidDel="00FC1B9F">
              <w:rPr>
                <w:rPrChange w:id="893" w:author="Alondra Vega Pacheco" w:date="2025-09-12T22:18:00Z" w16du:dateUtc="2025-09-13T03:18:00Z">
                  <w:rPr>
                    <w:rStyle w:val="Hyperlink"/>
                    <w:i/>
                    <w:iCs/>
                    <w:noProof/>
                  </w:rPr>
                </w:rPrChange>
              </w:rPr>
              <w:delText>(inherited from v3.0)</w:delText>
            </w:r>
            <w:r w:rsidDel="00FC1B9F">
              <w:rPr>
                <w:noProof/>
                <w:webHidden/>
              </w:rPr>
              <w:tab/>
            </w:r>
            <w:r w:rsidR="003B3F28" w:rsidDel="00FC1B9F">
              <w:rPr>
                <w:noProof/>
                <w:webHidden/>
              </w:rPr>
              <w:delText>37</w:delText>
            </w:r>
          </w:del>
        </w:p>
        <w:p w14:paraId="57934686" w14:textId="43498A9C" w:rsidR="00710850" w:rsidDel="00FC1B9F" w:rsidRDefault="00710850">
          <w:pPr>
            <w:pStyle w:val="TOC3"/>
            <w:rPr>
              <w:del w:id="894" w:author="Alondra Vega Pacheco" w:date="2025-09-12T22:18:00Z" w16du:dateUtc="2025-09-13T03:18:00Z"/>
              <w:rFonts w:asciiTheme="minorHAnsi" w:eastAsiaTheme="minorEastAsia" w:hAnsiTheme="minorHAnsi" w:cstheme="minorBidi"/>
              <w:kern w:val="2"/>
              <w:sz w:val="24"/>
              <w:szCs w:val="24"/>
              <w14:ligatures w14:val="standardContextual"/>
            </w:rPr>
          </w:pPr>
          <w:del w:id="895" w:author="Alondra Vega Pacheco" w:date="2025-09-12T22:18:00Z" w16du:dateUtc="2025-09-13T03:18:00Z">
            <w:r w:rsidRPr="00FC1B9F" w:rsidDel="00FC1B9F">
              <w:rPr>
                <w:rPrChange w:id="896" w:author="Alondra Vega Pacheco" w:date="2025-09-12T22:18:00Z" w16du:dateUtc="2025-09-13T03:18:00Z">
                  <w:rPr>
                    <w:rStyle w:val="Hyperlink"/>
                  </w:rPr>
                </w:rPrChange>
              </w:rPr>
              <w:delText>7.13.1</w:delText>
            </w:r>
            <w:r w:rsidDel="00FC1B9F">
              <w:rPr>
                <w:rFonts w:asciiTheme="minorHAnsi" w:eastAsiaTheme="minorEastAsia" w:hAnsiTheme="minorHAnsi" w:cstheme="minorBidi"/>
                <w:kern w:val="2"/>
                <w:sz w:val="24"/>
                <w:szCs w:val="24"/>
                <w14:ligatures w14:val="standardContextual"/>
              </w:rPr>
              <w:tab/>
            </w:r>
            <w:r w:rsidRPr="00FC1B9F" w:rsidDel="00FC1B9F">
              <w:rPr>
                <w:rPrChange w:id="897" w:author="Alondra Vega Pacheco" w:date="2025-09-12T22:18:00Z" w16du:dateUtc="2025-09-13T03:18:00Z">
                  <w:rPr>
                    <w:rStyle w:val="Hyperlink"/>
                  </w:rPr>
                </w:rPrChange>
              </w:rPr>
              <w:delText>Cloud Deployment Model</w:delText>
            </w:r>
            <w:r w:rsidDel="00FC1B9F">
              <w:rPr>
                <w:webHidden/>
              </w:rPr>
              <w:tab/>
            </w:r>
            <w:r w:rsidR="003B3F28" w:rsidDel="00FC1B9F">
              <w:rPr>
                <w:webHidden/>
              </w:rPr>
              <w:delText>37</w:delText>
            </w:r>
          </w:del>
        </w:p>
        <w:p w14:paraId="48057518" w14:textId="26217C9A" w:rsidR="00710850" w:rsidDel="00FC1B9F" w:rsidRDefault="00710850">
          <w:pPr>
            <w:pStyle w:val="TOC3"/>
            <w:rPr>
              <w:del w:id="898" w:author="Alondra Vega Pacheco" w:date="2025-09-12T22:18:00Z" w16du:dateUtc="2025-09-13T03:18:00Z"/>
              <w:rFonts w:asciiTheme="minorHAnsi" w:eastAsiaTheme="minorEastAsia" w:hAnsiTheme="minorHAnsi" w:cstheme="minorBidi"/>
              <w:kern w:val="2"/>
              <w:sz w:val="24"/>
              <w:szCs w:val="24"/>
              <w14:ligatures w14:val="standardContextual"/>
            </w:rPr>
          </w:pPr>
          <w:del w:id="899" w:author="Alondra Vega Pacheco" w:date="2025-09-12T22:18:00Z" w16du:dateUtc="2025-09-13T03:18:00Z">
            <w:r w:rsidRPr="00FC1B9F" w:rsidDel="00FC1B9F">
              <w:rPr>
                <w:rPrChange w:id="900" w:author="Alondra Vega Pacheco" w:date="2025-09-12T22:18:00Z" w16du:dateUtc="2025-09-13T03:18:00Z">
                  <w:rPr>
                    <w:rStyle w:val="Hyperlink"/>
                  </w:rPr>
                </w:rPrChange>
              </w:rPr>
              <w:delText>7.13.2</w:delText>
            </w:r>
            <w:r w:rsidDel="00FC1B9F">
              <w:rPr>
                <w:rFonts w:asciiTheme="minorHAnsi" w:eastAsiaTheme="minorEastAsia" w:hAnsiTheme="minorHAnsi" w:cstheme="minorBidi"/>
                <w:kern w:val="2"/>
                <w:sz w:val="24"/>
                <w:szCs w:val="24"/>
                <w14:ligatures w14:val="standardContextual"/>
              </w:rPr>
              <w:tab/>
            </w:r>
            <w:r w:rsidRPr="00FC1B9F" w:rsidDel="00FC1B9F">
              <w:rPr>
                <w:rPrChange w:id="901" w:author="Alondra Vega Pacheco" w:date="2025-09-12T22:18:00Z" w16du:dateUtc="2025-09-13T03:18:00Z">
                  <w:rPr>
                    <w:rStyle w:val="Hyperlink"/>
                  </w:rPr>
                </w:rPrChange>
              </w:rPr>
              <w:delText>Containerization and Orchestration</w:delText>
            </w:r>
            <w:r w:rsidDel="00FC1B9F">
              <w:rPr>
                <w:webHidden/>
              </w:rPr>
              <w:tab/>
            </w:r>
            <w:r w:rsidR="003B3F28" w:rsidDel="00FC1B9F">
              <w:rPr>
                <w:webHidden/>
              </w:rPr>
              <w:delText>37</w:delText>
            </w:r>
          </w:del>
        </w:p>
        <w:p w14:paraId="146A0193" w14:textId="29CDB8B3" w:rsidR="00710850" w:rsidDel="00FC1B9F" w:rsidRDefault="00710850">
          <w:pPr>
            <w:pStyle w:val="TOC3"/>
            <w:rPr>
              <w:del w:id="902" w:author="Alondra Vega Pacheco" w:date="2025-09-12T22:18:00Z" w16du:dateUtc="2025-09-13T03:18:00Z"/>
              <w:rFonts w:asciiTheme="minorHAnsi" w:eastAsiaTheme="minorEastAsia" w:hAnsiTheme="minorHAnsi" w:cstheme="minorBidi"/>
              <w:kern w:val="2"/>
              <w:sz w:val="24"/>
              <w:szCs w:val="24"/>
              <w14:ligatures w14:val="standardContextual"/>
            </w:rPr>
          </w:pPr>
          <w:del w:id="903" w:author="Alondra Vega Pacheco" w:date="2025-09-12T22:18:00Z" w16du:dateUtc="2025-09-13T03:18:00Z">
            <w:r w:rsidRPr="00FC1B9F" w:rsidDel="00FC1B9F">
              <w:rPr>
                <w:rPrChange w:id="904" w:author="Alondra Vega Pacheco" w:date="2025-09-12T22:18:00Z" w16du:dateUtc="2025-09-13T03:18:00Z">
                  <w:rPr>
                    <w:rStyle w:val="Hyperlink"/>
                  </w:rPr>
                </w:rPrChange>
              </w:rPr>
              <w:delText>7.13.3</w:delText>
            </w:r>
            <w:r w:rsidDel="00FC1B9F">
              <w:rPr>
                <w:rFonts w:asciiTheme="minorHAnsi" w:eastAsiaTheme="minorEastAsia" w:hAnsiTheme="minorHAnsi" w:cstheme="minorBidi"/>
                <w:kern w:val="2"/>
                <w:sz w:val="24"/>
                <w:szCs w:val="24"/>
                <w14:ligatures w14:val="standardContextual"/>
              </w:rPr>
              <w:tab/>
            </w:r>
            <w:r w:rsidRPr="00FC1B9F" w:rsidDel="00FC1B9F">
              <w:rPr>
                <w:rPrChange w:id="905" w:author="Alondra Vega Pacheco" w:date="2025-09-12T22:18:00Z" w16du:dateUtc="2025-09-13T03:18:00Z">
                  <w:rPr>
                    <w:rStyle w:val="Hyperlink"/>
                  </w:rPr>
                </w:rPrChange>
              </w:rPr>
              <w:delText>Serverless-First &amp; Scale-to-Zero</w:delText>
            </w:r>
            <w:r w:rsidDel="00FC1B9F">
              <w:rPr>
                <w:webHidden/>
              </w:rPr>
              <w:tab/>
            </w:r>
            <w:r w:rsidR="003B3F28" w:rsidDel="00FC1B9F">
              <w:rPr>
                <w:webHidden/>
              </w:rPr>
              <w:delText>37</w:delText>
            </w:r>
          </w:del>
        </w:p>
        <w:p w14:paraId="41CB0E70" w14:textId="2842BB13" w:rsidR="00710850" w:rsidDel="00FC1B9F" w:rsidRDefault="00710850">
          <w:pPr>
            <w:pStyle w:val="TOC3"/>
            <w:rPr>
              <w:del w:id="906" w:author="Alondra Vega Pacheco" w:date="2025-09-12T22:18:00Z" w16du:dateUtc="2025-09-13T03:18:00Z"/>
              <w:rFonts w:asciiTheme="minorHAnsi" w:eastAsiaTheme="minorEastAsia" w:hAnsiTheme="minorHAnsi" w:cstheme="minorBidi"/>
              <w:kern w:val="2"/>
              <w:sz w:val="24"/>
              <w:szCs w:val="24"/>
              <w14:ligatures w14:val="standardContextual"/>
            </w:rPr>
          </w:pPr>
          <w:del w:id="907" w:author="Alondra Vega Pacheco" w:date="2025-09-12T22:18:00Z" w16du:dateUtc="2025-09-13T03:18:00Z">
            <w:r w:rsidRPr="00FC1B9F" w:rsidDel="00FC1B9F">
              <w:rPr>
                <w:rPrChange w:id="908" w:author="Alondra Vega Pacheco" w:date="2025-09-12T22:18:00Z" w16du:dateUtc="2025-09-13T03:18:00Z">
                  <w:rPr>
                    <w:rStyle w:val="Hyperlink"/>
                  </w:rPr>
                </w:rPrChange>
              </w:rPr>
              <w:delText>7.13.4</w:delText>
            </w:r>
            <w:r w:rsidDel="00FC1B9F">
              <w:rPr>
                <w:rFonts w:asciiTheme="minorHAnsi" w:eastAsiaTheme="minorEastAsia" w:hAnsiTheme="minorHAnsi" w:cstheme="minorBidi"/>
                <w:kern w:val="2"/>
                <w:sz w:val="24"/>
                <w:szCs w:val="24"/>
                <w14:ligatures w14:val="standardContextual"/>
              </w:rPr>
              <w:tab/>
            </w:r>
            <w:r w:rsidRPr="00FC1B9F" w:rsidDel="00FC1B9F">
              <w:rPr>
                <w:rPrChange w:id="909" w:author="Alondra Vega Pacheco" w:date="2025-09-12T22:18:00Z" w16du:dateUtc="2025-09-13T03:18:00Z">
                  <w:rPr>
                    <w:rStyle w:val="Hyperlink"/>
                  </w:rPr>
                </w:rPrChange>
              </w:rPr>
              <w:delText>Security and Reliability</w:delText>
            </w:r>
            <w:r w:rsidDel="00FC1B9F">
              <w:rPr>
                <w:webHidden/>
              </w:rPr>
              <w:tab/>
            </w:r>
            <w:r w:rsidR="003B3F28" w:rsidDel="00FC1B9F">
              <w:rPr>
                <w:webHidden/>
              </w:rPr>
              <w:delText>37</w:delText>
            </w:r>
          </w:del>
        </w:p>
        <w:p w14:paraId="25F5B4B5" w14:textId="6755E996" w:rsidR="00710850" w:rsidDel="00FC1B9F" w:rsidRDefault="00710850">
          <w:pPr>
            <w:pStyle w:val="TOC2"/>
            <w:tabs>
              <w:tab w:val="left" w:pos="960"/>
            </w:tabs>
            <w:rPr>
              <w:del w:id="910" w:author="Alondra Vega Pacheco" w:date="2025-09-12T22:18:00Z" w16du:dateUtc="2025-09-13T03:18:00Z"/>
              <w:rFonts w:asciiTheme="minorHAnsi" w:eastAsiaTheme="minorEastAsia" w:hAnsiTheme="minorHAnsi" w:cstheme="minorBidi"/>
              <w:noProof/>
              <w:kern w:val="2"/>
              <w:sz w:val="24"/>
              <w:szCs w:val="24"/>
              <w14:ligatures w14:val="standardContextual"/>
            </w:rPr>
          </w:pPr>
          <w:del w:id="911" w:author="Alondra Vega Pacheco" w:date="2025-09-12T22:18:00Z" w16du:dateUtc="2025-09-13T03:18:00Z">
            <w:r w:rsidRPr="00FC1B9F" w:rsidDel="00FC1B9F">
              <w:rPr>
                <w:rPrChange w:id="912" w:author="Alondra Vega Pacheco" w:date="2025-09-12T22:18:00Z" w16du:dateUtc="2025-09-13T03:18:00Z">
                  <w:rPr>
                    <w:rStyle w:val="Hyperlink"/>
                    <w:noProof/>
                  </w:rPr>
                </w:rPrChange>
              </w:rPr>
              <w:delText>7.14</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913" w:author="Alondra Vega Pacheco" w:date="2025-09-12T22:18:00Z" w16du:dateUtc="2025-09-13T03:18:00Z">
                  <w:rPr>
                    <w:rStyle w:val="Hyperlink"/>
                    <w:noProof/>
                  </w:rPr>
                </w:rPrChange>
              </w:rPr>
              <w:delText>Security</w:delText>
            </w:r>
            <w:r w:rsidDel="00FC1B9F">
              <w:rPr>
                <w:noProof/>
                <w:webHidden/>
              </w:rPr>
              <w:tab/>
            </w:r>
            <w:r w:rsidR="003B3F28" w:rsidDel="00FC1B9F">
              <w:rPr>
                <w:noProof/>
                <w:webHidden/>
              </w:rPr>
              <w:delText>38</w:delText>
            </w:r>
          </w:del>
        </w:p>
        <w:p w14:paraId="5E224B4F" w14:textId="41517448" w:rsidR="00710850" w:rsidDel="00FC1B9F" w:rsidRDefault="00710850">
          <w:pPr>
            <w:pStyle w:val="TOC3"/>
            <w:rPr>
              <w:del w:id="914" w:author="Alondra Vega Pacheco" w:date="2025-09-12T22:18:00Z" w16du:dateUtc="2025-09-13T03:18:00Z"/>
              <w:rFonts w:asciiTheme="minorHAnsi" w:eastAsiaTheme="minorEastAsia" w:hAnsiTheme="minorHAnsi" w:cstheme="minorBidi"/>
              <w:kern w:val="2"/>
              <w:sz w:val="24"/>
              <w:szCs w:val="24"/>
              <w14:ligatures w14:val="standardContextual"/>
            </w:rPr>
          </w:pPr>
          <w:del w:id="915" w:author="Alondra Vega Pacheco" w:date="2025-09-12T22:18:00Z" w16du:dateUtc="2025-09-13T03:18:00Z">
            <w:r w:rsidRPr="00FC1B9F" w:rsidDel="00FC1B9F">
              <w:rPr>
                <w:rPrChange w:id="916" w:author="Alondra Vega Pacheco" w:date="2025-09-12T22:18:00Z" w16du:dateUtc="2025-09-13T03:18:00Z">
                  <w:rPr>
                    <w:rStyle w:val="Hyperlink"/>
                  </w:rPr>
                </w:rPrChange>
              </w:rPr>
              <w:delText>7.14.1</w:delText>
            </w:r>
            <w:r w:rsidDel="00FC1B9F">
              <w:rPr>
                <w:rFonts w:asciiTheme="minorHAnsi" w:eastAsiaTheme="minorEastAsia" w:hAnsiTheme="minorHAnsi" w:cstheme="minorBidi"/>
                <w:kern w:val="2"/>
                <w:sz w:val="24"/>
                <w:szCs w:val="24"/>
                <w14:ligatures w14:val="standardContextual"/>
              </w:rPr>
              <w:tab/>
            </w:r>
            <w:r w:rsidRPr="00FC1B9F" w:rsidDel="00FC1B9F">
              <w:rPr>
                <w:rPrChange w:id="917" w:author="Alondra Vega Pacheco" w:date="2025-09-12T22:18:00Z" w16du:dateUtc="2025-09-13T03:18:00Z">
                  <w:rPr>
                    <w:rStyle w:val="Hyperlink"/>
                  </w:rPr>
                </w:rPrChange>
              </w:rPr>
              <w:delText>Data Protection</w:delText>
            </w:r>
            <w:r w:rsidDel="00FC1B9F">
              <w:rPr>
                <w:webHidden/>
              </w:rPr>
              <w:tab/>
            </w:r>
            <w:r w:rsidR="003B3F28" w:rsidDel="00FC1B9F">
              <w:rPr>
                <w:webHidden/>
              </w:rPr>
              <w:delText>38</w:delText>
            </w:r>
          </w:del>
        </w:p>
        <w:p w14:paraId="64B00172" w14:textId="10207460" w:rsidR="00710850" w:rsidDel="00FC1B9F" w:rsidRDefault="00710850">
          <w:pPr>
            <w:pStyle w:val="TOC4"/>
            <w:tabs>
              <w:tab w:val="left" w:pos="1920"/>
            </w:tabs>
            <w:rPr>
              <w:del w:id="918" w:author="Alondra Vega Pacheco" w:date="2025-09-12T22:18:00Z" w16du:dateUtc="2025-09-13T03:18:00Z"/>
              <w:rFonts w:asciiTheme="minorHAnsi" w:eastAsiaTheme="minorEastAsia" w:hAnsiTheme="minorHAnsi" w:cstheme="minorBidi"/>
              <w:noProof/>
              <w:kern w:val="2"/>
              <w:szCs w:val="24"/>
              <w14:ligatures w14:val="standardContextual"/>
            </w:rPr>
          </w:pPr>
          <w:del w:id="919" w:author="Alondra Vega Pacheco" w:date="2025-09-12T22:18:00Z" w16du:dateUtc="2025-09-13T03:18:00Z">
            <w:r w:rsidRPr="00FC1B9F" w:rsidDel="00FC1B9F">
              <w:rPr>
                <w:rPrChange w:id="920" w:author="Alondra Vega Pacheco" w:date="2025-09-12T22:18:00Z" w16du:dateUtc="2025-09-13T03:18:00Z">
                  <w:rPr>
                    <w:rStyle w:val="Hyperlink"/>
                    <w:noProof/>
                  </w:rPr>
                </w:rPrChange>
              </w:rPr>
              <w:delText>7.14.1.1</w:delText>
            </w:r>
            <w:r w:rsidDel="00FC1B9F">
              <w:rPr>
                <w:rFonts w:asciiTheme="minorHAnsi" w:eastAsiaTheme="minorEastAsia" w:hAnsiTheme="minorHAnsi" w:cstheme="minorBidi"/>
                <w:noProof/>
                <w:kern w:val="2"/>
                <w:szCs w:val="24"/>
                <w14:ligatures w14:val="standardContextual"/>
              </w:rPr>
              <w:tab/>
            </w:r>
            <w:r w:rsidRPr="00FC1B9F" w:rsidDel="00FC1B9F">
              <w:rPr>
                <w:rPrChange w:id="921" w:author="Alondra Vega Pacheco" w:date="2025-09-12T22:18:00Z" w16du:dateUtc="2025-09-13T03:18:00Z">
                  <w:rPr>
                    <w:rStyle w:val="Hyperlink"/>
                    <w:noProof/>
                  </w:rPr>
                </w:rPrChange>
              </w:rPr>
              <w:delText>Encryption</w:delText>
            </w:r>
            <w:r w:rsidDel="00FC1B9F">
              <w:rPr>
                <w:noProof/>
                <w:webHidden/>
              </w:rPr>
              <w:tab/>
            </w:r>
            <w:r w:rsidR="003B3F28" w:rsidDel="00FC1B9F">
              <w:rPr>
                <w:noProof/>
                <w:webHidden/>
              </w:rPr>
              <w:delText>38</w:delText>
            </w:r>
          </w:del>
        </w:p>
        <w:p w14:paraId="4F3453E5" w14:textId="22E485A6" w:rsidR="00710850" w:rsidDel="00FC1B9F" w:rsidRDefault="00710850">
          <w:pPr>
            <w:pStyle w:val="TOC4"/>
            <w:tabs>
              <w:tab w:val="left" w:pos="1920"/>
            </w:tabs>
            <w:rPr>
              <w:del w:id="922" w:author="Alondra Vega Pacheco" w:date="2025-09-12T22:18:00Z" w16du:dateUtc="2025-09-13T03:18:00Z"/>
              <w:rFonts w:asciiTheme="minorHAnsi" w:eastAsiaTheme="minorEastAsia" w:hAnsiTheme="minorHAnsi" w:cstheme="minorBidi"/>
              <w:noProof/>
              <w:kern w:val="2"/>
              <w:szCs w:val="24"/>
              <w14:ligatures w14:val="standardContextual"/>
            </w:rPr>
          </w:pPr>
          <w:del w:id="923" w:author="Alondra Vega Pacheco" w:date="2025-09-12T22:18:00Z" w16du:dateUtc="2025-09-13T03:18:00Z">
            <w:r w:rsidRPr="00FC1B9F" w:rsidDel="00FC1B9F">
              <w:rPr>
                <w:rPrChange w:id="924" w:author="Alondra Vega Pacheco" w:date="2025-09-12T22:18:00Z" w16du:dateUtc="2025-09-13T03:18:00Z">
                  <w:rPr>
                    <w:rStyle w:val="Hyperlink"/>
                    <w:noProof/>
                  </w:rPr>
                </w:rPrChange>
              </w:rPr>
              <w:delText>7.14.1.2</w:delText>
            </w:r>
            <w:r w:rsidDel="00FC1B9F">
              <w:rPr>
                <w:rFonts w:asciiTheme="minorHAnsi" w:eastAsiaTheme="minorEastAsia" w:hAnsiTheme="minorHAnsi" w:cstheme="minorBidi"/>
                <w:noProof/>
                <w:kern w:val="2"/>
                <w:szCs w:val="24"/>
                <w14:ligatures w14:val="standardContextual"/>
              </w:rPr>
              <w:tab/>
            </w:r>
            <w:r w:rsidRPr="00FC1B9F" w:rsidDel="00FC1B9F">
              <w:rPr>
                <w:rPrChange w:id="925" w:author="Alondra Vega Pacheco" w:date="2025-09-12T22:18:00Z" w16du:dateUtc="2025-09-13T03:18:00Z">
                  <w:rPr>
                    <w:rStyle w:val="Hyperlink"/>
                    <w:noProof/>
                  </w:rPr>
                </w:rPrChange>
              </w:rPr>
              <w:delText>Data Minimization</w:delText>
            </w:r>
            <w:r w:rsidDel="00FC1B9F">
              <w:rPr>
                <w:noProof/>
                <w:webHidden/>
              </w:rPr>
              <w:tab/>
            </w:r>
            <w:r w:rsidR="003B3F28" w:rsidDel="00FC1B9F">
              <w:rPr>
                <w:noProof/>
                <w:webHidden/>
              </w:rPr>
              <w:delText>38</w:delText>
            </w:r>
          </w:del>
        </w:p>
        <w:p w14:paraId="25835E19" w14:textId="43AAD8E0" w:rsidR="00710850" w:rsidDel="00FC1B9F" w:rsidRDefault="00710850">
          <w:pPr>
            <w:pStyle w:val="TOC3"/>
            <w:rPr>
              <w:del w:id="926" w:author="Alondra Vega Pacheco" w:date="2025-09-12T22:18:00Z" w16du:dateUtc="2025-09-13T03:18:00Z"/>
              <w:rFonts w:asciiTheme="minorHAnsi" w:eastAsiaTheme="minorEastAsia" w:hAnsiTheme="minorHAnsi" w:cstheme="minorBidi"/>
              <w:kern w:val="2"/>
              <w:sz w:val="24"/>
              <w:szCs w:val="24"/>
              <w14:ligatures w14:val="standardContextual"/>
            </w:rPr>
          </w:pPr>
          <w:del w:id="927" w:author="Alondra Vega Pacheco" w:date="2025-09-12T22:18:00Z" w16du:dateUtc="2025-09-13T03:18:00Z">
            <w:r w:rsidRPr="00FC1B9F" w:rsidDel="00FC1B9F">
              <w:rPr>
                <w:rPrChange w:id="928" w:author="Alondra Vega Pacheco" w:date="2025-09-12T22:18:00Z" w16du:dateUtc="2025-09-13T03:18:00Z">
                  <w:rPr>
                    <w:rStyle w:val="Hyperlink"/>
                  </w:rPr>
                </w:rPrChange>
              </w:rPr>
              <w:delText>7.14.2</w:delText>
            </w:r>
            <w:r w:rsidDel="00FC1B9F">
              <w:rPr>
                <w:rFonts w:asciiTheme="minorHAnsi" w:eastAsiaTheme="minorEastAsia" w:hAnsiTheme="minorHAnsi" w:cstheme="minorBidi"/>
                <w:kern w:val="2"/>
                <w:sz w:val="24"/>
                <w:szCs w:val="24"/>
                <w14:ligatures w14:val="standardContextual"/>
              </w:rPr>
              <w:tab/>
            </w:r>
            <w:r w:rsidRPr="00FC1B9F" w:rsidDel="00FC1B9F">
              <w:rPr>
                <w:rPrChange w:id="929" w:author="Alondra Vega Pacheco" w:date="2025-09-12T22:18:00Z" w16du:dateUtc="2025-09-13T03:18:00Z">
                  <w:rPr>
                    <w:rStyle w:val="Hyperlink"/>
                  </w:rPr>
                </w:rPrChange>
              </w:rPr>
              <w:delText>Authentication and Access Control</w:delText>
            </w:r>
            <w:r w:rsidDel="00FC1B9F">
              <w:rPr>
                <w:webHidden/>
              </w:rPr>
              <w:tab/>
            </w:r>
            <w:r w:rsidR="003B3F28" w:rsidDel="00FC1B9F">
              <w:rPr>
                <w:webHidden/>
              </w:rPr>
              <w:delText>38</w:delText>
            </w:r>
          </w:del>
        </w:p>
        <w:p w14:paraId="3BBD99C2" w14:textId="1F28FA73" w:rsidR="00710850" w:rsidDel="00FC1B9F" w:rsidRDefault="00710850">
          <w:pPr>
            <w:pStyle w:val="TOC4"/>
            <w:tabs>
              <w:tab w:val="left" w:pos="1920"/>
            </w:tabs>
            <w:rPr>
              <w:del w:id="930" w:author="Alondra Vega Pacheco" w:date="2025-09-12T22:18:00Z" w16du:dateUtc="2025-09-13T03:18:00Z"/>
              <w:rFonts w:asciiTheme="minorHAnsi" w:eastAsiaTheme="minorEastAsia" w:hAnsiTheme="minorHAnsi" w:cstheme="minorBidi"/>
              <w:noProof/>
              <w:kern w:val="2"/>
              <w:szCs w:val="24"/>
              <w14:ligatures w14:val="standardContextual"/>
            </w:rPr>
          </w:pPr>
          <w:del w:id="931" w:author="Alondra Vega Pacheco" w:date="2025-09-12T22:18:00Z" w16du:dateUtc="2025-09-13T03:18:00Z">
            <w:r w:rsidRPr="00FC1B9F" w:rsidDel="00FC1B9F">
              <w:rPr>
                <w:rPrChange w:id="932" w:author="Alondra Vega Pacheco" w:date="2025-09-12T22:18:00Z" w16du:dateUtc="2025-09-13T03:18:00Z">
                  <w:rPr>
                    <w:rStyle w:val="Hyperlink"/>
                    <w:noProof/>
                  </w:rPr>
                </w:rPrChange>
              </w:rPr>
              <w:lastRenderedPageBreak/>
              <w:delText>7.14.2.1</w:delText>
            </w:r>
            <w:r w:rsidDel="00FC1B9F">
              <w:rPr>
                <w:rFonts w:asciiTheme="minorHAnsi" w:eastAsiaTheme="minorEastAsia" w:hAnsiTheme="minorHAnsi" w:cstheme="minorBidi"/>
                <w:noProof/>
                <w:kern w:val="2"/>
                <w:szCs w:val="24"/>
                <w14:ligatures w14:val="standardContextual"/>
              </w:rPr>
              <w:tab/>
            </w:r>
            <w:r w:rsidRPr="00FC1B9F" w:rsidDel="00FC1B9F">
              <w:rPr>
                <w:rPrChange w:id="933" w:author="Alondra Vega Pacheco" w:date="2025-09-12T22:18:00Z" w16du:dateUtc="2025-09-13T03:18:00Z">
                  <w:rPr>
                    <w:rStyle w:val="Hyperlink"/>
                    <w:noProof/>
                  </w:rPr>
                </w:rPrChange>
              </w:rPr>
              <w:delText>User Authentication</w:delText>
            </w:r>
            <w:r w:rsidDel="00FC1B9F">
              <w:rPr>
                <w:noProof/>
                <w:webHidden/>
              </w:rPr>
              <w:tab/>
            </w:r>
            <w:r w:rsidR="003B3F28" w:rsidDel="00FC1B9F">
              <w:rPr>
                <w:noProof/>
                <w:webHidden/>
              </w:rPr>
              <w:delText>38</w:delText>
            </w:r>
          </w:del>
        </w:p>
        <w:p w14:paraId="73C0758D" w14:textId="2E02D138" w:rsidR="00710850" w:rsidDel="00FC1B9F" w:rsidRDefault="00710850">
          <w:pPr>
            <w:pStyle w:val="TOC4"/>
            <w:tabs>
              <w:tab w:val="left" w:pos="1920"/>
            </w:tabs>
            <w:rPr>
              <w:del w:id="934" w:author="Alondra Vega Pacheco" w:date="2025-09-12T22:18:00Z" w16du:dateUtc="2025-09-13T03:18:00Z"/>
              <w:rFonts w:asciiTheme="minorHAnsi" w:eastAsiaTheme="minorEastAsia" w:hAnsiTheme="minorHAnsi" w:cstheme="minorBidi"/>
              <w:noProof/>
              <w:kern w:val="2"/>
              <w:szCs w:val="24"/>
              <w14:ligatures w14:val="standardContextual"/>
            </w:rPr>
          </w:pPr>
          <w:del w:id="935" w:author="Alondra Vega Pacheco" w:date="2025-09-12T22:18:00Z" w16du:dateUtc="2025-09-13T03:18:00Z">
            <w:r w:rsidRPr="00FC1B9F" w:rsidDel="00FC1B9F">
              <w:rPr>
                <w:rPrChange w:id="936" w:author="Alondra Vega Pacheco" w:date="2025-09-12T22:18:00Z" w16du:dateUtc="2025-09-13T03:18:00Z">
                  <w:rPr>
                    <w:rStyle w:val="Hyperlink"/>
                    <w:noProof/>
                  </w:rPr>
                </w:rPrChange>
              </w:rPr>
              <w:delText>7.14.2.2</w:delText>
            </w:r>
            <w:r w:rsidDel="00FC1B9F">
              <w:rPr>
                <w:rFonts w:asciiTheme="minorHAnsi" w:eastAsiaTheme="minorEastAsia" w:hAnsiTheme="minorHAnsi" w:cstheme="minorBidi"/>
                <w:noProof/>
                <w:kern w:val="2"/>
                <w:szCs w:val="24"/>
                <w14:ligatures w14:val="standardContextual"/>
              </w:rPr>
              <w:tab/>
            </w:r>
            <w:r w:rsidRPr="00FC1B9F" w:rsidDel="00FC1B9F">
              <w:rPr>
                <w:rPrChange w:id="937" w:author="Alondra Vega Pacheco" w:date="2025-09-12T22:18:00Z" w16du:dateUtc="2025-09-13T03:18:00Z">
                  <w:rPr>
                    <w:rStyle w:val="Hyperlink"/>
                    <w:noProof/>
                  </w:rPr>
                </w:rPrChange>
              </w:rPr>
              <w:delText>Role-Based Access Control (RBAC)</w:delText>
            </w:r>
            <w:r w:rsidDel="00FC1B9F">
              <w:rPr>
                <w:noProof/>
                <w:webHidden/>
              </w:rPr>
              <w:tab/>
            </w:r>
            <w:r w:rsidR="003B3F28" w:rsidDel="00FC1B9F">
              <w:rPr>
                <w:noProof/>
                <w:webHidden/>
              </w:rPr>
              <w:delText>38</w:delText>
            </w:r>
          </w:del>
        </w:p>
        <w:p w14:paraId="396A8667" w14:textId="4D24B042" w:rsidR="00710850" w:rsidDel="00FC1B9F" w:rsidRDefault="00710850">
          <w:pPr>
            <w:pStyle w:val="TOC4"/>
            <w:tabs>
              <w:tab w:val="left" w:pos="1920"/>
            </w:tabs>
            <w:rPr>
              <w:del w:id="938" w:author="Alondra Vega Pacheco" w:date="2025-09-12T22:18:00Z" w16du:dateUtc="2025-09-13T03:18:00Z"/>
              <w:rFonts w:asciiTheme="minorHAnsi" w:eastAsiaTheme="minorEastAsia" w:hAnsiTheme="minorHAnsi" w:cstheme="minorBidi"/>
              <w:noProof/>
              <w:kern w:val="2"/>
              <w:szCs w:val="24"/>
              <w14:ligatures w14:val="standardContextual"/>
            </w:rPr>
          </w:pPr>
          <w:del w:id="939" w:author="Alondra Vega Pacheco" w:date="2025-09-12T22:18:00Z" w16du:dateUtc="2025-09-13T03:18:00Z">
            <w:r w:rsidRPr="00FC1B9F" w:rsidDel="00FC1B9F">
              <w:rPr>
                <w:rPrChange w:id="940" w:author="Alondra Vega Pacheco" w:date="2025-09-12T22:18:00Z" w16du:dateUtc="2025-09-13T03:18:00Z">
                  <w:rPr>
                    <w:rStyle w:val="Hyperlink"/>
                    <w:noProof/>
                  </w:rPr>
                </w:rPrChange>
              </w:rPr>
              <w:delText>7.14.2.3</w:delText>
            </w:r>
            <w:r w:rsidDel="00FC1B9F">
              <w:rPr>
                <w:rFonts w:asciiTheme="minorHAnsi" w:eastAsiaTheme="minorEastAsia" w:hAnsiTheme="minorHAnsi" w:cstheme="minorBidi"/>
                <w:noProof/>
                <w:kern w:val="2"/>
                <w:szCs w:val="24"/>
                <w14:ligatures w14:val="standardContextual"/>
              </w:rPr>
              <w:tab/>
            </w:r>
            <w:r w:rsidRPr="00FC1B9F" w:rsidDel="00FC1B9F">
              <w:rPr>
                <w:rPrChange w:id="941" w:author="Alondra Vega Pacheco" w:date="2025-09-12T22:18:00Z" w16du:dateUtc="2025-09-13T03:18:00Z">
                  <w:rPr>
                    <w:rStyle w:val="Hyperlink"/>
                    <w:noProof/>
                  </w:rPr>
                </w:rPrChange>
              </w:rPr>
              <w:delText>Principle of Least Privilege</w:delText>
            </w:r>
            <w:r w:rsidDel="00FC1B9F">
              <w:rPr>
                <w:noProof/>
                <w:webHidden/>
              </w:rPr>
              <w:tab/>
            </w:r>
            <w:r w:rsidR="003B3F28" w:rsidDel="00FC1B9F">
              <w:rPr>
                <w:noProof/>
                <w:webHidden/>
              </w:rPr>
              <w:delText>38</w:delText>
            </w:r>
          </w:del>
        </w:p>
        <w:p w14:paraId="46B2F1B6" w14:textId="6808E6E5" w:rsidR="00710850" w:rsidDel="00FC1B9F" w:rsidRDefault="00710850">
          <w:pPr>
            <w:pStyle w:val="TOC3"/>
            <w:rPr>
              <w:del w:id="942" w:author="Alondra Vega Pacheco" w:date="2025-09-12T22:18:00Z" w16du:dateUtc="2025-09-13T03:18:00Z"/>
              <w:rFonts w:asciiTheme="minorHAnsi" w:eastAsiaTheme="minorEastAsia" w:hAnsiTheme="minorHAnsi" w:cstheme="minorBidi"/>
              <w:kern w:val="2"/>
              <w:sz w:val="24"/>
              <w:szCs w:val="24"/>
              <w14:ligatures w14:val="standardContextual"/>
            </w:rPr>
          </w:pPr>
          <w:del w:id="943" w:author="Alondra Vega Pacheco" w:date="2025-09-12T22:18:00Z" w16du:dateUtc="2025-09-13T03:18:00Z">
            <w:r w:rsidRPr="00FC1B9F" w:rsidDel="00FC1B9F">
              <w:rPr>
                <w:rPrChange w:id="944" w:author="Alondra Vega Pacheco" w:date="2025-09-12T22:18:00Z" w16du:dateUtc="2025-09-13T03:18:00Z">
                  <w:rPr>
                    <w:rStyle w:val="Hyperlink"/>
                  </w:rPr>
                </w:rPrChange>
              </w:rPr>
              <w:delText>7.14.3</w:delText>
            </w:r>
            <w:r w:rsidDel="00FC1B9F">
              <w:rPr>
                <w:rFonts w:asciiTheme="minorHAnsi" w:eastAsiaTheme="minorEastAsia" w:hAnsiTheme="minorHAnsi" w:cstheme="minorBidi"/>
                <w:kern w:val="2"/>
                <w:sz w:val="24"/>
                <w:szCs w:val="24"/>
                <w14:ligatures w14:val="standardContextual"/>
              </w:rPr>
              <w:tab/>
            </w:r>
            <w:r w:rsidRPr="00FC1B9F" w:rsidDel="00FC1B9F">
              <w:rPr>
                <w:rPrChange w:id="945" w:author="Alondra Vega Pacheco" w:date="2025-09-12T22:18:00Z" w16du:dateUtc="2025-09-13T03:18:00Z">
                  <w:rPr>
                    <w:rStyle w:val="Hyperlink"/>
                  </w:rPr>
                </w:rPrChange>
              </w:rPr>
              <w:delText>Secure APIs</w:delText>
            </w:r>
            <w:r w:rsidDel="00FC1B9F">
              <w:rPr>
                <w:webHidden/>
              </w:rPr>
              <w:tab/>
            </w:r>
            <w:r w:rsidR="003B3F28" w:rsidDel="00FC1B9F">
              <w:rPr>
                <w:webHidden/>
              </w:rPr>
              <w:delText>38</w:delText>
            </w:r>
          </w:del>
        </w:p>
        <w:p w14:paraId="59EFBA38" w14:textId="6FBF63C5" w:rsidR="00710850" w:rsidDel="00FC1B9F" w:rsidRDefault="00710850">
          <w:pPr>
            <w:pStyle w:val="TOC4"/>
            <w:tabs>
              <w:tab w:val="left" w:pos="1920"/>
            </w:tabs>
            <w:rPr>
              <w:del w:id="946" w:author="Alondra Vega Pacheco" w:date="2025-09-12T22:18:00Z" w16du:dateUtc="2025-09-13T03:18:00Z"/>
              <w:rFonts w:asciiTheme="minorHAnsi" w:eastAsiaTheme="minorEastAsia" w:hAnsiTheme="minorHAnsi" w:cstheme="minorBidi"/>
              <w:noProof/>
              <w:kern w:val="2"/>
              <w:szCs w:val="24"/>
              <w14:ligatures w14:val="standardContextual"/>
            </w:rPr>
          </w:pPr>
          <w:del w:id="947" w:author="Alondra Vega Pacheco" w:date="2025-09-12T22:18:00Z" w16du:dateUtc="2025-09-13T03:18:00Z">
            <w:r w:rsidRPr="00FC1B9F" w:rsidDel="00FC1B9F">
              <w:rPr>
                <w:rPrChange w:id="948" w:author="Alondra Vega Pacheco" w:date="2025-09-12T22:18:00Z" w16du:dateUtc="2025-09-13T03:18:00Z">
                  <w:rPr>
                    <w:rStyle w:val="Hyperlink"/>
                    <w:noProof/>
                  </w:rPr>
                </w:rPrChange>
              </w:rPr>
              <w:delText>7.14.3.1</w:delText>
            </w:r>
            <w:r w:rsidDel="00FC1B9F">
              <w:rPr>
                <w:rFonts w:asciiTheme="minorHAnsi" w:eastAsiaTheme="minorEastAsia" w:hAnsiTheme="minorHAnsi" w:cstheme="minorBidi"/>
                <w:noProof/>
                <w:kern w:val="2"/>
                <w:szCs w:val="24"/>
                <w14:ligatures w14:val="standardContextual"/>
              </w:rPr>
              <w:tab/>
            </w:r>
            <w:r w:rsidRPr="00FC1B9F" w:rsidDel="00FC1B9F">
              <w:rPr>
                <w:rPrChange w:id="949" w:author="Alondra Vega Pacheco" w:date="2025-09-12T22:18:00Z" w16du:dateUtc="2025-09-13T03:18:00Z">
                  <w:rPr>
                    <w:rStyle w:val="Hyperlink"/>
                    <w:noProof/>
                  </w:rPr>
                </w:rPrChange>
              </w:rPr>
              <w:delText>API Gateway Protection</w:delText>
            </w:r>
            <w:r w:rsidDel="00FC1B9F">
              <w:rPr>
                <w:noProof/>
                <w:webHidden/>
              </w:rPr>
              <w:tab/>
            </w:r>
            <w:r w:rsidR="003B3F28" w:rsidDel="00FC1B9F">
              <w:rPr>
                <w:noProof/>
                <w:webHidden/>
              </w:rPr>
              <w:delText>39</w:delText>
            </w:r>
          </w:del>
        </w:p>
        <w:p w14:paraId="5CC7CDC9" w14:textId="04C95AAC" w:rsidR="00710850" w:rsidDel="00FC1B9F" w:rsidRDefault="00710850">
          <w:pPr>
            <w:pStyle w:val="TOC3"/>
            <w:rPr>
              <w:del w:id="950" w:author="Alondra Vega Pacheco" w:date="2025-09-12T22:18:00Z" w16du:dateUtc="2025-09-13T03:18:00Z"/>
              <w:rFonts w:asciiTheme="minorHAnsi" w:eastAsiaTheme="minorEastAsia" w:hAnsiTheme="minorHAnsi" w:cstheme="minorBidi"/>
              <w:kern w:val="2"/>
              <w:sz w:val="24"/>
              <w:szCs w:val="24"/>
              <w14:ligatures w14:val="standardContextual"/>
            </w:rPr>
          </w:pPr>
          <w:del w:id="951" w:author="Alondra Vega Pacheco" w:date="2025-09-12T22:18:00Z" w16du:dateUtc="2025-09-13T03:18:00Z">
            <w:r w:rsidRPr="00FC1B9F" w:rsidDel="00FC1B9F">
              <w:rPr>
                <w:rPrChange w:id="952" w:author="Alondra Vega Pacheco" w:date="2025-09-12T22:18:00Z" w16du:dateUtc="2025-09-13T03:18:00Z">
                  <w:rPr>
                    <w:rStyle w:val="Hyperlink"/>
                  </w:rPr>
                </w:rPrChange>
              </w:rPr>
              <w:delText>7.14.4</w:delText>
            </w:r>
            <w:r w:rsidDel="00FC1B9F">
              <w:rPr>
                <w:rFonts w:asciiTheme="minorHAnsi" w:eastAsiaTheme="minorEastAsia" w:hAnsiTheme="minorHAnsi" w:cstheme="minorBidi"/>
                <w:kern w:val="2"/>
                <w:sz w:val="24"/>
                <w:szCs w:val="24"/>
                <w14:ligatures w14:val="standardContextual"/>
              </w:rPr>
              <w:tab/>
            </w:r>
            <w:r w:rsidRPr="00FC1B9F" w:rsidDel="00FC1B9F">
              <w:rPr>
                <w:rPrChange w:id="953" w:author="Alondra Vega Pacheco" w:date="2025-09-12T22:18:00Z" w16du:dateUtc="2025-09-13T03:18:00Z">
                  <w:rPr>
                    <w:rStyle w:val="Hyperlink"/>
                  </w:rPr>
                </w:rPrChange>
              </w:rPr>
              <w:delText>Infrastructure Hardening</w:delText>
            </w:r>
            <w:r w:rsidDel="00FC1B9F">
              <w:rPr>
                <w:webHidden/>
              </w:rPr>
              <w:tab/>
            </w:r>
            <w:r w:rsidR="003B3F28" w:rsidDel="00FC1B9F">
              <w:rPr>
                <w:webHidden/>
              </w:rPr>
              <w:delText>39</w:delText>
            </w:r>
          </w:del>
        </w:p>
        <w:p w14:paraId="782E70E2" w14:textId="22955A7B" w:rsidR="00710850" w:rsidDel="00FC1B9F" w:rsidRDefault="00710850">
          <w:pPr>
            <w:pStyle w:val="TOC4"/>
            <w:tabs>
              <w:tab w:val="left" w:pos="1920"/>
            </w:tabs>
            <w:rPr>
              <w:del w:id="954" w:author="Alondra Vega Pacheco" w:date="2025-09-12T22:18:00Z" w16du:dateUtc="2025-09-13T03:18:00Z"/>
              <w:rFonts w:asciiTheme="minorHAnsi" w:eastAsiaTheme="minorEastAsia" w:hAnsiTheme="minorHAnsi" w:cstheme="minorBidi"/>
              <w:noProof/>
              <w:kern w:val="2"/>
              <w:szCs w:val="24"/>
              <w14:ligatures w14:val="standardContextual"/>
            </w:rPr>
          </w:pPr>
          <w:del w:id="955" w:author="Alondra Vega Pacheco" w:date="2025-09-12T22:18:00Z" w16du:dateUtc="2025-09-13T03:18:00Z">
            <w:r w:rsidRPr="00FC1B9F" w:rsidDel="00FC1B9F">
              <w:rPr>
                <w:rPrChange w:id="956" w:author="Alondra Vega Pacheco" w:date="2025-09-12T22:18:00Z" w16du:dateUtc="2025-09-13T03:18:00Z">
                  <w:rPr>
                    <w:rStyle w:val="Hyperlink"/>
                    <w:noProof/>
                  </w:rPr>
                </w:rPrChange>
              </w:rPr>
              <w:delText>7.14.4.1</w:delText>
            </w:r>
            <w:r w:rsidDel="00FC1B9F">
              <w:rPr>
                <w:rFonts w:asciiTheme="minorHAnsi" w:eastAsiaTheme="minorEastAsia" w:hAnsiTheme="minorHAnsi" w:cstheme="minorBidi"/>
                <w:noProof/>
                <w:kern w:val="2"/>
                <w:szCs w:val="24"/>
                <w14:ligatures w14:val="standardContextual"/>
              </w:rPr>
              <w:tab/>
            </w:r>
            <w:r w:rsidRPr="00FC1B9F" w:rsidDel="00FC1B9F">
              <w:rPr>
                <w:rPrChange w:id="957" w:author="Alondra Vega Pacheco" w:date="2025-09-12T22:18:00Z" w16du:dateUtc="2025-09-13T03:18:00Z">
                  <w:rPr>
                    <w:rStyle w:val="Hyperlink"/>
                    <w:noProof/>
                  </w:rPr>
                </w:rPrChange>
              </w:rPr>
              <w:delText>Network Isolation</w:delText>
            </w:r>
            <w:r w:rsidDel="00FC1B9F">
              <w:rPr>
                <w:noProof/>
                <w:webHidden/>
              </w:rPr>
              <w:tab/>
            </w:r>
            <w:r w:rsidR="003B3F28" w:rsidDel="00FC1B9F">
              <w:rPr>
                <w:noProof/>
                <w:webHidden/>
              </w:rPr>
              <w:delText>39</w:delText>
            </w:r>
          </w:del>
        </w:p>
        <w:p w14:paraId="28AD7847" w14:textId="4BE994A3" w:rsidR="00710850" w:rsidDel="00FC1B9F" w:rsidRDefault="00710850">
          <w:pPr>
            <w:pStyle w:val="TOC4"/>
            <w:tabs>
              <w:tab w:val="left" w:pos="1920"/>
            </w:tabs>
            <w:rPr>
              <w:del w:id="958" w:author="Alondra Vega Pacheco" w:date="2025-09-12T22:18:00Z" w16du:dateUtc="2025-09-13T03:18:00Z"/>
              <w:rFonts w:asciiTheme="minorHAnsi" w:eastAsiaTheme="minorEastAsia" w:hAnsiTheme="minorHAnsi" w:cstheme="minorBidi"/>
              <w:noProof/>
              <w:kern w:val="2"/>
              <w:szCs w:val="24"/>
              <w14:ligatures w14:val="standardContextual"/>
            </w:rPr>
          </w:pPr>
          <w:del w:id="959" w:author="Alondra Vega Pacheco" w:date="2025-09-12T22:18:00Z" w16du:dateUtc="2025-09-13T03:18:00Z">
            <w:r w:rsidRPr="00FC1B9F" w:rsidDel="00FC1B9F">
              <w:rPr>
                <w:rPrChange w:id="960" w:author="Alondra Vega Pacheco" w:date="2025-09-12T22:18:00Z" w16du:dateUtc="2025-09-13T03:18:00Z">
                  <w:rPr>
                    <w:rStyle w:val="Hyperlink"/>
                    <w:noProof/>
                  </w:rPr>
                </w:rPrChange>
              </w:rPr>
              <w:delText>7.14.4.2</w:delText>
            </w:r>
            <w:r w:rsidDel="00FC1B9F">
              <w:rPr>
                <w:rFonts w:asciiTheme="minorHAnsi" w:eastAsiaTheme="minorEastAsia" w:hAnsiTheme="minorHAnsi" w:cstheme="minorBidi"/>
                <w:noProof/>
                <w:kern w:val="2"/>
                <w:szCs w:val="24"/>
                <w14:ligatures w14:val="standardContextual"/>
              </w:rPr>
              <w:tab/>
            </w:r>
            <w:r w:rsidRPr="00FC1B9F" w:rsidDel="00FC1B9F">
              <w:rPr>
                <w:rPrChange w:id="961" w:author="Alondra Vega Pacheco" w:date="2025-09-12T22:18:00Z" w16du:dateUtc="2025-09-13T03:18:00Z">
                  <w:rPr>
                    <w:rStyle w:val="Hyperlink"/>
                    <w:noProof/>
                  </w:rPr>
                </w:rPrChange>
              </w:rPr>
              <w:delText>Web Application Firewall (WAF)</w:delText>
            </w:r>
            <w:r w:rsidDel="00FC1B9F">
              <w:rPr>
                <w:noProof/>
                <w:webHidden/>
              </w:rPr>
              <w:tab/>
            </w:r>
            <w:r w:rsidR="003B3F28" w:rsidDel="00FC1B9F">
              <w:rPr>
                <w:noProof/>
                <w:webHidden/>
              </w:rPr>
              <w:delText>39</w:delText>
            </w:r>
          </w:del>
        </w:p>
        <w:p w14:paraId="21EBFE1B" w14:textId="08A4E407" w:rsidR="00710850" w:rsidDel="00FC1B9F" w:rsidRDefault="00710850">
          <w:pPr>
            <w:pStyle w:val="TOC4"/>
            <w:tabs>
              <w:tab w:val="left" w:pos="1920"/>
            </w:tabs>
            <w:rPr>
              <w:del w:id="962" w:author="Alondra Vega Pacheco" w:date="2025-09-12T22:18:00Z" w16du:dateUtc="2025-09-13T03:18:00Z"/>
              <w:rFonts w:asciiTheme="minorHAnsi" w:eastAsiaTheme="minorEastAsia" w:hAnsiTheme="minorHAnsi" w:cstheme="minorBidi"/>
              <w:noProof/>
              <w:kern w:val="2"/>
              <w:szCs w:val="24"/>
              <w14:ligatures w14:val="standardContextual"/>
            </w:rPr>
          </w:pPr>
          <w:del w:id="963" w:author="Alondra Vega Pacheco" w:date="2025-09-12T22:18:00Z" w16du:dateUtc="2025-09-13T03:18:00Z">
            <w:r w:rsidRPr="00FC1B9F" w:rsidDel="00FC1B9F">
              <w:rPr>
                <w:rPrChange w:id="964" w:author="Alondra Vega Pacheco" w:date="2025-09-12T22:18:00Z" w16du:dateUtc="2025-09-13T03:18:00Z">
                  <w:rPr>
                    <w:rStyle w:val="Hyperlink"/>
                    <w:noProof/>
                  </w:rPr>
                </w:rPrChange>
              </w:rPr>
              <w:delText>7.14.4.3</w:delText>
            </w:r>
            <w:r w:rsidDel="00FC1B9F">
              <w:rPr>
                <w:rFonts w:asciiTheme="minorHAnsi" w:eastAsiaTheme="minorEastAsia" w:hAnsiTheme="minorHAnsi" w:cstheme="minorBidi"/>
                <w:noProof/>
                <w:kern w:val="2"/>
                <w:szCs w:val="24"/>
                <w14:ligatures w14:val="standardContextual"/>
              </w:rPr>
              <w:tab/>
            </w:r>
            <w:r w:rsidRPr="00FC1B9F" w:rsidDel="00FC1B9F">
              <w:rPr>
                <w:rPrChange w:id="965" w:author="Alondra Vega Pacheco" w:date="2025-09-12T22:18:00Z" w16du:dateUtc="2025-09-13T03:18:00Z">
                  <w:rPr>
                    <w:rStyle w:val="Hyperlink"/>
                    <w:noProof/>
                  </w:rPr>
                </w:rPrChange>
              </w:rPr>
              <w:delText>Firewall Rules</w:delText>
            </w:r>
            <w:r w:rsidDel="00FC1B9F">
              <w:rPr>
                <w:noProof/>
                <w:webHidden/>
              </w:rPr>
              <w:tab/>
            </w:r>
            <w:r w:rsidR="003B3F28" w:rsidDel="00FC1B9F">
              <w:rPr>
                <w:noProof/>
                <w:webHidden/>
              </w:rPr>
              <w:delText>39</w:delText>
            </w:r>
          </w:del>
        </w:p>
        <w:p w14:paraId="75802221" w14:textId="1B52EED2" w:rsidR="00710850" w:rsidDel="00FC1B9F" w:rsidRDefault="00710850">
          <w:pPr>
            <w:pStyle w:val="TOC3"/>
            <w:rPr>
              <w:del w:id="966" w:author="Alondra Vega Pacheco" w:date="2025-09-12T22:18:00Z" w16du:dateUtc="2025-09-13T03:18:00Z"/>
              <w:rFonts w:asciiTheme="minorHAnsi" w:eastAsiaTheme="minorEastAsia" w:hAnsiTheme="minorHAnsi" w:cstheme="minorBidi"/>
              <w:kern w:val="2"/>
              <w:sz w:val="24"/>
              <w:szCs w:val="24"/>
              <w14:ligatures w14:val="standardContextual"/>
            </w:rPr>
          </w:pPr>
          <w:del w:id="967" w:author="Alondra Vega Pacheco" w:date="2025-09-12T22:18:00Z" w16du:dateUtc="2025-09-13T03:18:00Z">
            <w:r w:rsidRPr="00FC1B9F" w:rsidDel="00FC1B9F">
              <w:rPr>
                <w:rPrChange w:id="968" w:author="Alondra Vega Pacheco" w:date="2025-09-12T22:18:00Z" w16du:dateUtc="2025-09-13T03:18:00Z">
                  <w:rPr>
                    <w:rStyle w:val="Hyperlink"/>
                  </w:rPr>
                </w:rPrChange>
              </w:rPr>
              <w:delText>7.14.5</w:delText>
            </w:r>
            <w:r w:rsidDel="00FC1B9F">
              <w:rPr>
                <w:rFonts w:asciiTheme="minorHAnsi" w:eastAsiaTheme="minorEastAsia" w:hAnsiTheme="minorHAnsi" w:cstheme="minorBidi"/>
                <w:kern w:val="2"/>
                <w:sz w:val="24"/>
                <w:szCs w:val="24"/>
                <w14:ligatures w14:val="standardContextual"/>
              </w:rPr>
              <w:tab/>
            </w:r>
            <w:r w:rsidRPr="00FC1B9F" w:rsidDel="00FC1B9F">
              <w:rPr>
                <w:rPrChange w:id="969" w:author="Alondra Vega Pacheco" w:date="2025-09-12T22:18:00Z" w16du:dateUtc="2025-09-13T03:18:00Z">
                  <w:rPr>
                    <w:rStyle w:val="Hyperlink"/>
                  </w:rPr>
                </w:rPrChange>
              </w:rPr>
              <w:delText>Monitoring and Logging</w:delText>
            </w:r>
            <w:r w:rsidDel="00FC1B9F">
              <w:rPr>
                <w:webHidden/>
              </w:rPr>
              <w:tab/>
            </w:r>
            <w:r w:rsidR="003B3F28" w:rsidDel="00FC1B9F">
              <w:rPr>
                <w:webHidden/>
              </w:rPr>
              <w:delText>39</w:delText>
            </w:r>
          </w:del>
        </w:p>
        <w:p w14:paraId="4FAA4166" w14:textId="029DBBF0" w:rsidR="00710850" w:rsidDel="00FC1B9F" w:rsidRDefault="00710850">
          <w:pPr>
            <w:pStyle w:val="TOC4"/>
            <w:tabs>
              <w:tab w:val="left" w:pos="1920"/>
            </w:tabs>
            <w:rPr>
              <w:del w:id="970" w:author="Alondra Vega Pacheco" w:date="2025-09-12T22:18:00Z" w16du:dateUtc="2025-09-13T03:18:00Z"/>
              <w:rFonts w:asciiTheme="minorHAnsi" w:eastAsiaTheme="minorEastAsia" w:hAnsiTheme="minorHAnsi" w:cstheme="minorBidi"/>
              <w:noProof/>
              <w:kern w:val="2"/>
              <w:szCs w:val="24"/>
              <w14:ligatures w14:val="standardContextual"/>
            </w:rPr>
          </w:pPr>
          <w:del w:id="971" w:author="Alondra Vega Pacheco" w:date="2025-09-12T22:18:00Z" w16du:dateUtc="2025-09-13T03:18:00Z">
            <w:r w:rsidRPr="00FC1B9F" w:rsidDel="00FC1B9F">
              <w:rPr>
                <w:rPrChange w:id="972" w:author="Alondra Vega Pacheco" w:date="2025-09-12T22:18:00Z" w16du:dateUtc="2025-09-13T03:18:00Z">
                  <w:rPr>
                    <w:rStyle w:val="Hyperlink"/>
                    <w:noProof/>
                  </w:rPr>
                </w:rPrChange>
              </w:rPr>
              <w:delText>7.14.5.1</w:delText>
            </w:r>
            <w:r w:rsidDel="00FC1B9F">
              <w:rPr>
                <w:rFonts w:asciiTheme="minorHAnsi" w:eastAsiaTheme="minorEastAsia" w:hAnsiTheme="minorHAnsi" w:cstheme="minorBidi"/>
                <w:noProof/>
                <w:kern w:val="2"/>
                <w:szCs w:val="24"/>
                <w14:ligatures w14:val="standardContextual"/>
              </w:rPr>
              <w:tab/>
            </w:r>
            <w:r w:rsidRPr="00FC1B9F" w:rsidDel="00FC1B9F">
              <w:rPr>
                <w:rPrChange w:id="973" w:author="Alondra Vega Pacheco" w:date="2025-09-12T22:18:00Z" w16du:dateUtc="2025-09-13T03:18:00Z">
                  <w:rPr>
                    <w:rStyle w:val="Hyperlink"/>
                    <w:noProof/>
                  </w:rPr>
                </w:rPrChange>
              </w:rPr>
              <w:delText>Real-Time Monitoring</w:delText>
            </w:r>
            <w:r w:rsidDel="00FC1B9F">
              <w:rPr>
                <w:noProof/>
                <w:webHidden/>
              </w:rPr>
              <w:tab/>
            </w:r>
            <w:r w:rsidR="003B3F28" w:rsidDel="00FC1B9F">
              <w:rPr>
                <w:noProof/>
                <w:webHidden/>
              </w:rPr>
              <w:delText>39</w:delText>
            </w:r>
          </w:del>
        </w:p>
        <w:p w14:paraId="519BD82B" w14:textId="13A9E176" w:rsidR="00710850" w:rsidDel="00FC1B9F" w:rsidRDefault="00710850">
          <w:pPr>
            <w:pStyle w:val="TOC4"/>
            <w:tabs>
              <w:tab w:val="left" w:pos="1920"/>
            </w:tabs>
            <w:rPr>
              <w:del w:id="974" w:author="Alondra Vega Pacheco" w:date="2025-09-12T22:18:00Z" w16du:dateUtc="2025-09-13T03:18:00Z"/>
              <w:rFonts w:asciiTheme="minorHAnsi" w:eastAsiaTheme="minorEastAsia" w:hAnsiTheme="minorHAnsi" w:cstheme="minorBidi"/>
              <w:noProof/>
              <w:kern w:val="2"/>
              <w:szCs w:val="24"/>
              <w14:ligatures w14:val="standardContextual"/>
            </w:rPr>
          </w:pPr>
          <w:del w:id="975" w:author="Alondra Vega Pacheco" w:date="2025-09-12T22:18:00Z" w16du:dateUtc="2025-09-13T03:18:00Z">
            <w:r w:rsidRPr="00FC1B9F" w:rsidDel="00FC1B9F">
              <w:rPr>
                <w:rPrChange w:id="976" w:author="Alondra Vega Pacheco" w:date="2025-09-12T22:18:00Z" w16du:dateUtc="2025-09-13T03:18:00Z">
                  <w:rPr>
                    <w:rStyle w:val="Hyperlink"/>
                    <w:noProof/>
                  </w:rPr>
                </w:rPrChange>
              </w:rPr>
              <w:delText>7.14.5.2</w:delText>
            </w:r>
            <w:r w:rsidDel="00FC1B9F">
              <w:rPr>
                <w:rFonts w:asciiTheme="minorHAnsi" w:eastAsiaTheme="minorEastAsia" w:hAnsiTheme="minorHAnsi" w:cstheme="minorBidi"/>
                <w:noProof/>
                <w:kern w:val="2"/>
                <w:szCs w:val="24"/>
                <w14:ligatures w14:val="standardContextual"/>
              </w:rPr>
              <w:tab/>
            </w:r>
            <w:r w:rsidRPr="00FC1B9F" w:rsidDel="00FC1B9F">
              <w:rPr>
                <w:rPrChange w:id="977" w:author="Alondra Vega Pacheco" w:date="2025-09-12T22:18:00Z" w16du:dateUtc="2025-09-13T03:18:00Z">
                  <w:rPr>
                    <w:rStyle w:val="Hyperlink"/>
                    <w:noProof/>
                  </w:rPr>
                </w:rPrChange>
              </w:rPr>
              <w:delText>Audit Logging</w:delText>
            </w:r>
            <w:r w:rsidDel="00FC1B9F">
              <w:rPr>
                <w:noProof/>
                <w:webHidden/>
              </w:rPr>
              <w:tab/>
            </w:r>
            <w:r w:rsidR="003B3F28" w:rsidDel="00FC1B9F">
              <w:rPr>
                <w:noProof/>
                <w:webHidden/>
              </w:rPr>
              <w:delText>39</w:delText>
            </w:r>
          </w:del>
        </w:p>
        <w:p w14:paraId="62C0DBF6" w14:textId="33AD43C5" w:rsidR="00710850" w:rsidDel="00FC1B9F" w:rsidRDefault="00710850">
          <w:pPr>
            <w:pStyle w:val="TOC3"/>
            <w:rPr>
              <w:del w:id="978" w:author="Alondra Vega Pacheco" w:date="2025-09-12T22:18:00Z" w16du:dateUtc="2025-09-13T03:18:00Z"/>
              <w:rFonts w:asciiTheme="minorHAnsi" w:eastAsiaTheme="minorEastAsia" w:hAnsiTheme="minorHAnsi" w:cstheme="minorBidi"/>
              <w:kern w:val="2"/>
              <w:sz w:val="24"/>
              <w:szCs w:val="24"/>
              <w14:ligatures w14:val="standardContextual"/>
            </w:rPr>
          </w:pPr>
          <w:del w:id="979" w:author="Alondra Vega Pacheco" w:date="2025-09-12T22:18:00Z" w16du:dateUtc="2025-09-13T03:18:00Z">
            <w:r w:rsidRPr="00FC1B9F" w:rsidDel="00FC1B9F">
              <w:rPr>
                <w:rPrChange w:id="980" w:author="Alondra Vega Pacheco" w:date="2025-09-12T22:18:00Z" w16du:dateUtc="2025-09-13T03:18:00Z">
                  <w:rPr>
                    <w:rStyle w:val="Hyperlink"/>
                  </w:rPr>
                </w:rPrChange>
              </w:rPr>
              <w:delText>7.14.6</w:delText>
            </w:r>
            <w:r w:rsidDel="00FC1B9F">
              <w:rPr>
                <w:rFonts w:asciiTheme="minorHAnsi" w:eastAsiaTheme="minorEastAsia" w:hAnsiTheme="minorHAnsi" w:cstheme="minorBidi"/>
                <w:kern w:val="2"/>
                <w:sz w:val="24"/>
                <w:szCs w:val="24"/>
                <w14:ligatures w14:val="standardContextual"/>
              </w:rPr>
              <w:tab/>
            </w:r>
            <w:r w:rsidRPr="00FC1B9F" w:rsidDel="00FC1B9F">
              <w:rPr>
                <w:rPrChange w:id="981" w:author="Alondra Vega Pacheco" w:date="2025-09-12T22:18:00Z" w16du:dateUtc="2025-09-13T03:18:00Z">
                  <w:rPr>
                    <w:rStyle w:val="Hyperlink"/>
                  </w:rPr>
                </w:rPrChange>
              </w:rPr>
              <w:delText>Vulnerability Management</w:delText>
            </w:r>
            <w:r w:rsidDel="00FC1B9F">
              <w:rPr>
                <w:webHidden/>
              </w:rPr>
              <w:tab/>
            </w:r>
            <w:r w:rsidR="003B3F28" w:rsidDel="00FC1B9F">
              <w:rPr>
                <w:webHidden/>
              </w:rPr>
              <w:delText>39</w:delText>
            </w:r>
          </w:del>
        </w:p>
        <w:p w14:paraId="1BC34D41" w14:textId="72D866D5" w:rsidR="00710850" w:rsidDel="00FC1B9F" w:rsidRDefault="00710850">
          <w:pPr>
            <w:pStyle w:val="TOC4"/>
            <w:tabs>
              <w:tab w:val="left" w:pos="1920"/>
            </w:tabs>
            <w:rPr>
              <w:del w:id="982" w:author="Alondra Vega Pacheco" w:date="2025-09-12T22:18:00Z" w16du:dateUtc="2025-09-13T03:18:00Z"/>
              <w:rFonts w:asciiTheme="minorHAnsi" w:eastAsiaTheme="minorEastAsia" w:hAnsiTheme="minorHAnsi" w:cstheme="minorBidi"/>
              <w:noProof/>
              <w:kern w:val="2"/>
              <w:szCs w:val="24"/>
              <w14:ligatures w14:val="standardContextual"/>
            </w:rPr>
          </w:pPr>
          <w:del w:id="983" w:author="Alondra Vega Pacheco" w:date="2025-09-12T22:18:00Z" w16du:dateUtc="2025-09-13T03:18:00Z">
            <w:r w:rsidRPr="00FC1B9F" w:rsidDel="00FC1B9F">
              <w:rPr>
                <w:rPrChange w:id="984" w:author="Alondra Vega Pacheco" w:date="2025-09-12T22:18:00Z" w16du:dateUtc="2025-09-13T03:18:00Z">
                  <w:rPr>
                    <w:rStyle w:val="Hyperlink"/>
                    <w:noProof/>
                  </w:rPr>
                </w:rPrChange>
              </w:rPr>
              <w:delText>7.14.6.1</w:delText>
            </w:r>
            <w:r w:rsidDel="00FC1B9F">
              <w:rPr>
                <w:rFonts w:asciiTheme="minorHAnsi" w:eastAsiaTheme="minorEastAsia" w:hAnsiTheme="minorHAnsi" w:cstheme="minorBidi"/>
                <w:noProof/>
                <w:kern w:val="2"/>
                <w:szCs w:val="24"/>
                <w14:ligatures w14:val="standardContextual"/>
              </w:rPr>
              <w:tab/>
            </w:r>
            <w:r w:rsidRPr="00FC1B9F" w:rsidDel="00FC1B9F">
              <w:rPr>
                <w:rPrChange w:id="985" w:author="Alondra Vega Pacheco" w:date="2025-09-12T22:18:00Z" w16du:dateUtc="2025-09-13T03:18:00Z">
                  <w:rPr>
                    <w:rStyle w:val="Hyperlink"/>
                    <w:noProof/>
                  </w:rPr>
                </w:rPrChange>
              </w:rPr>
              <w:delText>Interval Scanning</w:delText>
            </w:r>
            <w:r w:rsidDel="00FC1B9F">
              <w:rPr>
                <w:noProof/>
                <w:webHidden/>
              </w:rPr>
              <w:tab/>
            </w:r>
            <w:r w:rsidR="003B3F28" w:rsidDel="00FC1B9F">
              <w:rPr>
                <w:noProof/>
                <w:webHidden/>
              </w:rPr>
              <w:delText>39</w:delText>
            </w:r>
          </w:del>
        </w:p>
        <w:p w14:paraId="2E7764C5" w14:textId="488B64D3" w:rsidR="00710850" w:rsidDel="00FC1B9F" w:rsidRDefault="00710850">
          <w:pPr>
            <w:pStyle w:val="TOC4"/>
            <w:tabs>
              <w:tab w:val="left" w:pos="1920"/>
            </w:tabs>
            <w:rPr>
              <w:del w:id="986" w:author="Alondra Vega Pacheco" w:date="2025-09-12T22:18:00Z" w16du:dateUtc="2025-09-13T03:18:00Z"/>
              <w:rFonts w:asciiTheme="minorHAnsi" w:eastAsiaTheme="minorEastAsia" w:hAnsiTheme="minorHAnsi" w:cstheme="minorBidi"/>
              <w:noProof/>
              <w:kern w:val="2"/>
              <w:szCs w:val="24"/>
              <w14:ligatures w14:val="standardContextual"/>
            </w:rPr>
          </w:pPr>
          <w:del w:id="987" w:author="Alondra Vega Pacheco" w:date="2025-09-12T22:18:00Z" w16du:dateUtc="2025-09-13T03:18:00Z">
            <w:r w:rsidRPr="00FC1B9F" w:rsidDel="00FC1B9F">
              <w:rPr>
                <w:rPrChange w:id="988" w:author="Alondra Vega Pacheco" w:date="2025-09-12T22:18:00Z" w16du:dateUtc="2025-09-13T03:18:00Z">
                  <w:rPr>
                    <w:rStyle w:val="Hyperlink"/>
                    <w:noProof/>
                  </w:rPr>
                </w:rPrChange>
              </w:rPr>
              <w:delText>7.14.6.2</w:delText>
            </w:r>
            <w:r w:rsidDel="00FC1B9F">
              <w:rPr>
                <w:rFonts w:asciiTheme="minorHAnsi" w:eastAsiaTheme="minorEastAsia" w:hAnsiTheme="minorHAnsi" w:cstheme="minorBidi"/>
                <w:noProof/>
                <w:kern w:val="2"/>
                <w:szCs w:val="24"/>
                <w14:ligatures w14:val="standardContextual"/>
              </w:rPr>
              <w:tab/>
            </w:r>
            <w:r w:rsidRPr="00FC1B9F" w:rsidDel="00FC1B9F">
              <w:rPr>
                <w:rPrChange w:id="989" w:author="Alondra Vega Pacheco" w:date="2025-09-12T22:18:00Z" w16du:dateUtc="2025-09-13T03:18:00Z">
                  <w:rPr>
                    <w:rStyle w:val="Hyperlink"/>
                    <w:noProof/>
                  </w:rPr>
                </w:rPrChange>
              </w:rPr>
              <w:delText>Automated Patching</w:delText>
            </w:r>
            <w:r w:rsidDel="00FC1B9F">
              <w:rPr>
                <w:noProof/>
                <w:webHidden/>
              </w:rPr>
              <w:tab/>
            </w:r>
            <w:r w:rsidR="003B3F28" w:rsidDel="00FC1B9F">
              <w:rPr>
                <w:noProof/>
                <w:webHidden/>
              </w:rPr>
              <w:delText>39</w:delText>
            </w:r>
          </w:del>
        </w:p>
        <w:p w14:paraId="3561AF36" w14:textId="7C3F0684" w:rsidR="00710850" w:rsidDel="00FC1B9F" w:rsidRDefault="00710850">
          <w:pPr>
            <w:pStyle w:val="TOC3"/>
            <w:rPr>
              <w:del w:id="990" w:author="Alondra Vega Pacheco" w:date="2025-09-12T22:18:00Z" w16du:dateUtc="2025-09-13T03:18:00Z"/>
              <w:rFonts w:asciiTheme="minorHAnsi" w:eastAsiaTheme="minorEastAsia" w:hAnsiTheme="minorHAnsi" w:cstheme="minorBidi"/>
              <w:kern w:val="2"/>
              <w:sz w:val="24"/>
              <w:szCs w:val="24"/>
              <w14:ligatures w14:val="standardContextual"/>
            </w:rPr>
          </w:pPr>
          <w:del w:id="991" w:author="Alondra Vega Pacheco" w:date="2025-09-12T22:18:00Z" w16du:dateUtc="2025-09-13T03:18:00Z">
            <w:r w:rsidRPr="00FC1B9F" w:rsidDel="00FC1B9F">
              <w:rPr>
                <w:rPrChange w:id="992" w:author="Alondra Vega Pacheco" w:date="2025-09-12T22:18:00Z" w16du:dateUtc="2025-09-13T03:18:00Z">
                  <w:rPr>
                    <w:rStyle w:val="Hyperlink"/>
                  </w:rPr>
                </w:rPrChange>
              </w:rPr>
              <w:delText>7.14.7</w:delText>
            </w:r>
            <w:r w:rsidDel="00FC1B9F">
              <w:rPr>
                <w:rFonts w:asciiTheme="minorHAnsi" w:eastAsiaTheme="minorEastAsia" w:hAnsiTheme="minorHAnsi" w:cstheme="minorBidi"/>
                <w:kern w:val="2"/>
                <w:sz w:val="24"/>
                <w:szCs w:val="24"/>
                <w14:ligatures w14:val="standardContextual"/>
              </w:rPr>
              <w:tab/>
            </w:r>
            <w:r w:rsidRPr="00FC1B9F" w:rsidDel="00FC1B9F">
              <w:rPr>
                <w:rPrChange w:id="993" w:author="Alondra Vega Pacheco" w:date="2025-09-12T22:18:00Z" w16du:dateUtc="2025-09-13T03:18:00Z">
                  <w:rPr>
                    <w:rStyle w:val="Hyperlink"/>
                  </w:rPr>
                </w:rPrChange>
              </w:rPr>
              <w:delText>Compliance Measures</w:delText>
            </w:r>
            <w:r w:rsidDel="00FC1B9F">
              <w:rPr>
                <w:webHidden/>
              </w:rPr>
              <w:tab/>
            </w:r>
            <w:r w:rsidR="003B3F28" w:rsidDel="00FC1B9F">
              <w:rPr>
                <w:webHidden/>
              </w:rPr>
              <w:delText>39</w:delText>
            </w:r>
          </w:del>
        </w:p>
        <w:p w14:paraId="7F8B75B1" w14:textId="10F3CFED" w:rsidR="00710850" w:rsidDel="00FC1B9F" w:rsidRDefault="00710850">
          <w:pPr>
            <w:pStyle w:val="TOC4"/>
            <w:tabs>
              <w:tab w:val="left" w:pos="1920"/>
            </w:tabs>
            <w:rPr>
              <w:del w:id="994" w:author="Alondra Vega Pacheco" w:date="2025-09-12T22:18:00Z" w16du:dateUtc="2025-09-13T03:18:00Z"/>
              <w:rFonts w:asciiTheme="minorHAnsi" w:eastAsiaTheme="minorEastAsia" w:hAnsiTheme="minorHAnsi" w:cstheme="minorBidi"/>
              <w:noProof/>
              <w:kern w:val="2"/>
              <w:szCs w:val="24"/>
              <w14:ligatures w14:val="standardContextual"/>
            </w:rPr>
          </w:pPr>
          <w:del w:id="995" w:author="Alondra Vega Pacheco" w:date="2025-09-12T22:18:00Z" w16du:dateUtc="2025-09-13T03:18:00Z">
            <w:r w:rsidRPr="00FC1B9F" w:rsidDel="00FC1B9F">
              <w:rPr>
                <w:rPrChange w:id="996" w:author="Alondra Vega Pacheco" w:date="2025-09-12T22:18:00Z" w16du:dateUtc="2025-09-13T03:18:00Z">
                  <w:rPr>
                    <w:rStyle w:val="Hyperlink"/>
                    <w:noProof/>
                  </w:rPr>
                </w:rPrChange>
              </w:rPr>
              <w:delText>7.14.7.1</w:delText>
            </w:r>
            <w:r w:rsidDel="00FC1B9F">
              <w:rPr>
                <w:rFonts w:asciiTheme="minorHAnsi" w:eastAsiaTheme="minorEastAsia" w:hAnsiTheme="minorHAnsi" w:cstheme="minorBidi"/>
                <w:noProof/>
                <w:kern w:val="2"/>
                <w:szCs w:val="24"/>
                <w14:ligatures w14:val="standardContextual"/>
              </w:rPr>
              <w:tab/>
            </w:r>
            <w:r w:rsidRPr="00FC1B9F" w:rsidDel="00FC1B9F">
              <w:rPr>
                <w:rPrChange w:id="997" w:author="Alondra Vega Pacheco" w:date="2025-09-12T22:18:00Z" w16du:dateUtc="2025-09-13T03:18:00Z">
                  <w:rPr>
                    <w:rStyle w:val="Hyperlink"/>
                    <w:noProof/>
                  </w:rPr>
                </w:rPrChange>
              </w:rPr>
              <w:delText>Regulatory Compliance</w:delText>
            </w:r>
            <w:r w:rsidDel="00FC1B9F">
              <w:rPr>
                <w:noProof/>
                <w:webHidden/>
              </w:rPr>
              <w:tab/>
            </w:r>
            <w:r w:rsidR="003B3F28" w:rsidDel="00FC1B9F">
              <w:rPr>
                <w:noProof/>
                <w:webHidden/>
              </w:rPr>
              <w:delText>39</w:delText>
            </w:r>
          </w:del>
        </w:p>
        <w:p w14:paraId="242F07A8" w14:textId="5D8E7345" w:rsidR="00710850" w:rsidDel="00FC1B9F" w:rsidRDefault="00710850">
          <w:pPr>
            <w:pStyle w:val="TOC4"/>
            <w:tabs>
              <w:tab w:val="left" w:pos="1920"/>
            </w:tabs>
            <w:rPr>
              <w:del w:id="998" w:author="Alondra Vega Pacheco" w:date="2025-09-12T22:18:00Z" w16du:dateUtc="2025-09-13T03:18:00Z"/>
              <w:rFonts w:asciiTheme="minorHAnsi" w:eastAsiaTheme="minorEastAsia" w:hAnsiTheme="minorHAnsi" w:cstheme="minorBidi"/>
              <w:noProof/>
              <w:kern w:val="2"/>
              <w:szCs w:val="24"/>
              <w14:ligatures w14:val="standardContextual"/>
            </w:rPr>
          </w:pPr>
          <w:del w:id="999" w:author="Alondra Vega Pacheco" w:date="2025-09-12T22:18:00Z" w16du:dateUtc="2025-09-13T03:18:00Z">
            <w:r w:rsidRPr="00FC1B9F" w:rsidDel="00FC1B9F">
              <w:rPr>
                <w:rPrChange w:id="1000" w:author="Alondra Vega Pacheco" w:date="2025-09-12T22:18:00Z" w16du:dateUtc="2025-09-13T03:18:00Z">
                  <w:rPr>
                    <w:rStyle w:val="Hyperlink"/>
                    <w:noProof/>
                  </w:rPr>
                </w:rPrChange>
              </w:rPr>
              <w:delText>7.14.7.2</w:delText>
            </w:r>
            <w:r w:rsidDel="00FC1B9F">
              <w:rPr>
                <w:rFonts w:asciiTheme="minorHAnsi" w:eastAsiaTheme="minorEastAsia" w:hAnsiTheme="minorHAnsi" w:cstheme="minorBidi"/>
                <w:noProof/>
                <w:kern w:val="2"/>
                <w:szCs w:val="24"/>
                <w14:ligatures w14:val="standardContextual"/>
              </w:rPr>
              <w:tab/>
            </w:r>
            <w:r w:rsidRPr="00FC1B9F" w:rsidDel="00FC1B9F">
              <w:rPr>
                <w:rPrChange w:id="1001" w:author="Alondra Vega Pacheco" w:date="2025-09-12T22:18:00Z" w16du:dateUtc="2025-09-13T03:18:00Z">
                  <w:rPr>
                    <w:rStyle w:val="Hyperlink"/>
                    <w:noProof/>
                  </w:rPr>
                </w:rPrChange>
              </w:rPr>
              <w:delText>Data Retention and Deletion</w:delText>
            </w:r>
            <w:r w:rsidDel="00FC1B9F">
              <w:rPr>
                <w:noProof/>
                <w:webHidden/>
              </w:rPr>
              <w:tab/>
            </w:r>
            <w:r w:rsidR="003B3F28" w:rsidDel="00FC1B9F">
              <w:rPr>
                <w:noProof/>
                <w:webHidden/>
              </w:rPr>
              <w:delText>39</w:delText>
            </w:r>
          </w:del>
        </w:p>
        <w:p w14:paraId="3B45715A" w14:textId="358ED04D" w:rsidR="00710850" w:rsidDel="00FC1B9F" w:rsidRDefault="00710850">
          <w:pPr>
            <w:pStyle w:val="TOC1"/>
            <w:rPr>
              <w:del w:id="1002" w:author="Alondra Vega Pacheco" w:date="2025-09-12T22:18:00Z" w16du:dateUtc="2025-09-13T03:18:00Z"/>
              <w:rFonts w:asciiTheme="minorHAnsi" w:eastAsiaTheme="minorEastAsia" w:hAnsiTheme="minorHAnsi" w:cstheme="minorBidi"/>
              <w:b w:val="0"/>
              <w:kern w:val="2"/>
              <w:szCs w:val="24"/>
              <w14:ligatures w14:val="standardContextual"/>
            </w:rPr>
          </w:pPr>
          <w:del w:id="1003" w:author="Alondra Vega Pacheco" w:date="2025-09-12T22:18:00Z" w16du:dateUtc="2025-09-13T03:18:00Z">
            <w:r w:rsidRPr="00FC1B9F" w:rsidDel="00FC1B9F">
              <w:rPr>
                <w:rPrChange w:id="1004" w:author="Alondra Vega Pacheco" w:date="2025-09-12T22:18:00Z" w16du:dateUtc="2025-09-13T03:18:00Z">
                  <w:rPr>
                    <w:rStyle w:val="Hyperlink"/>
                    <w:b w:val="0"/>
                  </w:rPr>
                </w:rPrChange>
              </w:rPr>
              <w:delText>8.</w:delText>
            </w:r>
            <w:r w:rsidDel="00FC1B9F">
              <w:rPr>
                <w:rFonts w:asciiTheme="minorHAnsi" w:eastAsiaTheme="minorEastAsia" w:hAnsiTheme="minorHAnsi" w:cstheme="minorBidi"/>
                <w:b w:val="0"/>
                <w:kern w:val="2"/>
                <w:szCs w:val="24"/>
                <w14:ligatures w14:val="standardContextual"/>
              </w:rPr>
              <w:tab/>
            </w:r>
            <w:r w:rsidRPr="00FC1B9F" w:rsidDel="00FC1B9F">
              <w:rPr>
                <w:rPrChange w:id="1005" w:author="Alondra Vega Pacheco" w:date="2025-09-12T22:18:00Z" w16du:dateUtc="2025-09-13T03:18:00Z">
                  <w:rPr>
                    <w:rStyle w:val="Hyperlink"/>
                    <w:b w:val="0"/>
                  </w:rPr>
                </w:rPrChange>
              </w:rPr>
              <w:delText xml:space="preserve">Project Deliverables- </w:delText>
            </w:r>
            <w:r w:rsidRPr="00FC1B9F" w:rsidDel="00FC1B9F">
              <w:rPr>
                <w:rPrChange w:id="1006" w:author="Alondra Vega Pacheco" w:date="2025-09-12T22:18:00Z" w16du:dateUtc="2025-09-13T03:18:00Z">
                  <w:rPr>
                    <w:rStyle w:val="Hyperlink"/>
                    <w:b w:val="0"/>
                    <w:i/>
                    <w:iCs/>
                  </w:rPr>
                </w:rPrChange>
              </w:rPr>
              <w:delText>(updated in v4.0)</w:delText>
            </w:r>
            <w:r w:rsidDel="00FC1B9F">
              <w:rPr>
                <w:webHidden/>
              </w:rPr>
              <w:tab/>
            </w:r>
            <w:r w:rsidR="003B3F28" w:rsidDel="00FC1B9F">
              <w:rPr>
                <w:webHidden/>
              </w:rPr>
              <w:delText>40</w:delText>
            </w:r>
          </w:del>
        </w:p>
        <w:p w14:paraId="721A61CF" w14:textId="6773D860" w:rsidR="00710850" w:rsidDel="00FC1B9F" w:rsidRDefault="00710850">
          <w:pPr>
            <w:pStyle w:val="TOC3"/>
            <w:rPr>
              <w:del w:id="1007" w:author="Alondra Vega Pacheco" w:date="2025-09-12T22:18:00Z" w16du:dateUtc="2025-09-13T03:18:00Z"/>
              <w:rFonts w:asciiTheme="minorHAnsi" w:eastAsiaTheme="minorEastAsia" w:hAnsiTheme="minorHAnsi" w:cstheme="minorBidi"/>
              <w:kern w:val="2"/>
              <w:sz w:val="24"/>
              <w:szCs w:val="24"/>
              <w14:ligatures w14:val="standardContextual"/>
            </w:rPr>
          </w:pPr>
          <w:del w:id="1008" w:author="Alondra Vega Pacheco" w:date="2025-09-12T22:18:00Z" w16du:dateUtc="2025-09-13T03:18:00Z">
            <w:r w:rsidRPr="00FC1B9F" w:rsidDel="00FC1B9F">
              <w:rPr>
                <w:rPrChange w:id="1009" w:author="Alondra Vega Pacheco" w:date="2025-09-12T22:18:00Z" w16du:dateUtc="2025-09-13T03:18:00Z">
                  <w:rPr>
                    <w:rStyle w:val="Hyperlink"/>
                  </w:rPr>
                </w:rPrChange>
              </w:rPr>
              <w:delText>8.1.1</w:delText>
            </w:r>
            <w:r w:rsidDel="00FC1B9F">
              <w:rPr>
                <w:rFonts w:asciiTheme="minorHAnsi" w:eastAsiaTheme="minorEastAsia" w:hAnsiTheme="minorHAnsi" w:cstheme="minorBidi"/>
                <w:kern w:val="2"/>
                <w:sz w:val="24"/>
                <w:szCs w:val="24"/>
                <w14:ligatures w14:val="standardContextual"/>
              </w:rPr>
              <w:tab/>
            </w:r>
            <w:r w:rsidRPr="00FC1B9F" w:rsidDel="00FC1B9F">
              <w:rPr>
                <w:rPrChange w:id="1010" w:author="Alondra Vega Pacheco" w:date="2025-09-12T22:18:00Z" w16du:dateUtc="2025-09-13T03:18:00Z">
                  <w:rPr>
                    <w:rStyle w:val="Hyperlink"/>
                    <w:bCs/>
                  </w:rPr>
                </w:rPrChange>
              </w:rPr>
              <w:delText>Upcoming Milestones (New Deliverables)</w:delText>
            </w:r>
            <w:r w:rsidDel="00FC1B9F">
              <w:rPr>
                <w:webHidden/>
              </w:rPr>
              <w:tab/>
            </w:r>
            <w:r w:rsidR="003B3F28" w:rsidDel="00FC1B9F">
              <w:rPr>
                <w:webHidden/>
              </w:rPr>
              <w:delText>40</w:delText>
            </w:r>
          </w:del>
        </w:p>
        <w:p w14:paraId="7927336A" w14:textId="56027C7F" w:rsidR="00710850" w:rsidDel="00FC1B9F" w:rsidRDefault="00710850">
          <w:pPr>
            <w:pStyle w:val="TOC1"/>
            <w:rPr>
              <w:del w:id="1011" w:author="Alondra Vega Pacheco" w:date="2025-09-12T22:18:00Z" w16du:dateUtc="2025-09-13T03:18:00Z"/>
              <w:rFonts w:asciiTheme="minorHAnsi" w:eastAsiaTheme="minorEastAsia" w:hAnsiTheme="minorHAnsi" w:cstheme="minorBidi"/>
              <w:b w:val="0"/>
              <w:kern w:val="2"/>
              <w:szCs w:val="24"/>
              <w14:ligatures w14:val="standardContextual"/>
            </w:rPr>
          </w:pPr>
          <w:del w:id="1012" w:author="Alondra Vega Pacheco" w:date="2025-09-12T22:18:00Z" w16du:dateUtc="2025-09-13T03:18:00Z">
            <w:r w:rsidRPr="00FC1B9F" w:rsidDel="00FC1B9F">
              <w:rPr>
                <w:rPrChange w:id="1013" w:author="Alondra Vega Pacheco" w:date="2025-09-12T22:18:00Z" w16du:dateUtc="2025-09-13T03:18:00Z">
                  <w:rPr>
                    <w:rStyle w:val="Hyperlink"/>
                    <w:b w:val="0"/>
                    <w:i/>
                    <w:iCs/>
                  </w:rPr>
                </w:rPrChange>
              </w:rPr>
              <w:delText>9.</w:delText>
            </w:r>
            <w:r w:rsidDel="00FC1B9F">
              <w:rPr>
                <w:rFonts w:asciiTheme="minorHAnsi" w:eastAsiaTheme="minorEastAsia" w:hAnsiTheme="minorHAnsi" w:cstheme="minorBidi"/>
                <w:b w:val="0"/>
                <w:kern w:val="2"/>
                <w:szCs w:val="24"/>
                <w14:ligatures w14:val="standardContextual"/>
              </w:rPr>
              <w:tab/>
            </w:r>
            <w:r w:rsidRPr="00FC1B9F" w:rsidDel="00FC1B9F">
              <w:rPr>
                <w:rPrChange w:id="1014" w:author="Alondra Vega Pacheco" w:date="2025-09-12T22:18:00Z" w16du:dateUtc="2025-09-13T03:18:00Z">
                  <w:rPr>
                    <w:rStyle w:val="Hyperlink"/>
                    <w:b w:val="0"/>
                  </w:rPr>
                </w:rPrChange>
              </w:rPr>
              <w:delText xml:space="preserve">Risk &amp; Mitigation- </w:delText>
            </w:r>
            <w:r w:rsidRPr="00FC1B9F" w:rsidDel="00FC1B9F">
              <w:rPr>
                <w:rPrChange w:id="1015" w:author="Alondra Vega Pacheco" w:date="2025-09-12T22:18:00Z" w16du:dateUtc="2025-09-13T03:18:00Z">
                  <w:rPr>
                    <w:rStyle w:val="Hyperlink"/>
                    <w:b w:val="0"/>
                    <w:i/>
                    <w:iCs/>
                  </w:rPr>
                </w:rPrChange>
              </w:rPr>
              <w:delText>(updated in v4.0)</w:delText>
            </w:r>
            <w:r w:rsidDel="00FC1B9F">
              <w:rPr>
                <w:webHidden/>
              </w:rPr>
              <w:tab/>
            </w:r>
            <w:r w:rsidR="003B3F28" w:rsidDel="00FC1B9F">
              <w:rPr>
                <w:webHidden/>
              </w:rPr>
              <w:delText>41</w:delText>
            </w:r>
          </w:del>
        </w:p>
        <w:p w14:paraId="6FEC5507" w14:textId="71C3ADCF" w:rsidR="00710850" w:rsidDel="00FC1B9F" w:rsidRDefault="00710850">
          <w:pPr>
            <w:pStyle w:val="TOC2"/>
            <w:tabs>
              <w:tab w:val="left" w:pos="960"/>
            </w:tabs>
            <w:rPr>
              <w:del w:id="1016"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017" w:author="Alondra Vega Pacheco" w:date="2025-09-12T22:18:00Z" w16du:dateUtc="2025-09-13T03:18:00Z">
            <w:r w:rsidRPr="00FC1B9F" w:rsidDel="00FC1B9F">
              <w:rPr>
                <w:rPrChange w:id="1018" w:author="Alondra Vega Pacheco" w:date="2025-09-12T22:18:00Z" w16du:dateUtc="2025-09-13T03:18:00Z">
                  <w:rPr>
                    <w:rStyle w:val="Hyperlink"/>
                    <w:i/>
                    <w:iCs/>
                    <w:noProof/>
                  </w:rPr>
                </w:rPrChange>
              </w:rPr>
              <w:delText>9.1</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019" w:author="Alondra Vega Pacheco" w:date="2025-09-12T22:18:00Z" w16du:dateUtc="2025-09-13T03:18:00Z">
                  <w:rPr>
                    <w:rStyle w:val="Hyperlink"/>
                    <w:noProof/>
                  </w:rPr>
                </w:rPrChange>
              </w:rPr>
              <w:delText xml:space="preserve">Risk Probability Matrix - </w:delText>
            </w:r>
            <w:r w:rsidRPr="00FC1B9F" w:rsidDel="00FC1B9F">
              <w:rPr>
                <w:rPrChange w:id="1020" w:author="Alondra Vega Pacheco" w:date="2025-09-12T22:18:00Z" w16du:dateUtc="2025-09-13T03:18:00Z">
                  <w:rPr>
                    <w:rStyle w:val="Hyperlink"/>
                    <w:i/>
                    <w:iCs/>
                    <w:noProof/>
                  </w:rPr>
                </w:rPrChange>
              </w:rPr>
              <w:delText>(inherited from v3.0)</w:delText>
            </w:r>
            <w:r w:rsidDel="00FC1B9F">
              <w:rPr>
                <w:noProof/>
                <w:webHidden/>
              </w:rPr>
              <w:tab/>
            </w:r>
            <w:r w:rsidR="003B3F28" w:rsidDel="00FC1B9F">
              <w:rPr>
                <w:noProof/>
                <w:webHidden/>
              </w:rPr>
              <w:delText>41</w:delText>
            </w:r>
          </w:del>
        </w:p>
        <w:p w14:paraId="5886E08F" w14:textId="71F6ABBE" w:rsidR="00710850" w:rsidDel="00FC1B9F" w:rsidRDefault="00710850">
          <w:pPr>
            <w:pStyle w:val="TOC2"/>
            <w:tabs>
              <w:tab w:val="left" w:pos="960"/>
            </w:tabs>
            <w:rPr>
              <w:del w:id="1021"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022" w:author="Alondra Vega Pacheco" w:date="2025-09-12T22:18:00Z" w16du:dateUtc="2025-09-13T03:18:00Z">
            <w:r w:rsidRPr="00FC1B9F" w:rsidDel="00FC1B9F">
              <w:rPr>
                <w:rPrChange w:id="1023" w:author="Alondra Vega Pacheco" w:date="2025-09-12T22:18:00Z" w16du:dateUtc="2025-09-13T03:18:00Z">
                  <w:rPr>
                    <w:rStyle w:val="Hyperlink"/>
                    <w:i/>
                    <w:iCs/>
                    <w:noProof/>
                  </w:rPr>
                </w:rPrChange>
              </w:rPr>
              <w:delText>9.2</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024" w:author="Alondra Vega Pacheco" w:date="2025-09-12T22:18:00Z" w16du:dateUtc="2025-09-13T03:18:00Z">
                  <w:rPr>
                    <w:rStyle w:val="Hyperlink"/>
                    <w:noProof/>
                  </w:rPr>
                </w:rPrChange>
              </w:rPr>
              <w:delText xml:space="preserve">Risk Identification, Probability, and Mitigation- </w:delText>
            </w:r>
            <w:r w:rsidRPr="00FC1B9F" w:rsidDel="00FC1B9F">
              <w:rPr>
                <w:rPrChange w:id="1025"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42</w:delText>
            </w:r>
          </w:del>
        </w:p>
        <w:p w14:paraId="4961A0E5" w14:textId="5984477F" w:rsidR="00710850" w:rsidDel="00FC1B9F" w:rsidRDefault="00710850">
          <w:pPr>
            <w:pStyle w:val="TOC1"/>
            <w:rPr>
              <w:del w:id="1026" w:author="Alondra Vega Pacheco" w:date="2025-09-12T22:18:00Z" w16du:dateUtc="2025-09-13T03:18:00Z"/>
              <w:rFonts w:asciiTheme="minorHAnsi" w:eastAsiaTheme="minorEastAsia" w:hAnsiTheme="minorHAnsi" w:cstheme="minorBidi"/>
              <w:b w:val="0"/>
              <w:kern w:val="2"/>
              <w:szCs w:val="24"/>
              <w14:ligatures w14:val="standardContextual"/>
            </w:rPr>
          </w:pPr>
          <w:del w:id="1027" w:author="Alondra Vega Pacheco" w:date="2025-09-12T22:18:00Z" w16du:dateUtc="2025-09-13T03:18:00Z">
            <w:r w:rsidRPr="00FC1B9F" w:rsidDel="00FC1B9F">
              <w:rPr>
                <w:rPrChange w:id="1028" w:author="Alondra Vega Pacheco" w:date="2025-09-12T22:18:00Z" w16du:dateUtc="2025-09-13T03:18:00Z">
                  <w:rPr>
                    <w:rStyle w:val="Hyperlink"/>
                    <w:b w:val="0"/>
                    <w:i/>
                    <w:iCs/>
                  </w:rPr>
                </w:rPrChange>
              </w:rPr>
              <w:delText>10.</w:delText>
            </w:r>
            <w:r w:rsidDel="00FC1B9F">
              <w:rPr>
                <w:rFonts w:asciiTheme="minorHAnsi" w:eastAsiaTheme="minorEastAsia" w:hAnsiTheme="minorHAnsi" w:cstheme="minorBidi"/>
                <w:b w:val="0"/>
                <w:kern w:val="2"/>
                <w:szCs w:val="24"/>
                <w14:ligatures w14:val="standardContextual"/>
              </w:rPr>
              <w:tab/>
            </w:r>
            <w:r w:rsidRPr="00FC1B9F" w:rsidDel="00FC1B9F">
              <w:rPr>
                <w:rPrChange w:id="1029" w:author="Alondra Vega Pacheco" w:date="2025-09-12T22:18:00Z" w16du:dateUtc="2025-09-13T03:18:00Z">
                  <w:rPr>
                    <w:rStyle w:val="Hyperlink"/>
                    <w:b w:val="0"/>
                  </w:rPr>
                </w:rPrChange>
              </w:rPr>
              <w:delText>Budget Estimate-</w:delText>
            </w:r>
            <w:r w:rsidRPr="00FC1B9F" w:rsidDel="00FC1B9F">
              <w:rPr>
                <w:rPrChange w:id="1030" w:author="Alondra Vega Pacheco" w:date="2025-09-12T22:18:00Z" w16du:dateUtc="2025-09-13T03:18:00Z">
                  <w:rPr>
                    <w:rStyle w:val="Hyperlink"/>
                    <w:b w:val="0"/>
                    <w:i/>
                    <w:iCs/>
                  </w:rPr>
                </w:rPrChange>
              </w:rPr>
              <w:delText>(updated in v4.0)</w:delText>
            </w:r>
            <w:r w:rsidDel="00FC1B9F">
              <w:rPr>
                <w:webHidden/>
              </w:rPr>
              <w:tab/>
            </w:r>
            <w:r w:rsidR="003B3F28" w:rsidDel="00FC1B9F">
              <w:rPr>
                <w:webHidden/>
              </w:rPr>
              <w:delText>44</w:delText>
            </w:r>
          </w:del>
        </w:p>
        <w:p w14:paraId="41664DF4" w14:textId="636355E5" w:rsidR="00710850" w:rsidDel="00FC1B9F" w:rsidRDefault="00710850">
          <w:pPr>
            <w:pStyle w:val="TOC2"/>
            <w:tabs>
              <w:tab w:val="left" w:pos="960"/>
            </w:tabs>
            <w:rPr>
              <w:del w:id="1031"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032" w:author="Alondra Vega Pacheco" w:date="2025-09-12T22:18:00Z" w16du:dateUtc="2025-09-13T03:18:00Z">
            <w:r w:rsidRPr="00FC1B9F" w:rsidDel="00FC1B9F">
              <w:rPr>
                <w:rPrChange w:id="1033" w:author="Alondra Vega Pacheco" w:date="2025-09-12T22:18:00Z" w16du:dateUtc="2025-09-13T03:18:00Z">
                  <w:rPr>
                    <w:rStyle w:val="Hyperlink"/>
                    <w:i/>
                    <w:iCs/>
                    <w:noProof/>
                  </w:rPr>
                </w:rPrChange>
              </w:rPr>
              <w:delText>10.1</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034" w:author="Alondra Vega Pacheco" w:date="2025-09-12T22:18:00Z" w16du:dateUtc="2025-09-13T03:18:00Z">
                  <w:rPr>
                    <w:rStyle w:val="Hyperlink"/>
                    <w:noProof/>
                  </w:rPr>
                </w:rPrChange>
              </w:rPr>
              <w:delText xml:space="preserve">Labor Cost- </w:delText>
            </w:r>
            <w:r w:rsidRPr="00FC1B9F" w:rsidDel="00FC1B9F">
              <w:rPr>
                <w:rPrChange w:id="1035"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44</w:delText>
            </w:r>
          </w:del>
        </w:p>
        <w:p w14:paraId="0CC95E8A" w14:textId="49BA6FDC" w:rsidR="00710850" w:rsidDel="00FC1B9F" w:rsidRDefault="00710850">
          <w:pPr>
            <w:pStyle w:val="TOC3"/>
            <w:rPr>
              <w:del w:id="1036" w:author="Alondra Vega Pacheco" w:date="2025-09-12T22:18:00Z" w16du:dateUtc="2025-09-13T03:18:00Z"/>
              <w:rFonts w:asciiTheme="minorHAnsi" w:eastAsiaTheme="minorEastAsia" w:hAnsiTheme="minorHAnsi" w:cstheme="minorBidi"/>
              <w:kern w:val="2"/>
              <w:sz w:val="24"/>
              <w:szCs w:val="24"/>
              <w14:ligatures w14:val="standardContextual"/>
            </w:rPr>
          </w:pPr>
          <w:del w:id="1037" w:author="Alondra Vega Pacheco" w:date="2025-09-12T22:18:00Z" w16du:dateUtc="2025-09-13T03:18:00Z">
            <w:r w:rsidDel="00FC1B9F">
              <w:rPr>
                <w:rFonts w:asciiTheme="minorHAnsi" w:eastAsiaTheme="minorEastAsia" w:hAnsiTheme="minorHAnsi" w:cstheme="minorBidi"/>
                <w:kern w:val="2"/>
                <w:sz w:val="24"/>
                <w:szCs w:val="24"/>
                <w14:ligatures w14:val="standardContextual"/>
              </w:rPr>
              <w:tab/>
            </w:r>
            <w:r w:rsidRPr="00FC1B9F" w:rsidDel="00FC1B9F">
              <w:rPr>
                <w:rPrChange w:id="1038" w:author="Alondra Vega Pacheco" w:date="2025-09-12T22:18:00Z" w16du:dateUtc="2025-09-13T03:18:00Z">
                  <w:rPr>
                    <w:rStyle w:val="Hyperlink"/>
                  </w:rPr>
                </w:rPrChange>
              </w:rPr>
              <w:delText xml:space="preserve">Team Labor Cost Breakdown by Milestones- </w:delText>
            </w:r>
            <w:r w:rsidRPr="00FC1B9F" w:rsidDel="00FC1B9F">
              <w:rPr>
                <w:rPrChange w:id="1039" w:author="Alondra Vega Pacheco" w:date="2025-09-12T22:18:00Z" w16du:dateUtc="2025-09-13T03:18:00Z">
                  <w:rPr>
                    <w:rStyle w:val="Hyperlink"/>
                    <w:i/>
                    <w:iCs/>
                  </w:rPr>
                </w:rPrChange>
              </w:rPr>
              <w:delText>(added in v4.0)</w:delText>
            </w:r>
            <w:r w:rsidDel="00FC1B9F">
              <w:rPr>
                <w:webHidden/>
              </w:rPr>
              <w:tab/>
            </w:r>
            <w:r w:rsidR="003B3F28" w:rsidDel="00FC1B9F">
              <w:rPr>
                <w:webHidden/>
              </w:rPr>
              <w:delText>44</w:delText>
            </w:r>
          </w:del>
        </w:p>
        <w:p w14:paraId="243C7FE5" w14:textId="498551D9" w:rsidR="00710850" w:rsidDel="00FC1B9F" w:rsidRDefault="00710850">
          <w:pPr>
            <w:pStyle w:val="TOC3"/>
            <w:rPr>
              <w:del w:id="1040" w:author="Alondra Vega Pacheco" w:date="2025-09-12T22:18:00Z" w16du:dateUtc="2025-09-13T03:18:00Z"/>
              <w:rFonts w:asciiTheme="minorHAnsi" w:eastAsiaTheme="minorEastAsia" w:hAnsiTheme="minorHAnsi" w:cstheme="minorBidi"/>
              <w:kern w:val="2"/>
              <w:sz w:val="24"/>
              <w:szCs w:val="24"/>
              <w14:ligatures w14:val="standardContextual"/>
            </w:rPr>
          </w:pPr>
          <w:del w:id="1041" w:author="Alondra Vega Pacheco" w:date="2025-09-12T22:18:00Z" w16du:dateUtc="2025-09-13T03:18:00Z">
            <w:r w:rsidRPr="00FC1B9F" w:rsidDel="00FC1B9F">
              <w:rPr>
                <w:rPrChange w:id="1042" w:author="Alondra Vega Pacheco" w:date="2025-09-12T22:18:00Z" w16du:dateUtc="2025-09-13T03:18:00Z">
                  <w:rPr>
                    <w:rStyle w:val="Hyperlink"/>
                  </w:rPr>
                </w:rPrChange>
              </w:rPr>
              <w:delText>10.1.1</w:delText>
            </w:r>
            <w:r w:rsidDel="00FC1B9F">
              <w:rPr>
                <w:webHidden/>
              </w:rPr>
              <w:tab/>
            </w:r>
            <w:r w:rsidR="003B3F28" w:rsidDel="00FC1B9F">
              <w:rPr>
                <w:webHidden/>
              </w:rPr>
              <w:delText>44</w:delText>
            </w:r>
          </w:del>
        </w:p>
        <w:p w14:paraId="40032AAA" w14:textId="4C0AFD71" w:rsidR="00710850" w:rsidDel="00FC1B9F" w:rsidRDefault="00710850">
          <w:pPr>
            <w:pStyle w:val="TOC4"/>
            <w:tabs>
              <w:tab w:val="left" w:pos="1920"/>
            </w:tabs>
            <w:rPr>
              <w:del w:id="1043" w:author="Alondra Vega Pacheco" w:date="2025-09-12T22:18:00Z" w16du:dateUtc="2025-09-13T03:18:00Z"/>
              <w:rFonts w:asciiTheme="minorHAnsi" w:eastAsiaTheme="minorEastAsia" w:hAnsiTheme="minorHAnsi" w:cstheme="minorBidi"/>
              <w:noProof/>
              <w:kern w:val="2"/>
              <w:szCs w:val="24"/>
              <w14:ligatures w14:val="standardContextual"/>
            </w:rPr>
          </w:pPr>
          <w:del w:id="1044" w:author="Alondra Vega Pacheco" w:date="2025-09-12T22:18:00Z" w16du:dateUtc="2025-09-13T03:18:00Z">
            <w:r w:rsidRPr="00FC1B9F" w:rsidDel="00FC1B9F">
              <w:rPr>
                <w:rPrChange w:id="1045" w:author="Alondra Vega Pacheco" w:date="2025-09-12T22:18:00Z" w16du:dateUtc="2025-09-13T03:18:00Z">
                  <w:rPr>
                    <w:rStyle w:val="Hyperlink"/>
                    <w:noProof/>
                  </w:rPr>
                </w:rPrChange>
              </w:rPr>
              <w:delText>10.1.1.1</w:delText>
            </w:r>
            <w:r w:rsidDel="00FC1B9F">
              <w:rPr>
                <w:rFonts w:asciiTheme="minorHAnsi" w:eastAsiaTheme="minorEastAsia" w:hAnsiTheme="minorHAnsi" w:cstheme="minorBidi"/>
                <w:noProof/>
                <w:kern w:val="2"/>
                <w:szCs w:val="24"/>
                <w14:ligatures w14:val="standardContextual"/>
              </w:rPr>
              <w:tab/>
            </w:r>
            <w:r w:rsidRPr="00FC1B9F" w:rsidDel="00FC1B9F">
              <w:rPr>
                <w:rPrChange w:id="1046" w:author="Alondra Vega Pacheco" w:date="2025-09-12T22:18:00Z" w16du:dateUtc="2025-09-13T03:18:00Z">
                  <w:rPr>
                    <w:rStyle w:val="Hyperlink"/>
                    <w:noProof/>
                  </w:rPr>
                </w:rPrChange>
              </w:rPr>
              <w:delText>Milestone 1: Weeks 1-3</w:delText>
            </w:r>
            <w:r w:rsidDel="00FC1B9F">
              <w:rPr>
                <w:noProof/>
                <w:webHidden/>
              </w:rPr>
              <w:tab/>
            </w:r>
            <w:r w:rsidR="003B3F28" w:rsidDel="00FC1B9F">
              <w:rPr>
                <w:noProof/>
                <w:webHidden/>
              </w:rPr>
              <w:delText>44</w:delText>
            </w:r>
          </w:del>
        </w:p>
        <w:p w14:paraId="5488979E" w14:textId="3280A0F4" w:rsidR="00710850" w:rsidDel="00FC1B9F" w:rsidRDefault="00710850">
          <w:pPr>
            <w:pStyle w:val="TOC4"/>
            <w:tabs>
              <w:tab w:val="left" w:pos="1920"/>
            </w:tabs>
            <w:rPr>
              <w:del w:id="1047" w:author="Alondra Vega Pacheco" w:date="2025-09-12T22:18:00Z" w16du:dateUtc="2025-09-13T03:18:00Z"/>
              <w:rFonts w:asciiTheme="minorHAnsi" w:eastAsiaTheme="minorEastAsia" w:hAnsiTheme="minorHAnsi" w:cstheme="minorBidi"/>
              <w:noProof/>
              <w:kern w:val="2"/>
              <w:szCs w:val="24"/>
              <w14:ligatures w14:val="standardContextual"/>
            </w:rPr>
          </w:pPr>
          <w:del w:id="1048" w:author="Alondra Vega Pacheco" w:date="2025-09-12T22:18:00Z" w16du:dateUtc="2025-09-13T03:18:00Z">
            <w:r w:rsidRPr="00FC1B9F" w:rsidDel="00FC1B9F">
              <w:rPr>
                <w:rPrChange w:id="1049" w:author="Alondra Vega Pacheco" w:date="2025-09-12T22:18:00Z" w16du:dateUtc="2025-09-13T03:18:00Z">
                  <w:rPr>
                    <w:rStyle w:val="Hyperlink"/>
                    <w:noProof/>
                  </w:rPr>
                </w:rPrChange>
              </w:rPr>
              <w:delText>10.1.1.2</w:delText>
            </w:r>
            <w:r w:rsidDel="00FC1B9F">
              <w:rPr>
                <w:rFonts w:asciiTheme="minorHAnsi" w:eastAsiaTheme="minorEastAsia" w:hAnsiTheme="minorHAnsi" w:cstheme="minorBidi"/>
                <w:noProof/>
                <w:kern w:val="2"/>
                <w:szCs w:val="24"/>
                <w14:ligatures w14:val="standardContextual"/>
              </w:rPr>
              <w:tab/>
            </w:r>
            <w:r w:rsidRPr="00FC1B9F" w:rsidDel="00FC1B9F">
              <w:rPr>
                <w:rPrChange w:id="1050" w:author="Alondra Vega Pacheco" w:date="2025-09-12T22:18:00Z" w16du:dateUtc="2025-09-13T03:18:00Z">
                  <w:rPr>
                    <w:rStyle w:val="Hyperlink"/>
                    <w:noProof/>
                  </w:rPr>
                </w:rPrChange>
              </w:rPr>
              <w:delText>Milestone 2: Weeks 4-6</w:delText>
            </w:r>
            <w:r w:rsidDel="00FC1B9F">
              <w:rPr>
                <w:noProof/>
                <w:webHidden/>
              </w:rPr>
              <w:tab/>
            </w:r>
            <w:r w:rsidR="003B3F28" w:rsidDel="00FC1B9F">
              <w:rPr>
                <w:noProof/>
                <w:webHidden/>
              </w:rPr>
              <w:delText>44</w:delText>
            </w:r>
          </w:del>
        </w:p>
        <w:p w14:paraId="172D7CC4" w14:textId="7836B811" w:rsidR="00710850" w:rsidDel="00FC1B9F" w:rsidRDefault="00710850">
          <w:pPr>
            <w:pStyle w:val="TOC4"/>
            <w:tabs>
              <w:tab w:val="left" w:pos="1920"/>
            </w:tabs>
            <w:rPr>
              <w:del w:id="1051" w:author="Alondra Vega Pacheco" w:date="2025-09-12T22:18:00Z" w16du:dateUtc="2025-09-13T03:18:00Z"/>
              <w:rFonts w:asciiTheme="minorHAnsi" w:eastAsiaTheme="minorEastAsia" w:hAnsiTheme="minorHAnsi" w:cstheme="minorBidi"/>
              <w:noProof/>
              <w:kern w:val="2"/>
              <w:szCs w:val="24"/>
              <w14:ligatures w14:val="standardContextual"/>
            </w:rPr>
          </w:pPr>
          <w:del w:id="1052" w:author="Alondra Vega Pacheco" w:date="2025-09-12T22:18:00Z" w16du:dateUtc="2025-09-13T03:18:00Z">
            <w:r w:rsidRPr="00FC1B9F" w:rsidDel="00FC1B9F">
              <w:rPr>
                <w:rPrChange w:id="1053" w:author="Alondra Vega Pacheco" w:date="2025-09-12T22:18:00Z" w16du:dateUtc="2025-09-13T03:18:00Z">
                  <w:rPr>
                    <w:rStyle w:val="Hyperlink"/>
                    <w:noProof/>
                  </w:rPr>
                </w:rPrChange>
              </w:rPr>
              <w:delText>10.1.1.3</w:delText>
            </w:r>
            <w:r w:rsidDel="00FC1B9F">
              <w:rPr>
                <w:rFonts w:asciiTheme="minorHAnsi" w:eastAsiaTheme="minorEastAsia" w:hAnsiTheme="minorHAnsi" w:cstheme="minorBidi"/>
                <w:noProof/>
                <w:kern w:val="2"/>
                <w:szCs w:val="24"/>
                <w14:ligatures w14:val="standardContextual"/>
              </w:rPr>
              <w:tab/>
            </w:r>
            <w:r w:rsidRPr="00FC1B9F" w:rsidDel="00FC1B9F">
              <w:rPr>
                <w:rPrChange w:id="1054" w:author="Alondra Vega Pacheco" w:date="2025-09-12T22:18:00Z" w16du:dateUtc="2025-09-13T03:18:00Z">
                  <w:rPr>
                    <w:rStyle w:val="Hyperlink"/>
                    <w:noProof/>
                  </w:rPr>
                </w:rPrChange>
              </w:rPr>
              <w:delText>Milestone 3: Weeks 7-9</w:delText>
            </w:r>
            <w:r w:rsidDel="00FC1B9F">
              <w:rPr>
                <w:noProof/>
                <w:webHidden/>
              </w:rPr>
              <w:tab/>
            </w:r>
            <w:r w:rsidR="003B3F28" w:rsidDel="00FC1B9F">
              <w:rPr>
                <w:noProof/>
                <w:webHidden/>
              </w:rPr>
              <w:delText>45</w:delText>
            </w:r>
          </w:del>
        </w:p>
        <w:p w14:paraId="4718220D" w14:textId="77215774" w:rsidR="00710850" w:rsidDel="00FC1B9F" w:rsidRDefault="00710850">
          <w:pPr>
            <w:pStyle w:val="TOC4"/>
            <w:tabs>
              <w:tab w:val="left" w:pos="1920"/>
            </w:tabs>
            <w:rPr>
              <w:del w:id="1055" w:author="Alondra Vega Pacheco" w:date="2025-09-12T22:18:00Z" w16du:dateUtc="2025-09-13T03:18:00Z"/>
              <w:rFonts w:asciiTheme="minorHAnsi" w:eastAsiaTheme="minorEastAsia" w:hAnsiTheme="minorHAnsi" w:cstheme="minorBidi"/>
              <w:noProof/>
              <w:kern w:val="2"/>
              <w:szCs w:val="24"/>
              <w14:ligatures w14:val="standardContextual"/>
            </w:rPr>
          </w:pPr>
          <w:del w:id="1056" w:author="Alondra Vega Pacheco" w:date="2025-09-12T22:18:00Z" w16du:dateUtc="2025-09-13T03:18:00Z">
            <w:r w:rsidRPr="00FC1B9F" w:rsidDel="00FC1B9F">
              <w:rPr>
                <w:rPrChange w:id="1057" w:author="Alondra Vega Pacheco" w:date="2025-09-12T22:18:00Z" w16du:dateUtc="2025-09-13T03:18:00Z">
                  <w:rPr>
                    <w:rStyle w:val="Hyperlink"/>
                    <w:noProof/>
                  </w:rPr>
                </w:rPrChange>
              </w:rPr>
              <w:delText>10.1.1.4</w:delText>
            </w:r>
            <w:r w:rsidDel="00FC1B9F">
              <w:rPr>
                <w:rFonts w:asciiTheme="minorHAnsi" w:eastAsiaTheme="minorEastAsia" w:hAnsiTheme="minorHAnsi" w:cstheme="minorBidi"/>
                <w:noProof/>
                <w:kern w:val="2"/>
                <w:szCs w:val="24"/>
                <w14:ligatures w14:val="standardContextual"/>
              </w:rPr>
              <w:tab/>
            </w:r>
            <w:r w:rsidRPr="00FC1B9F" w:rsidDel="00FC1B9F">
              <w:rPr>
                <w:rPrChange w:id="1058" w:author="Alondra Vega Pacheco" w:date="2025-09-12T22:18:00Z" w16du:dateUtc="2025-09-13T03:18:00Z">
                  <w:rPr>
                    <w:rStyle w:val="Hyperlink"/>
                    <w:noProof/>
                  </w:rPr>
                </w:rPrChange>
              </w:rPr>
              <w:delText>Milestone 4: Weeks 10-12</w:delText>
            </w:r>
            <w:r w:rsidDel="00FC1B9F">
              <w:rPr>
                <w:noProof/>
                <w:webHidden/>
              </w:rPr>
              <w:tab/>
            </w:r>
            <w:r w:rsidR="003B3F28" w:rsidDel="00FC1B9F">
              <w:rPr>
                <w:noProof/>
                <w:webHidden/>
              </w:rPr>
              <w:delText>45</w:delText>
            </w:r>
          </w:del>
        </w:p>
        <w:p w14:paraId="03DF2511" w14:textId="72BE23AC" w:rsidR="00710850" w:rsidDel="00FC1B9F" w:rsidRDefault="00710850">
          <w:pPr>
            <w:pStyle w:val="TOC2"/>
            <w:tabs>
              <w:tab w:val="left" w:pos="960"/>
            </w:tabs>
            <w:rPr>
              <w:del w:id="1059"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060" w:author="Alondra Vega Pacheco" w:date="2025-09-12T22:18:00Z" w16du:dateUtc="2025-09-13T03:18:00Z">
            <w:r w:rsidRPr="00FC1B9F" w:rsidDel="00FC1B9F">
              <w:rPr>
                <w:rPrChange w:id="1061" w:author="Alondra Vega Pacheco" w:date="2025-09-12T22:18:00Z" w16du:dateUtc="2025-09-13T03:18:00Z">
                  <w:rPr>
                    <w:rStyle w:val="Hyperlink"/>
                    <w:i/>
                    <w:iCs/>
                    <w:noProof/>
                  </w:rPr>
                </w:rPrChange>
              </w:rPr>
              <w:delText>10.2</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062" w:author="Alondra Vega Pacheco" w:date="2025-09-12T22:18:00Z" w16du:dateUtc="2025-09-13T03:18:00Z">
                  <w:rPr>
                    <w:rStyle w:val="Hyperlink"/>
                    <w:noProof/>
                  </w:rPr>
                </w:rPrChange>
              </w:rPr>
              <w:delText>Materials Cost-</w:delText>
            </w:r>
            <w:r w:rsidRPr="00FC1B9F" w:rsidDel="00FC1B9F">
              <w:rPr>
                <w:rPrChange w:id="1063" w:author="Alondra Vega Pacheco" w:date="2025-09-12T22:18:00Z" w16du:dateUtc="2025-09-13T03:18:00Z">
                  <w:rPr>
                    <w:rStyle w:val="Hyperlink"/>
                    <w:i/>
                    <w:iCs/>
                    <w:noProof/>
                  </w:rPr>
                </w:rPrChange>
              </w:rPr>
              <w:delText>(inherited from v3.0)</w:delText>
            </w:r>
            <w:r w:rsidDel="00FC1B9F">
              <w:rPr>
                <w:noProof/>
                <w:webHidden/>
              </w:rPr>
              <w:tab/>
            </w:r>
            <w:r w:rsidR="003B3F28" w:rsidDel="00FC1B9F">
              <w:rPr>
                <w:noProof/>
                <w:webHidden/>
              </w:rPr>
              <w:delText>46</w:delText>
            </w:r>
          </w:del>
        </w:p>
        <w:p w14:paraId="229DB693" w14:textId="171A76BB" w:rsidR="00710850" w:rsidDel="00FC1B9F" w:rsidRDefault="00710850">
          <w:pPr>
            <w:pStyle w:val="TOC2"/>
            <w:tabs>
              <w:tab w:val="left" w:pos="960"/>
            </w:tabs>
            <w:rPr>
              <w:del w:id="1064"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065" w:author="Alondra Vega Pacheco" w:date="2025-09-12T22:18:00Z" w16du:dateUtc="2025-09-13T03:18:00Z">
            <w:r w:rsidRPr="00FC1B9F" w:rsidDel="00FC1B9F">
              <w:rPr>
                <w:rPrChange w:id="1066" w:author="Alondra Vega Pacheco" w:date="2025-09-12T22:18:00Z" w16du:dateUtc="2025-09-13T03:18:00Z">
                  <w:rPr>
                    <w:rStyle w:val="Hyperlink"/>
                    <w:i/>
                    <w:iCs/>
                    <w:noProof/>
                  </w:rPr>
                </w:rPrChange>
              </w:rPr>
              <w:delText>10.3</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067" w:author="Alondra Vega Pacheco" w:date="2025-09-12T22:18:00Z" w16du:dateUtc="2025-09-13T03:18:00Z">
                  <w:rPr>
                    <w:rStyle w:val="Hyperlink"/>
                    <w:noProof/>
                  </w:rPr>
                </w:rPrChange>
              </w:rPr>
              <w:delText xml:space="preserve">Infrastructure Cost – </w:delText>
            </w:r>
            <w:r w:rsidRPr="00FC1B9F" w:rsidDel="00FC1B9F">
              <w:rPr>
                <w:rPrChange w:id="1068"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46</w:delText>
            </w:r>
          </w:del>
        </w:p>
        <w:p w14:paraId="1771DE20" w14:textId="0FE26B64" w:rsidR="00710850" w:rsidDel="00FC1B9F" w:rsidRDefault="00710850">
          <w:pPr>
            <w:pStyle w:val="TOC3"/>
            <w:rPr>
              <w:del w:id="1069" w:author="Alondra Vega Pacheco" w:date="2025-09-12T22:18:00Z" w16du:dateUtc="2025-09-13T03:18:00Z"/>
              <w:rFonts w:asciiTheme="minorHAnsi" w:eastAsiaTheme="minorEastAsia" w:hAnsiTheme="minorHAnsi" w:cstheme="minorBidi"/>
              <w:kern w:val="2"/>
              <w:sz w:val="24"/>
              <w:szCs w:val="24"/>
              <w14:ligatures w14:val="standardContextual"/>
            </w:rPr>
          </w:pPr>
          <w:del w:id="1070" w:author="Alondra Vega Pacheco" w:date="2025-09-12T22:18:00Z" w16du:dateUtc="2025-09-13T03:18:00Z">
            <w:r w:rsidRPr="00FC1B9F" w:rsidDel="00FC1B9F">
              <w:rPr>
                <w:rPrChange w:id="1071" w:author="Alondra Vega Pacheco" w:date="2025-09-12T22:18:00Z" w16du:dateUtc="2025-09-13T03:18:00Z">
                  <w:rPr>
                    <w:rStyle w:val="Hyperlink"/>
                    <w:i/>
                  </w:rPr>
                </w:rPrChange>
              </w:rPr>
              <w:delText>10.3.1</w:delText>
            </w:r>
            <w:r w:rsidDel="00FC1B9F">
              <w:rPr>
                <w:rFonts w:asciiTheme="minorHAnsi" w:eastAsiaTheme="minorEastAsia" w:hAnsiTheme="minorHAnsi" w:cstheme="minorBidi"/>
                <w:kern w:val="2"/>
                <w:sz w:val="24"/>
                <w:szCs w:val="24"/>
                <w14:ligatures w14:val="standardContextual"/>
              </w:rPr>
              <w:tab/>
            </w:r>
            <w:r w:rsidRPr="00FC1B9F" w:rsidDel="00FC1B9F">
              <w:rPr>
                <w:rPrChange w:id="1072" w:author="Alondra Vega Pacheco" w:date="2025-09-12T22:18:00Z" w16du:dateUtc="2025-09-13T03:18:00Z">
                  <w:rPr>
                    <w:rStyle w:val="Hyperlink"/>
                  </w:rPr>
                </w:rPrChange>
              </w:rPr>
              <w:delText xml:space="preserve">AWS Core Services – </w:delText>
            </w:r>
            <w:r w:rsidRPr="00FC1B9F" w:rsidDel="00FC1B9F">
              <w:rPr>
                <w:rPrChange w:id="1073" w:author="Alondra Vega Pacheco" w:date="2025-09-12T22:18:00Z" w16du:dateUtc="2025-09-13T03:18:00Z">
                  <w:rPr>
                    <w:rStyle w:val="Hyperlink"/>
                    <w:i/>
                    <w:iCs/>
                  </w:rPr>
                </w:rPrChange>
              </w:rPr>
              <w:delText>(inherited from v3.0)</w:delText>
            </w:r>
            <w:r w:rsidDel="00FC1B9F">
              <w:rPr>
                <w:webHidden/>
              </w:rPr>
              <w:tab/>
            </w:r>
            <w:r w:rsidR="003B3F28" w:rsidDel="00FC1B9F">
              <w:rPr>
                <w:webHidden/>
              </w:rPr>
              <w:delText>49</w:delText>
            </w:r>
          </w:del>
        </w:p>
        <w:p w14:paraId="0663385C" w14:textId="46DFED81" w:rsidR="00710850" w:rsidDel="00FC1B9F" w:rsidRDefault="00710850">
          <w:pPr>
            <w:pStyle w:val="TOC3"/>
            <w:rPr>
              <w:del w:id="1074" w:author="Alondra Vega Pacheco" w:date="2025-09-12T22:18:00Z" w16du:dateUtc="2025-09-13T03:18:00Z"/>
              <w:rFonts w:asciiTheme="minorHAnsi" w:eastAsiaTheme="minorEastAsia" w:hAnsiTheme="minorHAnsi" w:cstheme="minorBidi"/>
              <w:kern w:val="2"/>
              <w:sz w:val="24"/>
              <w:szCs w:val="24"/>
              <w14:ligatures w14:val="standardContextual"/>
            </w:rPr>
          </w:pPr>
          <w:del w:id="1075" w:author="Alondra Vega Pacheco" w:date="2025-09-12T22:18:00Z" w16du:dateUtc="2025-09-13T03:18:00Z">
            <w:r w:rsidRPr="00FC1B9F" w:rsidDel="00FC1B9F">
              <w:rPr>
                <w:rPrChange w:id="1076" w:author="Alondra Vega Pacheco" w:date="2025-09-12T22:18:00Z" w16du:dateUtc="2025-09-13T03:18:00Z">
                  <w:rPr>
                    <w:rStyle w:val="Hyperlink"/>
                    <w:i/>
                    <w:iCs/>
                  </w:rPr>
                </w:rPrChange>
              </w:rPr>
              <w:delText>10.3.2</w:delText>
            </w:r>
            <w:r w:rsidDel="00FC1B9F">
              <w:rPr>
                <w:rFonts w:asciiTheme="minorHAnsi" w:eastAsiaTheme="minorEastAsia" w:hAnsiTheme="minorHAnsi" w:cstheme="minorBidi"/>
                <w:kern w:val="2"/>
                <w:sz w:val="24"/>
                <w:szCs w:val="24"/>
                <w14:ligatures w14:val="standardContextual"/>
              </w:rPr>
              <w:tab/>
            </w:r>
            <w:r w:rsidRPr="00FC1B9F" w:rsidDel="00FC1B9F">
              <w:rPr>
                <w:rPrChange w:id="1077" w:author="Alondra Vega Pacheco" w:date="2025-09-12T22:18:00Z" w16du:dateUtc="2025-09-13T03:18:00Z">
                  <w:rPr>
                    <w:rStyle w:val="Hyperlink"/>
                  </w:rPr>
                </w:rPrChange>
              </w:rPr>
              <w:delText xml:space="preserve">Third-party / One-time Fees- </w:delText>
            </w:r>
            <w:r w:rsidRPr="00FC1B9F" w:rsidDel="00FC1B9F">
              <w:rPr>
                <w:rPrChange w:id="1078" w:author="Alondra Vega Pacheco" w:date="2025-09-12T22:18:00Z" w16du:dateUtc="2025-09-13T03:18:00Z">
                  <w:rPr>
                    <w:rStyle w:val="Hyperlink"/>
                    <w:i/>
                    <w:iCs/>
                  </w:rPr>
                </w:rPrChange>
              </w:rPr>
              <w:delText>(updated in v4.0)</w:delText>
            </w:r>
            <w:r w:rsidDel="00FC1B9F">
              <w:rPr>
                <w:webHidden/>
              </w:rPr>
              <w:tab/>
            </w:r>
            <w:r w:rsidR="003B3F28" w:rsidDel="00FC1B9F">
              <w:rPr>
                <w:webHidden/>
              </w:rPr>
              <w:delText>49</w:delText>
            </w:r>
          </w:del>
        </w:p>
        <w:p w14:paraId="2775E6E2" w14:textId="2D5F897B" w:rsidR="00710850" w:rsidDel="00FC1B9F" w:rsidRDefault="00710850">
          <w:pPr>
            <w:pStyle w:val="TOC3"/>
            <w:rPr>
              <w:del w:id="1079" w:author="Alondra Vega Pacheco" w:date="2025-09-12T22:18:00Z" w16du:dateUtc="2025-09-13T03:18:00Z"/>
              <w:rFonts w:asciiTheme="minorHAnsi" w:eastAsiaTheme="minorEastAsia" w:hAnsiTheme="minorHAnsi" w:cstheme="minorBidi"/>
              <w:kern w:val="2"/>
              <w:sz w:val="24"/>
              <w:szCs w:val="24"/>
              <w14:ligatures w14:val="standardContextual"/>
            </w:rPr>
          </w:pPr>
          <w:del w:id="1080" w:author="Alondra Vega Pacheco" w:date="2025-09-12T22:18:00Z" w16du:dateUtc="2025-09-13T03:18:00Z">
            <w:r w:rsidRPr="00FC1B9F" w:rsidDel="00FC1B9F">
              <w:rPr>
                <w:rPrChange w:id="1081" w:author="Alondra Vega Pacheco" w:date="2025-09-12T22:18:00Z" w16du:dateUtc="2025-09-13T03:18:00Z">
                  <w:rPr>
                    <w:rStyle w:val="Hyperlink"/>
                  </w:rPr>
                </w:rPrChange>
              </w:rPr>
              <w:delText>10.3.3</w:delText>
            </w:r>
            <w:r w:rsidDel="00FC1B9F">
              <w:rPr>
                <w:rFonts w:asciiTheme="minorHAnsi" w:eastAsiaTheme="minorEastAsia" w:hAnsiTheme="minorHAnsi" w:cstheme="minorBidi"/>
                <w:kern w:val="2"/>
                <w:sz w:val="24"/>
                <w:szCs w:val="24"/>
                <w14:ligatures w14:val="standardContextual"/>
              </w:rPr>
              <w:tab/>
            </w:r>
            <w:r w:rsidRPr="00FC1B9F" w:rsidDel="00FC1B9F">
              <w:rPr>
                <w:rPrChange w:id="1082" w:author="Alondra Vega Pacheco" w:date="2025-09-12T22:18:00Z" w16du:dateUtc="2025-09-13T03:18:00Z">
                  <w:rPr>
                    <w:rStyle w:val="Hyperlink"/>
                  </w:rPr>
                </w:rPrChange>
              </w:rPr>
              <w:delText>Total Budget for MVP Phase (13 weeks ≈ 3 months)</w:delText>
            </w:r>
            <w:r w:rsidDel="00FC1B9F">
              <w:rPr>
                <w:webHidden/>
              </w:rPr>
              <w:tab/>
            </w:r>
            <w:r w:rsidR="003B3F28" w:rsidDel="00FC1B9F">
              <w:rPr>
                <w:webHidden/>
              </w:rPr>
              <w:delText>49</w:delText>
            </w:r>
          </w:del>
        </w:p>
        <w:p w14:paraId="71272E30" w14:textId="1FA91EB7" w:rsidR="00710850" w:rsidDel="00FC1B9F" w:rsidRDefault="00710850">
          <w:pPr>
            <w:pStyle w:val="TOC3"/>
            <w:rPr>
              <w:del w:id="1083" w:author="Alondra Vega Pacheco" w:date="2025-09-12T22:18:00Z" w16du:dateUtc="2025-09-13T03:18:00Z"/>
              <w:rFonts w:asciiTheme="minorHAnsi" w:eastAsiaTheme="minorEastAsia" w:hAnsiTheme="minorHAnsi" w:cstheme="minorBidi"/>
              <w:kern w:val="2"/>
              <w:sz w:val="24"/>
              <w:szCs w:val="24"/>
              <w14:ligatures w14:val="standardContextual"/>
            </w:rPr>
          </w:pPr>
          <w:del w:id="1084" w:author="Alondra Vega Pacheco" w:date="2025-09-12T22:18:00Z" w16du:dateUtc="2025-09-13T03:18:00Z">
            <w:r w:rsidRPr="00FC1B9F" w:rsidDel="00FC1B9F">
              <w:rPr>
                <w:rPrChange w:id="1085" w:author="Alondra Vega Pacheco" w:date="2025-09-12T22:18:00Z" w16du:dateUtc="2025-09-13T03:18:00Z">
                  <w:rPr>
                    <w:rStyle w:val="Hyperlink"/>
                    <w:i/>
                  </w:rPr>
                </w:rPrChange>
              </w:rPr>
              <w:delText>10.3.4</w:delText>
            </w:r>
            <w:r w:rsidDel="00FC1B9F">
              <w:rPr>
                <w:rFonts w:asciiTheme="minorHAnsi" w:eastAsiaTheme="minorEastAsia" w:hAnsiTheme="minorHAnsi" w:cstheme="minorBidi"/>
                <w:kern w:val="2"/>
                <w:sz w:val="24"/>
                <w:szCs w:val="24"/>
                <w14:ligatures w14:val="standardContextual"/>
              </w:rPr>
              <w:tab/>
            </w:r>
            <w:r w:rsidRPr="00FC1B9F" w:rsidDel="00FC1B9F">
              <w:rPr>
                <w:rPrChange w:id="1086" w:author="Alondra Vega Pacheco" w:date="2025-09-12T22:18:00Z" w16du:dateUtc="2025-09-13T03:18:00Z">
                  <w:rPr>
                    <w:rStyle w:val="Hyperlink"/>
                  </w:rPr>
                </w:rPrChange>
              </w:rPr>
              <w:delText xml:space="preserve">Cost-Control &amp; Optimization Plan – </w:delText>
            </w:r>
            <w:r w:rsidRPr="00FC1B9F" w:rsidDel="00FC1B9F">
              <w:rPr>
                <w:rPrChange w:id="1087" w:author="Alondra Vega Pacheco" w:date="2025-09-12T22:18:00Z" w16du:dateUtc="2025-09-13T03:18:00Z">
                  <w:rPr>
                    <w:rStyle w:val="Hyperlink"/>
                    <w:i/>
                    <w:iCs/>
                  </w:rPr>
                </w:rPrChange>
              </w:rPr>
              <w:delText>(inherited from v3.0)</w:delText>
            </w:r>
            <w:r w:rsidDel="00FC1B9F">
              <w:rPr>
                <w:webHidden/>
              </w:rPr>
              <w:tab/>
            </w:r>
            <w:r w:rsidR="003B3F28" w:rsidDel="00FC1B9F">
              <w:rPr>
                <w:webHidden/>
              </w:rPr>
              <w:delText>50</w:delText>
            </w:r>
          </w:del>
        </w:p>
        <w:p w14:paraId="0723C939" w14:textId="095FB5BB" w:rsidR="00710850" w:rsidDel="00FC1B9F" w:rsidRDefault="00710850">
          <w:pPr>
            <w:pStyle w:val="TOC3"/>
            <w:rPr>
              <w:del w:id="1088" w:author="Alondra Vega Pacheco" w:date="2025-09-12T22:18:00Z" w16du:dateUtc="2025-09-13T03:18:00Z"/>
              <w:rFonts w:asciiTheme="minorHAnsi" w:eastAsiaTheme="minorEastAsia" w:hAnsiTheme="minorHAnsi" w:cstheme="minorBidi"/>
              <w:kern w:val="2"/>
              <w:sz w:val="24"/>
              <w:szCs w:val="24"/>
              <w14:ligatures w14:val="standardContextual"/>
            </w:rPr>
          </w:pPr>
          <w:del w:id="1089" w:author="Alondra Vega Pacheco" w:date="2025-09-12T22:18:00Z" w16du:dateUtc="2025-09-13T03:18:00Z">
            <w:r w:rsidRPr="00FC1B9F" w:rsidDel="00FC1B9F">
              <w:rPr>
                <w:rPrChange w:id="1090" w:author="Alondra Vega Pacheco" w:date="2025-09-12T22:18:00Z" w16du:dateUtc="2025-09-13T03:18:00Z">
                  <w:rPr>
                    <w:rStyle w:val="Hyperlink"/>
                  </w:rPr>
                </w:rPrChange>
              </w:rPr>
              <w:delText>10.3.5</w:delText>
            </w:r>
            <w:r w:rsidDel="00FC1B9F">
              <w:rPr>
                <w:rFonts w:asciiTheme="minorHAnsi" w:eastAsiaTheme="minorEastAsia" w:hAnsiTheme="minorHAnsi" w:cstheme="minorBidi"/>
                <w:kern w:val="2"/>
                <w:sz w:val="24"/>
                <w:szCs w:val="24"/>
                <w14:ligatures w14:val="standardContextual"/>
              </w:rPr>
              <w:tab/>
            </w:r>
            <w:r w:rsidRPr="00FC1B9F" w:rsidDel="00FC1B9F">
              <w:rPr>
                <w:rPrChange w:id="1091" w:author="Alondra Vega Pacheco" w:date="2025-09-12T22:18:00Z" w16du:dateUtc="2025-09-13T03:18:00Z">
                  <w:rPr>
                    <w:rStyle w:val="Hyperlink"/>
                  </w:rPr>
                </w:rPrChange>
              </w:rPr>
              <w:delText>Alignment to Financial Policies</w:delText>
            </w:r>
            <w:r w:rsidDel="00FC1B9F">
              <w:rPr>
                <w:webHidden/>
              </w:rPr>
              <w:tab/>
            </w:r>
            <w:r w:rsidR="003B3F28" w:rsidDel="00FC1B9F">
              <w:rPr>
                <w:webHidden/>
              </w:rPr>
              <w:delText>50</w:delText>
            </w:r>
          </w:del>
        </w:p>
        <w:p w14:paraId="02EB44D6" w14:textId="39FC562C" w:rsidR="00710850" w:rsidDel="00FC1B9F" w:rsidRDefault="00710850">
          <w:pPr>
            <w:pStyle w:val="TOC3"/>
            <w:rPr>
              <w:del w:id="1092" w:author="Alondra Vega Pacheco" w:date="2025-09-12T22:18:00Z" w16du:dateUtc="2025-09-13T03:18:00Z"/>
              <w:rFonts w:asciiTheme="minorHAnsi" w:eastAsiaTheme="minorEastAsia" w:hAnsiTheme="minorHAnsi" w:cstheme="minorBidi"/>
              <w:kern w:val="2"/>
              <w:sz w:val="24"/>
              <w:szCs w:val="24"/>
              <w14:ligatures w14:val="standardContextual"/>
            </w:rPr>
          </w:pPr>
          <w:del w:id="1093" w:author="Alondra Vega Pacheco" w:date="2025-09-12T22:18:00Z" w16du:dateUtc="2025-09-13T03:18:00Z">
            <w:r w:rsidRPr="00FC1B9F" w:rsidDel="00FC1B9F">
              <w:rPr>
                <w:rPrChange w:id="1094" w:author="Alondra Vega Pacheco" w:date="2025-09-12T22:18:00Z" w16du:dateUtc="2025-09-13T03:18:00Z">
                  <w:rPr>
                    <w:rStyle w:val="Hyperlink"/>
                    <w:i/>
                    <w:iCs/>
                  </w:rPr>
                </w:rPrChange>
              </w:rPr>
              <w:delText>10.3.6</w:delText>
            </w:r>
            <w:r w:rsidDel="00FC1B9F">
              <w:rPr>
                <w:rFonts w:asciiTheme="minorHAnsi" w:eastAsiaTheme="minorEastAsia" w:hAnsiTheme="minorHAnsi" w:cstheme="minorBidi"/>
                <w:kern w:val="2"/>
                <w:sz w:val="24"/>
                <w:szCs w:val="24"/>
                <w14:ligatures w14:val="standardContextual"/>
              </w:rPr>
              <w:tab/>
            </w:r>
            <w:r w:rsidRPr="00FC1B9F" w:rsidDel="00FC1B9F">
              <w:rPr>
                <w:rPrChange w:id="1095" w:author="Alondra Vega Pacheco" w:date="2025-09-12T22:18:00Z" w16du:dateUtc="2025-09-13T03:18:00Z">
                  <w:rPr>
                    <w:rStyle w:val="Hyperlink"/>
                  </w:rPr>
                </w:rPrChange>
              </w:rPr>
              <w:delText xml:space="preserve">Budget Summary for Project Plan- </w:delText>
            </w:r>
            <w:r w:rsidRPr="00FC1B9F" w:rsidDel="00FC1B9F">
              <w:rPr>
                <w:rPrChange w:id="1096" w:author="Alondra Vega Pacheco" w:date="2025-09-12T22:18:00Z" w16du:dateUtc="2025-09-13T03:18:00Z">
                  <w:rPr>
                    <w:rStyle w:val="Hyperlink"/>
                    <w:i/>
                    <w:iCs/>
                  </w:rPr>
                </w:rPrChange>
              </w:rPr>
              <w:delText>(updated in v4.0)</w:delText>
            </w:r>
            <w:r w:rsidDel="00FC1B9F">
              <w:rPr>
                <w:webHidden/>
              </w:rPr>
              <w:tab/>
            </w:r>
            <w:r w:rsidR="003B3F28" w:rsidDel="00FC1B9F">
              <w:rPr>
                <w:webHidden/>
              </w:rPr>
              <w:delText>50</w:delText>
            </w:r>
          </w:del>
        </w:p>
        <w:p w14:paraId="16BC70E7" w14:textId="7006FCD1" w:rsidR="00710850" w:rsidDel="00FC1B9F" w:rsidRDefault="00710850">
          <w:pPr>
            <w:pStyle w:val="TOC2"/>
            <w:tabs>
              <w:tab w:val="left" w:pos="960"/>
            </w:tabs>
            <w:rPr>
              <w:del w:id="1097"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098" w:author="Alondra Vega Pacheco" w:date="2025-09-12T22:18:00Z" w16du:dateUtc="2025-09-13T03:18:00Z">
            <w:r w:rsidRPr="00FC1B9F" w:rsidDel="00FC1B9F">
              <w:rPr>
                <w:rPrChange w:id="1099" w:author="Alondra Vega Pacheco" w:date="2025-09-12T22:18:00Z" w16du:dateUtc="2025-09-13T03:18:00Z">
                  <w:rPr>
                    <w:rStyle w:val="Hyperlink"/>
                    <w:i/>
                    <w:iCs/>
                    <w:noProof/>
                  </w:rPr>
                </w:rPrChange>
              </w:rPr>
              <w:delText>10.4</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100" w:author="Alondra Vega Pacheco" w:date="2025-09-12T22:18:00Z" w16du:dateUtc="2025-09-13T03:18:00Z">
                  <w:rPr>
                    <w:rStyle w:val="Hyperlink"/>
                    <w:noProof/>
                  </w:rPr>
                </w:rPrChange>
              </w:rPr>
              <w:delText xml:space="preserve">Risk Buffer – </w:delText>
            </w:r>
            <w:r w:rsidRPr="00FC1B9F" w:rsidDel="00FC1B9F">
              <w:rPr>
                <w:rPrChange w:id="1101" w:author="Alondra Vega Pacheco" w:date="2025-09-12T22:18:00Z" w16du:dateUtc="2025-09-13T03:18:00Z">
                  <w:rPr>
                    <w:rStyle w:val="Hyperlink"/>
                    <w:i/>
                    <w:iCs/>
                    <w:noProof/>
                  </w:rPr>
                </w:rPrChange>
              </w:rPr>
              <w:delText>(added in v4.0)</w:delText>
            </w:r>
            <w:r w:rsidDel="00FC1B9F">
              <w:rPr>
                <w:noProof/>
                <w:webHidden/>
              </w:rPr>
              <w:tab/>
            </w:r>
            <w:r w:rsidR="003B3F28" w:rsidDel="00FC1B9F">
              <w:rPr>
                <w:noProof/>
                <w:webHidden/>
              </w:rPr>
              <w:delText>51</w:delText>
            </w:r>
          </w:del>
        </w:p>
        <w:p w14:paraId="5644195F" w14:textId="66D3B191" w:rsidR="00710850" w:rsidDel="00FC1B9F" w:rsidRDefault="00710850">
          <w:pPr>
            <w:pStyle w:val="TOC1"/>
            <w:rPr>
              <w:del w:id="1102" w:author="Alondra Vega Pacheco" w:date="2025-09-12T22:18:00Z" w16du:dateUtc="2025-09-13T03:18:00Z"/>
              <w:rFonts w:asciiTheme="minorHAnsi" w:eastAsiaTheme="minorEastAsia" w:hAnsiTheme="minorHAnsi" w:cstheme="minorBidi"/>
              <w:b w:val="0"/>
              <w:kern w:val="2"/>
              <w:szCs w:val="24"/>
              <w14:ligatures w14:val="standardContextual"/>
            </w:rPr>
          </w:pPr>
          <w:del w:id="1103" w:author="Alondra Vega Pacheco" w:date="2025-09-12T22:18:00Z" w16du:dateUtc="2025-09-13T03:18:00Z">
            <w:r w:rsidRPr="00FC1B9F" w:rsidDel="00FC1B9F">
              <w:rPr>
                <w:rPrChange w:id="1104" w:author="Alondra Vega Pacheco" w:date="2025-09-12T22:18:00Z" w16du:dateUtc="2025-09-13T03:18:00Z">
                  <w:rPr>
                    <w:rStyle w:val="Hyperlink"/>
                    <w:b w:val="0"/>
                    <w:i/>
                  </w:rPr>
                </w:rPrChange>
              </w:rPr>
              <w:delText>11.</w:delText>
            </w:r>
            <w:r w:rsidDel="00FC1B9F">
              <w:rPr>
                <w:rFonts w:asciiTheme="minorHAnsi" w:eastAsiaTheme="minorEastAsia" w:hAnsiTheme="minorHAnsi" w:cstheme="minorBidi"/>
                <w:b w:val="0"/>
                <w:kern w:val="2"/>
                <w:szCs w:val="24"/>
                <w14:ligatures w14:val="standardContextual"/>
              </w:rPr>
              <w:tab/>
            </w:r>
            <w:r w:rsidRPr="00FC1B9F" w:rsidDel="00FC1B9F">
              <w:rPr>
                <w:rPrChange w:id="1105" w:author="Alondra Vega Pacheco" w:date="2025-09-12T22:18:00Z" w16du:dateUtc="2025-09-13T03:18:00Z">
                  <w:rPr>
                    <w:rStyle w:val="Hyperlink"/>
                    <w:b w:val="0"/>
                  </w:rPr>
                </w:rPrChange>
              </w:rPr>
              <w:delText xml:space="preserve">Roles &amp; Responsibilities – </w:delText>
            </w:r>
            <w:r w:rsidRPr="00FC1B9F" w:rsidDel="00FC1B9F">
              <w:rPr>
                <w:rPrChange w:id="1106" w:author="Alondra Vega Pacheco" w:date="2025-09-12T22:18:00Z" w16du:dateUtc="2025-09-13T03:18:00Z">
                  <w:rPr>
                    <w:rStyle w:val="Hyperlink"/>
                    <w:b w:val="0"/>
                    <w:i/>
                    <w:iCs/>
                  </w:rPr>
                </w:rPrChange>
              </w:rPr>
              <w:delText>(updated in v4.0)</w:delText>
            </w:r>
            <w:r w:rsidDel="00FC1B9F">
              <w:rPr>
                <w:webHidden/>
              </w:rPr>
              <w:tab/>
            </w:r>
            <w:r w:rsidR="003B3F28" w:rsidDel="00FC1B9F">
              <w:rPr>
                <w:webHidden/>
              </w:rPr>
              <w:delText>51</w:delText>
            </w:r>
          </w:del>
        </w:p>
        <w:p w14:paraId="0D8E3EFC" w14:textId="625DCEDB" w:rsidR="00710850" w:rsidDel="00FC1B9F" w:rsidRDefault="00710850">
          <w:pPr>
            <w:pStyle w:val="TOC2"/>
            <w:tabs>
              <w:tab w:val="left" w:pos="960"/>
            </w:tabs>
            <w:rPr>
              <w:del w:id="1107"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108" w:author="Alondra Vega Pacheco" w:date="2025-09-12T22:18:00Z" w16du:dateUtc="2025-09-13T03:18:00Z">
            <w:r w:rsidRPr="00FC1B9F" w:rsidDel="00FC1B9F">
              <w:rPr>
                <w:rPrChange w:id="1109" w:author="Alondra Vega Pacheco" w:date="2025-09-12T22:18:00Z" w16du:dateUtc="2025-09-13T03:18:00Z">
                  <w:rPr>
                    <w:rStyle w:val="Hyperlink"/>
                    <w:noProof/>
                  </w:rPr>
                </w:rPrChange>
              </w:rPr>
              <w:delText>11.1</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110" w:author="Alondra Vega Pacheco" w:date="2025-09-12T22:18:00Z" w16du:dateUtc="2025-09-13T03:18:00Z">
                  <w:rPr>
                    <w:rStyle w:val="Hyperlink"/>
                    <w:noProof/>
                  </w:rPr>
                </w:rPrChange>
              </w:rPr>
              <w:delText>Roles</w:delText>
            </w:r>
            <w:r w:rsidDel="00FC1B9F">
              <w:rPr>
                <w:noProof/>
                <w:webHidden/>
              </w:rPr>
              <w:tab/>
            </w:r>
            <w:r w:rsidR="003B3F28" w:rsidDel="00FC1B9F">
              <w:rPr>
                <w:noProof/>
                <w:webHidden/>
              </w:rPr>
              <w:delText>52</w:delText>
            </w:r>
          </w:del>
        </w:p>
        <w:p w14:paraId="25130B7C" w14:textId="32AA0890" w:rsidR="00710850" w:rsidDel="00FC1B9F" w:rsidRDefault="00710850">
          <w:pPr>
            <w:pStyle w:val="TOC2"/>
            <w:tabs>
              <w:tab w:val="left" w:pos="960"/>
            </w:tabs>
            <w:rPr>
              <w:del w:id="1111"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112" w:author="Alondra Vega Pacheco" w:date="2025-09-12T22:18:00Z" w16du:dateUtc="2025-09-13T03:18:00Z">
            <w:r w:rsidRPr="00FC1B9F" w:rsidDel="00FC1B9F">
              <w:rPr>
                <w:rPrChange w:id="1113" w:author="Alondra Vega Pacheco" w:date="2025-09-12T22:18:00Z" w16du:dateUtc="2025-09-13T03:18:00Z">
                  <w:rPr>
                    <w:rStyle w:val="Hyperlink"/>
                    <w:noProof/>
                    <w:lang w:val="fr-CA"/>
                  </w:rPr>
                </w:rPrChange>
              </w:rPr>
              <w:delText>11.2</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114" w:author="Alondra Vega Pacheco" w:date="2025-09-12T22:18:00Z" w16du:dateUtc="2025-09-13T03:18:00Z">
                  <w:rPr>
                    <w:rStyle w:val="Hyperlink"/>
                    <w:noProof/>
                    <w:lang w:val="fr-CA"/>
                  </w:rPr>
                </w:rPrChange>
              </w:rPr>
              <w:delText>RACI Matrix</w:delText>
            </w:r>
            <w:r w:rsidDel="00FC1B9F">
              <w:rPr>
                <w:noProof/>
                <w:webHidden/>
              </w:rPr>
              <w:tab/>
            </w:r>
            <w:r w:rsidR="003B3F28" w:rsidDel="00FC1B9F">
              <w:rPr>
                <w:noProof/>
                <w:webHidden/>
              </w:rPr>
              <w:delText>53</w:delText>
            </w:r>
          </w:del>
        </w:p>
        <w:p w14:paraId="66AC67E4" w14:textId="55C80065" w:rsidR="00710850" w:rsidDel="00FC1B9F" w:rsidRDefault="00710850">
          <w:pPr>
            <w:pStyle w:val="TOC1"/>
            <w:rPr>
              <w:del w:id="1115" w:author="Alondra Vega Pacheco" w:date="2025-09-12T22:18:00Z" w16du:dateUtc="2025-09-13T03:18:00Z"/>
              <w:rFonts w:asciiTheme="minorHAnsi" w:eastAsiaTheme="minorEastAsia" w:hAnsiTheme="minorHAnsi" w:cstheme="minorBidi"/>
              <w:b w:val="0"/>
              <w:kern w:val="2"/>
              <w:szCs w:val="24"/>
              <w14:ligatures w14:val="standardContextual"/>
            </w:rPr>
          </w:pPr>
          <w:del w:id="1116" w:author="Alondra Vega Pacheco" w:date="2025-09-12T22:18:00Z" w16du:dateUtc="2025-09-13T03:18:00Z">
            <w:r w:rsidRPr="00FC1B9F" w:rsidDel="00FC1B9F">
              <w:rPr>
                <w:rPrChange w:id="1117" w:author="Alondra Vega Pacheco" w:date="2025-09-12T22:18:00Z" w16du:dateUtc="2025-09-13T03:18:00Z">
                  <w:rPr>
                    <w:rStyle w:val="Hyperlink"/>
                    <w:b w:val="0"/>
                    <w:i/>
                  </w:rPr>
                </w:rPrChange>
              </w:rPr>
              <w:delText>12.</w:delText>
            </w:r>
            <w:r w:rsidDel="00FC1B9F">
              <w:rPr>
                <w:rFonts w:asciiTheme="minorHAnsi" w:eastAsiaTheme="minorEastAsia" w:hAnsiTheme="minorHAnsi" w:cstheme="minorBidi"/>
                <w:b w:val="0"/>
                <w:kern w:val="2"/>
                <w:szCs w:val="24"/>
                <w14:ligatures w14:val="standardContextual"/>
              </w:rPr>
              <w:tab/>
            </w:r>
            <w:r w:rsidRPr="00FC1B9F" w:rsidDel="00FC1B9F">
              <w:rPr>
                <w:rPrChange w:id="1118" w:author="Alondra Vega Pacheco" w:date="2025-09-12T22:18:00Z" w16du:dateUtc="2025-09-13T03:18:00Z">
                  <w:rPr>
                    <w:rStyle w:val="Hyperlink"/>
                    <w:b w:val="0"/>
                  </w:rPr>
                </w:rPrChange>
              </w:rPr>
              <w:delText xml:space="preserve">Monitoring and Reporting – </w:delText>
            </w:r>
            <w:r w:rsidRPr="00FC1B9F" w:rsidDel="00FC1B9F">
              <w:rPr>
                <w:rPrChange w:id="1119" w:author="Alondra Vega Pacheco" w:date="2025-09-12T22:18:00Z" w16du:dateUtc="2025-09-13T03:18:00Z">
                  <w:rPr>
                    <w:rStyle w:val="Hyperlink"/>
                    <w:b w:val="0"/>
                    <w:i/>
                    <w:iCs/>
                  </w:rPr>
                </w:rPrChange>
              </w:rPr>
              <w:delText>(updated in v4.0)</w:delText>
            </w:r>
            <w:r w:rsidDel="00FC1B9F">
              <w:rPr>
                <w:webHidden/>
              </w:rPr>
              <w:tab/>
            </w:r>
            <w:r w:rsidR="003B3F28" w:rsidDel="00FC1B9F">
              <w:rPr>
                <w:webHidden/>
              </w:rPr>
              <w:delText>55</w:delText>
            </w:r>
          </w:del>
        </w:p>
        <w:p w14:paraId="7F1A797B" w14:textId="154603B9" w:rsidR="00710850" w:rsidDel="00FC1B9F" w:rsidRDefault="00710850">
          <w:pPr>
            <w:pStyle w:val="TOC2"/>
            <w:tabs>
              <w:tab w:val="left" w:pos="960"/>
            </w:tabs>
            <w:rPr>
              <w:del w:id="1120"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121" w:author="Alondra Vega Pacheco" w:date="2025-09-12T22:18:00Z" w16du:dateUtc="2025-09-13T03:18:00Z">
            <w:r w:rsidRPr="00FC1B9F" w:rsidDel="00FC1B9F">
              <w:rPr>
                <w:rPrChange w:id="1122" w:author="Alondra Vega Pacheco" w:date="2025-09-12T22:18:00Z" w16du:dateUtc="2025-09-13T03:18:00Z">
                  <w:rPr>
                    <w:rStyle w:val="Hyperlink"/>
                    <w:noProof/>
                  </w:rPr>
                </w:rPrChange>
              </w:rPr>
              <w:delText>12.1</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123" w:author="Alondra Vega Pacheco" w:date="2025-09-12T22:18:00Z" w16du:dateUtc="2025-09-13T03:18:00Z">
                  <w:rPr>
                    <w:rStyle w:val="Hyperlink"/>
                    <w:noProof/>
                  </w:rPr>
                </w:rPrChange>
              </w:rPr>
              <w:delText>Objectives</w:delText>
            </w:r>
            <w:r w:rsidDel="00FC1B9F">
              <w:rPr>
                <w:noProof/>
                <w:webHidden/>
              </w:rPr>
              <w:tab/>
            </w:r>
            <w:r w:rsidR="003B3F28" w:rsidDel="00FC1B9F">
              <w:rPr>
                <w:noProof/>
                <w:webHidden/>
              </w:rPr>
              <w:delText>55</w:delText>
            </w:r>
          </w:del>
        </w:p>
        <w:p w14:paraId="35B353DA" w14:textId="7E60C86F" w:rsidR="00710850" w:rsidDel="00FC1B9F" w:rsidRDefault="00710850">
          <w:pPr>
            <w:pStyle w:val="TOC2"/>
            <w:tabs>
              <w:tab w:val="left" w:pos="960"/>
            </w:tabs>
            <w:rPr>
              <w:del w:id="1124"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125" w:author="Alondra Vega Pacheco" w:date="2025-09-12T22:18:00Z" w16du:dateUtc="2025-09-13T03:18:00Z">
            <w:r w:rsidRPr="00FC1B9F" w:rsidDel="00FC1B9F">
              <w:rPr>
                <w:rPrChange w:id="1126" w:author="Alondra Vega Pacheco" w:date="2025-09-12T22:18:00Z" w16du:dateUtc="2025-09-13T03:18:00Z">
                  <w:rPr>
                    <w:rStyle w:val="Hyperlink"/>
                    <w:noProof/>
                  </w:rPr>
                </w:rPrChange>
              </w:rPr>
              <w:delText>12.2</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127" w:author="Alondra Vega Pacheco" w:date="2025-09-12T22:18:00Z" w16du:dateUtc="2025-09-13T03:18:00Z">
                  <w:rPr>
                    <w:rStyle w:val="Hyperlink"/>
                    <w:noProof/>
                  </w:rPr>
                </w:rPrChange>
              </w:rPr>
              <w:delText>Intra-Team Monitoring and Reporting</w:delText>
            </w:r>
            <w:r w:rsidDel="00FC1B9F">
              <w:rPr>
                <w:noProof/>
                <w:webHidden/>
              </w:rPr>
              <w:tab/>
            </w:r>
            <w:r w:rsidR="003B3F28" w:rsidDel="00FC1B9F">
              <w:rPr>
                <w:noProof/>
                <w:webHidden/>
              </w:rPr>
              <w:delText>55</w:delText>
            </w:r>
          </w:del>
        </w:p>
        <w:p w14:paraId="3BA4A8E3" w14:textId="3FF99F71" w:rsidR="00710850" w:rsidDel="00FC1B9F" w:rsidRDefault="00710850">
          <w:pPr>
            <w:pStyle w:val="TOC2"/>
            <w:tabs>
              <w:tab w:val="left" w:pos="960"/>
            </w:tabs>
            <w:rPr>
              <w:del w:id="1128"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129" w:author="Alondra Vega Pacheco" w:date="2025-09-12T22:18:00Z" w16du:dateUtc="2025-09-13T03:18:00Z">
            <w:r w:rsidRPr="00FC1B9F" w:rsidDel="00FC1B9F">
              <w:rPr>
                <w:rPrChange w:id="1130" w:author="Alondra Vega Pacheco" w:date="2025-09-12T22:18:00Z" w16du:dateUtc="2025-09-13T03:18:00Z">
                  <w:rPr>
                    <w:rStyle w:val="Hyperlink"/>
                    <w:noProof/>
                  </w:rPr>
                </w:rPrChange>
              </w:rPr>
              <w:delText>12.3</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131" w:author="Alondra Vega Pacheco" w:date="2025-09-12T22:18:00Z" w16du:dateUtc="2025-09-13T03:18:00Z">
                  <w:rPr>
                    <w:rStyle w:val="Hyperlink"/>
                    <w:noProof/>
                  </w:rPr>
                </w:rPrChange>
              </w:rPr>
              <w:delText>Project Communications</w:delText>
            </w:r>
            <w:r w:rsidDel="00FC1B9F">
              <w:rPr>
                <w:noProof/>
                <w:webHidden/>
              </w:rPr>
              <w:tab/>
            </w:r>
            <w:r w:rsidR="003B3F28" w:rsidDel="00FC1B9F">
              <w:rPr>
                <w:noProof/>
                <w:webHidden/>
              </w:rPr>
              <w:delText>56</w:delText>
            </w:r>
          </w:del>
        </w:p>
        <w:p w14:paraId="36EFEC60" w14:textId="767BCAC1" w:rsidR="00710850" w:rsidDel="00FC1B9F" w:rsidRDefault="00710850">
          <w:pPr>
            <w:pStyle w:val="TOC3"/>
            <w:rPr>
              <w:del w:id="1132" w:author="Alondra Vega Pacheco" w:date="2025-09-12T22:18:00Z" w16du:dateUtc="2025-09-13T03:18:00Z"/>
              <w:rFonts w:asciiTheme="minorHAnsi" w:eastAsiaTheme="minorEastAsia" w:hAnsiTheme="minorHAnsi" w:cstheme="minorBidi"/>
              <w:kern w:val="2"/>
              <w:sz w:val="24"/>
              <w:szCs w:val="24"/>
              <w14:ligatures w14:val="standardContextual"/>
            </w:rPr>
          </w:pPr>
          <w:del w:id="1133" w:author="Alondra Vega Pacheco" w:date="2025-09-12T22:18:00Z" w16du:dateUtc="2025-09-13T03:18:00Z">
            <w:r w:rsidRPr="00FC1B9F" w:rsidDel="00FC1B9F">
              <w:rPr>
                <w:rPrChange w:id="1134" w:author="Alondra Vega Pacheco" w:date="2025-09-12T22:18:00Z" w16du:dateUtc="2025-09-13T03:18:00Z">
                  <w:rPr>
                    <w:rStyle w:val="Hyperlink"/>
                  </w:rPr>
                </w:rPrChange>
              </w:rPr>
              <w:delText>12.3.1</w:delText>
            </w:r>
            <w:r w:rsidDel="00FC1B9F">
              <w:rPr>
                <w:rFonts w:asciiTheme="minorHAnsi" w:eastAsiaTheme="minorEastAsia" w:hAnsiTheme="minorHAnsi" w:cstheme="minorBidi"/>
                <w:kern w:val="2"/>
                <w:sz w:val="24"/>
                <w:szCs w:val="24"/>
                <w14:ligatures w14:val="standardContextual"/>
              </w:rPr>
              <w:tab/>
            </w:r>
            <w:r w:rsidRPr="00FC1B9F" w:rsidDel="00FC1B9F">
              <w:rPr>
                <w:rPrChange w:id="1135" w:author="Alondra Vega Pacheco" w:date="2025-09-12T22:18:00Z" w16du:dateUtc="2025-09-13T03:18:00Z">
                  <w:rPr>
                    <w:rStyle w:val="Hyperlink"/>
                  </w:rPr>
                </w:rPrChange>
              </w:rPr>
              <w:delText>Internal Meetings</w:delText>
            </w:r>
            <w:r w:rsidDel="00FC1B9F">
              <w:rPr>
                <w:webHidden/>
              </w:rPr>
              <w:tab/>
            </w:r>
            <w:r w:rsidR="003B3F28" w:rsidDel="00FC1B9F">
              <w:rPr>
                <w:webHidden/>
              </w:rPr>
              <w:delText>56</w:delText>
            </w:r>
          </w:del>
        </w:p>
        <w:p w14:paraId="2D4BE589" w14:textId="4E64D389" w:rsidR="00710850" w:rsidDel="00FC1B9F" w:rsidRDefault="00710850">
          <w:pPr>
            <w:pStyle w:val="TOC3"/>
            <w:rPr>
              <w:del w:id="1136" w:author="Alondra Vega Pacheco" w:date="2025-09-12T22:18:00Z" w16du:dateUtc="2025-09-13T03:18:00Z"/>
              <w:rFonts w:asciiTheme="minorHAnsi" w:eastAsiaTheme="minorEastAsia" w:hAnsiTheme="minorHAnsi" w:cstheme="minorBidi"/>
              <w:kern w:val="2"/>
              <w:sz w:val="24"/>
              <w:szCs w:val="24"/>
              <w14:ligatures w14:val="standardContextual"/>
            </w:rPr>
          </w:pPr>
          <w:del w:id="1137" w:author="Alondra Vega Pacheco" w:date="2025-09-12T22:18:00Z" w16du:dateUtc="2025-09-13T03:18:00Z">
            <w:r w:rsidRPr="00FC1B9F" w:rsidDel="00FC1B9F">
              <w:rPr>
                <w:rPrChange w:id="1138" w:author="Alondra Vega Pacheco" w:date="2025-09-12T22:18:00Z" w16du:dateUtc="2025-09-13T03:18:00Z">
                  <w:rPr>
                    <w:rStyle w:val="Hyperlink"/>
                  </w:rPr>
                </w:rPrChange>
              </w:rPr>
              <w:delText>12.3.2</w:delText>
            </w:r>
            <w:r w:rsidDel="00FC1B9F">
              <w:rPr>
                <w:rFonts w:asciiTheme="minorHAnsi" w:eastAsiaTheme="minorEastAsia" w:hAnsiTheme="minorHAnsi" w:cstheme="minorBidi"/>
                <w:kern w:val="2"/>
                <w:sz w:val="24"/>
                <w:szCs w:val="24"/>
                <w14:ligatures w14:val="standardContextual"/>
              </w:rPr>
              <w:tab/>
            </w:r>
            <w:r w:rsidRPr="00FC1B9F" w:rsidDel="00FC1B9F">
              <w:rPr>
                <w:rPrChange w:id="1139" w:author="Alondra Vega Pacheco" w:date="2025-09-12T22:18:00Z" w16du:dateUtc="2025-09-13T03:18:00Z">
                  <w:rPr>
                    <w:rStyle w:val="Hyperlink"/>
                  </w:rPr>
                </w:rPrChange>
              </w:rPr>
              <w:delText>Internal-External Meetings</w:delText>
            </w:r>
            <w:r w:rsidDel="00FC1B9F">
              <w:rPr>
                <w:webHidden/>
              </w:rPr>
              <w:tab/>
            </w:r>
            <w:r w:rsidR="003B3F28" w:rsidDel="00FC1B9F">
              <w:rPr>
                <w:webHidden/>
              </w:rPr>
              <w:delText>56</w:delText>
            </w:r>
          </w:del>
        </w:p>
        <w:p w14:paraId="53B17742" w14:textId="4593000D" w:rsidR="00710850" w:rsidDel="00FC1B9F" w:rsidRDefault="00710850">
          <w:pPr>
            <w:pStyle w:val="TOC3"/>
            <w:rPr>
              <w:del w:id="1140" w:author="Alondra Vega Pacheco" w:date="2025-09-12T22:18:00Z" w16du:dateUtc="2025-09-13T03:18:00Z"/>
              <w:rFonts w:asciiTheme="minorHAnsi" w:eastAsiaTheme="minorEastAsia" w:hAnsiTheme="minorHAnsi" w:cstheme="minorBidi"/>
              <w:kern w:val="2"/>
              <w:sz w:val="24"/>
              <w:szCs w:val="24"/>
              <w14:ligatures w14:val="standardContextual"/>
            </w:rPr>
          </w:pPr>
          <w:del w:id="1141" w:author="Alondra Vega Pacheco" w:date="2025-09-12T22:18:00Z" w16du:dateUtc="2025-09-13T03:18:00Z">
            <w:r w:rsidRPr="00FC1B9F" w:rsidDel="00FC1B9F">
              <w:rPr>
                <w:rPrChange w:id="1142" w:author="Alondra Vega Pacheco" w:date="2025-09-12T22:18:00Z" w16du:dateUtc="2025-09-13T03:18:00Z">
                  <w:rPr>
                    <w:rStyle w:val="Hyperlink"/>
                  </w:rPr>
                </w:rPrChange>
              </w:rPr>
              <w:delText>12.3.3</w:delText>
            </w:r>
            <w:r w:rsidDel="00FC1B9F">
              <w:rPr>
                <w:rFonts w:asciiTheme="minorHAnsi" w:eastAsiaTheme="minorEastAsia" w:hAnsiTheme="minorHAnsi" w:cstheme="minorBidi"/>
                <w:kern w:val="2"/>
                <w:sz w:val="24"/>
                <w:szCs w:val="24"/>
                <w14:ligatures w14:val="standardContextual"/>
              </w:rPr>
              <w:tab/>
            </w:r>
            <w:r w:rsidRPr="00FC1B9F" w:rsidDel="00FC1B9F">
              <w:rPr>
                <w:rPrChange w:id="1143" w:author="Alondra Vega Pacheco" w:date="2025-09-12T22:18:00Z" w16du:dateUtc="2025-09-13T03:18:00Z">
                  <w:rPr>
                    <w:rStyle w:val="Hyperlink"/>
                  </w:rPr>
                </w:rPrChange>
              </w:rPr>
              <w:delText>Cross-Team Meetings</w:delText>
            </w:r>
            <w:r w:rsidDel="00FC1B9F">
              <w:rPr>
                <w:webHidden/>
              </w:rPr>
              <w:tab/>
            </w:r>
            <w:r w:rsidR="003B3F28" w:rsidDel="00FC1B9F">
              <w:rPr>
                <w:webHidden/>
              </w:rPr>
              <w:delText>56</w:delText>
            </w:r>
          </w:del>
        </w:p>
        <w:p w14:paraId="5A390B8C" w14:textId="62B1C8D0" w:rsidR="00710850" w:rsidDel="00FC1B9F" w:rsidRDefault="00710850">
          <w:pPr>
            <w:pStyle w:val="TOC3"/>
            <w:rPr>
              <w:del w:id="1144" w:author="Alondra Vega Pacheco" w:date="2025-09-12T22:18:00Z" w16du:dateUtc="2025-09-13T03:18:00Z"/>
              <w:rFonts w:asciiTheme="minorHAnsi" w:eastAsiaTheme="minorEastAsia" w:hAnsiTheme="minorHAnsi" w:cstheme="minorBidi"/>
              <w:kern w:val="2"/>
              <w:sz w:val="24"/>
              <w:szCs w:val="24"/>
              <w14:ligatures w14:val="standardContextual"/>
            </w:rPr>
          </w:pPr>
          <w:del w:id="1145" w:author="Alondra Vega Pacheco" w:date="2025-09-12T22:18:00Z" w16du:dateUtc="2025-09-13T03:18:00Z">
            <w:r w:rsidRPr="00FC1B9F" w:rsidDel="00FC1B9F">
              <w:rPr>
                <w:rPrChange w:id="1146" w:author="Alondra Vega Pacheco" w:date="2025-09-12T22:18:00Z" w16du:dateUtc="2025-09-13T03:18:00Z">
                  <w:rPr>
                    <w:rStyle w:val="Hyperlink"/>
                  </w:rPr>
                </w:rPrChange>
              </w:rPr>
              <w:delText>12.3.4</w:delText>
            </w:r>
            <w:r w:rsidDel="00FC1B9F">
              <w:rPr>
                <w:rFonts w:asciiTheme="minorHAnsi" w:eastAsiaTheme="minorEastAsia" w:hAnsiTheme="minorHAnsi" w:cstheme="minorBidi"/>
                <w:kern w:val="2"/>
                <w:sz w:val="24"/>
                <w:szCs w:val="24"/>
                <w14:ligatures w14:val="standardContextual"/>
              </w:rPr>
              <w:tab/>
            </w:r>
            <w:r w:rsidRPr="00FC1B9F" w:rsidDel="00FC1B9F">
              <w:rPr>
                <w:rPrChange w:id="1147" w:author="Alondra Vega Pacheco" w:date="2025-09-12T22:18:00Z" w16du:dateUtc="2025-09-13T03:18:00Z">
                  <w:rPr>
                    <w:rStyle w:val="Hyperlink"/>
                  </w:rPr>
                </w:rPrChange>
              </w:rPr>
              <w:delText>Quality and Risk Reporting</w:delText>
            </w:r>
            <w:r w:rsidDel="00FC1B9F">
              <w:rPr>
                <w:webHidden/>
              </w:rPr>
              <w:tab/>
            </w:r>
            <w:r w:rsidR="003B3F28" w:rsidDel="00FC1B9F">
              <w:rPr>
                <w:webHidden/>
              </w:rPr>
              <w:delText>56</w:delText>
            </w:r>
          </w:del>
        </w:p>
        <w:p w14:paraId="597CDB44" w14:textId="19C00447" w:rsidR="00710850" w:rsidDel="00FC1B9F" w:rsidRDefault="00710850">
          <w:pPr>
            <w:pStyle w:val="TOC2"/>
            <w:tabs>
              <w:tab w:val="left" w:pos="960"/>
            </w:tabs>
            <w:rPr>
              <w:del w:id="1148"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149" w:author="Alondra Vega Pacheco" w:date="2025-09-12T22:18:00Z" w16du:dateUtc="2025-09-13T03:18:00Z">
            <w:r w:rsidRPr="00FC1B9F" w:rsidDel="00FC1B9F">
              <w:rPr>
                <w:rPrChange w:id="1150" w:author="Alondra Vega Pacheco" w:date="2025-09-12T22:18:00Z" w16du:dateUtc="2025-09-13T03:18:00Z">
                  <w:rPr>
                    <w:rStyle w:val="Hyperlink"/>
                    <w:noProof/>
                  </w:rPr>
                </w:rPrChange>
              </w:rPr>
              <w:delText>12.4</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151" w:author="Alondra Vega Pacheco" w:date="2025-09-12T22:18:00Z" w16du:dateUtc="2025-09-13T03:18:00Z">
                  <w:rPr>
                    <w:rStyle w:val="Hyperlink"/>
                    <w:noProof/>
                  </w:rPr>
                </w:rPrChange>
              </w:rPr>
              <w:delText>Quality Plan</w:delText>
            </w:r>
            <w:r w:rsidDel="00FC1B9F">
              <w:rPr>
                <w:noProof/>
                <w:webHidden/>
              </w:rPr>
              <w:tab/>
            </w:r>
            <w:r w:rsidR="003B3F28" w:rsidDel="00FC1B9F">
              <w:rPr>
                <w:noProof/>
                <w:webHidden/>
              </w:rPr>
              <w:delText>56</w:delText>
            </w:r>
          </w:del>
        </w:p>
        <w:p w14:paraId="25F49EA4" w14:textId="0A706427" w:rsidR="00710850" w:rsidDel="00FC1B9F" w:rsidRDefault="00710850">
          <w:pPr>
            <w:pStyle w:val="TOC1"/>
            <w:rPr>
              <w:del w:id="1152" w:author="Alondra Vega Pacheco" w:date="2025-09-12T22:18:00Z" w16du:dateUtc="2025-09-13T03:18:00Z"/>
              <w:rFonts w:asciiTheme="minorHAnsi" w:eastAsiaTheme="minorEastAsia" w:hAnsiTheme="minorHAnsi" w:cstheme="minorBidi"/>
              <w:b w:val="0"/>
              <w:kern w:val="2"/>
              <w:szCs w:val="24"/>
              <w14:ligatures w14:val="standardContextual"/>
            </w:rPr>
          </w:pPr>
          <w:del w:id="1153" w:author="Alondra Vega Pacheco" w:date="2025-09-12T22:18:00Z" w16du:dateUtc="2025-09-13T03:18:00Z">
            <w:r w:rsidRPr="00FC1B9F" w:rsidDel="00FC1B9F">
              <w:rPr>
                <w:rPrChange w:id="1154" w:author="Alondra Vega Pacheco" w:date="2025-09-12T22:18:00Z" w16du:dateUtc="2025-09-13T03:18:00Z">
                  <w:rPr>
                    <w:rStyle w:val="Hyperlink"/>
                    <w:b w:val="0"/>
                    <w:i/>
                  </w:rPr>
                </w:rPrChange>
              </w:rPr>
              <w:delText>13.</w:delText>
            </w:r>
            <w:r w:rsidDel="00FC1B9F">
              <w:rPr>
                <w:rFonts w:asciiTheme="minorHAnsi" w:eastAsiaTheme="minorEastAsia" w:hAnsiTheme="minorHAnsi" w:cstheme="minorBidi"/>
                <w:b w:val="0"/>
                <w:kern w:val="2"/>
                <w:szCs w:val="24"/>
                <w14:ligatures w14:val="standardContextual"/>
              </w:rPr>
              <w:tab/>
            </w:r>
            <w:r w:rsidRPr="00FC1B9F" w:rsidDel="00FC1B9F">
              <w:rPr>
                <w:rPrChange w:id="1155" w:author="Alondra Vega Pacheco" w:date="2025-09-12T22:18:00Z" w16du:dateUtc="2025-09-13T03:18:00Z">
                  <w:rPr>
                    <w:rStyle w:val="Hyperlink"/>
                    <w:b w:val="0"/>
                  </w:rPr>
                </w:rPrChange>
              </w:rPr>
              <w:delText xml:space="preserve">Assumptions - </w:delText>
            </w:r>
            <w:r w:rsidRPr="00FC1B9F" w:rsidDel="00FC1B9F">
              <w:rPr>
                <w:rPrChange w:id="1156" w:author="Alondra Vega Pacheco" w:date="2025-09-12T22:18:00Z" w16du:dateUtc="2025-09-13T03:18:00Z">
                  <w:rPr>
                    <w:rStyle w:val="Hyperlink"/>
                    <w:b w:val="0"/>
                    <w:i/>
                    <w:iCs/>
                  </w:rPr>
                </w:rPrChange>
              </w:rPr>
              <w:delText>(updated in v4.0)</w:delText>
            </w:r>
            <w:r w:rsidDel="00FC1B9F">
              <w:rPr>
                <w:webHidden/>
              </w:rPr>
              <w:tab/>
            </w:r>
            <w:r w:rsidR="003B3F28" w:rsidDel="00FC1B9F">
              <w:rPr>
                <w:webHidden/>
              </w:rPr>
              <w:delText>57</w:delText>
            </w:r>
          </w:del>
        </w:p>
        <w:p w14:paraId="3476B260" w14:textId="600E47C7" w:rsidR="00710850" w:rsidDel="00FC1B9F" w:rsidRDefault="00710850">
          <w:pPr>
            <w:pStyle w:val="TOC1"/>
            <w:rPr>
              <w:del w:id="1157" w:author="Alondra Vega Pacheco" w:date="2025-09-12T22:18:00Z" w16du:dateUtc="2025-09-13T03:18:00Z"/>
              <w:rFonts w:asciiTheme="minorHAnsi" w:eastAsiaTheme="minorEastAsia" w:hAnsiTheme="minorHAnsi" w:cstheme="minorBidi"/>
              <w:b w:val="0"/>
              <w:kern w:val="2"/>
              <w:szCs w:val="24"/>
              <w14:ligatures w14:val="standardContextual"/>
            </w:rPr>
          </w:pPr>
          <w:del w:id="1158" w:author="Alondra Vega Pacheco" w:date="2025-09-12T22:18:00Z" w16du:dateUtc="2025-09-13T03:18:00Z">
            <w:r w:rsidRPr="00FC1B9F" w:rsidDel="00FC1B9F">
              <w:rPr>
                <w:rPrChange w:id="1159" w:author="Alondra Vega Pacheco" w:date="2025-09-12T22:18:00Z" w16du:dateUtc="2025-09-13T03:18:00Z">
                  <w:rPr>
                    <w:rStyle w:val="Hyperlink"/>
                    <w:b w:val="0"/>
                    <w:i/>
                  </w:rPr>
                </w:rPrChange>
              </w:rPr>
              <w:lastRenderedPageBreak/>
              <w:delText>14.</w:delText>
            </w:r>
            <w:r w:rsidDel="00FC1B9F">
              <w:rPr>
                <w:rFonts w:asciiTheme="minorHAnsi" w:eastAsiaTheme="minorEastAsia" w:hAnsiTheme="minorHAnsi" w:cstheme="minorBidi"/>
                <w:b w:val="0"/>
                <w:kern w:val="2"/>
                <w:szCs w:val="24"/>
                <w14:ligatures w14:val="standardContextual"/>
              </w:rPr>
              <w:tab/>
            </w:r>
            <w:r w:rsidRPr="00FC1B9F" w:rsidDel="00FC1B9F">
              <w:rPr>
                <w:rPrChange w:id="1160" w:author="Alondra Vega Pacheco" w:date="2025-09-12T22:18:00Z" w16du:dateUtc="2025-09-13T03:18:00Z">
                  <w:rPr>
                    <w:rStyle w:val="Hyperlink"/>
                    <w:b w:val="0"/>
                  </w:rPr>
                </w:rPrChange>
              </w:rPr>
              <w:delText xml:space="preserve">Constraints - </w:delText>
            </w:r>
            <w:r w:rsidRPr="00FC1B9F" w:rsidDel="00FC1B9F">
              <w:rPr>
                <w:rPrChange w:id="1161" w:author="Alondra Vega Pacheco" w:date="2025-09-12T22:18:00Z" w16du:dateUtc="2025-09-13T03:18:00Z">
                  <w:rPr>
                    <w:rStyle w:val="Hyperlink"/>
                    <w:b w:val="0"/>
                    <w:i/>
                    <w:iCs/>
                  </w:rPr>
                </w:rPrChange>
              </w:rPr>
              <w:delText>(updated in v4.0)</w:delText>
            </w:r>
            <w:r w:rsidDel="00FC1B9F">
              <w:rPr>
                <w:webHidden/>
              </w:rPr>
              <w:tab/>
            </w:r>
            <w:r w:rsidR="003B3F28" w:rsidDel="00FC1B9F">
              <w:rPr>
                <w:webHidden/>
              </w:rPr>
              <w:delText>57</w:delText>
            </w:r>
          </w:del>
        </w:p>
        <w:p w14:paraId="48A5DA93" w14:textId="770BED90" w:rsidR="00710850" w:rsidDel="00FC1B9F" w:rsidRDefault="00710850">
          <w:pPr>
            <w:pStyle w:val="TOC1"/>
            <w:rPr>
              <w:del w:id="1162" w:author="Alondra Vega Pacheco" w:date="2025-09-12T22:18:00Z" w16du:dateUtc="2025-09-13T03:18:00Z"/>
              <w:rFonts w:asciiTheme="minorHAnsi" w:eastAsiaTheme="minorEastAsia" w:hAnsiTheme="minorHAnsi" w:cstheme="minorBidi"/>
              <w:b w:val="0"/>
              <w:kern w:val="2"/>
              <w:szCs w:val="24"/>
              <w14:ligatures w14:val="standardContextual"/>
            </w:rPr>
          </w:pPr>
          <w:del w:id="1163" w:author="Alondra Vega Pacheco" w:date="2025-09-12T22:18:00Z" w16du:dateUtc="2025-09-13T03:18:00Z">
            <w:r w:rsidRPr="00FC1B9F" w:rsidDel="00FC1B9F">
              <w:rPr>
                <w:rPrChange w:id="1164" w:author="Alondra Vega Pacheco" w:date="2025-09-12T22:18:00Z" w16du:dateUtc="2025-09-13T03:18:00Z">
                  <w:rPr>
                    <w:rStyle w:val="Hyperlink"/>
                    <w:b w:val="0"/>
                  </w:rPr>
                </w:rPrChange>
              </w:rPr>
              <w:delText>15.</w:delText>
            </w:r>
            <w:r w:rsidDel="00FC1B9F">
              <w:rPr>
                <w:rFonts w:asciiTheme="minorHAnsi" w:eastAsiaTheme="minorEastAsia" w:hAnsiTheme="minorHAnsi" w:cstheme="minorBidi"/>
                <w:b w:val="0"/>
                <w:kern w:val="2"/>
                <w:szCs w:val="24"/>
                <w14:ligatures w14:val="standardContextual"/>
              </w:rPr>
              <w:tab/>
            </w:r>
            <w:r w:rsidRPr="00FC1B9F" w:rsidDel="00FC1B9F">
              <w:rPr>
                <w:rPrChange w:id="1165" w:author="Alondra Vega Pacheco" w:date="2025-09-12T22:18:00Z" w16du:dateUtc="2025-09-13T03:18:00Z">
                  <w:rPr>
                    <w:rStyle w:val="Hyperlink"/>
                    <w:b w:val="0"/>
                  </w:rPr>
                </w:rPrChange>
              </w:rPr>
              <w:delText xml:space="preserve">Work Breakdown Structure (WBS) </w:delText>
            </w:r>
            <w:r w:rsidRPr="00FC1B9F" w:rsidDel="00FC1B9F">
              <w:rPr>
                <w:rPrChange w:id="1166" w:author="Alondra Vega Pacheco" w:date="2025-09-12T22:18:00Z" w16du:dateUtc="2025-09-13T03:18:00Z">
                  <w:rPr>
                    <w:rStyle w:val="Hyperlink"/>
                    <w:b w:val="0"/>
                    <w:i/>
                    <w:iCs/>
                  </w:rPr>
                </w:rPrChange>
              </w:rPr>
              <w:delText>- (updated in v4.0)</w:delText>
            </w:r>
            <w:r w:rsidDel="00FC1B9F">
              <w:rPr>
                <w:webHidden/>
              </w:rPr>
              <w:tab/>
            </w:r>
            <w:r w:rsidR="003B3F28" w:rsidDel="00FC1B9F">
              <w:rPr>
                <w:webHidden/>
              </w:rPr>
              <w:delText>58</w:delText>
            </w:r>
          </w:del>
        </w:p>
        <w:p w14:paraId="1DBF211B" w14:textId="6FBDC19B" w:rsidR="00710850" w:rsidDel="00FC1B9F" w:rsidRDefault="00710850">
          <w:pPr>
            <w:pStyle w:val="TOC2"/>
            <w:tabs>
              <w:tab w:val="left" w:pos="960"/>
            </w:tabs>
            <w:rPr>
              <w:del w:id="1167"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168" w:author="Alondra Vega Pacheco" w:date="2025-09-12T22:18:00Z" w16du:dateUtc="2025-09-13T03:18:00Z">
            <w:r w:rsidRPr="00FC1B9F" w:rsidDel="00FC1B9F">
              <w:rPr>
                <w:rPrChange w:id="1169" w:author="Alondra Vega Pacheco" w:date="2025-09-12T22:18:00Z" w16du:dateUtc="2025-09-13T03:18:00Z">
                  <w:rPr>
                    <w:rStyle w:val="Hyperlink"/>
                    <w:noProof/>
                  </w:rPr>
                </w:rPrChange>
              </w:rPr>
              <w:delText>15.1</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170" w:author="Alondra Vega Pacheco" w:date="2025-09-12T22:18:00Z" w16du:dateUtc="2025-09-13T03:18:00Z">
                  <w:rPr>
                    <w:rStyle w:val="Hyperlink"/>
                    <w:noProof/>
                  </w:rPr>
                </w:rPrChange>
              </w:rPr>
              <w:delText>Structure</w:delText>
            </w:r>
            <w:r w:rsidDel="00FC1B9F">
              <w:rPr>
                <w:noProof/>
                <w:webHidden/>
              </w:rPr>
              <w:tab/>
            </w:r>
            <w:r w:rsidR="003B3F28" w:rsidDel="00FC1B9F">
              <w:rPr>
                <w:noProof/>
                <w:webHidden/>
              </w:rPr>
              <w:delText>58</w:delText>
            </w:r>
          </w:del>
        </w:p>
        <w:p w14:paraId="4865CB45" w14:textId="1B3685D8" w:rsidR="00710850" w:rsidDel="00FC1B9F" w:rsidRDefault="00710850">
          <w:pPr>
            <w:pStyle w:val="TOC1"/>
            <w:rPr>
              <w:del w:id="1171" w:author="Alondra Vega Pacheco" w:date="2025-09-12T22:18:00Z" w16du:dateUtc="2025-09-13T03:18:00Z"/>
              <w:rFonts w:asciiTheme="minorHAnsi" w:eastAsiaTheme="minorEastAsia" w:hAnsiTheme="minorHAnsi" w:cstheme="minorBidi"/>
              <w:b w:val="0"/>
              <w:kern w:val="2"/>
              <w:szCs w:val="24"/>
              <w14:ligatures w14:val="standardContextual"/>
            </w:rPr>
          </w:pPr>
          <w:del w:id="1172" w:author="Alondra Vega Pacheco" w:date="2025-09-12T22:18:00Z" w16du:dateUtc="2025-09-13T03:18:00Z">
            <w:r w:rsidRPr="00FC1B9F" w:rsidDel="00FC1B9F">
              <w:rPr>
                <w:rPrChange w:id="1173" w:author="Alondra Vega Pacheco" w:date="2025-09-12T22:18:00Z" w16du:dateUtc="2025-09-13T03:18:00Z">
                  <w:rPr>
                    <w:rStyle w:val="Hyperlink"/>
                    <w:b w:val="0"/>
                    <w:i/>
                  </w:rPr>
                </w:rPrChange>
              </w:rPr>
              <w:delText>16.</w:delText>
            </w:r>
            <w:r w:rsidDel="00FC1B9F">
              <w:rPr>
                <w:rFonts w:asciiTheme="minorHAnsi" w:eastAsiaTheme="minorEastAsia" w:hAnsiTheme="minorHAnsi" w:cstheme="minorBidi"/>
                <w:b w:val="0"/>
                <w:kern w:val="2"/>
                <w:szCs w:val="24"/>
                <w14:ligatures w14:val="standardContextual"/>
              </w:rPr>
              <w:tab/>
            </w:r>
            <w:r w:rsidRPr="00FC1B9F" w:rsidDel="00FC1B9F">
              <w:rPr>
                <w:rPrChange w:id="1174" w:author="Alondra Vega Pacheco" w:date="2025-09-12T22:18:00Z" w16du:dateUtc="2025-09-13T03:18:00Z">
                  <w:rPr>
                    <w:rStyle w:val="Hyperlink"/>
                    <w:b w:val="0"/>
                  </w:rPr>
                </w:rPrChange>
              </w:rPr>
              <w:delText xml:space="preserve">Change Management Procedures - </w:delText>
            </w:r>
            <w:r w:rsidRPr="00FC1B9F" w:rsidDel="00FC1B9F">
              <w:rPr>
                <w:rPrChange w:id="1175" w:author="Alondra Vega Pacheco" w:date="2025-09-12T22:18:00Z" w16du:dateUtc="2025-09-13T03:18:00Z">
                  <w:rPr>
                    <w:rStyle w:val="Hyperlink"/>
                    <w:b w:val="0"/>
                    <w:i/>
                    <w:iCs/>
                  </w:rPr>
                </w:rPrChange>
              </w:rPr>
              <w:delText>(updated in v4.0)</w:delText>
            </w:r>
            <w:r w:rsidDel="00FC1B9F">
              <w:rPr>
                <w:webHidden/>
              </w:rPr>
              <w:tab/>
            </w:r>
            <w:r w:rsidR="003B3F28" w:rsidDel="00FC1B9F">
              <w:rPr>
                <w:webHidden/>
              </w:rPr>
              <w:delText>59</w:delText>
            </w:r>
          </w:del>
        </w:p>
        <w:p w14:paraId="0433F455" w14:textId="1384BC87" w:rsidR="00710850" w:rsidDel="00FC1B9F" w:rsidRDefault="00710850">
          <w:pPr>
            <w:pStyle w:val="TOC2"/>
            <w:tabs>
              <w:tab w:val="left" w:pos="960"/>
            </w:tabs>
            <w:rPr>
              <w:del w:id="1176"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177" w:author="Alondra Vega Pacheco" w:date="2025-09-12T22:18:00Z" w16du:dateUtc="2025-09-13T03:18:00Z">
            <w:r w:rsidRPr="00FC1B9F" w:rsidDel="00FC1B9F">
              <w:rPr>
                <w:rPrChange w:id="1178" w:author="Alondra Vega Pacheco" w:date="2025-09-12T22:18:00Z" w16du:dateUtc="2025-09-13T03:18:00Z">
                  <w:rPr>
                    <w:rStyle w:val="Hyperlink"/>
                    <w:i/>
                    <w:noProof/>
                  </w:rPr>
                </w:rPrChange>
              </w:rPr>
              <w:delText>16.1</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179" w:author="Alondra Vega Pacheco" w:date="2025-09-12T22:18:00Z" w16du:dateUtc="2025-09-13T03:18:00Z">
                  <w:rPr>
                    <w:rStyle w:val="Hyperlink"/>
                    <w:noProof/>
                  </w:rPr>
                </w:rPrChange>
              </w:rPr>
              <w:delText xml:space="preserve">Change Control Process - </w:delText>
            </w:r>
            <w:r w:rsidRPr="00FC1B9F" w:rsidDel="00FC1B9F">
              <w:rPr>
                <w:rPrChange w:id="1180"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60</w:delText>
            </w:r>
          </w:del>
        </w:p>
        <w:p w14:paraId="58310152" w14:textId="61D4E5A9" w:rsidR="00710850" w:rsidDel="00FC1B9F" w:rsidRDefault="00710850">
          <w:pPr>
            <w:pStyle w:val="TOC2"/>
            <w:tabs>
              <w:tab w:val="left" w:pos="960"/>
            </w:tabs>
            <w:rPr>
              <w:del w:id="1181"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182" w:author="Alondra Vega Pacheco" w:date="2025-09-12T22:18:00Z" w16du:dateUtc="2025-09-13T03:18:00Z">
            <w:r w:rsidRPr="00FC1B9F" w:rsidDel="00FC1B9F">
              <w:rPr>
                <w:rPrChange w:id="1183" w:author="Alondra Vega Pacheco" w:date="2025-09-12T22:18:00Z" w16du:dateUtc="2025-09-13T03:18:00Z">
                  <w:rPr>
                    <w:rStyle w:val="Hyperlink"/>
                    <w:i/>
                    <w:noProof/>
                  </w:rPr>
                </w:rPrChange>
              </w:rPr>
              <w:delText>16.2</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184" w:author="Alondra Vega Pacheco" w:date="2025-09-12T22:18:00Z" w16du:dateUtc="2025-09-13T03:18:00Z">
                  <w:rPr>
                    <w:rStyle w:val="Hyperlink"/>
                    <w:noProof/>
                  </w:rPr>
                </w:rPrChange>
              </w:rPr>
              <w:delText xml:space="preserve">Change Control Board Roles - </w:delText>
            </w:r>
            <w:r w:rsidRPr="00FC1B9F" w:rsidDel="00FC1B9F">
              <w:rPr>
                <w:rPrChange w:id="1185"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63</w:delText>
            </w:r>
          </w:del>
        </w:p>
        <w:p w14:paraId="6B0C9994" w14:textId="77652147" w:rsidR="00710850" w:rsidDel="00FC1B9F" w:rsidRDefault="00710850">
          <w:pPr>
            <w:pStyle w:val="TOC2"/>
            <w:tabs>
              <w:tab w:val="left" w:pos="960"/>
            </w:tabs>
            <w:rPr>
              <w:del w:id="1186"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187" w:author="Alondra Vega Pacheco" w:date="2025-09-12T22:18:00Z" w16du:dateUtc="2025-09-13T03:18:00Z">
            <w:r w:rsidRPr="00FC1B9F" w:rsidDel="00FC1B9F">
              <w:rPr>
                <w:rPrChange w:id="1188" w:author="Alondra Vega Pacheco" w:date="2025-09-12T22:18:00Z" w16du:dateUtc="2025-09-13T03:18:00Z">
                  <w:rPr>
                    <w:rStyle w:val="Hyperlink"/>
                    <w:i/>
                    <w:noProof/>
                  </w:rPr>
                </w:rPrChange>
              </w:rPr>
              <w:delText>16.3</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189" w:author="Alondra Vega Pacheco" w:date="2025-09-12T22:18:00Z" w16du:dateUtc="2025-09-13T03:18:00Z">
                  <w:rPr>
                    <w:rStyle w:val="Hyperlink"/>
                    <w:noProof/>
                  </w:rPr>
                </w:rPrChange>
              </w:rPr>
              <w:delText xml:space="preserve">Internal Change Requests - </w:delText>
            </w:r>
            <w:r w:rsidRPr="00FC1B9F" w:rsidDel="00FC1B9F">
              <w:rPr>
                <w:rPrChange w:id="1190"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64</w:delText>
            </w:r>
          </w:del>
        </w:p>
        <w:p w14:paraId="5D6CA718" w14:textId="7EF0C27E" w:rsidR="00710850" w:rsidDel="00FC1B9F" w:rsidRDefault="00710850">
          <w:pPr>
            <w:pStyle w:val="TOC2"/>
            <w:tabs>
              <w:tab w:val="left" w:pos="960"/>
            </w:tabs>
            <w:rPr>
              <w:del w:id="1191"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192" w:author="Alondra Vega Pacheco" w:date="2025-09-12T22:18:00Z" w16du:dateUtc="2025-09-13T03:18:00Z">
            <w:r w:rsidRPr="00FC1B9F" w:rsidDel="00FC1B9F">
              <w:rPr>
                <w:rPrChange w:id="1193" w:author="Alondra Vega Pacheco" w:date="2025-09-12T22:18:00Z" w16du:dateUtc="2025-09-13T03:18:00Z">
                  <w:rPr>
                    <w:rStyle w:val="Hyperlink"/>
                    <w:i/>
                    <w:noProof/>
                  </w:rPr>
                </w:rPrChange>
              </w:rPr>
              <w:delText>16.4</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194" w:author="Alondra Vega Pacheco" w:date="2025-09-12T22:18:00Z" w16du:dateUtc="2025-09-13T03:18:00Z">
                  <w:rPr>
                    <w:rStyle w:val="Hyperlink"/>
                    <w:noProof/>
                  </w:rPr>
                </w:rPrChange>
              </w:rPr>
              <w:delText xml:space="preserve">External Change Requests - </w:delText>
            </w:r>
            <w:r w:rsidRPr="00FC1B9F" w:rsidDel="00FC1B9F">
              <w:rPr>
                <w:rPrChange w:id="1195" w:author="Alondra Vega Pacheco" w:date="2025-09-12T22:18:00Z" w16du:dateUtc="2025-09-13T03:18:00Z">
                  <w:rPr>
                    <w:rStyle w:val="Hyperlink"/>
                    <w:i/>
                    <w:iCs/>
                    <w:noProof/>
                  </w:rPr>
                </w:rPrChange>
              </w:rPr>
              <w:delText>(updated in v4.0)</w:delText>
            </w:r>
            <w:r w:rsidDel="00FC1B9F">
              <w:rPr>
                <w:noProof/>
                <w:webHidden/>
              </w:rPr>
              <w:tab/>
            </w:r>
            <w:r w:rsidR="003B3F28" w:rsidDel="00FC1B9F">
              <w:rPr>
                <w:noProof/>
                <w:webHidden/>
              </w:rPr>
              <w:delText>64</w:delText>
            </w:r>
          </w:del>
        </w:p>
        <w:p w14:paraId="2C5325F4" w14:textId="6077F2E3" w:rsidR="00710850" w:rsidDel="00FC1B9F" w:rsidRDefault="00710850">
          <w:pPr>
            <w:pStyle w:val="TOC2"/>
            <w:tabs>
              <w:tab w:val="left" w:pos="960"/>
            </w:tabs>
            <w:rPr>
              <w:del w:id="1196"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197" w:author="Alondra Vega Pacheco" w:date="2025-09-12T22:18:00Z" w16du:dateUtc="2025-09-13T03:18:00Z">
            <w:r w:rsidRPr="00FC1B9F" w:rsidDel="00FC1B9F">
              <w:rPr>
                <w:rPrChange w:id="1198" w:author="Alondra Vega Pacheco" w:date="2025-09-12T22:18:00Z" w16du:dateUtc="2025-09-13T03:18:00Z">
                  <w:rPr>
                    <w:rStyle w:val="Hyperlink"/>
                    <w:i/>
                    <w:noProof/>
                  </w:rPr>
                </w:rPrChange>
              </w:rPr>
              <w:delText>16.5</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199" w:author="Alondra Vega Pacheco" w:date="2025-09-12T22:18:00Z" w16du:dateUtc="2025-09-13T03:18:00Z">
                  <w:rPr>
                    <w:rStyle w:val="Hyperlink"/>
                    <w:noProof/>
                  </w:rPr>
                </w:rPrChange>
              </w:rPr>
              <w:delText xml:space="preserve">UI/UX Wireframe Preview - </w:delText>
            </w:r>
            <w:r w:rsidRPr="00FC1B9F" w:rsidDel="00FC1B9F">
              <w:rPr>
                <w:rPrChange w:id="1200" w:author="Alondra Vega Pacheco" w:date="2025-09-12T22:18:00Z" w16du:dateUtc="2025-09-13T03:18:00Z">
                  <w:rPr>
                    <w:rStyle w:val="Hyperlink"/>
                    <w:i/>
                    <w:iCs/>
                    <w:noProof/>
                  </w:rPr>
                </w:rPrChange>
              </w:rPr>
              <w:delText>(inherited from in v3.0)</w:delText>
            </w:r>
            <w:r w:rsidDel="00FC1B9F">
              <w:rPr>
                <w:noProof/>
                <w:webHidden/>
              </w:rPr>
              <w:tab/>
            </w:r>
            <w:r w:rsidR="003B3F28" w:rsidDel="00FC1B9F">
              <w:rPr>
                <w:noProof/>
                <w:webHidden/>
              </w:rPr>
              <w:delText>64</w:delText>
            </w:r>
          </w:del>
        </w:p>
        <w:p w14:paraId="0CE3BA24" w14:textId="24ADE167" w:rsidR="00710850" w:rsidDel="00FC1B9F" w:rsidRDefault="00710850">
          <w:pPr>
            <w:pStyle w:val="TOC2"/>
            <w:tabs>
              <w:tab w:val="left" w:pos="960"/>
            </w:tabs>
            <w:rPr>
              <w:del w:id="1201"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202" w:author="Alondra Vega Pacheco" w:date="2025-09-12T22:18:00Z" w16du:dateUtc="2025-09-13T03:18:00Z">
            <w:r w:rsidRPr="00FC1B9F" w:rsidDel="00FC1B9F">
              <w:rPr>
                <w:rPrChange w:id="1203" w:author="Alondra Vega Pacheco" w:date="2025-09-12T22:18:00Z" w16du:dateUtc="2025-09-13T03:18:00Z">
                  <w:rPr>
                    <w:rStyle w:val="Hyperlink"/>
                    <w:i/>
                    <w:iCs/>
                    <w:noProof/>
                  </w:rPr>
                </w:rPrChange>
              </w:rPr>
              <w:delText>16.6</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204" w:author="Alondra Vega Pacheco" w:date="2025-09-12T22:18:00Z" w16du:dateUtc="2025-09-13T03:18:00Z">
                  <w:rPr>
                    <w:rStyle w:val="Hyperlink"/>
                    <w:noProof/>
                  </w:rPr>
                </w:rPrChange>
              </w:rPr>
              <w:delText xml:space="preserve">Change Request Form - </w:delText>
            </w:r>
            <w:r w:rsidRPr="00FC1B9F" w:rsidDel="00FC1B9F">
              <w:rPr>
                <w:rPrChange w:id="1205" w:author="Alondra Vega Pacheco" w:date="2025-09-12T22:18:00Z" w16du:dateUtc="2025-09-13T03:18:00Z">
                  <w:rPr>
                    <w:rStyle w:val="Hyperlink"/>
                    <w:i/>
                    <w:iCs/>
                    <w:noProof/>
                  </w:rPr>
                </w:rPrChange>
              </w:rPr>
              <w:delText>(added in v4.0)</w:delText>
            </w:r>
            <w:r w:rsidDel="00FC1B9F">
              <w:rPr>
                <w:noProof/>
                <w:webHidden/>
              </w:rPr>
              <w:tab/>
            </w:r>
            <w:r w:rsidR="003B3F28" w:rsidDel="00FC1B9F">
              <w:rPr>
                <w:noProof/>
                <w:webHidden/>
              </w:rPr>
              <w:delText>65</w:delText>
            </w:r>
          </w:del>
        </w:p>
        <w:p w14:paraId="1768A8E9" w14:textId="0FADEB78" w:rsidR="00710850" w:rsidDel="00FC1B9F" w:rsidRDefault="00710850">
          <w:pPr>
            <w:pStyle w:val="TOC1"/>
            <w:rPr>
              <w:del w:id="1206" w:author="Alondra Vega Pacheco" w:date="2025-09-12T22:18:00Z" w16du:dateUtc="2025-09-13T03:18:00Z"/>
              <w:rFonts w:asciiTheme="minorHAnsi" w:eastAsiaTheme="minorEastAsia" w:hAnsiTheme="minorHAnsi" w:cstheme="minorBidi"/>
              <w:b w:val="0"/>
              <w:kern w:val="2"/>
              <w:szCs w:val="24"/>
              <w14:ligatures w14:val="standardContextual"/>
            </w:rPr>
          </w:pPr>
          <w:del w:id="1207" w:author="Alondra Vega Pacheco" w:date="2025-09-12T22:18:00Z" w16du:dateUtc="2025-09-13T03:18:00Z">
            <w:r w:rsidRPr="00FC1B9F" w:rsidDel="00FC1B9F">
              <w:rPr>
                <w:rPrChange w:id="1208" w:author="Alondra Vega Pacheco" w:date="2025-09-12T22:18:00Z" w16du:dateUtc="2025-09-13T03:18:00Z">
                  <w:rPr>
                    <w:rStyle w:val="Hyperlink"/>
                    <w:b w:val="0"/>
                    <w:i/>
                  </w:rPr>
                </w:rPrChange>
              </w:rPr>
              <w:delText>17.</w:delText>
            </w:r>
            <w:r w:rsidDel="00FC1B9F">
              <w:rPr>
                <w:rFonts w:asciiTheme="minorHAnsi" w:eastAsiaTheme="minorEastAsia" w:hAnsiTheme="minorHAnsi" w:cstheme="minorBidi"/>
                <w:b w:val="0"/>
                <w:kern w:val="2"/>
                <w:szCs w:val="24"/>
                <w14:ligatures w14:val="standardContextual"/>
              </w:rPr>
              <w:tab/>
            </w:r>
            <w:r w:rsidRPr="00FC1B9F" w:rsidDel="00FC1B9F">
              <w:rPr>
                <w:rPrChange w:id="1209" w:author="Alondra Vega Pacheco" w:date="2025-09-12T22:18:00Z" w16du:dateUtc="2025-09-13T03:18:00Z">
                  <w:rPr>
                    <w:rStyle w:val="Hyperlink"/>
                    <w:b w:val="0"/>
                  </w:rPr>
                </w:rPrChange>
              </w:rPr>
              <w:delText xml:space="preserve">Appendices - </w:delText>
            </w:r>
            <w:r w:rsidRPr="00FC1B9F" w:rsidDel="00FC1B9F">
              <w:rPr>
                <w:rPrChange w:id="1210" w:author="Alondra Vega Pacheco" w:date="2025-09-12T22:18:00Z" w16du:dateUtc="2025-09-13T03:18:00Z">
                  <w:rPr>
                    <w:rStyle w:val="Hyperlink"/>
                    <w:b w:val="0"/>
                    <w:i/>
                    <w:iCs/>
                  </w:rPr>
                </w:rPrChange>
              </w:rPr>
              <w:delText>(updated in v4.0)</w:delText>
            </w:r>
            <w:r w:rsidDel="00FC1B9F">
              <w:rPr>
                <w:webHidden/>
              </w:rPr>
              <w:tab/>
            </w:r>
            <w:r w:rsidR="003B3F28" w:rsidDel="00FC1B9F">
              <w:rPr>
                <w:webHidden/>
              </w:rPr>
              <w:delText>65</w:delText>
            </w:r>
          </w:del>
        </w:p>
        <w:p w14:paraId="25249E1B" w14:textId="5B613C75" w:rsidR="00710850" w:rsidDel="00FC1B9F" w:rsidRDefault="00710850">
          <w:pPr>
            <w:pStyle w:val="TOC2"/>
            <w:tabs>
              <w:tab w:val="left" w:pos="960"/>
            </w:tabs>
            <w:rPr>
              <w:del w:id="1211"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212" w:author="Alondra Vega Pacheco" w:date="2025-09-12T22:18:00Z" w16du:dateUtc="2025-09-13T03:18:00Z">
            <w:r w:rsidRPr="00FC1B9F" w:rsidDel="00FC1B9F">
              <w:rPr>
                <w:rPrChange w:id="1213" w:author="Alondra Vega Pacheco" w:date="2025-09-12T22:18:00Z" w16du:dateUtc="2025-09-13T03:18:00Z">
                  <w:rPr>
                    <w:rStyle w:val="Hyperlink"/>
                    <w:noProof/>
                  </w:rPr>
                </w:rPrChange>
              </w:rPr>
              <w:delText>17.1</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214" w:author="Alondra Vega Pacheco" w:date="2025-09-12T22:18:00Z" w16du:dateUtc="2025-09-13T03:18:00Z">
                  <w:rPr>
                    <w:rStyle w:val="Hyperlink"/>
                    <w:noProof/>
                  </w:rPr>
                </w:rPrChange>
              </w:rPr>
              <w:delText>Glossary of Terms</w:delText>
            </w:r>
            <w:r w:rsidDel="00FC1B9F">
              <w:rPr>
                <w:noProof/>
                <w:webHidden/>
              </w:rPr>
              <w:tab/>
            </w:r>
            <w:r w:rsidR="003B3F28" w:rsidDel="00FC1B9F">
              <w:rPr>
                <w:noProof/>
                <w:webHidden/>
              </w:rPr>
              <w:delText>65</w:delText>
            </w:r>
          </w:del>
        </w:p>
        <w:p w14:paraId="08D232C6" w14:textId="443BDF5E" w:rsidR="00710850" w:rsidDel="00FC1B9F" w:rsidRDefault="00710850">
          <w:pPr>
            <w:pStyle w:val="TOC2"/>
            <w:tabs>
              <w:tab w:val="left" w:pos="960"/>
            </w:tabs>
            <w:rPr>
              <w:del w:id="1215" w:author="Alondra Vega Pacheco" w:date="2025-09-12T22:18:00Z" w16du:dateUtc="2025-09-13T03:18:00Z"/>
              <w:rFonts w:asciiTheme="minorHAnsi" w:eastAsiaTheme="minorEastAsia" w:hAnsiTheme="minorHAnsi" w:cstheme="minorBidi"/>
              <w:noProof/>
              <w:kern w:val="2"/>
              <w:sz w:val="24"/>
              <w:szCs w:val="24"/>
              <w14:ligatures w14:val="standardContextual"/>
            </w:rPr>
          </w:pPr>
          <w:del w:id="1216" w:author="Alondra Vega Pacheco" w:date="2025-09-12T22:18:00Z" w16du:dateUtc="2025-09-13T03:18:00Z">
            <w:r w:rsidRPr="00FC1B9F" w:rsidDel="00FC1B9F">
              <w:rPr>
                <w:rPrChange w:id="1217" w:author="Alondra Vega Pacheco" w:date="2025-09-12T22:18:00Z" w16du:dateUtc="2025-09-13T03:18:00Z">
                  <w:rPr>
                    <w:rStyle w:val="Hyperlink"/>
                    <w:noProof/>
                  </w:rPr>
                </w:rPrChange>
              </w:rPr>
              <w:delText>17.2</w:delText>
            </w:r>
            <w:r w:rsidDel="00FC1B9F">
              <w:rPr>
                <w:rFonts w:asciiTheme="minorHAnsi" w:eastAsiaTheme="minorEastAsia" w:hAnsiTheme="minorHAnsi" w:cstheme="minorBidi"/>
                <w:noProof/>
                <w:kern w:val="2"/>
                <w:sz w:val="24"/>
                <w:szCs w:val="24"/>
                <w14:ligatures w14:val="standardContextual"/>
              </w:rPr>
              <w:tab/>
            </w:r>
            <w:r w:rsidRPr="00FC1B9F" w:rsidDel="00FC1B9F">
              <w:rPr>
                <w:rPrChange w:id="1218" w:author="Alondra Vega Pacheco" w:date="2025-09-12T22:18:00Z" w16du:dateUtc="2025-09-13T03:18:00Z">
                  <w:rPr>
                    <w:rStyle w:val="Hyperlink"/>
                    <w:noProof/>
                  </w:rPr>
                </w:rPrChange>
              </w:rPr>
              <w:delText>References</w:delText>
            </w:r>
            <w:r w:rsidDel="00FC1B9F">
              <w:rPr>
                <w:noProof/>
                <w:webHidden/>
              </w:rPr>
              <w:tab/>
            </w:r>
            <w:r w:rsidR="003B3F28" w:rsidDel="00FC1B9F">
              <w:rPr>
                <w:noProof/>
                <w:webHidden/>
              </w:rPr>
              <w:delText>67</w:delText>
            </w:r>
          </w:del>
        </w:p>
        <w:p w14:paraId="02F29BEB" w14:textId="775ACE69" w:rsidR="00710850" w:rsidDel="00FC1B9F" w:rsidRDefault="00710850">
          <w:pPr>
            <w:pStyle w:val="TOC1"/>
            <w:rPr>
              <w:del w:id="1219" w:author="Alondra Vega Pacheco" w:date="2025-09-12T22:18:00Z" w16du:dateUtc="2025-09-13T03:18:00Z"/>
              <w:rFonts w:asciiTheme="minorHAnsi" w:eastAsiaTheme="minorEastAsia" w:hAnsiTheme="minorHAnsi" w:cstheme="minorBidi"/>
              <w:b w:val="0"/>
              <w:kern w:val="2"/>
              <w:szCs w:val="24"/>
              <w14:ligatures w14:val="standardContextual"/>
            </w:rPr>
          </w:pPr>
          <w:del w:id="1220" w:author="Alondra Vega Pacheco" w:date="2025-09-12T22:18:00Z" w16du:dateUtc="2025-09-13T03:18:00Z">
            <w:r w:rsidRPr="00FC1B9F" w:rsidDel="00FC1B9F">
              <w:rPr>
                <w:rPrChange w:id="1221" w:author="Alondra Vega Pacheco" w:date="2025-09-12T22:18:00Z" w16du:dateUtc="2025-09-13T03:18:00Z">
                  <w:rPr>
                    <w:rStyle w:val="Hyperlink"/>
                    <w:b w:val="0"/>
                  </w:rPr>
                </w:rPrChange>
              </w:rPr>
              <w:delText>18.</w:delText>
            </w:r>
            <w:r w:rsidDel="00FC1B9F">
              <w:rPr>
                <w:rFonts w:asciiTheme="minorHAnsi" w:eastAsiaTheme="minorEastAsia" w:hAnsiTheme="minorHAnsi" w:cstheme="minorBidi"/>
                <w:b w:val="0"/>
                <w:kern w:val="2"/>
                <w:szCs w:val="24"/>
                <w14:ligatures w14:val="standardContextual"/>
              </w:rPr>
              <w:tab/>
            </w:r>
            <w:r w:rsidRPr="00FC1B9F" w:rsidDel="00FC1B9F">
              <w:rPr>
                <w:rPrChange w:id="1222" w:author="Alondra Vega Pacheco" w:date="2025-09-12T22:18:00Z" w16du:dateUtc="2025-09-13T03:18:00Z">
                  <w:rPr>
                    <w:rStyle w:val="Hyperlink"/>
                    <w:b w:val="0"/>
                  </w:rPr>
                </w:rPrChange>
              </w:rPr>
              <w:delText>Appendix A: Project Decision Tracker</w:delText>
            </w:r>
            <w:r w:rsidDel="00FC1B9F">
              <w:rPr>
                <w:webHidden/>
              </w:rPr>
              <w:tab/>
            </w:r>
            <w:r w:rsidR="003B3F28" w:rsidDel="00FC1B9F">
              <w:rPr>
                <w:webHidden/>
              </w:rPr>
              <w:delText>68</w:delText>
            </w:r>
          </w:del>
        </w:p>
        <w:p w14:paraId="30542C83" w14:textId="6DE749A8" w:rsidR="00710850" w:rsidDel="00FC1B9F" w:rsidRDefault="00710850">
          <w:pPr>
            <w:pStyle w:val="TOC3"/>
            <w:rPr>
              <w:del w:id="1223" w:author="Alondra Vega Pacheco" w:date="2025-09-12T22:18:00Z" w16du:dateUtc="2025-09-13T03:18:00Z"/>
              <w:rFonts w:asciiTheme="minorHAnsi" w:eastAsiaTheme="minorEastAsia" w:hAnsiTheme="minorHAnsi" w:cstheme="minorBidi"/>
              <w:kern w:val="2"/>
              <w:sz w:val="24"/>
              <w:szCs w:val="24"/>
              <w14:ligatures w14:val="standardContextual"/>
            </w:rPr>
          </w:pPr>
          <w:del w:id="1224" w:author="Alondra Vega Pacheco" w:date="2025-09-12T22:18:00Z" w16du:dateUtc="2025-09-13T03:18:00Z">
            <w:r w:rsidRPr="00FC1B9F" w:rsidDel="00FC1B9F">
              <w:rPr>
                <w:rPrChange w:id="1225" w:author="Alondra Vega Pacheco" w:date="2025-09-12T22:18:00Z" w16du:dateUtc="2025-09-13T03:18:00Z">
                  <w:rPr>
                    <w:rStyle w:val="Hyperlink"/>
                  </w:rPr>
                </w:rPrChange>
              </w:rPr>
              <w:delText>18.1.1</w:delText>
            </w:r>
            <w:r w:rsidDel="00FC1B9F">
              <w:rPr>
                <w:rFonts w:asciiTheme="minorHAnsi" w:eastAsiaTheme="minorEastAsia" w:hAnsiTheme="minorHAnsi" w:cstheme="minorBidi"/>
                <w:kern w:val="2"/>
                <w:sz w:val="24"/>
                <w:szCs w:val="24"/>
                <w14:ligatures w14:val="standardContextual"/>
              </w:rPr>
              <w:tab/>
            </w:r>
            <w:r w:rsidRPr="00FC1B9F" w:rsidDel="00FC1B9F">
              <w:rPr>
                <w:rPrChange w:id="1226" w:author="Alondra Vega Pacheco" w:date="2025-09-12T22:18:00Z" w16du:dateUtc="2025-09-13T03:18:00Z">
                  <w:rPr>
                    <w:rStyle w:val="Hyperlink"/>
                  </w:rPr>
                </w:rPrChange>
              </w:rPr>
              <w:delText>4. Team – D Decision Tracker</w:delText>
            </w:r>
            <w:r w:rsidDel="00FC1B9F">
              <w:rPr>
                <w:webHidden/>
              </w:rPr>
              <w:tab/>
            </w:r>
            <w:r w:rsidR="003B3F28" w:rsidDel="00FC1B9F">
              <w:rPr>
                <w:webHidden/>
              </w:rPr>
              <w:delText>68</w:delText>
            </w:r>
          </w:del>
        </w:p>
        <w:p w14:paraId="5B4362DA" w14:textId="3A4248F1" w:rsidR="0073234B" w:rsidRDefault="00771A21" w:rsidP="001212B3">
          <w:r>
            <w:fldChar w:fldCharType="end"/>
          </w:r>
        </w:p>
      </w:sdtContent>
    </w:sdt>
    <w:p w14:paraId="333402BB" w14:textId="77777777" w:rsidR="008B75DC" w:rsidRDefault="008B75DC">
      <w:pPr>
        <w:spacing w:after="160" w:line="278" w:lineRule="auto"/>
        <w:rPr>
          <w:b/>
          <w:sz w:val="40"/>
        </w:rPr>
      </w:pPr>
      <w:r>
        <w:br w:type="page"/>
      </w:r>
    </w:p>
    <w:p w14:paraId="7E26B73B" w14:textId="700DA460" w:rsidR="00CD4A94" w:rsidRDefault="00CD4A94" w:rsidP="00CC269E">
      <w:pPr>
        <w:pStyle w:val="Heading1"/>
        <w:numPr>
          <w:ilvl w:val="0"/>
          <w:numId w:val="0"/>
        </w:numPr>
      </w:pPr>
      <w:bookmarkStart w:id="1227" w:name="_Toc208607934"/>
      <w:r>
        <w:lastRenderedPageBreak/>
        <w:t>LIST OF TABLES</w:t>
      </w:r>
      <w:bookmarkEnd w:id="1227"/>
    </w:p>
    <w:p w14:paraId="36816B3D" w14:textId="77777777" w:rsidR="00CD4A94" w:rsidRPr="00CD4A94" w:rsidRDefault="00CD4A94" w:rsidP="00CD4A94"/>
    <w:p w14:paraId="71B40B29" w14:textId="35783BA5" w:rsidR="00C33C49" w:rsidRDefault="005D521B" w:rsidP="0EE99F17">
      <w:pPr>
        <w:pStyle w:val="TableofFigures"/>
        <w:tabs>
          <w:tab w:val="right" w:leader="dot" w:pos="9345"/>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ins w:id="1228"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"_Toc208135984"</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Table 1 Definitions, Acronyms, and Abbreviations</w:t>
      </w:r>
      <w:ins w:id="1229" w:author="Alondra Vega Pacheco" w:date="2025-09-07T11:12:00Z" w16du:dateUtc="2025-09-07T16:12:00Z">
        <w:r>
          <w:tab/>
        </w:r>
        <w:r w:rsidRPr="0EE99F17">
          <w:rPr>
            <w:noProof/>
          </w:rPr>
          <w:fldChar w:fldCharType="begin"/>
        </w:r>
        <w:r w:rsidRPr="0EE99F17">
          <w:rPr>
            <w:noProof/>
          </w:rPr>
          <w:instrText xml:space="preserve"> PAGEREF _Toc208135984 \h </w:instrText>
        </w:r>
      </w:ins>
      <w:r w:rsidRPr="0EE99F17">
        <w:rPr>
          <w:noProof/>
        </w:rPr>
      </w:r>
      <w:ins w:id="1230" w:author="Alondra Vega Pacheco" w:date="2025-09-07T11:12:00Z" w16du:dateUtc="2025-09-07T16:12:00Z">
        <w:r w:rsidRPr="0EE99F17">
          <w:rPr>
            <w:noProof/>
          </w:rPr>
          <w:fldChar w:fldCharType="separate"/>
        </w:r>
      </w:ins>
      <w:r w:rsidR="13FE0BF1">
        <w:rPr>
          <w:noProof/>
          <w:webHidden/>
        </w:rPr>
        <w:t>10</w:t>
      </w:r>
      <w:ins w:id="1231" w:author="Alondra Vega Pacheco" w:date="2025-09-07T11:12:00Z" w16du:dateUtc="2025-09-07T16:12:00Z">
        <w:r w:rsidRPr="0EE99F17">
          <w:rPr>
            <w:noProof/>
          </w:rPr>
          <w:fldChar w:fldCharType="end"/>
        </w:r>
        <w:r w:rsidRPr="0EE99F17">
          <w:rPr>
            <w:rStyle w:val="Hyperlink"/>
            <w:noProof/>
          </w:rPr>
          <w:fldChar w:fldCharType="end"/>
        </w:r>
      </w:ins>
    </w:p>
    <w:p w14:paraId="231D0681" w14:textId="4FCF21DF"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232"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"_Toc208135985"</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Table 2 Milestone and Timeline Table</w:t>
      </w:r>
      <w:ins w:id="1233" w:author="Alondra Vega Pacheco" w:date="2025-09-07T11:12:00Z" w16du:dateUtc="2025-09-07T16:12:00Z">
        <w:r>
          <w:tab/>
        </w:r>
        <w:r w:rsidRPr="0EE99F17">
          <w:rPr>
            <w:noProof/>
          </w:rPr>
          <w:fldChar w:fldCharType="begin"/>
        </w:r>
        <w:r w:rsidRPr="0EE99F17">
          <w:rPr>
            <w:noProof/>
          </w:rPr>
          <w:instrText xml:space="preserve"> PAGEREF _Toc208135985 \h </w:instrText>
        </w:r>
      </w:ins>
      <w:r w:rsidRPr="0EE99F17">
        <w:rPr>
          <w:noProof/>
        </w:rPr>
      </w:r>
      <w:ins w:id="1234" w:author="Alondra Vega Pacheco" w:date="2025-09-07T11:12:00Z" w16du:dateUtc="2025-09-07T16:12:00Z">
        <w:r w:rsidRPr="0EE99F17">
          <w:rPr>
            <w:noProof/>
          </w:rPr>
          <w:fldChar w:fldCharType="separate"/>
        </w:r>
      </w:ins>
      <w:r w:rsidR="13FE0BF1">
        <w:rPr>
          <w:noProof/>
          <w:webHidden/>
        </w:rPr>
        <w:t>21</w:t>
      </w:r>
      <w:ins w:id="1235" w:author="Alondra Vega Pacheco" w:date="2025-09-07T11:12:00Z" w16du:dateUtc="2025-09-07T16:12:00Z">
        <w:r w:rsidRPr="0EE99F17">
          <w:rPr>
            <w:noProof/>
          </w:rPr>
          <w:fldChar w:fldCharType="end"/>
        </w:r>
        <w:r w:rsidRPr="0EE99F17">
          <w:rPr>
            <w:rStyle w:val="Hyperlink"/>
            <w:noProof/>
          </w:rPr>
          <w:fldChar w:fldCharType="end"/>
        </w:r>
      </w:ins>
    </w:p>
    <w:p w14:paraId="2B8F37D7" w14:textId="0CC47D5D"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236"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"_Toc208135986"</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 xml:space="preserve">Table 3 </w:t>
      </w:r>
      <w:r w:rsidR="13FE0BF1" w:rsidRPr="00632343">
        <w:rPr>
          <w:rStyle w:val="Hyperlink"/>
          <w:b/>
          <w:bCs/>
          <w:noProof/>
        </w:rPr>
        <w:t>Architectural Objectives Table</w:t>
      </w:r>
      <w:ins w:id="1237" w:author="Alondra Vega Pacheco" w:date="2025-09-07T11:12:00Z" w16du:dateUtc="2025-09-07T16:12:00Z">
        <w:r>
          <w:tab/>
        </w:r>
        <w:r w:rsidRPr="0EE99F17">
          <w:rPr>
            <w:noProof/>
          </w:rPr>
          <w:fldChar w:fldCharType="begin"/>
        </w:r>
        <w:r w:rsidRPr="0EE99F17">
          <w:rPr>
            <w:noProof/>
          </w:rPr>
          <w:instrText xml:space="preserve"> PAGEREF _Toc208135986 \h </w:instrText>
        </w:r>
      </w:ins>
      <w:r w:rsidRPr="0EE99F17">
        <w:rPr>
          <w:noProof/>
        </w:rPr>
      </w:r>
      <w:ins w:id="1238" w:author="Alondra Vega Pacheco" w:date="2025-09-07T11:12:00Z" w16du:dateUtc="2025-09-07T16:12:00Z">
        <w:r w:rsidRPr="0EE99F17">
          <w:rPr>
            <w:noProof/>
          </w:rPr>
          <w:fldChar w:fldCharType="separate"/>
        </w:r>
      </w:ins>
      <w:r w:rsidR="13FE0BF1">
        <w:rPr>
          <w:noProof/>
          <w:webHidden/>
        </w:rPr>
        <w:t>23</w:t>
      </w:r>
      <w:ins w:id="1239" w:author="Alondra Vega Pacheco" w:date="2025-09-07T11:12:00Z" w16du:dateUtc="2025-09-07T16:12:00Z">
        <w:r w:rsidRPr="0EE99F17">
          <w:rPr>
            <w:noProof/>
          </w:rPr>
          <w:fldChar w:fldCharType="end"/>
        </w:r>
        <w:r w:rsidRPr="0EE99F17">
          <w:rPr>
            <w:rStyle w:val="Hyperlink"/>
            <w:noProof/>
          </w:rPr>
          <w:fldChar w:fldCharType="end"/>
        </w:r>
      </w:ins>
    </w:p>
    <w:p w14:paraId="305DF6B1" w14:textId="40E15F62"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240"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"_Toc208135987"</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 xml:space="preserve">Table 4 </w:t>
      </w:r>
      <w:r w:rsidR="13FE0BF1" w:rsidRPr="00632343">
        <w:rPr>
          <w:rStyle w:val="Hyperlink"/>
          <w:b/>
          <w:bCs/>
          <w:noProof/>
        </w:rPr>
        <w:t>Logical System Architecture Table</w:t>
      </w:r>
      <w:ins w:id="1241" w:author="Alondra Vega Pacheco" w:date="2025-09-07T11:12:00Z" w16du:dateUtc="2025-09-07T16:12:00Z">
        <w:r>
          <w:tab/>
        </w:r>
        <w:r w:rsidRPr="0EE99F17">
          <w:rPr>
            <w:noProof/>
          </w:rPr>
          <w:fldChar w:fldCharType="begin"/>
        </w:r>
        <w:r w:rsidRPr="0EE99F17">
          <w:rPr>
            <w:noProof/>
          </w:rPr>
          <w:instrText xml:space="preserve"> PAGEREF _Toc208135987 \h </w:instrText>
        </w:r>
      </w:ins>
      <w:r w:rsidRPr="0EE99F17">
        <w:rPr>
          <w:noProof/>
        </w:rPr>
      </w:r>
      <w:ins w:id="1242" w:author="Alondra Vega Pacheco" w:date="2025-09-07T11:12:00Z" w16du:dateUtc="2025-09-07T16:12:00Z">
        <w:r w:rsidRPr="0EE99F17">
          <w:rPr>
            <w:noProof/>
          </w:rPr>
          <w:fldChar w:fldCharType="separate"/>
        </w:r>
      </w:ins>
      <w:r w:rsidR="13FE0BF1">
        <w:rPr>
          <w:noProof/>
          <w:webHidden/>
        </w:rPr>
        <w:t>23</w:t>
      </w:r>
      <w:ins w:id="1243" w:author="Alondra Vega Pacheco" w:date="2025-09-07T11:12:00Z" w16du:dateUtc="2025-09-07T16:12:00Z">
        <w:r w:rsidRPr="0EE99F17">
          <w:rPr>
            <w:noProof/>
          </w:rPr>
          <w:fldChar w:fldCharType="end"/>
        </w:r>
        <w:r w:rsidRPr="0EE99F17">
          <w:rPr>
            <w:rStyle w:val="Hyperlink"/>
            <w:noProof/>
          </w:rPr>
          <w:fldChar w:fldCharType="end"/>
        </w:r>
      </w:ins>
    </w:p>
    <w:p w14:paraId="1FCDB7FF" w14:textId="402EF55A"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244"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"_Toc208135988"</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Table 5 Architectural Rationale Table</w:t>
      </w:r>
      <w:ins w:id="1245" w:author="Alondra Vega Pacheco" w:date="2025-09-07T11:12:00Z" w16du:dateUtc="2025-09-07T16:12:00Z">
        <w:r>
          <w:tab/>
        </w:r>
        <w:r w:rsidRPr="0EE99F17">
          <w:rPr>
            <w:noProof/>
          </w:rPr>
          <w:fldChar w:fldCharType="begin"/>
        </w:r>
        <w:r w:rsidRPr="0EE99F17">
          <w:rPr>
            <w:noProof/>
          </w:rPr>
          <w:instrText xml:space="preserve"> PAGEREF _Toc208135988 \h </w:instrText>
        </w:r>
      </w:ins>
      <w:r w:rsidRPr="0EE99F17">
        <w:rPr>
          <w:noProof/>
        </w:rPr>
      </w:r>
      <w:ins w:id="1246" w:author="Alondra Vega Pacheco" w:date="2025-09-07T11:12:00Z" w16du:dateUtc="2025-09-07T16:12:00Z">
        <w:r w:rsidRPr="0EE99F17">
          <w:rPr>
            <w:noProof/>
          </w:rPr>
          <w:fldChar w:fldCharType="separate"/>
        </w:r>
      </w:ins>
      <w:r w:rsidR="13FE0BF1">
        <w:rPr>
          <w:noProof/>
          <w:webHidden/>
        </w:rPr>
        <w:t>27</w:t>
      </w:r>
      <w:ins w:id="1247" w:author="Alondra Vega Pacheco" w:date="2025-09-07T11:12:00Z" w16du:dateUtc="2025-09-07T16:12:00Z">
        <w:r w:rsidRPr="0EE99F17">
          <w:rPr>
            <w:noProof/>
          </w:rPr>
          <w:fldChar w:fldCharType="end"/>
        </w:r>
        <w:r w:rsidRPr="0EE99F17">
          <w:rPr>
            <w:rStyle w:val="Hyperlink"/>
            <w:noProof/>
          </w:rPr>
          <w:fldChar w:fldCharType="end"/>
        </w:r>
      </w:ins>
    </w:p>
    <w:p w14:paraId="3218875B" w14:textId="366F9D5E"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248"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"_Toc208135989"</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Table 6 Technology Stack Summary Table</w:t>
      </w:r>
      <w:ins w:id="1249" w:author="Alondra Vega Pacheco" w:date="2025-09-07T11:12:00Z" w16du:dateUtc="2025-09-07T16:12:00Z">
        <w:r>
          <w:tab/>
        </w:r>
        <w:r w:rsidRPr="0EE99F17">
          <w:rPr>
            <w:noProof/>
          </w:rPr>
          <w:fldChar w:fldCharType="begin"/>
        </w:r>
        <w:r w:rsidRPr="0EE99F17">
          <w:rPr>
            <w:noProof/>
          </w:rPr>
          <w:instrText xml:space="preserve"> PAGEREF _Toc208135989 \h </w:instrText>
        </w:r>
      </w:ins>
      <w:r w:rsidRPr="0EE99F17">
        <w:rPr>
          <w:noProof/>
        </w:rPr>
      </w:r>
      <w:ins w:id="1250" w:author="Alondra Vega Pacheco" w:date="2025-09-07T11:12:00Z" w16du:dateUtc="2025-09-07T16:12:00Z">
        <w:r w:rsidRPr="0EE99F17">
          <w:rPr>
            <w:noProof/>
          </w:rPr>
          <w:fldChar w:fldCharType="separate"/>
        </w:r>
      </w:ins>
      <w:r w:rsidR="13FE0BF1">
        <w:rPr>
          <w:noProof/>
          <w:webHidden/>
        </w:rPr>
        <w:t>29</w:t>
      </w:r>
      <w:ins w:id="1251" w:author="Alondra Vega Pacheco" w:date="2025-09-07T11:12:00Z" w16du:dateUtc="2025-09-07T16:12:00Z">
        <w:r w:rsidRPr="0EE99F17">
          <w:rPr>
            <w:noProof/>
          </w:rPr>
          <w:fldChar w:fldCharType="end"/>
        </w:r>
        <w:r w:rsidRPr="0EE99F17">
          <w:rPr>
            <w:rStyle w:val="Hyperlink"/>
            <w:noProof/>
          </w:rPr>
          <w:fldChar w:fldCharType="end"/>
        </w:r>
      </w:ins>
    </w:p>
    <w:p w14:paraId="720D801A" w14:textId="378E5B49"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252"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"_Toc208135990"</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Table 7 Risk Probability Matrix Table</w:t>
      </w:r>
      <w:ins w:id="1253" w:author="Alondra Vega Pacheco" w:date="2025-09-07T11:12:00Z" w16du:dateUtc="2025-09-07T16:12:00Z">
        <w:r>
          <w:tab/>
        </w:r>
        <w:r w:rsidRPr="0EE99F17">
          <w:rPr>
            <w:noProof/>
          </w:rPr>
          <w:fldChar w:fldCharType="begin"/>
        </w:r>
        <w:r w:rsidRPr="0EE99F17">
          <w:rPr>
            <w:noProof/>
          </w:rPr>
          <w:instrText xml:space="preserve"> PAGEREF _Toc208135990 \h </w:instrText>
        </w:r>
      </w:ins>
      <w:r w:rsidRPr="0EE99F17">
        <w:rPr>
          <w:noProof/>
        </w:rPr>
      </w:r>
      <w:ins w:id="1254" w:author="Alondra Vega Pacheco" w:date="2025-09-07T11:12:00Z" w16du:dateUtc="2025-09-07T16:12:00Z">
        <w:r w:rsidRPr="0EE99F17">
          <w:rPr>
            <w:noProof/>
          </w:rPr>
          <w:fldChar w:fldCharType="separate"/>
        </w:r>
      </w:ins>
      <w:r w:rsidR="13FE0BF1">
        <w:rPr>
          <w:noProof/>
          <w:webHidden/>
        </w:rPr>
        <w:t>42</w:t>
      </w:r>
      <w:ins w:id="1255" w:author="Alondra Vega Pacheco" w:date="2025-09-07T11:12:00Z" w16du:dateUtc="2025-09-07T16:12:00Z">
        <w:r w:rsidRPr="0EE99F17">
          <w:rPr>
            <w:noProof/>
          </w:rPr>
          <w:fldChar w:fldCharType="end"/>
        </w:r>
        <w:r w:rsidRPr="0EE99F17">
          <w:rPr>
            <w:rStyle w:val="Hyperlink"/>
            <w:noProof/>
          </w:rPr>
          <w:fldChar w:fldCharType="end"/>
        </w:r>
      </w:ins>
    </w:p>
    <w:p w14:paraId="0AF861AE" w14:textId="1781722A"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256"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"_Toc208135991"</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Table 8 Risk Probability and Mitigation Table</w:t>
      </w:r>
      <w:ins w:id="1257" w:author="Alondra Vega Pacheco" w:date="2025-09-07T11:12:00Z" w16du:dateUtc="2025-09-07T16:12:00Z">
        <w:r>
          <w:tab/>
        </w:r>
        <w:r w:rsidRPr="0EE99F17">
          <w:rPr>
            <w:noProof/>
          </w:rPr>
          <w:fldChar w:fldCharType="begin"/>
        </w:r>
        <w:r w:rsidRPr="0EE99F17">
          <w:rPr>
            <w:noProof/>
          </w:rPr>
          <w:instrText xml:space="preserve"> PAGEREF _Toc208135991 \h </w:instrText>
        </w:r>
      </w:ins>
      <w:r w:rsidRPr="0EE99F17">
        <w:rPr>
          <w:noProof/>
        </w:rPr>
      </w:r>
      <w:ins w:id="1258" w:author="Alondra Vega Pacheco" w:date="2025-09-07T11:12:00Z" w16du:dateUtc="2025-09-07T16:12:00Z">
        <w:r w:rsidRPr="0EE99F17">
          <w:rPr>
            <w:noProof/>
          </w:rPr>
          <w:fldChar w:fldCharType="separate"/>
        </w:r>
      </w:ins>
      <w:r w:rsidR="13FE0BF1">
        <w:rPr>
          <w:noProof/>
          <w:webHidden/>
        </w:rPr>
        <w:t>42</w:t>
      </w:r>
      <w:ins w:id="1259" w:author="Alondra Vega Pacheco" w:date="2025-09-07T11:12:00Z" w16du:dateUtc="2025-09-07T16:12:00Z">
        <w:r w:rsidRPr="0EE99F17">
          <w:rPr>
            <w:noProof/>
          </w:rPr>
          <w:fldChar w:fldCharType="end"/>
        </w:r>
        <w:r w:rsidRPr="0EE99F17">
          <w:rPr>
            <w:rStyle w:val="Hyperlink"/>
            <w:noProof/>
          </w:rPr>
          <w:fldChar w:fldCharType="end"/>
        </w:r>
      </w:ins>
    </w:p>
    <w:p w14:paraId="75C809D4" w14:textId="5AA05727"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260"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"_Toc208135992"</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Table 9 Budget Estimate for Total (Teams A-D) Labor Costs</w:t>
      </w:r>
      <w:ins w:id="1261" w:author="Alondra Vega Pacheco" w:date="2025-09-07T11:12:00Z" w16du:dateUtc="2025-09-07T16:12:00Z">
        <w:r>
          <w:tab/>
        </w:r>
        <w:r w:rsidRPr="0EE99F17">
          <w:rPr>
            <w:noProof/>
          </w:rPr>
          <w:fldChar w:fldCharType="begin"/>
        </w:r>
        <w:r w:rsidRPr="0EE99F17">
          <w:rPr>
            <w:noProof/>
          </w:rPr>
          <w:instrText xml:space="preserve"> PAGEREF _Toc208135992 \h </w:instrText>
        </w:r>
      </w:ins>
      <w:r w:rsidRPr="0EE99F17">
        <w:rPr>
          <w:noProof/>
        </w:rPr>
      </w:r>
      <w:ins w:id="1262" w:author="Alondra Vega Pacheco" w:date="2025-09-07T11:12:00Z" w16du:dateUtc="2025-09-07T16:12:00Z">
        <w:r w:rsidRPr="0EE99F17">
          <w:rPr>
            <w:noProof/>
          </w:rPr>
          <w:fldChar w:fldCharType="separate"/>
        </w:r>
      </w:ins>
      <w:r w:rsidR="13FE0BF1">
        <w:rPr>
          <w:noProof/>
          <w:webHidden/>
        </w:rPr>
        <w:t>44</w:t>
      </w:r>
      <w:ins w:id="1263" w:author="Alondra Vega Pacheco" w:date="2025-09-07T11:12:00Z" w16du:dateUtc="2025-09-07T16:12:00Z">
        <w:r w:rsidRPr="0EE99F17">
          <w:rPr>
            <w:noProof/>
          </w:rPr>
          <w:fldChar w:fldCharType="end"/>
        </w:r>
        <w:r w:rsidRPr="0EE99F17">
          <w:rPr>
            <w:rStyle w:val="Hyperlink"/>
            <w:noProof/>
          </w:rPr>
          <w:fldChar w:fldCharType="end"/>
        </w:r>
      </w:ins>
    </w:p>
    <w:p w14:paraId="162DFE02" w14:textId="28F890AD"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264"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"_Toc208135993"</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Table 10 Team Labor Cost Breakdown Milestone 1</w:t>
      </w:r>
      <w:ins w:id="1265" w:author="Alondra Vega Pacheco" w:date="2025-09-07T11:12:00Z" w16du:dateUtc="2025-09-07T16:12:00Z">
        <w:r>
          <w:tab/>
        </w:r>
        <w:r w:rsidRPr="0EE99F17">
          <w:rPr>
            <w:noProof/>
          </w:rPr>
          <w:fldChar w:fldCharType="begin"/>
        </w:r>
        <w:r w:rsidRPr="0EE99F17">
          <w:rPr>
            <w:noProof/>
          </w:rPr>
          <w:instrText xml:space="preserve"> PAGEREF _Toc208135993 \h </w:instrText>
        </w:r>
      </w:ins>
      <w:r w:rsidRPr="0EE99F17">
        <w:rPr>
          <w:noProof/>
        </w:rPr>
      </w:r>
      <w:ins w:id="1266" w:author="Alondra Vega Pacheco" w:date="2025-09-07T11:12:00Z" w16du:dateUtc="2025-09-07T16:12:00Z">
        <w:r w:rsidRPr="0EE99F17">
          <w:rPr>
            <w:noProof/>
          </w:rPr>
          <w:fldChar w:fldCharType="separate"/>
        </w:r>
      </w:ins>
      <w:r w:rsidR="13FE0BF1">
        <w:rPr>
          <w:noProof/>
          <w:webHidden/>
        </w:rPr>
        <w:t>44</w:t>
      </w:r>
      <w:ins w:id="1267" w:author="Alondra Vega Pacheco" w:date="2025-09-07T11:12:00Z" w16du:dateUtc="2025-09-07T16:12:00Z">
        <w:r w:rsidRPr="0EE99F17">
          <w:rPr>
            <w:noProof/>
          </w:rPr>
          <w:fldChar w:fldCharType="end"/>
        </w:r>
        <w:r w:rsidRPr="0EE99F17">
          <w:rPr>
            <w:rStyle w:val="Hyperlink"/>
            <w:noProof/>
          </w:rPr>
          <w:fldChar w:fldCharType="end"/>
        </w:r>
      </w:ins>
    </w:p>
    <w:p w14:paraId="7D764D18" w14:textId="53AA972F"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268"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"_Toc208135994"</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Table 11 Team Labor Cost Breakdown Milestone 2</w:t>
      </w:r>
      <w:ins w:id="1269" w:author="Alondra Vega Pacheco" w:date="2025-09-07T11:12:00Z" w16du:dateUtc="2025-09-07T16:12:00Z">
        <w:r>
          <w:tab/>
        </w:r>
        <w:r w:rsidRPr="0EE99F17">
          <w:rPr>
            <w:noProof/>
          </w:rPr>
          <w:fldChar w:fldCharType="begin"/>
        </w:r>
        <w:r w:rsidRPr="0EE99F17">
          <w:rPr>
            <w:noProof/>
          </w:rPr>
          <w:instrText xml:space="preserve"> PAGEREF _Toc208135994 \h </w:instrText>
        </w:r>
      </w:ins>
      <w:r w:rsidRPr="0EE99F17">
        <w:rPr>
          <w:noProof/>
        </w:rPr>
      </w:r>
      <w:ins w:id="1270" w:author="Alondra Vega Pacheco" w:date="2025-09-07T11:12:00Z" w16du:dateUtc="2025-09-07T16:12:00Z">
        <w:r w:rsidRPr="0EE99F17">
          <w:rPr>
            <w:noProof/>
          </w:rPr>
          <w:fldChar w:fldCharType="separate"/>
        </w:r>
      </w:ins>
      <w:r w:rsidR="13FE0BF1">
        <w:rPr>
          <w:noProof/>
          <w:webHidden/>
        </w:rPr>
        <w:t>45</w:t>
      </w:r>
      <w:ins w:id="1271" w:author="Alondra Vega Pacheco" w:date="2025-09-07T11:12:00Z" w16du:dateUtc="2025-09-07T16:12:00Z">
        <w:r w:rsidRPr="0EE99F17">
          <w:rPr>
            <w:noProof/>
          </w:rPr>
          <w:fldChar w:fldCharType="end"/>
        </w:r>
        <w:r w:rsidRPr="0EE99F17">
          <w:rPr>
            <w:rStyle w:val="Hyperlink"/>
            <w:noProof/>
          </w:rPr>
          <w:fldChar w:fldCharType="end"/>
        </w:r>
      </w:ins>
    </w:p>
    <w:p w14:paraId="3E787EAA" w14:textId="2FDE4EFE"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272"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"_Toc208135995"</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Table 12 Team Labor Cost Breakdown Milestone 3</w:t>
      </w:r>
      <w:ins w:id="1273" w:author="Alondra Vega Pacheco" w:date="2025-09-07T11:12:00Z" w16du:dateUtc="2025-09-07T16:12:00Z">
        <w:r>
          <w:tab/>
        </w:r>
        <w:r w:rsidRPr="0EE99F17">
          <w:rPr>
            <w:noProof/>
          </w:rPr>
          <w:fldChar w:fldCharType="begin"/>
        </w:r>
        <w:r w:rsidRPr="0EE99F17">
          <w:rPr>
            <w:noProof/>
          </w:rPr>
          <w:instrText xml:space="preserve"> PAGEREF _Toc208135995 \h </w:instrText>
        </w:r>
      </w:ins>
      <w:r w:rsidRPr="0EE99F17">
        <w:rPr>
          <w:noProof/>
        </w:rPr>
      </w:r>
      <w:ins w:id="1274" w:author="Alondra Vega Pacheco" w:date="2025-09-07T11:12:00Z" w16du:dateUtc="2025-09-07T16:12:00Z">
        <w:r w:rsidRPr="0EE99F17">
          <w:rPr>
            <w:noProof/>
          </w:rPr>
          <w:fldChar w:fldCharType="separate"/>
        </w:r>
      </w:ins>
      <w:r w:rsidR="13FE0BF1">
        <w:rPr>
          <w:noProof/>
          <w:webHidden/>
        </w:rPr>
        <w:t>45</w:t>
      </w:r>
      <w:ins w:id="1275" w:author="Alondra Vega Pacheco" w:date="2025-09-07T11:12:00Z" w16du:dateUtc="2025-09-07T16:12:00Z">
        <w:r w:rsidRPr="0EE99F17">
          <w:rPr>
            <w:noProof/>
          </w:rPr>
          <w:fldChar w:fldCharType="end"/>
        </w:r>
        <w:r w:rsidRPr="0EE99F17">
          <w:rPr>
            <w:rStyle w:val="Hyperlink"/>
            <w:noProof/>
          </w:rPr>
          <w:fldChar w:fldCharType="end"/>
        </w:r>
      </w:ins>
    </w:p>
    <w:p w14:paraId="2FA01DA5" w14:textId="70D53C92"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276"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"_Toc208135996"</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Table 13 Team Labor Cost Breakdown Milestone 4</w:t>
      </w:r>
      <w:ins w:id="1277" w:author="Alondra Vega Pacheco" w:date="2025-09-07T11:12:00Z" w16du:dateUtc="2025-09-07T16:12:00Z">
        <w:r>
          <w:tab/>
        </w:r>
        <w:r w:rsidRPr="0EE99F17">
          <w:rPr>
            <w:noProof/>
          </w:rPr>
          <w:fldChar w:fldCharType="begin"/>
        </w:r>
        <w:r w:rsidRPr="0EE99F17">
          <w:rPr>
            <w:noProof/>
          </w:rPr>
          <w:instrText xml:space="preserve"> PAGEREF _Toc208135996 \h </w:instrText>
        </w:r>
      </w:ins>
      <w:r w:rsidRPr="0EE99F17">
        <w:rPr>
          <w:noProof/>
        </w:rPr>
      </w:r>
      <w:ins w:id="1278" w:author="Alondra Vega Pacheco" w:date="2025-09-07T11:12:00Z" w16du:dateUtc="2025-09-07T16:12:00Z">
        <w:r w:rsidRPr="0EE99F17">
          <w:rPr>
            <w:noProof/>
          </w:rPr>
          <w:fldChar w:fldCharType="separate"/>
        </w:r>
      </w:ins>
      <w:r w:rsidR="13FE0BF1">
        <w:rPr>
          <w:noProof/>
          <w:webHidden/>
        </w:rPr>
        <w:t>45</w:t>
      </w:r>
      <w:ins w:id="1279" w:author="Alondra Vega Pacheco" w:date="2025-09-07T11:12:00Z" w16du:dateUtc="2025-09-07T16:12:00Z">
        <w:r w:rsidRPr="0EE99F17">
          <w:rPr>
            <w:noProof/>
          </w:rPr>
          <w:fldChar w:fldCharType="end"/>
        </w:r>
        <w:r w:rsidRPr="0EE99F17">
          <w:rPr>
            <w:rStyle w:val="Hyperlink"/>
            <w:noProof/>
          </w:rPr>
          <w:fldChar w:fldCharType="end"/>
        </w:r>
      </w:ins>
    </w:p>
    <w:p w14:paraId="2C9E0D46" w14:textId="6884A772"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280"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"_Toc208135997"</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Table 14 Infrastructure Cost Table</w:t>
      </w:r>
      <w:ins w:id="1281" w:author="Alondra Vega Pacheco" w:date="2025-09-07T11:12:00Z" w16du:dateUtc="2025-09-07T16:12:00Z">
        <w:r>
          <w:tab/>
        </w:r>
        <w:r w:rsidRPr="0EE99F17">
          <w:rPr>
            <w:noProof/>
          </w:rPr>
          <w:fldChar w:fldCharType="begin"/>
        </w:r>
        <w:r w:rsidRPr="0EE99F17">
          <w:rPr>
            <w:noProof/>
          </w:rPr>
          <w:instrText xml:space="preserve"> PAGEREF _Toc208135997 \h </w:instrText>
        </w:r>
      </w:ins>
      <w:r w:rsidRPr="0EE99F17">
        <w:rPr>
          <w:noProof/>
        </w:rPr>
      </w:r>
      <w:ins w:id="1282" w:author="Alondra Vega Pacheco" w:date="2025-09-07T11:12:00Z" w16du:dateUtc="2025-09-07T16:12:00Z">
        <w:r w:rsidRPr="0EE99F17">
          <w:rPr>
            <w:noProof/>
          </w:rPr>
          <w:fldChar w:fldCharType="separate"/>
        </w:r>
      </w:ins>
      <w:r w:rsidR="13FE0BF1">
        <w:rPr>
          <w:noProof/>
          <w:webHidden/>
        </w:rPr>
        <w:t>48</w:t>
      </w:r>
      <w:ins w:id="1283" w:author="Alondra Vega Pacheco" w:date="2025-09-07T11:12:00Z" w16du:dateUtc="2025-09-07T16:12:00Z">
        <w:r w:rsidRPr="0EE99F17">
          <w:rPr>
            <w:noProof/>
          </w:rPr>
          <w:fldChar w:fldCharType="end"/>
        </w:r>
        <w:r w:rsidRPr="0EE99F17">
          <w:rPr>
            <w:rStyle w:val="Hyperlink"/>
            <w:noProof/>
          </w:rPr>
          <w:fldChar w:fldCharType="end"/>
        </w:r>
      </w:ins>
    </w:p>
    <w:p w14:paraId="466FF119" w14:textId="03C4E908"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284"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"_Toc208135998"</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Table 15 Fees Table</w:t>
      </w:r>
      <w:ins w:id="1285" w:author="Alondra Vega Pacheco" w:date="2025-09-07T11:12:00Z" w16du:dateUtc="2025-09-07T16:12:00Z">
        <w:r>
          <w:tab/>
        </w:r>
        <w:r w:rsidRPr="0EE99F17">
          <w:rPr>
            <w:noProof/>
          </w:rPr>
          <w:fldChar w:fldCharType="begin"/>
        </w:r>
        <w:r w:rsidRPr="0EE99F17">
          <w:rPr>
            <w:noProof/>
          </w:rPr>
          <w:instrText xml:space="preserve"> PAGEREF _Toc208135998 \h </w:instrText>
        </w:r>
      </w:ins>
      <w:r w:rsidRPr="0EE99F17">
        <w:rPr>
          <w:noProof/>
        </w:rPr>
      </w:r>
      <w:ins w:id="1286" w:author="Alondra Vega Pacheco" w:date="2025-09-07T11:12:00Z" w16du:dateUtc="2025-09-07T16:12:00Z">
        <w:r w:rsidRPr="0EE99F17">
          <w:rPr>
            <w:noProof/>
          </w:rPr>
          <w:fldChar w:fldCharType="separate"/>
        </w:r>
      </w:ins>
      <w:r w:rsidR="13FE0BF1">
        <w:rPr>
          <w:noProof/>
          <w:webHidden/>
        </w:rPr>
        <w:t>49</w:t>
      </w:r>
      <w:ins w:id="1287" w:author="Alondra Vega Pacheco" w:date="2025-09-07T11:12:00Z" w16du:dateUtc="2025-09-07T16:12:00Z">
        <w:r w:rsidRPr="0EE99F17">
          <w:rPr>
            <w:noProof/>
          </w:rPr>
          <w:fldChar w:fldCharType="end"/>
        </w:r>
        <w:r w:rsidRPr="0EE99F17">
          <w:rPr>
            <w:rStyle w:val="Hyperlink"/>
            <w:noProof/>
          </w:rPr>
          <w:fldChar w:fldCharType="end"/>
        </w:r>
      </w:ins>
    </w:p>
    <w:p w14:paraId="4F812E8A" w14:textId="2D6A4F13"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288"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"_Toc208135999"</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Table 16 Total Infrastructure Table</w:t>
      </w:r>
      <w:ins w:id="1289" w:author="Alondra Vega Pacheco" w:date="2025-09-07T11:12:00Z" w16du:dateUtc="2025-09-07T16:12:00Z">
        <w:r>
          <w:tab/>
        </w:r>
        <w:r w:rsidRPr="0EE99F17">
          <w:rPr>
            <w:noProof/>
          </w:rPr>
          <w:fldChar w:fldCharType="begin"/>
        </w:r>
        <w:r w:rsidRPr="0EE99F17">
          <w:rPr>
            <w:noProof/>
          </w:rPr>
          <w:instrText xml:space="preserve"> PAGEREF _Toc208135999 \h </w:instrText>
        </w:r>
      </w:ins>
      <w:r w:rsidRPr="0EE99F17">
        <w:rPr>
          <w:noProof/>
        </w:rPr>
      </w:r>
      <w:ins w:id="1290" w:author="Alondra Vega Pacheco" w:date="2025-09-07T11:12:00Z" w16du:dateUtc="2025-09-07T16:12:00Z">
        <w:r w:rsidRPr="0EE99F17">
          <w:rPr>
            <w:noProof/>
          </w:rPr>
          <w:fldChar w:fldCharType="separate"/>
        </w:r>
      </w:ins>
      <w:r w:rsidR="13FE0BF1">
        <w:rPr>
          <w:noProof/>
          <w:webHidden/>
        </w:rPr>
        <w:t>49</w:t>
      </w:r>
      <w:ins w:id="1291" w:author="Alondra Vega Pacheco" w:date="2025-09-07T11:12:00Z" w16du:dateUtc="2025-09-07T16:12:00Z">
        <w:r w:rsidRPr="0EE99F17">
          <w:rPr>
            <w:noProof/>
          </w:rPr>
          <w:fldChar w:fldCharType="end"/>
        </w:r>
        <w:r w:rsidRPr="0EE99F17">
          <w:rPr>
            <w:rStyle w:val="Hyperlink"/>
            <w:noProof/>
          </w:rPr>
          <w:fldChar w:fldCharType="end"/>
        </w:r>
      </w:ins>
    </w:p>
    <w:p w14:paraId="29E33189" w14:textId="585C2F7B"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292"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"_Toc208136000"</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Table 17 Cost-Control Table</w:t>
      </w:r>
      <w:ins w:id="1293" w:author="Alondra Vega Pacheco" w:date="2025-09-07T11:12:00Z" w16du:dateUtc="2025-09-07T16:12:00Z">
        <w:r>
          <w:tab/>
        </w:r>
        <w:r w:rsidRPr="0EE99F17">
          <w:rPr>
            <w:noProof/>
          </w:rPr>
          <w:fldChar w:fldCharType="begin"/>
        </w:r>
        <w:r w:rsidRPr="0EE99F17">
          <w:rPr>
            <w:noProof/>
          </w:rPr>
          <w:instrText xml:space="preserve"> PAGEREF _Toc208136000 \h </w:instrText>
        </w:r>
      </w:ins>
      <w:r w:rsidRPr="0EE99F17">
        <w:rPr>
          <w:noProof/>
        </w:rPr>
      </w:r>
      <w:ins w:id="1294" w:author="Alondra Vega Pacheco" w:date="2025-09-07T11:12:00Z" w16du:dateUtc="2025-09-07T16:12:00Z">
        <w:r w:rsidRPr="0EE99F17">
          <w:rPr>
            <w:noProof/>
          </w:rPr>
          <w:fldChar w:fldCharType="separate"/>
        </w:r>
      </w:ins>
      <w:r w:rsidR="13FE0BF1">
        <w:rPr>
          <w:noProof/>
          <w:webHidden/>
        </w:rPr>
        <w:t>50</w:t>
      </w:r>
      <w:ins w:id="1295" w:author="Alondra Vega Pacheco" w:date="2025-09-07T11:12:00Z" w16du:dateUtc="2025-09-07T16:12:00Z">
        <w:r w:rsidRPr="0EE99F17">
          <w:rPr>
            <w:noProof/>
          </w:rPr>
          <w:fldChar w:fldCharType="end"/>
        </w:r>
        <w:r w:rsidRPr="0EE99F17">
          <w:rPr>
            <w:rStyle w:val="Hyperlink"/>
            <w:noProof/>
          </w:rPr>
          <w:fldChar w:fldCharType="end"/>
        </w:r>
      </w:ins>
    </w:p>
    <w:p w14:paraId="0BF0209A" w14:textId="1CB1B94A"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296"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"_Toc208136001"</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Table 18 Budget Summary Table</w:t>
      </w:r>
      <w:ins w:id="1297" w:author="Alondra Vega Pacheco" w:date="2025-09-07T11:12:00Z" w16du:dateUtc="2025-09-07T16:12:00Z">
        <w:r>
          <w:tab/>
        </w:r>
        <w:r w:rsidRPr="0EE99F17">
          <w:rPr>
            <w:noProof/>
          </w:rPr>
          <w:fldChar w:fldCharType="begin"/>
        </w:r>
        <w:r w:rsidRPr="0EE99F17">
          <w:rPr>
            <w:noProof/>
          </w:rPr>
          <w:instrText xml:space="preserve"> PAGEREF _Toc208136001 \h </w:instrText>
        </w:r>
      </w:ins>
      <w:r w:rsidRPr="0EE99F17">
        <w:rPr>
          <w:noProof/>
        </w:rPr>
      </w:r>
      <w:ins w:id="1298" w:author="Alondra Vega Pacheco" w:date="2025-09-07T11:12:00Z" w16du:dateUtc="2025-09-07T16:12:00Z">
        <w:r w:rsidRPr="0EE99F17">
          <w:rPr>
            <w:noProof/>
          </w:rPr>
          <w:fldChar w:fldCharType="separate"/>
        </w:r>
      </w:ins>
      <w:r w:rsidR="13FE0BF1">
        <w:rPr>
          <w:noProof/>
          <w:webHidden/>
        </w:rPr>
        <w:t>51</w:t>
      </w:r>
      <w:ins w:id="1299" w:author="Alondra Vega Pacheco" w:date="2025-09-07T11:12:00Z" w16du:dateUtc="2025-09-07T16:12:00Z">
        <w:r w:rsidRPr="0EE99F17">
          <w:rPr>
            <w:noProof/>
          </w:rPr>
          <w:fldChar w:fldCharType="end"/>
        </w:r>
        <w:r w:rsidRPr="0EE99F17">
          <w:rPr>
            <w:rStyle w:val="Hyperlink"/>
            <w:noProof/>
          </w:rPr>
          <w:fldChar w:fldCharType="end"/>
        </w:r>
      </w:ins>
    </w:p>
    <w:p w14:paraId="161F6088" w14:textId="42BFB138"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300"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"_Toc208136002"</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Table 19 Roles &amp; Responsibilities Table with Assigned Team Members</w:t>
      </w:r>
      <w:ins w:id="1301" w:author="Alondra Vega Pacheco" w:date="2025-09-07T11:12:00Z" w16du:dateUtc="2025-09-07T16:12:00Z">
        <w:r>
          <w:tab/>
        </w:r>
        <w:r w:rsidRPr="0EE99F17">
          <w:rPr>
            <w:noProof/>
          </w:rPr>
          <w:fldChar w:fldCharType="begin"/>
        </w:r>
        <w:r w:rsidRPr="0EE99F17">
          <w:rPr>
            <w:noProof/>
          </w:rPr>
          <w:instrText xml:space="preserve"> PAGEREF _Toc208136002 \h </w:instrText>
        </w:r>
      </w:ins>
      <w:r w:rsidRPr="0EE99F17">
        <w:rPr>
          <w:noProof/>
        </w:rPr>
      </w:r>
      <w:ins w:id="1302" w:author="Alondra Vega Pacheco" w:date="2025-09-07T11:12:00Z" w16du:dateUtc="2025-09-07T16:12:00Z">
        <w:r w:rsidRPr="0EE99F17">
          <w:rPr>
            <w:noProof/>
          </w:rPr>
          <w:fldChar w:fldCharType="separate"/>
        </w:r>
      </w:ins>
      <w:r w:rsidR="13FE0BF1">
        <w:rPr>
          <w:noProof/>
          <w:webHidden/>
        </w:rPr>
        <w:t>52</w:t>
      </w:r>
      <w:ins w:id="1303" w:author="Alondra Vega Pacheco" w:date="2025-09-07T11:12:00Z" w16du:dateUtc="2025-09-07T16:12:00Z">
        <w:r w:rsidRPr="0EE99F17">
          <w:rPr>
            <w:noProof/>
          </w:rPr>
          <w:fldChar w:fldCharType="end"/>
        </w:r>
        <w:r w:rsidRPr="0EE99F17">
          <w:rPr>
            <w:rStyle w:val="Hyperlink"/>
            <w:noProof/>
          </w:rPr>
          <w:fldChar w:fldCharType="end"/>
        </w:r>
      </w:ins>
    </w:p>
    <w:p w14:paraId="4CC6F7CE" w14:textId="1487CEC3"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304"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"_Toc208136003"</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 xml:space="preserve">Table 20 </w:t>
      </w:r>
      <w:r w:rsidR="13FE0BF1" w:rsidRPr="00632343">
        <w:rPr>
          <w:rStyle w:val="Hyperlink"/>
          <w:noProof/>
          <w:lang w:val="fr-CA"/>
        </w:rPr>
        <w:t>RACI Matrix Table Key:</w:t>
      </w:r>
      <w:ins w:id="1305" w:author="Alondra Vega Pacheco" w:date="2025-09-07T11:12:00Z" w16du:dateUtc="2025-09-07T16:12:00Z">
        <w:r>
          <w:tab/>
        </w:r>
        <w:r w:rsidRPr="0EE99F17">
          <w:rPr>
            <w:noProof/>
          </w:rPr>
          <w:fldChar w:fldCharType="begin"/>
        </w:r>
        <w:r w:rsidRPr="0EE99F17">
          <w:rPr>
            <w:noProof/>
          </w:rPr>
          <w:instrText xml:space="preserve"> PAGEREF _Toc208136003 \h </w:instrText>
        </w:r>
      </w:ins>
      <w:r w:rsidRPr="0EE99F17">
        <w:rPr>
          <w:noProof/>
        </w:rPr>
      </w:r>
      <w:ins w:id="1306" w:author="Alondra Vega Pacheco" w:date="2025-09-07T11:12:00Z" w16du:dateUtc="2025-09-07T16:12:00Z">
        <w:r w:rsidRPr="0EE99F17">
          <w:rPr>
            <w:noProof/>
          </w:rPr>
          <w:fldChar w:fldCharType="separate"/>
        </w:r>
      </w:ins>
      <w:r w:rsidR="13FE0BF1">
        <w:rPr>
          <w:noProof/>
          <w:webHidden/>
        </w:rPr>
        <w:t>53</w:t>
      </w:r>
      <w:ins w:id="1307" w:author="Alondra Vega Pacheco" w:date="2025-09-07T11:12:00Z" w16du:dateUtc="2025-09-07T16:12:00Z">
        <w:r w:rsidRPr="0EE99F17">
          <w:rPr>
            <w:noProof/>
          </w:rPr>
          <w:fldChar w:fldCharType="end"/>
        </w:r>
        <w:r w:rsidRPr="0EE99F17">
          <w:rPr>
            <w:rStyle w:val="Hyperlink"/>
            <w:noProof/>
          </w:rPr>
          <w:fldChar w:fldCharType="end"/>
        </w:r>
      </w:ins>
    </w:p>
    <w:p w14:paraId="081D6EBC" w14:textId="44CD9DB6" w:rsidR="00C33C49" w:rsidRDefault="00C33C49" w:rsidP="0EE99F17">
      <w:pPr>
        <w:pStyle w:val="TableofFigures"/>
        <w:tabs>
          <w:tab w:val="right" w:leader="dot" w:pos="9345"/>
        </w:tabs>
        <w:rPr>
          <w:rFonts w:asciiTheme="minorHAnsi" w:eastAsiaTheme="minorEastAsia" w:hAnsiTheme="minorHAnsi" w:cstheme="minorBidi"/>
          <w:noProof/>
          <w:kern w:val="2"/>
          <w14:ligatures w14:val="standardContextual"/>
        </w:rPr>
      </w:pPr>
      <w:ins w:id="1308" w:author="Alondra Vega Pacheco" w:date="2025-09-07T11:12:00Z" w16du:dateUtc="2025-09-07T16:12:00Z">
        <w:r w:rsidRPr="0EE99F17">
          <w:rPr>
            <w:rStyle w:val="Hyperlink"/>
            <w:noProof/>
          </w:rPr>
          <w:fldChar w:fldCharType="begin"/>
        </w:r>
        <w:r w:rsidRPr="0EE99F17">
          <w:rPr>
            <w:rStyle w:val="Hyperlink"/>
            <w:noProof/>
          </w:rPr>
          <w:instrText xml:space="preserve"> </w:instrText>
        </w:r>
        <w:r w:rsidRPr="0EE99F17">
          <w:rPr>
            <w:noProof/>
          </w:rPr>
          <w:instrText>HYPERLINK \l "_Toc208136004"</w:instrText>
        </w:r>
        <w:r w:rsidRPr="0EE99F17">
          <w:rPr>
            <w:rStyle w:val="Hyperlink"/>
            <w:noProof/>
          </w:rPr>
          <w:instrText xml:space="preserve"> </w:instrText>
        </w:r>
        <w:r w:rsidRPr="0EE99F17">
          <w:rPr>
            <w:rStyle w:val="Hyperlink"/>
            <w:noProof/>
          </w:rPr>
        </w:r>
        <w:r w:rsidRPr="0EE99F17">
          <w:rPr>
            <w:rStyle w:val="Hyperlink"/>
            <w:noProof/>
          </w:rPr>
          <w:fldChar w:fldCharType="separate"/>
        </w:r>
      </w:ins>
      <w:r w:rsidR="13FE0BF1" w:rsidRPr="00632343">
        <w:rPr>
          <w:rStyle w:val="Hyperlink"/>
          <w:noProof/>
        </w:rPr>
        <w:t>Table 21 Change Control Board Members</w:t>
      </w:r>
      <w:ins w:id="1309" w:author="Alondra Vega Pacheco" w:date="2025-09-07T11:12:00Z" w16du:dateUtc="2025-09-07T16:12:00Z">
        <w:r>
          <w:tab/>
        </w:r>
        <w:r w:rsidRPr="0EE99F17">
          <w:rPr>
            <w:noProof/>
          </w:rPr>
          <w:fldChar w:fldCharType="begin"/>
        </w:r>
        <w:r w:rsidRPr="0EE99F17">
          <w:rPr>
            <w:noProof/>
          </w:rPr>
          <w:instrText xml:space="preserve"> PAGEREF _Toc208136004 \h </w:instrText>
        </w:r>
      </w:ins>
      <w:r w:rsidRPr="0EE99F17">
        <w:rPr>
          <w:noProof/>
        </w:rPr>
      </w:r>
      <w:ins w:id="1310" w:author="Alondra Vega Pacheco" w:date="2025-09-07T11:12:00Z" w16du:dateUtc="2025-09-07T16:12:00Z">
        <w:r w:rsidRPr="0EE99F17">
          <w:rPr>
            <w:noProof/>
          </w:rPr>
          <w:fldChar w:fldCharType="separate"/>
        </w:r>
      </w:ins>
      <w:r w:rsidR="13FE0BF1">
        <w:rPr>
          <w:noProof/>
          <w:webHidden/>
        </w:rPr>
        <w:t>63</w:t>
      </w:r>
      <w:ins w:id="1311" w:author="Alondra Vega Pacheco" w:date="2025-09-07T11:12:00Z" w16du:dateUtc="2025-09-07T16:12:00Z">
        <w:r w:rsidRPr="0EE99F17">
          <w:rPr>
            <w:noProof/>
          </w:rPr>
          <w:fldChar w:fldCharType="end"/>
        </w:r>
        <w:r w:rsidRPr="0EE99F17">
          <w:rPr>
            <w:rStyle w:val="Hyperlink"/>
            <w:noProof/>
          </w:rPr>
          <w:fldChar w:fldCharType="end"/>
        </w:r>
      </w:ins>
    </w:p>
    <w:p w14:paraId="1806BE9A" w14:textId="6C2DCE0D" w:rsidR="002B76A5" w:rsidDel="0099409E" w:rsidRDefault="002B76A5" w:rsidP="0EE99F17">
      <w:pPr>
        <w:pStyle w:val="TableofFigures"/>
        <w:tabs>
          <w:tab w:val="right" w:leader="dot" w:pos="9345"/>
        </w:tabs>
        <w:rPr>
          <w:noProof/>
          <w:kern w:val="2"/>
          <w:lang w:eastAsia="ja-JP"/>
          <w14:ligatures w14:val="standardContextual"/>
        </w:rPr>
      </w:pPr>
    </w:p>
    <w:p w14:paraId="55CAD583" w14:textId="61BB941E" w:rsidR="002B76A5" w:rsidDel="0099409E" w:rsidRDefault="002B76A5" w:rsidP="0EE99F17">
      <w:pPr>
        <w:pStyle w:val="TableofFigures"/>
        <w:tabs>
          <w:tab w:val="right" w:leader="dot" w:pos="9345"/>
        </w:tabs>
        <w:rPr>
          <w:noProof/>
          <w:kern w:val="2"/>
          <w:lang w:eastAsia="ja-JP"/>
          <w14:ligatures w14:val="standardContextual"/>
        </w:rPr>
      </w:pPr>
    </w:p>
    <w:p w14:paraId="616DEBF0" w14:textId="10585258" w:rsidR="002B76A5" w:rsidDel="0099409E" w:rsidRDefault="002B76A5" w:rsidP="0EE99F17">
      <w:pPr>
        <w:pStyle w:val="TableofFigures"/>
        <w:tabs>
          <w:tab w:val="right" w:leader="dot" w:pos="9345"/>
        </w:tabs>
        <w:rPr>
          <w:rStyle w:val="Hyperlink"/>
          <w:noProof/>
          <w:kern w:val="2"/>
          <w:lang w:eastAsia="ja-JP"/>
          <w14:ligatures w14:val="standardContextual"/>
        </w:rPr>
      </w:pPr>
    </w:p>
    <w:p w14:paraId="51013EDD" w14:textId="4E6A7760" w:rsidR="002B76A5" w:rsidDel="0099409E" w:rsidRDefault="002B76A5" w:rsidP="0EE99F17">
      <w:pPr>
        <w:pStyle w:val="TableofFigures"/>
        <w:tabs>
          <w:tab w:val="right" w:leader="dot" w:pos="9345"/>
        </w:tabs>
        <w:rPr>
          <w:noProof/>
          <w:kern w:val="2"/>
          <w:lang w:eastAsia="ja-JP"/>
          <w14:ligatures w14:val="standardContextual"/>
        </w:rPr>
      </w:pPr>
    </w:p>
    <w:p w14:paraId="37D5749C" w14:textId="4C0D8460" w:rsidR="002B76A5" w:rsidDel="0099409E" w:rsidRDefault="002B76A5" w:rsidP="0EE99F17">
      <w:pPr>
        <w:pStyle w:val="TableofFigures"/>
        <w:tabs>
          <w:tab w:val="right" w:leader="dot" w:pos="9345"/>
        </w:tabs>
        <w:rPr>
          <w:noProof/>
          <w:kern w:val="2"/>
          <w:lang w:eastAsia="ja-JP"/>
          <w14:ligatures w14:val="standardContextual"/>
        </w:rPr>
      </w:pPr>
    </w:p>
    <w:p w14:paraId="12E753B9" w14:textId="1BD4379C" w:rsidR="002B76A5" w:rsidDel="0099409E" w:rsidRDefault="002B76A5" w:rsidP="0EE99F17">
      <w:pPr>
        <w:pStyle w:val="TableofFigures"/>
        <w:tabs>
          <w:tab w:val="right" w:leader="dot" w:pos="9345"/>
        </w:tabs>
        <w:rPr>
          <w:noProof/>
          <w:kern w:val="2"/>
          <w:lang w:eastAsia="ja-JP"/>
          <w14:ligatures w14:val="standardContextual"/>
        </w:rPr>
      </w:pPr>
    </w:p>
    <w:p w14:paraId="4F83ABE2" w14:textId="3ADB2279" w:rsidR="002B76A5" w:rsidDel="0099409E" w:rsidRDefault="002B76A5" w:rsidP="0EE99F17">
      <w:pPr>
        <w:pStyle w:val="TableofFigures"/>
        <w:tabs>
          <w:tab w:val="right" w:leader="dot" w:pos="9345"/>
        </w:tabs>
        <w:rPr>
          <w:noProof/>
          <w:kern w:val="2"/>
          <w:lang w:eastAsia="ja-JP"/>
          <w14:ligatures w14:val="standardContextual"/>
        </w:rPr>
      </w:pPr>
    </w:p>
    <w:p w14:paraId="0965E87A" w14:textId="3FCD5F7F" w:rsidR="002B76A5" w:rsidDel="0099409E" w:rsidRDefault="002B76A5" w:rsidP="0EE99F17">
      <w:pPr>
        <w:pStyle w:val="TableofFigures"/>
        <w:tabs>
          <w:tab w:val="right" w:leader="dot" w:pos="9345"/>
        </w:tabs>
        <w:rPr>
          <w:noProof/>
          <w:kern w:val="2"/>
          <w:lang w:eastAsia="ja-JP"/>
          <w14:ligatures w14:val="standardContextual"/>
        </w:rPr>
      </w:pPr>
    </w:p>
    <w:p w14:paraId="25944EF6" w14:textId="7A616852" w:rsidR="002B76A5" w:rsidDel="0099409E" w:rsidRDefault="002B76A5" w:rsidP="0EE99F17">
      <w:pPr>
        <w:pStyle w:val="TableofFigures"/>
        <w:tabs>
          <w:tab w:val="right" w:leader="dot" w:pos="9345"/>
        </w:tabs>
        <w:rPr>
          <w:noProof/>
          <w:kern w:val="2"/>
          <w:lang w:eastAsia="ja-JP"/>
          <w14:ligatures w14:val="standardContextual"/>
        </w:rPr>
      </w:pPr>
    </w:p>
    <w:p w14:paraId="45A60783" w14:textId="7BF40BBA" w:rsidR="002B76A5" w:rsidDel="0099409E" w:rsidRDefault="002B76A5" w:rsidP="0EE99F17">
      <w:pPr>
        <w:pStyle w:val="TableofFigures"/>
        <w:tabs>
          <w:tab w:val="right" w:leader="dot" w:pos="9345"/>
        </w:tabs>
        <w:rPr>
          <w:noProof/>
          <w:kern w:val="2"/>
          <w:lang w:eastAsia="ja-JP"/>
          <w14:ligatures w14:val="standardContextual"/>
        </w:rPr>
      </w:pPr>
    </w:p>
    <w:p w14:paraId="0D7B05C2" w14:textId="2707839E" w:rsidR="002B76A5" w:rsidDel="0099409E" w:rsidRDefault="002B76A5" w:rsidP="0EE99F17">
      <w:pPr>
        <w:pStyle w:val="TableofFigures"/>
        <w:tabs>
          <w:tab w:val="right" w:leader="dot" w:pos="9345"/>
        </w:tabs>
        <w:rPr>
          <w:noProof/>
          <w:kern w:val="2"/>
          <w:lang w:eastAsia="ja-JP"/>
          <w14:ligatures w14:val="standardContextual"/>
        </w:rPr>
      </w:pPr>
    </w:p>
    <w:p w14:paraId="43989CCC" w14:textId="1E8CAB00" w:rsidR="002B76A5" w:rsidDel="0099409E" w:rsidRDefault="002B76A5" w:rsidP="0EE99F17">
      <w:pPr>
        <w:pStyle w:val="TableofFigures"/>
        <w:tabs>
          <w:tab w:val="right" w:leader="dot" w:pos="9345"/>
        </w:tabs>
        <w:rPr>
          <w:noProof/>
          <w:kern w:val="2"/>
          <w:lang w:eastAsia="ja-JP"/>
          <w14:ligatures w14:val="standardContextual"/>
        </w:rPr>
      </w:pPr>
    </w:p>
    <w:p w14:paraId="50C41639" w14:textId="5EFC5408" w:rsidR="002B76A5" w:rsidDel="0099409E" w:rsidRDefault="002B76A5" w:rsidP="0EE99F17">
      <w:pPr>
        <w:pStyle w:val="TableofFigures"/>
        <w:tabs>
          <w:tab w:val="right" w:leader="dot" w:pos="9345"/>
        </w:tabs>
        <w:rPr>
          <w:noProof/>
          <w:kern w:val="2"/>
          <w:lang w:eastAsia="ja-JP"/>
          <w14:ligatures w14:val="standardContextual"/>
        </w:rPr>
      </w:pPr>
    </w:p>
    <w:p w14:paraId="0D9579ED" w14:textId="1266BDFE" w:rsidR="002B76A5" w:rsidDel="0099409E" w:rsidRDefault="002B76A5" w:rsidP="0EE99F17">
      <w:pPr>
        <w:pStyle w:val="TableofFigures"/>
        <w:tabs>
          <w:tab w:val="right" w:leader="dot" w:pos="9345"/>
        </w:tabs>
        <w:rPr>
          <w:noProof/>
          <w:kern w:val="2"/>
          <w:lang w:eastAsia="ja-JP"/>
          <w14:ligatures w14:val="standardContextual"/>
        </w:rPr>
      </w:pPr>
    </w:p>
    <w:p w14:paraId="3A733E2F" w14:textId="6DBF2B43" w:rsidR="002B76A5" w:rsidDel="0099409E" w:rsidRDefault="002B76A5" w:rsidP="0EE99F17">
      <w:pPr>
        <w:pStyle w:val="TableofFigures"/>
        <w:tabs>
          <w:tab w:val="right" w:leader="dot" w:pos="9345"/>
        </w:tabs>
        <w:rPr>
          <w:noProof/>
          <w:kern w:val="2"/>
          <w:lang w:eastAsia="ja-JP"/>
          <w14:ligatures w14:val="standardContextual"/>
        </w:rPr>
      </w:pPr>
    </w:p>
    <w:p w14:paraId="722556AE" w14:textId="0B083BF7" w:rsidR="002B76A5" w:rsidDel="0099409E" w:rsidRDefault="002B76A5" w:rsidP="0EE99F17">
      <w:pPr>
        <w:pStyle w:val="TableofFigures"/>
        <w:tabs>
          <w:tab w:val="right" w:leader="dot" w:pos="9345"/>
        </w:tabs>
        <w:rPr>
          <w:noProof/>
          <w:kern w:val="2"/>
          <w:lang w:eastAsia="ja-JP"/>
          <w14:ligatures w14:val="standardContextual"/>
        </w:rPr>
      </w:pPr>
    </w:p>
    <w:p w14:paraId="1D7B479A" w14:textId="474ABD20" w:rsidR="002B76A5" w:rsidDel="0099409E" w:rsidRDefault="002B76A5" w:rsidP="0EE99F17">
      <w:pPr>
        <w:pStyle w:val="TableofFigures"/>
        <w:tabs>
          <w:tab w:val="right" w:leader="dot" w:pos="9345"/>
        </w:tabs>
        <w:rPr>
          <w:noProof/>
          <w:kern w:val="2"/>
          <w:lang w:eastAsia="ja-JP"/>
          <w14:ligatures w14:val="standardContextual"/>
        </w:rPr>
      </w:pPr>
    </w:p>
    <w:p w14:paraId="1D769220" w14:textId="069058C2" w:rsidR="002B76A5" w:rsidDel="0099409E" w:rsidRDefault="002B76A5" w:rsidP="0EE99F17">
      <w:pPr>
        <w:pStyle w:val="TableofFigures"/>
        <w:tabs>
          <w:tab w:val="right" w:leader="dot" w:pos="9345"/>
        </w:tabs>
        <w:rPr>
          <w:noProof/>
          <w:kern w:val="2"/>
          <w:lang w:eastAsia="ja-JP"/>
          <w14:ligatures w14:val="standardContextual"/>
        </w:rPr>
      </w:pPr>
    </w:p>
    <w:p w14:paraId="68D08B6C" w14:textId="7F43EF50" w:rsidR="002B76A5" w:rsidDel="0099409E" w:rsidRDefault="002B76A5" w:rsidP="0EE99F17">
      <w:pPr>
        <w:pStyle w:val="TableofFigures"/>
        <w:tabs>
          <w:tab w:val="right" w:leader="dot" w:pos="9345"/>
        </w:tabs>
        <w:rPr>
          <w:noProof/>
          <w:kern w:val="2"/>
          <w:lang w:eastAsia="ja-JP"/>
          <w14:ligatures w14:val="standardContextual"/>
        </w:rPr>
      </w:pPr>
    </w:p>
    <w:p w14:paraId="2381981C" w14:textId="1ABC85B9" w:rsidR="002B76A5" w:rsidDel="0099409E" w:rsidRDefault="002B76A5" w:rsidP="0EE99F17">
      <w:pPr>
        <w:pStyle w:val="TableofFigures"/>
        <w:tabs>
          <w:tab w:val="right" w:leader="dot" w:pos="9345"/>
        </w:tabs>
        <w:rPr>
          <w:noProof/>
          <w:kern w:val="2"/>
          <w:lang w:eastAsia="ja-JP"/>
          <w14:ligatures w14:val="standardContextual"/>
        </w:rPr>
      </w:pPr>
    </w:p>
    <w:p w14:paraId="4F27E283" w14:textId="3DB536E6" w:rsidR="005D521B" w:rsidDel="0099409E" w:rsidRDefault="005D521B" w:rsidP="0EE99F17">
      <w:pPr>
        <w:pStyle w:val="TableofFigures"/>
        <w:tabs>
          <w:tab w:val="right" w:leader="dot" w:pos="9345"/>
        </w:tabs>
        <w:rPr>
          <w:noProof/>
          <w:kern w:val="2"/>
          <w14:ligatures w14:val="standardContextual"/>
        </w:rPr>
      </w:pPr>
    </w:p>
    <w:p w14:paraId="48298911" w14:textId="09427D7F" w:rsidR="005D521B" w:rsidDel="0099409E" w:rsidRDefault="005D521B" w:rsidP="0EE99F17">
      <w:pPr>
        <w:pStyle w:val="TableofFigures"/>
        <w:tabs>
          <w:tab w:val="right" w:leader="dot" w:pos="9345"/>
        </w:tabs>
        <w:rPr>
          <w:noProof/>
          <w:kern w:val="2"/>
          <w14:ligatures w14:val="standardContextual"/>
        </w:rPr>
      </w:pPr>
    </w:p>
    <w:p w14:paraId="7C7C23F8" w14:textId="002DE6E4" w:rsidR="005D521B" w:rsidDel="0099409E" w:rsidRDefault="005D521B" w:rsidP="0EE99F17">
      <w:pPr>
        <w:pStyle w:val="TableofFigures"/>
        <w:tabs>
          <w:tab w:val="right" w:leader="dot" w:pos="9345"/>
        </w:tabs>
        <w:rPr>
          <w:noProof/>
          <w:kern w:val="2"/>
          <w14:ligatures w14:val="standardContextual"/>
        </w:rPr>
      </w:pPr>
    </w:p>
    <w:p w14:paraId="417CD648" w14:textId="763A7778" w:rsidR="005D521B" w:rsidDel="0099409E" w:rsidRDefault="005D521B" w:rsidP="0EE99F17">
      <w:pPr>
        <w:pStyle w:val="TableofFigures"/>
        <w:tabs>
          <w:tab w:val="right" w:leader="dot" w:pos="9345"/>
        </w:tabs>
        <w:rPr>
          <w:noProof/>
          <w:kern w:val="2"/>
          <w14:ligatures w14:val="standardContextual"/>
        </w:rPr>
      </w:pPr>
    </w:p>
    <w:p w14:paraId="6D35654A" w14:textId="36CA2321" w:rsidR="005D521B" w:rsidDel="0099409E" w:rsidRDefault="005D521B" w:rsidP="0EE99F17">
      <w:pPr>
        <w:pStyle w:val="TableofFigures"/>
        <w:tabs>
          <w:tab w:val="right" w:leader="dot" w:pos="9345"/>
        </w:tabs>
        <w:rPr>
          <w:noProof/>
          <w:kern w:val="2"/>
          <w14:ligatures w14:val="standardContextual"/>
        </w:rPr>
      </w:pPr>
    </w:p>
    <w:p w14:paraId="347BBF9F" w14:textId="48169197" w:rsidR="005D521B" w:rsidDel="0099409E" w:rsidRDefault="005D521B" w:rsidP="0EE99F17">
      <w:pPr>
        <w:pStyle w:val="TableofFigures"/>
        <w:tabs>
          <w:tab w:val="right" w:leader="dot" w:pos="9345"/>
        </w:tabs>
        <w:rPr>
          <w:noProof/>
          <w:kern w:val="2"/>
          <w14:ligatures w14:val="standardContextual"/>
        </w:rPr>
      </w:pPr>
    </w:p>
    <w:p w14:paraId="0A72F448" w14:textId="3EB532D3" w:rsidR="005D521B" w:rsidDel="0099409E" w:rsidRDefault="005D521B" w:rsidP="0EE99F17">
      <w:pPr>
        <w:pStyle w:val="TableofFigures"/>
        <w:tabs>
          <w:tab w:val="right" w:leader="dot" w:pos="9345"/>
        </w:tabs>
        <w:rPr>
          <w:noProof/>
          <w:kern w:val="2"/>
          <w14:ligatures w14:val="standardContextual"/>
        </w:rPr>
      </w:pPr>
    </w:p>
    <w:p w14:paraId="77122680" w14:textId="766559FA" w:rsidR="005D521B" w:rsidDel="0099409E" w:rsidRDefault="005D521B" w:rsidP="0EE99F17">
      <w:pPr>
        <w:pStyle w:val="TableofFigures"/>
        <w:tabs>
          <w:tab w:val="right" w:leader="dot" w:pos="9345"/>
        </w:tabs>
        <w:rPr>
          <w:noProof/>
          <w:kern w:val="2"/>
          <w14:ligatures w14:val="standardContextual"/>
        </w:rPr>
      </w:pPr>
    </w:p>
    <w:p w14:paraId="0E5BED1F" w14:textId="3B8DAD92" w:rsidR="005D521B" w:rsidDel="008E5B81" w:rsidRDefault="005D521B" w:rsidP="0EE99F17">
      <w:pPr>
        <w:pStyle w:val="TableofFigures"/>
        <w:tabs>
          <w:tab w:val="right" w:leader="dot" w:pos="9345"/>
        </w:tabs>
        <w:rPr>
          <w:del w:id="1312" w:author="Alondra Vega Pacheco" w:date="2025-09-12T22:14:00Z" w16du:dateUtc="2025-09-13T03:14:00Z"/>
          <w:noProof/>
          <w:kern w:val="2"/>
          <w14:ligatures w14:val="standardContextual"/>
        </w:rPr>
      </w:pPr>
    </w:p>
    <w:p w14:paraId="77A47209" w14:textId="2A09FA51" w:rsidR="005D521B" w:rsidDel="008E5B81" w:rsidRDefault="005D521B" w:rsidP="0EE99F17">
      <w:pPr>
        <w:pStyle w:val="TableofFigures"/>
        <w:tabs>
          <w:tab w:val="right" w:leader="dot" w:pos="9345"/>
        </w:tabs>
        <w:rPr>
          <w:del w:id="1313" w:author="Alondra Vega Pacheco" w:date="2025-09-12T22:14:00Z" w16du:dateUtc="2025-09-13T03:14:00Z"/>
          <w:noProof/>
          <w:kern w:val="2"/>
          <w14:ligatures w14:val="standardContextual"/>
        </w:rPr>
      </w:pPr>
    </w:p>
    <w:p w14:paraId="7AB7B0D0" w14:textId="4788B277" w:rsidR="005D521B" w:rsidDel="008E5B81" w:rsidRDefault="005D521B" w:rsidP="0EE99F17">
      <w:pPr>
        <w:pStyle w:val="TableofFigures"/>
        <w:tabs>
          <w:tab w:val="right" w:leader="dot" w:pos="9345"/>
        </w:tabs>
        <w:rPr>
          <w:del w:id="1314" w:author="Alondra Vega Pacheco" w:date="2025-09-12T22:14:00Z" w16du:dateUtc="2025-09-13T03:14:00Z"/>
          <w:noProof/>
          <w:kern w:val="2"/>
          <w14:ligatures w14:val="standardContextual"/>
        </w:rPr>
      </w:pPr>
    </w:p>
    <w:p w14:paraId="74070AD4" w14:textId="408636F5" w:rsidR="005D521B" w:rsidDel="008E5B81" w:rsidRDefault="005D521B" w:rsidP="0EE99F17">
      <w:pPr>
        <w:pStyle w:val="TableofFigures"/>
        <w:tabs>
          <w:tab w:val="right" w:leader="dot" w:pos="9345"/>
        </w:tabs>
        <w:rPr>
          <w:del w:id="1315" w:author="Alondra Vega Pacheco" w:date="2025-09-12T22:14:00Z" w16du:dateUtc="2025-09-13T03:14:00Z"/>
          <w:noProof/>
          <w:kern w:val="2"/>
          <w14:ligatures w14:val="standardContextual"/>
        </w:rPr>
      </w:pPr>
    </w:p>
    <w:p w14:paraId="4D375D2D" w14:textId="1CADE5DA" w:rsidR="005D521B" w:rsidDel="008E5B81" w:rsidRDefault="005D521B" w:rsidP="0EE99F17">
      <w:pPr>
        <w:pStyle w:val="TableofFigures"/>
        <w:tabs>
          <w:tab w:val="right" w:leader="dot" w:pos="9345"/>
        </w:tabs>
        <w:rPr>
          <w:del w:id="1316" w:author="Alondra Vega Pacheco" w:date="2025-09-12T22:14:00Z" w16du:dateUtc="2025-09-13T03:14:00Z"/>
          <w:noProof/>
          <w:kern w:val="2"/>
          <w14:ligatures w14:val="standardContextual"/>
        </w:rPr>
      </w:pPr>
    </w:p>
    <w:p w14:paraId="5FFE726B" w14:textId="72E72359" w:rsidR="005D521B" w:rsidDel="008E5B81" w:rsidRDefault="005D521B" w:rsidP="0EE99F17">
      <w:pPr>
        <w:pStyle w:val="TableofFigures"/>
        <w:tabs>
          <w:tab w:val="right" w:leader="dot" w:pos="9345"/>
        </w:tabs>
        <w:rPr>
          <w:del w:id="1317" w:author="Alondra Vega Pacheco" w:date="2025-09-12T22:14:00Z" w16du:dateUtc="2025-09-13T03:14:00Z"/>
          <w:noProof/>
          <w:kern w:val="2"/>
          <w14:ligatures w14:val="standardContextual"/>
        </w:rPr>
      </w:pPr>
    </w:p>
    <w:p w14:paraId="3F78625D" w14:textId="7CBF7461" w:rsidR="005D521B" w:rsidDel="008E5B81" w:rsidRDefault="005D521B" w:rsidP="0EE99F17">
      <w:pPr>
        <w:pStyle w:val="TableofFigures"/>
        <w:tabs>
          <w:tab w:val="right" w:leader="dot" w:pos="9345"/>
        </w:tabs>
        <w:rPr>
          <w:del w:id="1318" w:author="Alondra Vega Pacheco" w:date="2025-09-12T22:14:00Z" w16du:dateUtc="2025-09-13T03:14:00Z"/>
          <w:noProof/>
          <w:kern w:val="2"/>
          <w14:ligatures w14:val="standardContextual"/>
        </w:rPr>
      </w:pPr>
    </w:p>
    <w:p w14:paraId="08626E6B" w14:textId="1E87E0EC" w:rsidR="005D521B" w:rsidDel="008E5B81" w:rsidRDefault="005D521B" w:rsidP="0EE99F17">
      <w:pPr>
        <w:pStyle w:val="TableofFigures"/>
        <w:tabs>
          <w:tab w:val="right" w:leader="dot" w:pos="9345"/>
        </w:tabs>
        <w:rPr>
          <w:del w:id="1319" w:author="Alondra Vega Pacheco" w:date="2025-09-12T22:14:00Z" w16du:dateUtc="2025-09-13T03:14:00Z"/>
          <w:noProof/>
          <w:kern w:val="2"/>
          <w14:ligatures w14:val="standardContextual"/>
        </w:rPr>
      </w:pPr>
    </w:p>
    <w:p w14:paraId="4332B02D" w14:textId="4C127B7A" w:rsidR="005D521B" w:rsidDel="008E5B81" w:rsidRDefault="005D521B" w:rsidP="0EE99F17">
      <w:pPr>
        <w:pStyle w:val="TableofFigures"/>
        <w:tabs>
          <w:tab w:val="right" w:leader="dot" w:pos="9345"/>
        </w:tabs>
        <w:rPr>
          <w:del w:id="1320" w:author="Alondra Vega Pacheco" w:date="2025-09-12T22:14:00Z" w16du:dateUtc="2025-09-13T03:14:00Z"/>
          <w:noProof/>
          <w:kern w:val="2"/>
          <w14:ligatures w14:val="standardContextual"/>
        </w:rPr>
      </w:pPr>
    </w:p>
    <w:p w14:paraId="0A9D75C2" w14:textId="006E604F" w:rsidR="005D521B" w:rsidDel="008E5B81" w:rsidRDefault="005D521B" w:rsidP="0EE99F17">
      <w:pPr>
        <w:pStyle w:val="TableofFigures"/>
        <w:tabs>
          <w:tab w:val="right" w:leader="dot" w:pos="9345"/>
        </w:tabs>
        <w:rPr>
          <w:del w:id="1321" w:author="Alondra Vega Pacheco" w:date="2025-09-12T22:14:00Z" w16du:dateUtc="2025-09-13T03:14:00Z"/>
          <w:noProof/>
          <w:kern w:val="2"/>
          <w14:ligatures w14:val="standardContextual"/>
        </w:rPr>
      </w:pPr>
    </w:p>
    <w:p w14:paraId="55BB4AEC" w14:textId="0134CDB6" w:rsidR="005D521B" w:rsidDel="008E5B81" w:rsidRDefault="005D521B" w:rsidP="0EE99F17">
      <w:pPr>
        <w:pStyle w:val="TableofFigures"/>
        <w:tabs>
          <w:tab w:val="right" w:leader="dot" w:pos="9345"/>
        </w:tabs>
        <w:rPr>
          <w:del w:id="1322" w:author="Alondra Vega Pacheco" w:date="2025-09-12T22:14:00Z" w16du:dateUtc="2025-09-13T03:14:00Z"/>
          <w:noProof/>
          <w:kern w:val="2"/>
          <w14:ligatures w14:val="standardContextual"/>
        </w:rPr>
      </w:pPr>
    </w:p>
    <w:p w14:paraId="0D362976" w14:textId="2C587CB4" w:rsidR="005D521B" w:rsidDel="008820C1" w:rsidRDefault="005D521B" w:rsidP="0EE99F17">
      <w:pPr>
        <w:pStyle w:val="TableofFigures"/>
        <w:tabs>
          <w:tab w:val="right" w:leader="dot" w:pos="9345"/>
        </w:tabs>
        <w:rPr>
          <w:del w:id="1323" w:author="Alondra Vega Pacheco" w:date="2025-09-12T22:14:00Z" w16du:dateUtc="2025-09-13T03:14:00Z"/>
          <w:noProof/>
          <w:kern w:val="2"/>
          <w14:ligatures w14:val="standardContextual"/>
        </w:rPr>
      </w:pPr>
    </w:p>
    <w:p w14:paraId="6FEED805" w14:textId="715249A9" w:rsidR="00CF31F7" w:rsidRDefault="005D521B">
      <w:pPr>
        <w:pStyle w:val="TableofFigures"/>
        <w:tabs>
          <w:tab w:val="right" w:leader="dot" w:pos="9345"/>
        </w:tabs>
      </w:pPr>
      <w:r>
        <w:fldChar w:fldCharType="end"/>
      </w:r>
      <w:del w:id="1324" w:author="Alondra Vega Pacheco" w:date="2025-09-12T22:14:00Z" w16du:dateUtc="2025-09-13T03:14:00Z">
        <w:r w:rsidR="3C3626D2" w:rsidDel="008E5B81">
          <w:br w:type="page"/>
        </w:r>
      </w:del>
    </w:p>
    <w:p w14:paraId="07C90DE8" w14:textId="2BFA0BE1" w:rsidR="00CF31F7" w:rsidRDefault="00CF31F7" w:rsidP="00CC269E">
      <w:pPr>
        <w:pStyle w:val="Heading1"/>
        <w:numPr>
          <w:ilvl w:val="0"/>
          <w:numId w:val="0"/>
        </w:numPr>
      </w:pPr>
      <w:bookmarkStart w:id="1325" w:name="_Toc208607935"/>
      <w:r>
        <w:lastRenderedPageBreak/>
        <w:t>LIST OF FIGURES</w:t>
      </w:r>
      <w:bookmarkEnd w:id="1325"/>
    </w:p>
    <w:p w14:paraId="2A48C028" w14:textId="77777777" w:rsidR="00CF31F7" w:rsidRDefault="00CF31F7">
      <w:pPr>
        <w:pStyle w:val="TableofFigures"/>
        <w:tabs>
          <w:tab w:val="right" w:leader="dot" w:pos="9345"/>
        </w:tabs>
      </w:pPr>
    </w:p>
    <w:p w14:paraId="25F6CCF6" w14:textId="78E43DBE" w:rsidR="003F671D" w:rsidRDefault="00CF31F7">
      <w:pPr>
        <w:pStyle w:val="TableofFigures"/>
        <w:tabs>
          <w:tab w:val="right" w:leader="dot" w:pos="9345"/>
        </w:tabs>
        <w:rPr>
          <w:ins w:id="1326" w:author="Alondra Vega Pacheco" w:date="2025-09-12T19:19:00Z" w16du:dateUtc="2025-09-13T00:19:00Z"/>
          <w:rFonts w:asciiTheme="minorHAnsi" w:eastAsiaTheme="minorEastAsia" w:hAnsiTheme="minorHAnsi" w:cstheme="minorBidi"/>
          <w:noProof/>
          <w:kern w:val="2"/>
          <w:szCs w:val="24"/>
          <w14:ligatures w14:val="standardContextual"/>
        </w:rPr>
      </w:pPr>
      <w:r>
        <w:fldChar w:fldCharType="begin"/>
      </w:r>
      <w:r>
        <w:instrText xml:space="preserve"> TOC \h \z \c "Figure" </w:instrText>
      </w:r>
      <w:r>
        <w:fldChar w:fldCharType="separate"/>
      </w:r>
      <w:ins w:id="1327" w:author="Alondra Vega Pacheco" w:date="2025-09-12T19:19:00Z" w16du:dateUtc="2025-09-13T00:19:00Z">
        <w:r w:rsidR="003F671D" w:rsidRPr="00CD2CC0">
          <w:rPr>
            <w:rStyle w:val="Hyperlink"/>
            <w:noProof/>
          </w:rPr>
          <w:fldChar w:fldCharType="begin"/>
        </w:r>
        <w:r w:rsidR="003F671D" w:rsidRPr="00CD2CC0">
          <w:rPr>
            <w:rStyle w:val="Hyperlink"/>
            <w:noProof/>
          </w:rPr>
          <w:instrText xml:space="preserve"> </w:instrText>
        </w:r>
        <w:r w:rsidR="003F671D">
          <w:rPr>
            <w:noProof/>
          </w:rPr>
          <w:instrText>HYPERLINK \l "_Toc208597180"</w:instrText>
        </w:r>
        <w:r w:rsidR="003F671D" w:rsidRPr="00CD2CC0">
          <w:rPr>
            <w:rStyle w:val="Hyperlink"/>
            <w:noProof/>
          </w:rPr>
          <w:instrText xml:space="preserve"> </w:instrText>
        </w:r>
        <w:r w:rsidR="003F671D" w:rsidRPr="00CD2CC0">
          <w:rPr>
            <w:rStyle w:val="Hyperlink"/>
            <w:noProof/>
          </w:rPr>
        </w:r>
        <w:r w:rsidR="003F671D" w:rsidRPr="00CD2CC0">
          <w:rPr>
            <w:rStyle w:val="Hyperlink"/>
            <w:noProof/>
          </w:rPr>
          <w:fldChar w:fldCharType="separate"/>
        </w:r>
        <w:r w:rsidR="003F671D" w:rsidRPr="00CD2CC0">
          <w:rPr>
            <w:rStyle w:val="Hyperlink"/>
            <w:noProof/>
          </w:rPr>
          <w:t>Figure 1 Gantt Chart of Milestones for CareConnect Project</w:t>
        </w:r>
        <w:r w:rsidR="003F671D">
          <w:rPr>
            <w:noProof/>
            <w:webHidden/>
          </w:rPr>
          <w:tab/>
        </w:r>
        <w:r w:rsidR="003F671D">
          <w:rPr>
            <w:noProof/>
            <w:webHidden/>
          </w:rPr>
          <w:fldChar w:fldCharType="begin"/>
        </w:r>
        <w:r w:rsidR="003F671D">
          <w:rPr>
            <w:noProof/>
            <w:webHidden/>
          </w:rPr>
          <w:instrText xml:space="preserve"> PAGEREF _Toc208597180 \h </w:instrText>
        </w:r>
      </w:ins>
      <w:r w:rsidR="003F671D">
        <w:rPr>
          <w:noProof/>
          <w:webHidden/>
        </w:rPr>
      </w:r>
      <w:ins w:id="1328" w:author="Alondra Vega Pacheco" w:date="2025-09-12T19:19:00Z" w16du:dateUtc="2025-09-13T00:19:00Z">
        <w:r w:rsidR="003F671D">
          <w:rPr>
            <w:noProof/>
            <w:webHidden/>
          </w:rPr>
          <w:fldChar w:fldCharType="separate"/>
        </w:r>
        <w:r w:rsidR="003F671D">
          <w:rPr>
            <w:noProof/>
            <w:webHidden/>
          </w:rPr>
          <w:t>23</w:t>
        </w:r>
        <w:r w:rsidR="003F671D">
          <w:rPr>
            <w:noProof/>
            <w:webHidden/>
          </w:rPr>
          <w:fldChar w:fldCharType="end"/>
        </w:r>
        <w:r w:rsidR="003F671D" w:rsidRPr="00CD2CC0">
          <w:rPr>
            <w:rStyle w:val="Hyperlink"/>
            <w:noProof/>
          </w:rPr>
          <w:fldChar w:fldCharType="end"/>
        </w:r>
      </w:ins>
    </w:p>
    <w:p w14:paraId="0821CAD1" w14:textId="0C5FCA9A" w:rsidR="003F671D" w:rsidRDefault="003F671D">
      <w:pPr>
        <w:pStyle w:val="TableofFigures"/>
        <w:tabs>
          <w:tab w:val="right" w:leader="dot" w:pos="9345"/>
        </w:tabs>
        <w:rPr>
          <w:ins w:id="1329" w:author="Alondra Vega Pacheco" w:date="2025-09-12T19:19:00Z" w16du:dateUtc="2025-09-13T00:19:00Z"/>
          <w:rFonts w:asciiTheme="minorHAnsi" w:eastAsiaTheme="minorEastAsia" w:hAnsiTheme="minorHAnsi" w:cstheme="minorBidi"/>
          <w:noProof/>
          <w:kern w:val="2"/>
          <w:szCs w:val="24"/>
          <w14:ligatures w14:val="standardContextual"/>
        </w:rPr>
      </w:pPr>
      <w:ins w:id="1330" w:author="Alondra Vega Pacheco" w:date="2025-09-12T19:19:00Z" w16du:dateUtc="2025-09-13T00:19:00Z">
        <w:r w:rsidRPr="00CD2CC0">
          <w:rPr>
            <w:rStyle w:val="Hyperlink"/>
            <w:noProof/>
          </w:rPr>
          <w:fldChar w:fldCharType="begin"/>
        </w:r>
        <w:r w:rsidRPr="00CD2CC0">
          <w:rPr>
            <w:rStyle w:val="Hyperlink"/>
            <w:noProof/>
          </w:rPr>
          <w:instrText xml:space="preserve"> </w:instrText>
        </w:r>
        <w:r>
          <w:rPr>
            <w:noProof/>
          </w:rPr>
          <w:instrText>HYPERLINK \l "_Toc208597181"</w:instrText>
        </w:r>
        <w:r w:rsidRPr="00CD2CC0">
          <w:rPr>
            <w:rStyle w:val="Hyperlink"/>
            <w:noProof/>
          </w:rPr>
          <w:instrText xml:space="preserve"> </w:instrText>
        </w:r>
        <w:r w:rsidRPr="00CD2CC0">
          <w:rPr>
            <w:rStyle w:val="Hyperlink"/>
            <w:noProof/>
          </w:rPr>
        </w:r>
        <w:r w:rsidRPr="00CD2CC0">
          <w:rPr>
            <w:rStyle w:val="Hyperlink"/>
            <w:noProof/>
          </w:rPr>
          <w:fldChar w:fldCharType="separate"/>
        </w:r>
        <w:r w:rsidRPr="00CD2CC0">
          <w:rPr>
            <w:rStyle w:val="Hyperlink"/>
            <w:noProof/>
          </w:rPr>
          <w:t>Figure 2 High-Level System Architecture Diagram 1 (NEW)</w:t>
        </w:r>
        <w:r>
          <w:rPr>
            <w:noProof/>
            <w:webHidden/>
          </w:rPr>
          <w:tab/>
        </w:r>
        <w:r>
          <w:rPr>
            <w:noProof/>
            <w:webHidden/>
          </w:rPr>
          <w:fldChar w:fldCharType="begin"/>
        </w:r>
        <w:r>
          <w:rPr>
            <w:noProof/>
            <w:webHidden/>
          </w:rPr>
          <w:instrText xml:space="preserve"> PAGEREF _Toc208597181 \h </w:instrText>
        </w:r>
      </w:ins>
      <w:r>
        <w:rPr>
          <w:noProof/>
          <w:webHidden/>
        </w:rPr>
      </w:r>
      <w:ins w:id="1331" w:author="Alondra Vega Pacheco" w:date="2025-09-12T19:19:00Z" w16du:dateUtc="2025-09-13T00:19:00Z">
        <w:r>
          <w:rPr>
            <w:noProof/>
            <w:webHidden/>
          </w:rPr>
          <w:fldChar w:fldCharType="separate"/>
        </w:r>
        <w:r>
          <w:rPr>
            <w:noProof/>
            <w:webHidden/>
          </w:rPr>
          <w:t>27</w:t>
        </w:r>
        <w:r>
          <w:rPr>
            <w:noProof/>
            <w:webHidden/>
          </w:rPr>
          <w:fldChar w:fldCharType="end"/>
        </w:r>
        <w:r w:rsidRPr="00CD2CC0">
          <w:rPr>
            <w:rStyle w:val="Hyperlink"/>
            <w:noProof/>
          </w:rPr>
          <w:fldChar w:fldCharType="end"/>
        </w:r>
      </w:ins>
    </w:p>
    <w:p w14:paraId="136E786A" w14:textId="6D2038D8" w:rsidR="003F671D" w:rsidRDefault="003F671D">
      <w:pPr>
        <w:pStyle w:val="TableofFigures"/>
        <w:tabs>
          <w:tab w:val="right" w:leader="dot" w:pos="9345"/>
        </w:tabs>
        <w:rPr>
          <w:ins w:id="1332" w:author="Alondra Vega Pacheco" w:date="2025-09-12T19:19:00Z" w16du:dateUtc="2025-09-13T00:19:00Z"/>
          <w:rFonts w:asciiTheme="minorHAnsi" w:eastAsiaTheme="minorEastAsia" w:hAnsiTheme="minorHAnsi" w:cstheme="minorBidi"/>
          <w:noProof/>
          <w:kern w:val="2"/>
          <w:szCs w:val="24"/>
          <w14:ligatures w14:val="standardContextual"/>
        </w:rPr>
      </w:pPr>
      <w:ins w:id="1333" w:author="Alondra Vega Pacheco" w:date="2025-09-12T19:19:00Z" w16du:dateUtc="2025-09-13T00:19:00Z">
        <w:r w:rsidRPr="00CD2CC0">
          <w:rPr>
            <w:rStyle w:val="Hyperlink"/>
            <w:noProof/>
          </w:rPr>
          <w:fldChar w:fldCharType="begin"/>
        </w:r>
        <w:r w:rsidRPr="00CD2CC0">
          <w:rPr>
            <w:rStyle w:val="Hyperlink"/>
            <w:noProof/>
          </w:rPr>
          <w:instrText xml:space="preserve"> </w:instrText>
        </w:r>
        <w:r>
          <w:rPr>
            <w:noProof/>
          </w:rPr>
          <w:instrText>HYPERLINK \l "_Toc208597182"</w:instrText>
        </w:r>
        <w:r w:rsidRPr="00CD2CC0">
          <w:rPr>
            <w:rStyle w:val="Hyperlink"/>
            <w:noProof/>
          </w:rPr>
          <w:instrText xml:space="preserve"> </w:instrText>
        </w:r>
        <w:r w:rsidRPr="00CD2CC0">
          <w:rPr>
            <w:rStyle w:val="Hyperlink"/>
            <w:noProof/>
          </w:rPr>
        </w:r>
        <w:r w:rsidRPr="00CD2CC0">
          <w:rPr>
            <w:rStyle w:val="Hyperlink"/>
            <w:noProof/>
          </w:rPr>
          <w:fldChar w:fldCharType="separate"/>
        </w:r>
        <w:r w:rsidRPr="00CD2CC0">
          <w:rPr>
            <w:rStyle w:val="Hyperlink"/>
            <w:noProof/>
          </w:rPr>
          <w:t>Figure 3 High-Level System Architecture Diagram 2</w:t>
        </w:r>
        <w:r>
          <w:rPr>
            <w:noProof/>
            <w:webHidden/>
          </w:rPr>
          <w:tab/>
        </w:r>
        <w:r>
          <w:rPr>
            <w:noProof/>
            <w:webHidden/>
          </w:rPr>
          <w:fldChar w:fldCharType="begin"/>
        </w:r>
        <w:r>
          <w:rPr>
            <w:noProof/>
            <w:webHidden/>
          </w:rPr>
          <w:instrText xml:space="preserve"> PAGEREF _Toc208597182 \h </w:instrText>
        </w:r>
      </w:ins>
      <w:r>
        <w:rPr>
          <w:noProof/>
          <w:webHidden/>
        </w:rPr>
      </w:r>
      <w:ins w:id="1334" w:author="Alondra Vega Pacheco" w:date="2025-09-12T19:19:00Z" w16du:dateUtc="2025-09-13T00:19:00Z">
        <w:r>
          <w:rPr>
            <w:noProof/>
            <w:webHidden/>
          </w:rPr>
          <w:fldChar w:fldCharType="separate"/>
        </w:r>
        <w:r>
          <w:rPr>
            <w:noProof/>
            <w:webHidden/>
          </w:rPr>
          <w:t>27</w:t>
        </w:r>
        <w:r>
          <w:rPr>
            <w:noProof/>
            <w:webHidden/>
          </w:rPr>
          <w:fldChar w:fldCharType="end"/>
        </w:r>
        <w:r w:rsidRPr="00CD2CC0">
          <w:rPr>
            <w:rStyle w:val="Hyperlink"/>
            <w:noProof/>
          </w:rPr>
          <w:fldChar w:fldCharType="end"/>
        </w:r>
      </w:ins>
    </w:p>
    <w:p w14:paraId="100E2EBC" w14:textId="71460F30" w:rsidR="003F671D" w:rsidRDefault="003F671D">
      <w:pPr>
        <w:pStyle w:val="TableofFigures"/>
        <w:tabs>
          <w:tab w:val="right" w:leader="dot" w:pos="9345"/>
        </w:tabs>
        <w:rPr>
          <w:ins w:id="1335" w:author="Alondra Vega Pacheco" w:date="2025-09-12T19:19:00Z" w16du:dateUtc="2025-09-13T00:19:00Z"/>
          <w:rFonts w:asciiTheme="minorHAnsi" w:eastAsiaTheme="minorEastAsia" w:hAnsiTheme="minorHAnsi" w:cstheme="minorBidi"/>
          <w:noProof/>
          <w:kern w:val="2"/>
          <w:szCs w:val="24"/>
          <w14:ligatures w14:val="standardContextual"/>
        </w:rPr>
      </w:pPr>
      <w:ins w:id="1336" w:author="Alondra Vega Pacheco" w:date="2025-09-12T19:19:00Z" w16du:dateUtc="2025-09-13T00:19:00Z">
        <w:r w:rsidRPr="00CD2CC0">
          <w:rPr>
            <w:rStyle w:val="Hyperlink"/>
            <w:noProof/>
          </w:rPr>
          <w:fldChar w:fldCharType="begin"/>
        </w:r>
        <w:r w:rsidRPr="00CD2CC0">
          <w:rPr>
            <w:rStyle w:val="Hyperlink"/>
            <w:noProof/>
          </w:rPr>
          <w:instrText xml:space="preserve"> </w:instrText>
        </w:r>
        <w:r>
          <w:rPr>
            <w:noProof/>
          </w:rPr>
          <w:instrText>HYPERLINK \l "_Toc208597183"</w:instrText>
        </w:r>
        <w:r w:rsidRPr="00CD2CC0">
          <w:rPr>
            <w:rStyle w:val="Hyperlink"/>
            <w:noProof/>
          </w:rPr>
          <w:instrText xml:space="preserve"> </w:instrText>
        </w:r>
        <w:r w:rsidRPr="00CD2CC0">
          <w:rPr>
            <w:rStyle w:val="Hyperlink"/>
            <w:noProof/>
          </w:rPr>
        </w:r>
        <w:r w:rsidRPr="00CD2CC0">
          <w:rPr>
            <w:rStyle w:val="Hyperlink"/>
            <w:noProof/>
          </w:rPr>
          <w:fldChar w:fldCharType="separate"/>
        </w:r>
        <w:r w:rsidRPr="00CD2CC0">
          <w:rPr>
            <w:rStyle w:val="Hyperlink"/>
            <w:noProof/>
          </w:rPr>
          <w:t>Figure 4 Change Control Process Flow</w:t>
        </w:r>
        <w:r>
          <w:rPr>
            <w:noProof/>
            <w:webHidden/>
          </w:rPr>
          <w:tab/>
        </w:r>
        <w:r>
          <w:rPr>
            <w:noProof/>
            <w:webHidden/>
          </w:rPr>
          <w:fldChar w:fldCharType="begin"/>
        </w:r>
        <w:r>
          <w:rPr>
            <w:noProof/>
            <w:webHidden/>
          </w:rPr>
          <w:instrText xml:space="preserve"> PAGEREF _Toc208597183 \h </w:instrText>
        </w:r>
      </w:ins>
      <w:r>
        <w:rPr>
          <w:noProof/>
          <w:webHidden/>
        </w:rPr>
      </w:r>
      <w:ins w:id="1337" w:author="Alondra Vega Pacheco" w:date="2025-09-12T19:19:00Z" w16du:dateUtc="2025-09-13T00:19:00Z">
        <w:r>
          <w:rPr>
            <w:noProof/>
            <w:webHidden/>
          </w:rPr>
          <w:fldChar w:fldCharType="separate"/>
        </w:r>
        <w:r>
          <w:rPr>
            <w:noProof/>
            <w:webHidden/>
          </w:rPr>
          <w:t>66</w:t>
        </w:r>
        <w:r>
          <w:rPr>
            <w:noProof/>
            <w:webHidden/>
          </w:rPr>
          <w:fldChar w:fldCharType="end"/>
        </w:r>
        <w:r w:rsidRPr="00CD2CC0">
          <w:rPr>
            <w:rStyle w:val="Hyperlink"/>
            <w:noProof/>
          </w:rPr>
          <w:fldChar w:fldCharType="end"/>
        </w:r>
      </w:ins>
    </w:p>
    <w:p w14:paraId="4B6D0E30" w14:textId="0B23ACEE" w:rsidR="00CF31F7" w:rsidDel="009E37EB" w:rsidRDefault="00CF31F7">
      <w:pPr>
        <w:pStyle w:val="TableofFigures"/>
        <w:tabs>
          <w:tab w:val="right" w:leader="dot" w:pos="9345"/>
        </w:tabs>
        <w:rPr>
          <w:del w:id="1338" w:author="Alondra Vega Pacheco" w:date="2025-09-12T18:24:00Z" w16du:dateUtc="2025-09-12T23:24:00Z"/>
          <w:rFonts w:asciiTheme="minorHAnsi" w:eastAsiaTheme="minorEastAsia" w:hAnsiTheme="minorHAnsi" w:cstheme="minorBidi"/>
          <w:noProof/>
          <w:kern w:val="2"/>
          <w:szCs w:val="24"/>
          <w14:ligatures w14:val="standardContextual"/>
        </w:rPr>
      </w:pPr>
      <w:del w:id="1339" w:author="Alondra Vega Pacheco" w:date="2025-09-12T18:24:00Z" w16du:dateUtc="2025-09-12T23:24:00Z">
        <w:r w:rsidRPr="009E37EB" w:rsidDel="009E37EB">
          <w:rPr>
            <w:rPrChange w:id="1340" w:author="Alondra Vega Pacheco" w:date="2025-09-12T18:24:00Z" w16du:dateUtc="2025-09-12T23:24:00Z">
              <w:rPr>
                <w:rStyle w:val="Hyperlink"/>
                <w:noProof/>
              </w:rPr>
            </w:rPrChange>
          </w:rPr>
          <w:delText>Figure 1 Gantt Chart of Milestones for CareConnect Project</w:delText>
        </w:r>
        <w:r w:rsidDel="009E37EB">
          <w:rPr>
            <w:noProof/>
            <w:webHidden/>
          </w:rPr>
          <w:tab/>
        </w:r>
        <w:r w:rsidR="003B3F28" w:rsidDel="009E37EB">
          <w:rPr>
            <w:noProof/>
            <w:webHidden/>
          </w:rPr>
          <w:delText>22</w:delText>
        </w:r>
      </w:del>
    </w:p>
    <w:p w14:paraId="31C627CC" w14:textId="3A56C207" w:rsidR="00CF31F7" w:rsidDel="009E37EB" w:rsidRDefault="00CF31F7">
      <w:pPr>
        <w:pStyle w:val="TableofFigures"/>
        <w:tabs>
          <w:tab w:val="right" w:leader="dot" w:pos="9345"/>
        </w:tabs>
        <w:rPr>
          <w:del w:id="1341" w:author="Alondra Vega Pacheco" w:date="2025-09-12T18:24:00Z" w16du:dateUtc="2025-09-12T23:24:00Z"/>
          <w:rFonts w:asciiTheme="minorHAnsi" w:eastAsiaTheme="minorEastAsia" w:hAnsiTheme="minorHAnsi" w:cstheme="minorBidi"/>
          <w:noProof/>
          <w:kern w:val="2"/>
          <w:szCs w:val="24"/>
          <w14:ligatures w14:val="standardContextual"/>
        </w:rPr>
      </w:pPr>
      <w:del w:id="1342" w:author="Alondra Vega Pacheco" w:date="2025-09-12T18:24:00Z" w16du:dateUtc="2025-09-12T23:24:00Z">
        <w:r w:rsidRPr="009E37EB" w:rsidDel="009E37EB">
          <w:rPr>
            <w:rPrChange w:id="1343" w:author="Alondra Vega Pacheco" w:date="2025-09-12T18:24:00Z" w16du:dateUtc="2025-09-12T23:24:00Z">
              <w:rPr>
                <w:rStyle w:val="Hyperlink"/>
                <w:noProof/>
              </w:rPr>
            </w:rPrChange>
          </w:rPr>
          <w:delText>Figure 2</w:delText>
        </w:r>
        <w:r w:rsidDel="009E37EB">
          <w:rPr>
            <w:noProof/>
            <w:webHidden/>
          </w:rPr>
          <w:tab/>
        </w:r>
        <w:r w:rsidR="003B3F28" w:rsidDel="009E37EB">
          <w:rPr>
            <w:noProof/>
            <w:webHidden/>
          </w:rPr>
          <w:delText>26</w:delText>
        </w:r>
      </w:del>
    </w:p>
    <w:p w14:paraId="19F18737" w14:textId="57CF59EA" w:rsidR="00CF31F7" w:rsidDel="009E37EB" w:rsidRDefault="00CF31F7">
      <w:pPr>
        <w:pStyle w:val="TableofFigures"/>
        <w:tabs>
          <w:tab w:val="right" w:leader="dot" w:pos="9345"/>
        </w:tabs>
        <w:rPr>
          <w:del w:id="1344" w:author="Alondra Vega Pacheco" w:date="2025-09-12T18:24:00Z" w16du:dateUtc="2025-09-12T23:24:00Z"/>
          <w:rFonts w:asciiTheme="minorHAnsi" w:eastAsiaTheme="minorEastAsia" w:hAnsiTheme="minorHAnsi" w:cstheme="minorBidi"/>
          <w:noProof/>
          <w:kern w:val="2"/>
          <w:szCs w:val="24"/>
          <w14:ligatures w14:val="standardContextual"/>
        </w:rPr>
      </w:pPr>
      <w:del w:id="1345" w:author="Alondra Vega Pacheco" w:date="2025-09-12T18:24:00Z" w16du:dateUtc="2025-09-12T23:24:00Z">
        <w:r w:rsidRPr="009E37EB" w:rsidDel="009E37EB">
          <w:rPr>
            <w:rPrChange w:id="1346" w:author="Alondra Vega Pacheco" w:date="2025-09-12T18:24:00Z" w16du:dateUtc="2025-09-12T23:24:00Z">
              <w:rPr>
                <w:rStyle w:val="Hyperlink"/>
                <w:noProof/>
              </w:rPr>
            </w:rPrChange>
          </w:rPr>
          <w:delText>Figure 3 High-Level System Architecture Diagram 2</w:delText>
        </w:r>
        <w:r w:rsidDel="009E37EB">
          <w:rPr>
            <w:noProof/>
            <w:webHidden/>
          </w:rPr>
          <w:tab/>
        </w:r>
        <w:r w:rsidR="003B3F28" w:rsidDel="009E37EB">
          <w:rPr>
            <w:noProof/>
            <w:webHidden/>
          </w:rPr>
          <w:delText>26</w:delText>
        </w:r>
      </w:del>
    </w:p>
    <w:p w14:paraId="61DD151B" w14:textId="1C9A38BB" w:rsidR="00CF31F7" w:rsidDel="009E37EB" w:rsidRDefault="00CF31F7">
      <w:pPr>
        <w:pStyle w:val="TableofFigures"/>
        <w:tabs>
          <w:tab w:val="right" w:leader="dot" w:pos="9345"/>
        </w:tabs>
        <w:rPr>
          <w:del w:id="1347" w:author="Alondra Vega Pacheco" w:date="2025-09-12T18:24:00Z" w16du:dateUtc="2025-09-12T23:24:00Z"/>
          <w:rFonts w:asciiTheme="minorHAnsi" w:eastAsiaTheme="minorEastAsia" w:hAnsiTheme="minorHAnsi" w:cstheme="minorBidi"/>
          <w:noProof/>
          <w:kern w:val="2"/>
          <w:szCs w:val="24"/>
          <w14:ligatures w14:val="standardContextual"/>
        </w:rPr>
      </w:pPr>
      <w:del w:id="1348" w:author="Alondra Vega Pacheco" w:date="2025-09-12T18:24:00Z" w16du:dateUtc="2025-09-12T23:24:00Z">
        <w:r w:rsidRPr="009E37EB" w:rsidDel="009E37EB">
          <w:rPr>
            <w:rPrChange w:id="1349" w:author="Alondra Vega Pacheco" w:date="2025-09-12T18:24:00Z" w16du:dateUtc="2025-09-12T23:24:00Z">
              <w:rPr>
                <w:rStyle w:val="Hyperlink"/>
                <w:noProof/>
              </w:rPr>
            </w:rPrChange>
          </w:rPr>
          <w:delText>Figure 4</w:delText>
        </w:r>
        <w:r w:rsidDel="009E37EB">
          <w:rPr>
            <w:noProof/>
            <w:webHidden/>
          </w:rPr>
          <w:tab/>
        </w:r>
        <w:r w:rsidR="003B3F28" w:rsidDel="009E37EB">
          <w:rPr>
            <w:noProof/>
            <w:webHidden/>
          </w:rPr>
          <w:delText>58</w:delText>
        </w:r>
      </w:del>
    </w:p>
    <w:p w14:paraId="797F9BA0" w14:textId="52FEBAA7" w:rsidR="00CF31F7" w:rsidDel="009E37EB" w:rsidRDefault="00CF31F7">
      <w:pPr>
        <w:pStyle w:val="TableofFigures"/>
        <w:tabs>
          <w:tab w:val="right" w:leader="dot" w:pos="9345"/>
        </w:tabs>
        <w:rPr>
          <w:del w:id="1350" w:author="Alondra Vega Pacheco" w:date="2025-09-12T18:24:00Z" w16du:dateUtc="2025-09-12T23:24:00Z"/>
          <w:rFonts w:asciiTheme="minorHAnsi" w:eastAsiaTheme="minorEastAsia" w:hAnsiTheme="minorHAnsi" w:cstheme="minorBidi"/>
          <w:noProof/>
          <w:kern w:val="2"/>
          <w:szCs w:val="24"/>
          <w14:ligatures w14:val="standardContextual"/>
        </w:rPr>
      </w:pPr>
      <w:del w:id="1351" w:author="Alondra Vega Pacheco" w:date="2025-09-12T18:24:00Z" w16du:dateUtc="2025-09-12T23:24:00Z">
        <w:r w:rsidRPr="009E37EB" w:rsidDel="009E37EB">
          <w:rPr>
            <w:rPrChange w:id="1352" w:author="Alondra Vega Pacheco" w:date="2025-09-12T18:24:00Z" w16du:dateUtc="2025-09-12T23:24:00Z">
              <w:rPr>
                <w:rStyle w:val="Hyperlink"/>
                <w:noProof/>
              </w:rPr>
            </w:rPrChange>
          </w:rPr>
          <w:delText>Figure 5</w:delText>
        </w:r>
        <w:r w:rsidDel="009E37EB">
          <w:rPr>
            <w:noProof/>
            <w:webHidden/>
          </w:rPr>
          <w:tab/>
        </w:r>
        <w:r w:rsidR="003B3F28" w:rsidDel="009E37EB">
          <w:rPr>
            <w:noProof/>
            <w:webHidden/>
          </w:rPr>
          <w:delText>62</w:delText>
        </w:r>
      </w:del>
    </w:p>
    <w:p w14:paraId="13F84B35" w14:textId="0C869896" w:rsidR="00CD4A94" w:rsidRDefault="00CF31F7">
      <w:pPr>
        <w:spacing w:after="160" w:line="278" w:lineRule="auto"/>
      </w:pPr>
      <w:r>
        <w:fldChar w:fldCharType="end"/>
      </w:r>
      <w:r w:rsidR="00CD4A94">
        <w:br w:type="page"/>
      </w:r>
    </w:p>
    <w:p w14:paraId="4DE829C6" w14:textId="77777777" w:rsidR="3C3626D2" w:rsidRDefault="3C3626D2"/>
    <w:p w14:paraId="185AE104" w14:textId="0CAF53D0" w:rsidR="3C3626D2" w:rsidRDefault="3C3626D2"/>
    <w:p w14:paraId="2A627AC4" w14:textId="13F93A6F" w:rsidR="00E7159E" w:rsidRDefault="00771A21" w:rsidP="009C7B84">
      <w:pPr>
        <w:pStyle w:val="Heading1"/>
        <w:numPr>
          <w:ilvl w:val="0"/>
          <w:numId w:val="0"/>
        </w:numPr>
        <w:spacing w:after="0"/>
        <w:ind w:left="-5"/>
      </w:pPr>
      <w:bookmarkStart w:id="1353" w:name="_Toc208607936"/>
      <w:r>
        <w:t>Revision History</w:t>
      </w:r>
      <w:bookmarkEnd w:id="1353"/>
      <w:r>
        <w:t xml:space="preserve"> </w:t>
      </w:r>
    </w:p>
    <w:tbl>
      <w:tblPr>
        <w:tblStyle w:val="TableGrid"/>
        <w:tblW w:w="9360" w:type="dxa"/>
        <w:tblInd w:w="9" w:type="dxa"/>
        <w:tblCellMar>
          <w:top w:w="7" w:type="dxa"/>
          <w:left w:w="106" w:type="dxa"/>
          <w:right w:w="115" w:type="dxa"/>
        </w:tblCellMar>
        <w:tblLook w:val="04A0" w:firstRow="1" w:lastRow="0" w:firstColumn="1" w:lastColumn="0" w:noHBand="0" w:noVBand="1"/>
      </w:tblPr>
      <w:tblGrid>
        <w:gridCol w:w="2339"/>
        <w:gridCol w:w="2343"/>
        <w:gridCol w:w="2339"/>
        <w:gridCol w:w="2339"/>
        <w:tblGridChange w:id="1354">
          <w:tblGrid>
            <w:gridCol w:w="8"/>
            <w:gridCol w:w="2331"/>
            <w:gridCol w:w="8"/>
            <w:gridCol w:w="2335"/>
            <w:gridCol w:w="8"/>
            <w:gridCol w:w="2331"/>
            <w:gridCol w:w="8"/>
            <w:gridCol w:w="2331"/>
            <w:gridCol w:w="8"/>
          </w:tblGrid>
        </w:tblGridChange>
      </w:tblGrid>
      <w:tr w:rsidR="00E7159E" w14:paraId="3B3C7CC0" w14:textId="77777777">
        <w:trPr>
          <w:trHeight w:val="312"/>
        </w:trPr>
        <w:tc>
          <w:tcPr>
            <w:tcW w:w="2339" w:type="dxa"/>
            <w:tcBorders>
              <w:top w:val="single" w:sz="6" w:space="0" w:color="000000"/>
              <w:left w:val="single" w:sz="6" w:space="0" w:color="000000"/>
              <w:bottom w:val="single" w:sz="4" w:space="0" w:color="000000"/>
              <w:right w:val="single" w:sz="4" w:space="0" w:color="000000"/>
            </w:tcBorders>
            <w:shd w:val="clear" w:color="auto" w:fill="D1D1D1"/>
          </w:tcPr>
          <w:p w14:paraId="1F0C8D4B" w14:textId="77777777" w:rsidR="00E7159E" w:rsidRDefault="00771A21">
            <w:pPr>
              <w:spacing w:line="259" w:lineRule="auto"/>
              <w:ind w:left="1"/>
            </w:pPr>
            <w:r>
              <w:rPr>
                <w:b/>
              </w:rPr>
              <w:t xml:space="preserve">Team Name </w:t>
            </w:r>
          </w:p>
        </w:tc>
        <w:tc>
          <w:tcPr>
            <w:tcW w:w="2343" w:type="dxa"/>
            <w:tcBorders>
              <w:top w:val="single" w:sz="6" w:space="0" w:color="000000"/>
              <w:left w:val="single" w:sz="4" w:space="0" w:color="000000"/>
              <w:bottom w:val="single" w:sz="4" w:space="0" w:color="000000"/>
              <w:right w:val="single" w:sz="4" w:space="0" w:color="000000"/>
            </w:tcBorders>
            <w:shd w:val="clear" w:color="auto" w:fill="D1D1D1"/>
          </w:tcPr>
          <w:p w14:paraId="3F9532CA" w14:textId="77777777" w:rsidR="00E7159E" w:rsidRDefault="00771A21">
            <w:pPr>
              <w:spacing w:line="259" w:lineRule="auto"/>
            </w:pPr>
            <w:r>
              <w:rPr>
                <w:b/>
              </w:rPr>
              <w:t xml:space="preserve">Date </w:t>
            </w:r>
          </w:p>
        </w:tc>
        <w:tc>
          <w:tcPr>
            <w:tcW w:w="2339" w:type="dxa"/>
            <w:tcBorders>
              <w:top w:val="single" w:sz="6" w:space="0" w:color="000000"/>
              <w:left w:val="single" w:sz="4" w:space="0" w:color="000000"/>
              <w:bottom w:val="single" w:sz="4" w:space="0" w:color="000000"/>
              <w:right w:val="single" w:sz="4" w:space="0" w:color="000000"/>
            </w:tcBorders>
            <w:shd w:val="clear" w:color="auto" w:fill="D1D1D1"/>
          </w:tcPr>
          <w:p w14:paraId="59CA403B" w14:textId="77777777" w:rsidR="00E7159E" w:rsidRDefault="00771A21">
            <w:pPr>
              <w:spacing w:line="259" w:lineRule="auto"/>
            </w:pPr>
            <w:r>
              <w:rPr>
                <w:b/>
              </w:rPr>
              <w:t xml:space="preserve">Reason for Changes </w:t>
            </w:r>
          </w:p>
        </w:tc>
        <w:tc>
          <w:tcPr>
            <w:tcW w:w="2339" w:type="dxa"/>
            <w:tcBorders>
              <w:top w:val="single" w:sz="6" w:space="0" w:color="000000"/>
              <w:left w:val="single" w:sz="4" w:space="0" w:color="000000"/>
              <w:bottom w:val="single" w:sz="4" w:space="0" w:color="000000"/>
              <w:right w:val="single" w:sz="6" w:space="0" w:color="000000"/>
            </w:tcBorders>
            <w:shd w:val="clear" w:color="auto" w:fill="D1D1D1"/>
          </w:tcPr>
          <w:p w14:paraId="3F0EF0E6" w14:textId="77777777" w:rsidR="00E7159E" w:rsidRDefault="00771A21">
            <w:pPr>
              <w:spacing w:line="259" w:lineRule="auto"/>
            </w:pPr>
            <w:r>
              <w:rPr>
                <w:b/>
              </w:rPr>
              <w:t xml:space="preserve">Version </w:t>
            </w:r>
          </w:p>
        </w:tc>
      </w:tr>
      <w:tr w:rsidR="00E7159E" w14:paraId="3247B74F" w14:textId="77777777">
        <w:trPr>
          <w:trHeight w:val="563"/>
        </w:trPr>
        <w:tc>
          <w:tcPr>
            <w:tcW w:w="2339" w:type="dxa"/>
            <w:tcBorders>
              <w:top w:val="single" w:sz="4" w:space="0" w:color="000000"/>
              <w:left w:val="single" w:sz="6" w:space="0" w:color="000000"/>
              <w:bottom w:val="single" w:sz="4" w:space="0" w:color="000000"/>
              <w:right w:val="single" w:sz="4" w:space="0" w:color="000000"/>
            </w:tcBorders>
          </w:tcPr>
          <w:p w14:paraId="3873C114" w14:textId="77777777" w:rsidR="00E7159E" w:rsidRDefault="00771A21">
            <w:pPr>
              <w:spacing w:line="259" w:lineRule="auto"/>
              <w:ind w:left="1"/>
            </w:pPr>
            <w:r>
              <w:t xml:space="preserve">CareConnect Team </w:t>
            </w:r>
          </w:p>
          <w:p w14:paraId="1A8A9962" w14:textId="0356A0D1" w:rsidR="00A877C3" w:rsidRDefault="00A877C3">
            <w:pPr>
              <w:spacing w:line="259" w:lineRule="auto"/>
              <w:ind w:left="1"/>
            </w:pPr>
            <w:r>
              <w:t>Summer 2025</w:t>
            </w:r>
          </w:p>
        </w:tc>
        <w:tc>
          <w:tcPr>
            <w:tcW w:w="2343" w:type="dxa"/>
            <w:tcBorders>
              <w:top w:val="single" w:sz="4" w:space="0" w:color="000000"/>
              <w:left w:val="single" w:sz="4" w:space="0" w:color="000000"/>
              <w:bottom w:val="single" w:sz="4" w:space="0" w:color="000000"/>
              <w:right w:val="single" w:sz="4" w:space="0" w:color="000000"/>
            </w:tcBorders>
          </w:tcPr>
          <w:p w14:paraId="522B10F4" w14:textId="77777777" w:rsidR="00E7159E" w:rsidRDefault="00771A21">
            <w:pPr>
              <w:spacing w:line="259" w:lineRule="auto"/>
            </w:pPr>
            <w:r>
              <w:t xml:space="preserve">05/31/2025 </w:t>
            </w:r>
          </w:p>
        </w:tc>
        <w:tc>
          <w:tcPr>
            <w:tcW w:w="2339" w:type="dxa"/>
            <w:tcBorders>
              <w:top w:val="single" w:sz="4" w:space="0" w:color="000000"/>
              <w:left w:val="single" w:sz="4" w:space="0" w:color="000000"/>
              <w:bottom w:val="single" w:sz="4" w:space="0" w:color="000000"/>
              <w:right w:val="single" w:sz="4" w:space="0" w:color="000000"/>
            </w:tcBorders>
          </w:tcPr>
          <w:p w14:paraId="59363E00" w14:textId="77777777" w:rsidR="00E7159E" w:rsidRDefault="00771A21">
            <w:pPr>
              <w:spacing w:line="259" w:lineRule="auto"/>
            </w:pPr>
            <w:r>
              <w:t xml:space="preserve">Initial document submission. </w:t>
            </w:r>
          </w:p>
        </w:tc>
        <w:tc>
          <w:tcPr>
            <w:tcW w:w="2339" w:type="dxa"/>
            <w:tcBorders>
              <w:top w:val="single" w:sz="4" w:space="0" w:color="000000"/>
              <w:left w:val="single" w:sz="4" w:space="0" w:color="000000"/>
              <w:bottom w:val="single" w:sz="4" w:space="0" w:color="000000"/>
              <w:right w:val="single" w:sz="6" w:space="0" w:color="000000"/>
            </w:tcBorders>
          </w:tcPr>
          <w:p w14:paraId="10F56C48" w14:textId="77777777" w:rsidR="00E7159E" w:rsidRDefault="00771A21">
            <w:pPr>
              <w:spacing w:line="259" w:lineRule="auto"/>
            </w:pPr>
            <w:r>
              <w:t xml:space="preserve">1.0 </w:t>
            </w:r>
          </w:p>
        </w:tc>
      </w:tr>
      <w:tr w:rsidR="00E7159E" w14:paraId="7D4E8459" w14:textId="77777777">
        <w:trPr>
          <w:trHeight w:val="562"/>
        </w:trPr>
        <w:tc>
          <w:tcPr>
            <w:tcW w:w="2339" w:type="dxa"/>
            <w:tcBorders>
              <w:top w:val="single" w:sz="4" w:space="0" w:color="000000"/>
              <w:left w:val="single" w:sz="6" w:space="0" w:color="000000"/>
              <w:bottom w:val="single" w:sz="4" w:space="0" w:color="000000"/>
              <w:right w:val="single" w:sz="4" w:space="0" w:color="000000"/>
            </w:tcBorders>
          </w:tcPr>
          <w:p w14:paraId="769C9348" w14:textId="77777777" w:rsidR="00A877C3" w:rsidRDefault="00A877C3" w:rsidP="00A877C3">
            <w:pPr>
              <w:spacing w:line="259" w:lineRule="auto"/>
              <w:ind w:left="1"/>
            </w:pPr>
            <w:r>
              <w:t xml:space="preserve">CareConnect Team </w:t>
            </w:r>
          </w:p>
          <w:p w14:paraId="04503189" w14:textId="6FCB260B" w:rsidR="00E7159E" w:rsidRDefault="00A877C3" w:rsidP="00A877C3">
            <w:pPr>
              <w:spacing w:line="259" w:lineRule="auto"/>
              <w:ind w:left="1"/>
            </w:pPr>
            <w:r>
              <w:t>Summer 2025</w:t>
            </w:r>
          </w:p>
        </w:tc>
        <w:tc>
          <w:tcPr>
            <w:tcW w:w="2343" w:type="dxa"/>
            <w:tcBorders>
              <w:top w:val="single" w:sz="4" w:space="0" w:color="000000"/>
              <w:left w:val="single" w:sz="4" w:space="0" w:color="000000"/>
              <w:bottom w:val="single" w:sz="4" w:space="0" w:color="000000"/>
              <w:right w:val="single" w:sz="4" w:space="0" w:color="000000"/>
            </w:tcBorders>
          </w:tcPr>
          <w:p w14:paraId="13891476" w14:textId="77777777" w:rsidR="00E7159E" w:rsidRDefault="00771A21">
            <w:pPr>
              <w:spacing w:line="259" w:lineRule="auto"/>
            </w:pPr>
            <w:r>
              <w:t xml:space="preserve">06/14/2025 </w:t>
            </w:r>
          </w:p>
        </w:tc>
        <w:tc>
          <w:tcPr>
            <w:tcW w:w="2339" w:type="dxa"/>
            <w:tcBorders>
              <w:top w:val="single" w:sz="4" w:space="0" w:color="000000"/>
              <w:left w:val="single" w:sz="4" w:space="0" w:color="000000"/>
              <w:bottom w:val="single" w:sz="4" w:space="0" w:color="000000"/>
              <w:right w:val="single" w:sz="4" w:space="0" w:color="000000"/>
            </w:tcBorders>
          </w:tcPr>
          <w:p w14:paraId="0CE2B57B" w14:textId="77777777" w:rsidR="00E7159E" w:rsidRDefault="00771A21">
            <w:pPr>
              <w:spacing w:line="259" w:lineRule="auto"/>
            </w:pPr>
            <w:r>
              <w:t xml:space="preserve">Revisions based on </w:t>
            </w:r>
          </w:p>
          <w:p w14:paraId="7058F584" w14:textId="77777777" w:rsidR="00E7159E" w:rsidRDefault="00771A21">
            <w:pPr>
              <w:spacing w:line="259" w:lineRule="auto"/>
            </w:pPr>
            <w:r>
              <w:t xml:space="preserve">1.0 feedback </w:t>
            </w:r>
          </w:p>
        </w:tc>
        <w:tc>
          <w:tcPr>
            <w:tcW w:w="2339" w:type="dxa"/>
            <w:tcBorders>
              <w:top w:val="single" w:sz="4" w:space="0" w:color="000000"/>
              <w:left w:val="single" w:sz="4" w:space="0" w:color="000000"/>
              <w:bottom w:val="single" w:sz="4" w:space="0" w:color="000000"/>
              <w:right w:val="single" w:sz="6" w:space="0" w:color="000000"/>
            </w:tcBorders>
          </w:tcPr>
          <w:p w14:paraId="1FCFADE2" w14:textId="77777777" w:rsidR="00E7159E" w:rsidRDefault="00771A21">
            <w:pPr>
              <w:spacing w:line="259" w:lineRule="auto"/>
            </w:pPr>
            <w:r>
              <w:t xml:space="preserve">2.0 </w:t>
            </w:r>
          </w:p>
        </w:tc>
      </w:tr>
      <w:tr w:rsidR="00E7159E" w14:paraId="51D9E5D5" w14:textId="77777777" w:rsidTr="00A877C3">
        <w:trPr>
          <w:trHeight w:val="564"/>
        </w:trPr>
        <w:tc>
          <w:tcPr>
            <w:tcW w:w="2339" w:type="dxa"/>
            <w:tcBorders>
              <w:top w:val="single" w:sz="4" w:space="0" w:color="000000"/>
              <w:left w:val="single" w:sz="6" w:space="0" w:color="000000"/>
              <w:bottom w:val="single" w:sz="4" w:space="0" w:color="000000"/>
              <w:right w:val="single" w:sz="4" w:space="0" w:color="000000"/>
            </w:tcBorders>
          </w:tcPr>
          <w:p w14:paraId="33EAC4B2" w14:textId="77777777" w:rsidR="00A877C3" w:rsidRDefault="00A877C3" w:rsidP="00A877C3">
            <w:pPr>
              <w:spacing w:line="259" w:lineRule="auto"/>
              <w:ind w:left="1"/>
            </w:pPr>
            <w:r>
              <w:t xml:space="preserve">CareConnect Team </w:t>
            </w:r>
          </w:p>
          <w:p w14:paraId="483854F3" w14:textId="5088A3A6" w:rsidR="00E7159E" w:rsidRDefault="00A877C3" w:rsidP="00A877C3">
            <w:pPr>
              <w:spacing w:line="259" w:lineRule="auto"/>
              <w:ind w:left="1"/>
            </w:pPr>
            <w:r>
              <w:t>Summer 2025</w:t>
            </w:r>
          </w:p>
        </w:tc>
        <w:tc>
          <w:tcPr>
            <w:tcW w:w="2343" w:type="dxa"/>
            <w:tcBorders>
              <w:top w:val="single" w:sz="4" w:space="0" w:color="000000"/>
              <w:left w:val="single" w:sz="4" w:space="0" w:color="000000"/>
              <w:bottom w:val="single" w:sz="4" w:space="0" w:color="000000"/>
              <w:right w:val="single" w:sz="4" w:space="0" w:color="000000"/>
            </w:tcBorders>
          </w:tcPr>
          <w:p w14:paraId="341FC977" w14:textId="77777777" w:rsidR="00E7159E" w:rsidRDefault="00771A21">
            <w:pPr>
              <w:spacing w:line="259" w:lineRule="auto"/>
            </w:pPr>
            <w:r>
              <w:t xml:space="preserve">07/26/2025 </w:t>
            </w:r>
          </w:p>
        </w:tc>
        <w:tc>
          <w:tcPr>
            <w:tcW w:w="2339" w:type="dxa"/>
            <w:tcBorders>
              <w:top w:val="single" w:sz="4" w:space="0" w:color="000000"/>
              <w:left w:val="single" w:sz="4" w:space="0" w:color="000000"/>
              <w:bottom w:val="single" w:sz="4" w:space="0" w:color="000000"/>
              <w:right w:val="single" w:sz="4" w:space="0" w:color="000000"/>
            </w:tcBorders>
          </w:tcPr>
          <w:p w14:paraId="4280B63E" w14:textId="77777777" w:rsidR="00E7159E" w:rsidRDefault="00771A21">
            <w:pPr>
              <w:spacing w:line="259" w:lineRule="auto"/>
            </w:pPr>
            <w:r>
              <w:t xml:space="preserve">Revisions based on </w:t>
            </w:r>
          </w:p>
          <w:p w14:paraId="5EDC4475" w14:textId="77777777" w:rsidR="00E7159E" w:rsidRDefault="00771A21">
            <w:pPr>
              <w:spacing w:line="259" w:lineRule="auto"/>
            </w:pPr>
            <w:r>
              <w:t xml:space="preserve">2.0 feedback </w:t>
            </w:r>
          </w:p>
        </w:tc>
        <w:tc>
          <w:tcPr>
            <w:tcW w:w="2339" w:type="dxa"/>
            <w:tcBorders>
              <w:top w:val="single" w:sz="4" w:space="0" w:color="000000"/>
              <w:left w:val="single" w:sz="4" w:space="0" w:color="000000"/>
              <w:bottom w:val="single" w:sz="4" w:space="0" w:color="000000"/>
              <w:right w:val="single" w:sz="6" w:space="0" w:color="000000"/>
            </w:tcBorders>
          </w:tcPr>
          <w:p w14:paraId="433B37D6" w14:textId="77777777" w:rsidR="00E7159E" w:rsidRDefault="00771A21">
            <w:pPr>
              <w:spacing w:line="259" w:lineRule="auto"/>
            </w:pPr>
            <w:r>
              <w:t xml:space="preserve">3.0 </w:t>
            </w:r>
          </w:p>
        </w:tc>
      </w:tr>
      <w:tr w:rsidR="00A877C3" w14:paraId="43788E78" w14:textId="77777777" w:rsidTr="00912077">
        <w:tblPrEx>
          <w:tblW w:w="9360" w:type="dxa"/>
          <w:tblInd w:w="9" w:type="dxa"/>
          <w:tblCellMar>
            <w:top w:w="7" w:type="dxa"/>
            <w:left w:w="106" w:type="dxa"/>
            <w:right w:w="115" w:type="dxa"/>
          </w:tblCellMar>
          <w:tblPrExChange w:id="1355" w:author="Alondra Pacheco" w:date="2025-09-02T10:01:00Z" w16du:dateUtc="2025-09-02T15:01:00Z">
            <w:tblPrEx>
              <w:tblW w:w="9360" w:type="dxa"/>
              <w:tblInd w:w="9" w:type="dxa"/>
              <w:tblCellMar>
                <w:top w:w="7" w:type="dxa"/>
                <w:left w:w="106" w:type="dxa"/>
                <w:right w:w="115" w:type="dxa"/>
              </w:tblCellMar>
            </w:tblPrEx>
          </w:tblPrExChange>
        </w:tblPrEx>
        <w:trPr>
          <w:trHeight w:val="564"/>
          <w:trPrChange w:id="1356" w:author="Alondra Pacheco" w:date="2025-09-02T10:01:00Z" w16du:dateUtc="2025-09-02T15:01:00Z">
            <w:trPr>
              <w:gridAfter w:val="0"/>
              <w:trHeight w:val="564"/>
            </w:trPr>
          </w:trPrChange>
        </w:trPr>
        <w:tc>
          <w:tcPr>
            <w:tcW w:w="2339" w:type="dxa"/>
            <w:tcBorders>
              <w:top w:val="single" w:sz="4" w:space="0" w:color="000000"/>
              <w:left w:val="single" w:sz="6" w:space="0" w:color="000000"/>
              <w:bottom w:val="single" w:sz="4" w:space="0" w:color="000000"/>
              <w:right w:val="single" w:sz="4" w:space="0" w:color="000000"/>
            </w:tcBorders>
            <w:tcPrChange w:id="1357" w:author="Alondra Pacheco" w:date="2025-09-02T10:01:00Z" w16du:dateUtc="2025-09-02T15:01:00Z">
              <w:tcPr>
                <w:tcW w:w="2339" w:type="dxa"/>
                <w:gridSpan w:val="2"/>
                <w:tcBorders>
                  <w:top w:val="single" w:sz="4" w:space="0" w:color="000000"/>
                  <w:left w:val="single" w:sz="6" w:space="0" w:color="000000"/>
                  <w:bottom w:val="single" w:sz="6" w:space="0" w:color="000000"/>
                  <w:right w:val="single" w:sz="4" w:space="0" w:color="000000"/>
                </w:tcBorders>
              </w:tcPr>
            </w:tcPrChange>
          </w:tcPr>
          <w:p w14:paraId="4CA1A8ED" w14:textId="77777777" w:rsidR="00A877C3" w:rsidRDefault="00A877C3">
            <w:pPr>
              <w:spacing w:line="259" w:lineRule="auto"/>
              <w:ind w:left="1"/>
            </w:pPr>
            <w:r>
              <w:t>CareConnect Team</w:t>
            </w:r>
          </w:p>
          <w:p w14:paraId="79CBF2F9" w14:textId="0E4C0698" w:rsidR="00A877C3" w:rsidRDefault="00A877C3">
            <w:pPr>
              <w:spacing w:line="259" w:lineRule="auto"/>
              <w:ind w:left="1"/>
            </w:pPr>
            <w:r>
              <w:t>Fall 2025</w:t>
            </w:r>
          </w:p>
        </w:tc>
        <w:tc>
          <w:tcPr>
            <w:tcW w:w="2343" w:type="dxa"/>
            <w:tcBorders>
              <w:top w:val="single" w:sz="4" w:space="0" w:color="000000"/>
              <w:left w:val="single" w:sz="4" w:space="0" w:color="000000"/>
              <w:bottom w:val="single" w:sz="4" w:space="0" w:color="000000"/>
              <w:right w:val="single" w:sz="4" w:space="0" w:color="000000"/>
            </w:tcBorders>
            <w:tcPrChange w:id="1358" w:author="Alondra Pacheco" w:date="2025-09-02T10:01:00Z" w16du:dateUtc="2025-09-02T15:01:00Z">
              <w:tcPr>
                <w:tcW w:w="2343" w:type="dxa"/>
                <w:gridSpan w:val="2"/>
                <w:tcBorders>
                  <w:top w:val="single" w:sz="4" w:space="0" w:color="000000"/>
                  <w:left w:val="single" w:sz="4" w:space="0" w:color="000000"/>
                  <w:bottom w:val="single" w:sz="6" w:space="0" w:color="000000"/>
                  <w:right w:val="single" w:sz="4" w:space="0" w:color="000000"/>
                </w:tcBorders>
              </w:tcPr>
            </w:tcPrChange>
          </w:tcPr>
          <w:p w14:paraId="20352F7F" w14:textId="6D2B31DF" w:rsidR="00A877C3" w:rsidRDefault="00A877C3">
            <w:pPr>
              <w:spacing w:line="259" w:lineRule="auto"/>
            </w:pPr>
            <w:r>
              <w:t>08/30/2025</w:t>
            </w:r>
          </w:p>
        </w:tc>
        <w:tc>
          <w:tcPr>
            <w:tcW w:w="2339" w:type="dxa"/>
            <w:tcBorders>
              <w:top w:val="single" w:sz="4" w:space="0" w:color="000000"/>
              <w:left w:val="single" w:sz="4" w:space="0" w:color="000000"/>
              <w:bottom w:val="single" w:sz="4" w:space="0" w:color="000000"/>
              <w:right w:val="single" w:sz="4" w:space="0" w:color="000000"/>
            </w:tcBorders>
            <w:tcPrChange w:id="1359" w:author="Alondra Pacheco" w:date="2025-09-02T10:01:00Z" w16du:dateUtc="2025-09-02T15:01:00Z">
              <w:tcPr>
                <w:tcW w:w="2339" w:type="dxa"/>
                <w:gridSpan w:val="2"/>
                <w:tcBorders>
                  <w:top w:val="single" w:sz="4" w:space="0" w:color="000000"/>
                  <w:left w:val="single" w:sz="4" w:space="0" w:color="000000"/>
                  <w:bottom w:val="single" w:sz="6" w:space="0" w:color="000000"/>
                  <w:right w:val="single" w:sz="4" w:space="0" w:color="000000"/>
                </w:tcBorders>
              </w:tcPr>
            </w:tcPrChange>
          </w:tcPr>
          <w:p w14:paraId="336BEA7D" w14:textId="2175ECE6" w:rsidR="00A877C3" w:rsidRDefault="00A877C3">
            <w:pPr>
              <w:spacing w:line="259" w:lineRule="auto"/>
            </w:pPr>
            <w:r w:rsidRPr="00A877C3">
              <w:rPr>
                <w:b/>
                <w:bCs/>
              </w:rPr>
              <w:t>Restart Revision:</w:t>
            </w:r>
            <w:r w:rsidRPr="00A877C3">
              <w:t> Re-baselined schedule, updated budget, refined scope based on current assessment. Incorporated all prior work from</w:t>
            </w:r>
          </w:p>
        </w:tc>
        <w:tc>
          <w:tcPr>
            <w:tcW w:w="2339" w:type="dxa"/>
            <w:tcBorders>
              <w:top w:val="single" w:sz="4" w:space="0" w:color="000000"/>
              <w:left w:val="single" w:sz="4" w:space="0" w:color="000000"/>
              <w:bottom w:val="single" w:sz="4" w:space="0" w:color="000000"/>
              <w:right w:val="single" w:sz="6" w:space="0" w:color="000000"/>
            </w:tcBorders>
            <w:tcPrChange w:id="1360" w:author="Alondra Pacheco" w:date="2025-09-02T10:01:00Z" w16du:dateUtc="2025-09-02T15:01:00Z">
              <w:tcPr>
                <w:tcW w:w="2339" w:type="dxa"/>
                <w:gridSpan w:val="2"/>
                <w:tcBorders>
                  <w:top w:val="single" w:sz="4" w:space="0" w:color="000000"/>
                  <w:left w:val="single" w:sz="4" w:space="0" w:color="000000"/>
                  <w:bottom w:val="single" w:sz="6" w:space="0" w:color="000000"/>
                  <w:right w:val="single" w:sz="6" w:space="0" w:color="000000"/>
                </w:tcBorders>
              </w:tcPr>
            </w:tcPrChange>
          </w:tcPr>
          <w:p w14:paraId="4E0F7E99" w14:textId="76BCF508" w:rsidR="00A877C3" w:rsidRDefault="00A877C3">
            <w:pPr>
              <w:spacing w:line="259" w:lineRule="auto"/>
            </w:pPr>
            <w:r>
              <w:t>4.0</w:t>
            </w:r>
          </w:p>
        </w:tc>
      </w:tr>
      <w:tr w:rsidR="00912077" w14:paraId="5007D7EE" w14:textId="77777777" w:rsidTr="00B8381D">
        <w:tblPrEx>
          <w:tblW w:w="9360" w:type="dxa"/>
          <w:tblInd w:w="9" w:type="dxa"/>
          <w:tblCellMar>
            <w:top w:w="7" w:type="dxa"/>
            <w:left w:w="106" w:type="dxa"/>
            <w:right w:w="115" w:type="dxa"/>
          </w:tblCellMar>
          <w:tblPrExChange w:id="1361" w:author="Alondra Vega Pacheco" w:date="2025-10-14T11:20:00Z" w16du:dateUtc="2025-10-14T16:20:00Z">
            <w:tblPrEx>
              <w:tblW w:w="9360" w:type="dxa"/>
              <w:tblInd w:w="9" w:type="dxa"/>
              <w:tblCellMar>
                <w:top w:w="7" w:type="dxa"/>
                <w:left w:w="106" w:type="dxa"/>
                <w:right w:w="115" w:type="dxa"/>
              </w:tblCellMar>
            </w:tblPrEx>
          </w:tblPrExChange>
        </w:tblPrEx>
        <w:trPr>
          <w:trHeight w:val="564"/>
          <w:ins w:id="1362" w:author="Alondra Pacheco" w:date="2025-09-02T10:01:00Z"/>
          <w:trPrChange w:id="1363" w:author="Alondra Vega Pacheco" w:date="2025-10-14T11:20:00Z" w16du:dateUtc="2025-10-14T16:20:00Z">
            <w:trPr>
              <w:gridBefore w:val="1"/>
              <w:trHeight w:val="564"/>
            </w:trPr>
          </w:trPrChange>
        </w:trPr>
        <w:tc>
          <w:tcPr>
            <w:tcW w:w="2339" w:type="dxa"/>
            <w:tcBorders>
              <w:top w:val="single" w:sz="4" w:space="0" w:color="000000"/>
              <w:left w:val="single" w:sz="6" w:space="0" w:color="000000"/>
              <w:bottom w:val="single" w:sz="4" w:space="0" w:color="000000"/>
              <w:right w:val="single" w:sz="4" w:space="0" w:color="000000"/>
            </w:tcBorders>
            <w:tcPrChange w:id="1364" w:author="Alondra Vega Pacheco" w:date="2025-10-14T11:20:00Z" w16du:dateUtc="2025-10-14T16:20:00Z">
              <w:tcPr>
                <w:tcW w:w="2339" w:type="dxa"/>
                <w:gridSpan w:val="2"/>
                <w:tcBorders>
                  <w:top w:val="single" w:sz="4" w:space="0" w:color="000000"/>
                  <w:left w:val="single" w:sz="6" w:space="0" w:color="000000"/>
                  <w:bottom w:val="single" w:sz="6" w:space="0" w:color="000000"/>
                  <w:right w:val="single" w:sz="4" w:space="0" w:color="000000"/>
                </w:tcBorders>
              </w:tcPr>
            </w:tcPrChange>
          </w:tcPr>
          <w:p w14:paraId="7F2461E3" w14:textId="77777777" w:rsidR="00912077" w:rsidRDefault="00912077" w:rsidP="00912077">
            <w:pPr>
              <w:spacing w:line="259" w:lineRule="auto"/>
              <w:ind w:left="1"/>
              <w:rPr>
                <w:ins w:id="1365" w:author="Alondra Pacheco" w:date="2025-09-02T10:01:00Z" w16du:dateUtc="2025-09-02T15:01:00Z"/>
              </w:rPr>
            </w:pPr>
            <w:ins w:id="1366" w:author="Alondra Pacheco" w:date="2025-09-02T10:01:00Z" w16du:dateUtc="2025-09-02T15:01:00Z">
              <w:r>
                <w:t>CareConnect Team</w:t>
              </w:r>
            </w:ins>
          </w:p>
          <w:p w14:paraId="5451B1D8" w14:textId="31CC43C4" w:rsidR="00912077" w:rsidRDefault="00912077" w:rsidP="00912077">
            <w:pPr>
              <w:spacing w:line="259" w:lineRule="auto"/>
              <w:ind w:left="1"/>
              <w:rPr>
                <w:ins w:id="1367" w:author="Alondra Pacheco" w:date="2025-09-02T10:01:00Z" w16du:dateUtc="2025-09-02T15:01:00Z"/>
              </w:rPr>
            </w:pPr>
            <w:ins w:id="1368" w:author="Alondra Pacheco" w:date="2025-09-02T10:01:00Z" w16du:dateUtc="2025-09-02T15:01:00Z">
              <w:r>
                <w:t>Fall 2025</w:t>
              </w:r>
            </w:ins>
          </w:p>
        </w:tc>
        <w:tc>
          <w:tcPr>
            <w:tcW w:w="2343" w:type="dxa"/>
            <w:tcBorders>
              <w:top w:val="single" w:sz="4" w:space="0" w:color="000000"/>
              <w:left w:val="single" w:sz="4" w:space="0" w:color="000000"/>
              <w:bottom w:val="single" w:sz="4" w:space="0" w:color="000000"/>
              <w:right w:val="single" w:sz="4" w:space="0" w:color="000000"/>
            </w:tcBorders>
            <w:tcPrChange w:id="1369" w:author="Alondra Vega Pacheco" w:date="2025-10-14T11:20:00Z" w16du:dateUtc="2025-10-14T16:20:00Z">
              <w:tcPr>
                <w:tcW w:w="2343" w:type="dxa"/>
                <w:gridSpan w:val="2"/>
                <w:tcBorders>
                  <w:top w:val="single" w:sz="4" w:space="0" w:color="000000"/>
                  <w:left w:val="single" w:sz="4" w:space="0" w:color="000000"/>
                  <w:bottom w:val="single" w:sz="6" w:space="0" w:color="000000"/>
                  <w:right w:val="single" w:sz="4" w:space="0" w:color="000000"/>
                </w:tcBorders>
              </w:tcPr>
            </w:tcPrChange>
          </w:tcPr>
          <w:p w14:paraId="5D209AA9" w14:textId="7720AE92" w:rsidR="00912077" w:rsidRDefault="00912077">
            <w:pPr>
              <w:spacing w:line="259" w:lineRule="auto"/>
              <w:rPr>
                <w:ins w:id="1370" w:author="Alondra Pacheco" w:date="2025-09-02T10:01:00Z" w16du:dateUtc="2025-09-02T15:01:00Z"/>
              </w:rPr>
            </w:pPr>
            <w:ins w:id="1371" w:author="Alondra Pacheco" w:date="2025-09-02T10:01:00Z" w16du:dateUtc="2025-09-02T15:01:00Z">
              <w:r>
                <w:t>9/13/2025</w:t>
              </w:r>
            </w:ins>
          </w:p>
        </w:tc>
        <w:tc>
          <w:tcPr>
            <w:tcW w:w="2339" w:type="dxa"/>
            <w:tcBorders>
              <w:top w:val="single" w:sz="4" w:space="0" w:color="000000"/>
              <w:left w:val="single" w:sz="4" w:space="0" w:color="000000"/>
              <w:bottom w:val="single" w:sz="4" w:space="0" w:color="000000"/>
              <w:right w:val="single" w:sz="4" w:space="0" w:color="000000"/>
            </w:tcBorders>
            <w:tcPrChange w:id="1372" w:author="Alondra Vega Pacheco" w:date="2025-10-14T11:20:00Z" w16du:dateUtc="2025-10-14T16:20:00Z">
              <w:tcPr>
                <w:tcW w:w="2339" w:type="dxa"/>
                <w:gridSpan w:val="2"/>
                <w:tcBorders>
                  <w:top w:val="single" w:sz="4" w:space="0" w:color="000000"/>
                  <w:left w:val="single" w:sz="4" w:space="0" w:color="000000"/>
                  <w:bottom w:val="single" w:sz="6" w:space="0" w:color="000000"/>
                  <w:right w:val="single" w:sz="4" w:space="0" w:color="000000"/>
                </w:tcBorders>
              </w:tcPr>
            </w:tcPrChange>
          </w:tcPr>
          <w:p w14:paraId="46DA3483" w14:textId="0745E01B" w:rsidR="00912077" w:rsidRPr="00A877C3" w:rsidRDefault="00912077">
            <w:pPr>
              <w:spacing w:line="259" w:lineRule="auto"/>
              <w:rPr>
                <w:ins w:id="1373" w:author="Alondra Pacheco" w:date="2025-09-02T10:01:00Z" w16du:dateUtc="2025-09-02T15:01:00Z"/>
                <w:b/>
                <w:bCs/>
              </w:rPr>
            </w:pPr>
            <w:ins w:id="1374" w:author="Alondra Pacheco" w:date="2025-09-02T10:01:00Z" w16du:dateUtc="2025-09-02T15:01:00Z">
              <w:r>
                <w:rPr>
                  <w:b/>
                  <w:bCs/>
                </w:rPr>
                <w:t>Revisions based on 4.0 feedback</w:t>
              </w:r>
            </w:ins>
          </w:p>
        </w:tc>
        <w:tc>
          <w:tcPr>
            <w:tcW w:w="2339" w:type="dxa"/>
            <w:tcBorders>
              <w:top w:val="single" w:sz="4" w:space="0" w:color="000000"/>
              <w:left w:val="single" w:sz="4" w:space="0" w:color="000000"/>
              <w:bottom w:val="single" w:sz="4" w:space="0" w:color="000000"/>
              <w:right w:val="single" w:sz="6" w:space="0" w:color="000000"/>
            </w:tcBorders>
            <w:tcPrChange w:id="1375" w:author="Alondra Vega Pacheco" w:date="2025-10-14T11:20:00Z" w16du:dateUtc="2025-10-14T16:20:00Z">
              <w:tcPr>
                <w:tcW w:w="2339" w:type="dxa"/>
                <w:gridSpan w:val="2"/>
                <w:tcBorders>
                  <w:top w:val="single" w:sz="4" w:space="0" w:color="000000"/>
                  <w:left w:val="single" w:sz="4" w:space="0" w:color="000000"/>
                  <w:bottom w:val="single" w:sz="6" w:space="0" w:color="000000"/>
                  <w:right w:val="single" w:sz="6" w:space="0" w:color="000000"/>
                </w:tcBorders>
              </w:tcPr>
            </w:tcPrChange>
          </w:tcPr>
          <w:p w14:paraId="3C1D6DBE" w14:textId="22CC7E02" w:rsidR="00912077" w:rsidRDefault="00912077">
            <w:pPr>
              <w:spacing w:line="259" w:lineRule="auto"/>
              <w:rPr>
                <w:ins w:id="1376" w:author="Alondra Pacheco" w:date="2025-09-02T10:01:00Z" w16du:dateUtc="2025-09-02T15:01:00Z"/>
              </w:rPr>
            </w:pPr>
            <w:ins w:id="1377" w:author="Alondra Pacheco" w:date="2025-09-02T10:01:00Z" w16du:dateUtc="2025-09-02T15:01:00Z">
              <w:r>
                <w:t>4.1</w:t>
              </w:r>
            </w:ins>
          </w:p>
        </w:tc>
      </w:tr>
      <w:tr w:rsidR="00B8381D" w14:paraId="3387FF4A" w14:textId="77777777">
        <w:trPr>
          <w:trHeight w:val="564"/>
          <w:ins w:id="1378" w:author="Alondra Vega Pacheco" w:date="2025-10-14T11:20:00Z" w16du:dateUtc="2025-10-14T16:20:00Z"/>
        </w:trPr>
        <w:tc>
          <w:tcPr>
            <w:tcW w:w="2339" w:type="dxa"/>
            <w:tcBorders>
              <w:top w:val="single" w:sz="4" w:space="0" w:color="000000"/>
              <w:left w:val="single" w:sz="6" w:space="0" w:color="000000"/>
              <w:bottom w:val="single" w:sz="6" w:space="0" w:color="000000"/>
              <w:right w:val="single" w:sz="4" w:space="0" w:color="000000"/>
            </w:tcBorders>
          </w:tcPr>
          <w:p w14:paraId="49E22632" w14:textId="77777777" w:rsidR="00B8381D" w:rsidRDefault="00B8381D" w:rsidP="00B8381D">
            <w:pPr>
              <w:spacing w:line="259" w:lineRule="auto"/>
              <w:ind w:left="1"/>
              <w:rPr>
                <w:ins w:id="1379" w:author="Alondra Pacheco" w:date="2025-10-14T11:21:00Z" w16du:dateUtc="2025-10-14T16:21:00Z"/>
              </w:rPr>
            </w:pPr>
            <w:ins w:id="1380" w:author="Alondra Pacheco" w:date="2025-10-14T11:21:00Z" w16du:dateUtc="2025-10-14T16:21:00Z">
              <w:r>
                <w:t>CareConnect Team</w:t>
              </w:r>
            </w:ins>
          </w:p>
          <w:p w14:paraId="50DD839B" w14:textId="03E02C87" w:rsidR="00B8381D" w:rsidRDefault="00B8381D" w:rsidP="00B8381D">
            <w:pPr>
              <w:spacing w:line="259" w:lineRule="auto"/>
              <w:ind w:left="1"/>
              <w:rPr>
                <w:ins w:id="1381" w:author="Alondra Vega Pacheco" w:date="2025-10-14T11:20:00Z" w16du:dateUtc="2025-10-14T16:20:00Z"/>
              </w:rPr>
            </w:pPr>
            <w:ins w:id="1382" w:author="Alondra Pacheco" w:date="2025-10-14T11:21:00Z" w16du:dateUtc="2025-10-14T16:21:00Z">
              <w:r>
                <w:t>Fall 2025</w:t>
              </w:r>
            </w:ins>
          </w:p>
        </w:tc>
        <w:tc>
          <w:tcPr>
            <w:tcW w:w="2343" w:type="dxa"/>
            <w:tcBorders>
              <w:top w:val="single" w:sz="4" w:space="0" w:color="000000"/>
              <w:left w:val="single" w:sz="4" w:space="0" w:color="000000"/>
              <w:bottom w:val="single" w:sz="6" w:space="0" w:color="000000"/>
              <w:right w:val="single" w:sz="4" w:space="0" w:color="000000"/>
            </w:tcBorders>
          </w:tcPr>
          <w:p w14:paraId="5D0EA9A6" w14:textId="0DA646B9" w:rsidR="00B8381D" w:rsidRDefault="00B8381D" w:rsidP="00B8381D">
            <w:pPr>
              <w:spacing w:line="259" w:lineRule="auto"/>
              <w:rPr>
                <w:ins w:id="1383" w:author="Alondra Vega Pacheco" w:date="2025-10-14T11:20:00Z" w16du:dateUtc="2025-10-14T16:20:00Z"/>
              </w:rPr>
            </w:pPr>
            <w:ins w:id="1384" w:author="Alondra Pacheco" w:date="2025-10-14T11:21:00Z" w16du:dateUtc="2025-10-14T16:21:00Z">
              <w:del w:id="1385" w:author="Alondra Vega Pacheco" w:date="2025-10-14T11:21:00Z" w16du:dateUtc="2025-10-14T16:21:00Z">
                <w:r w:rsidDel="00B8381D">
                  <w:delText>9/13/2025</w:delText>
                </w:r>
              </w:del>
            </w:ins>
            <w:ins w:id="1386" w:author="Alondra Vega Pacheco" w:date="2025-10-14T11:21:00Z" w16du:dateUtc="2025-10-14T16:21:00Z">
              <w:r>
                <w:t>10/14/2025</w:t>
              </w:r>
            </w:ins>
          </w:p>
        </w:tc>
        <w:tc>
          <w:tcPr>
            <w:tcW w:w="2339" w:type="dxa"/>
            <w:tcBorders>
              <w:top w:val="single" w:sz="4" w:space="0" w:color="000000"/>
              <w:left w:val="single" w:sz="4" w:space="0" w:color="000000"/>
              <w:bottom w:val="single" w:sz="6" w:space="0" w:color="000000"/>
              <w:right w:val="single" w:sz="4" w:space="0" w:color="000000"/>
            </w:tcBorders>
          </w:tcPr>
          <w:p w14:paraId="168F2511" w14:textId="0666E8D4" w:rsidR="00B8381D" w:rsidRDefault="00B8381D" w:rsidP="00B8381D">
            <w:pPr>
              <w:spacing w:line="259" w:lineRule="auto"/>
              <w:rPr>
                <w:ins w:id="1387" w:author="Alondra Vega Pacheco" w:date="2025-10-14T11:20:00Z" w16du:dateUtc="2025-10-14T16:20:00Z"/>
                <w:b/>
                <w:bCs/>
              </w:rPr>
            </w:pPr>
            <w:ins w:id="1388" w:author="Alondra Pacheco" w:date="2025-10-14T11:21:00Z" w16du:dateUtc="2025-10-14T16:21:00Z">
              <w:r>
                <w:rPr>
                  <w:b/>
                  <w:bCs/>
                </w:rPr>
                <w:t>Revisions based on 4.</w:t>
              </w:r>
            </w:ins>
            <w:ins w:id="1389" w:author="Alondra Vega Pacheco" w:date="2025-10-14T11:21:00Z" w16du:dateUtc="2025-10-14T16:21:00Z">
              <w:r>
                <w:rPr>
                  <w:b/>
                  <w:bCs/>
                </w:rPr>
                <w:t>1</w:t>
              </w:r>
            </w:ins>
            <w:ins w:id="1390" w:author="Alondra Pacheco" w:date="2025-10-14T11:21:00Z" w16du:dateUtc="2025-10-14T16:21:00Z">
              <w:del w:id="1391" w:author="Alondra Vega Pacheco" w:date="2025-10-14T11:21:00Z" w16du:dateUtc="2025-10-14T16:21:00Z">
                <w:r w:rsidDel="00B8381D">
                  <w:rPr>
                    <w:b/>
                    <w:bCs/>
                  </w:rPr>
                  <w:delText>0</w:delText>
                </w:r>
              </w:del>
              <w:r>
                <w:rPr>
                  <w:b/>
                  <w:bCs/>
                </w:rPr>
                <w:t xml:space="preserve"> feedback</w:t>
              </w:r>
            </w:ins>
          </w:p>
        </w:tc>
        <w:tc>
          <w:tcPr>
            <w:tcW w:w="2339" w:type="dxa"/>
            <w:tcBorders>
              <w:top w:val="single" w:sz="4" w:space="0" w:color="000000"/>
              <w:left w:val="single" w:sz="4" w:space="0" w:color="000000"/>
              <w:bottom w:val="single" w:sz="6" w:space="0" w:color="000000"/>
              <w:right w:val="single" w:sz="6" w:space="0" w:color="000000"/>
            </w:tcBorders>
          </w:tcPr>
          <w:p w14:paraId="0C8DB5E6" w14:textId="74B033DC" w:rsidR="00B8381D" w:rsidRDefault="00B8381D" w:rsidP="00B8381D">
            <w:pPr>
              <w:spacing w:line="259" w:lineRule="auto"/>
              <w:rPr>
                <w:ins w:id="1392" w:author="Alondra Vega Pacheco" w:date="2025-10-14T11:20:00Z" w16du:dateUtc="2025-10-14T16:20:00Z"/>
              </w:rPr>
            </w:pPr>
            <w:ins w:id="1393" w:author="Alondra Pacheco" w:date="2025-10-14T11:21:00Z" w16du:dateUtc="2025-10-14T16:21:00Z">
              <w:r>
                <w:t>4.</w:t>
              </w:r>
            </w:ins>
            <w:ins w:id="1394" w:author="Alondra Vega Pacheco" w:date="2025-10-14T11:21:00Z" w16du:dateUtc="2025-10-14T16:21:00Z">
              <w:r>
                <w:t>2</w:t>
              </w:r>
            </w:ins>
            <w:ins w:id="1395" w:author="Alondra Pacheco" w:date="2025-10-14T11:21:00Z" w16du:dateUtc="2025-10-14T16:21:00Z">
              <w:del w:id="1396" w:author="Alondra Vega Pacheco" w:date="2025-10-14T11:21:00Z" w16du:dateUtc="2025-10-14T16:21:00Z">
                <w:r w:rsidDel="00B8381D">
                  <w:delText>1</w:delText>
                </w:r>
              </w:del>
            </w:ins>
          </w:p>
        </w:tc>
      </w:tr>
    </w:tbl>
    <w:p w14:paraId="2F52F518" w14:textId="77777777" w:rsidR="00E7159E" w:rsidRDefault="00771A21">
      <w:pPr>
        <w:spacing w:after="180" w:line="259" w:lineRule="auto"/>
      </w:pPr>
      <w:r>
        <w:t xml:space="preserve"> </w:t>
      </w:r>
    </w:p>
    <w:p w14:paraId="1C9175F5" w14:textId="77777777" w:rsidR="00E7159E" w:rsidRDefault="00771A21">
      <w:pPr>
        <w:spacing w:after="180" w:line="259" w:lineRule="auto"/>
      </w:pPr>
      <w:r>
        <w:t xml:space="preserve"> </w:t>
      </w:r>
    </w:p>
    <w:p w14:paraId="1367027C" w14:textId="77777777" w:rsidR="00E7159E" w:rsidRDefault="00771A21">
      <w:pPr>
        <w:spacing w:line="418" w:lineRule="auto"/>
        <w:ind w:right="9294"/>
        <w:jc w:val="both"/>
      </w:pPr>
      <w:r>
        <w:t xml:space="preserve">  </w:t>
      </w:r>
    </w:p>
    <w:p w14:paraId="71D717A6" w14:textId="77777777" w:rsidR="00E7159E" w:rsidRDefault="00E7159E">
      <w:pPr>
        <w:sectPr w:rsidR="00E7159E" w:rsidSect="00010CF6">
          <w:headerReference w:type="even" r:id="rId11"/>
          <w:headerReference w:type="default" r:id="rId12"/>
          <w:headerReference w:type="first" r:id="rId13"/>
          <w:pgSz w:w="12240" w:h="15840"/>
          <w:pgMar w:top="1440" w:right="1445" w:bottom="1599" w:left="1440" w:header="720" w:footer="720" w:gutter="0"/>
          <w:pgNumType w:fmt="lowerRoman"/>
          <w:cols w:space="720"/>
          <w:titlePg/>
        </w:sectPr>
      </w:pPr>
    </w:p>
    <w:p w14:paraId="63B33BE1" w14:textId="529F6182" w:rsidR="00E7159E" w:rsidRPr="001212B3" w:rsidRDefault="00771A21">
      <w:pPr>
        <w:pStyle w:val="Heading1"/>
        <w:ind w:left="-5"/>
        <w:rPr>
          <w:i/>
          <w:iCs/>
        </w:rPr>
      </w:pPr>
      <w:bookmarkStart w:id="1397" w:name="_Toc208607937"/>
      <w:r>
        <w:lastRenderedPageBreak/>
        <w:t>Executive Summary</w:t>
      </w:r>
      <w:r w:rsidR="001212B3">
        <w:t xml:space="preserve"> – </w:t>
      </w:r>
      <w:r w:rsidR="001212B3">
        <w:rPr>
          <w:i/>
          <w:iCs/>
        </w:rPr>
        <w:t>(updated in v4.0)</w:t>
      </w:r>
      <w:bookmarkEnd w:id="1397"/>
    </w:p>
    <w:p w14:paraId="6E0D1B40" w14:textId="45BA6D66" w:rsidR="00E7159E" w:rsidRPr="00632F5F" w:rsidRDefault="00771A21">
      <w:pPr>
        <w:pStyle w:val="Heading2"/>
        <w:ind w:left="-5"/>
        <w:rPr>
          <w:i/>
          <w:iCs/>
        </w:rPr>
      </w:pPr>
      <w:bookmarkStart w:id="1398" w:name="_Toc208607938"/>
      <w:r>
        <w:t>Project Name</w:t>
      </w:r>
      <w:r w:rsidR="00632F5F">
        <w:t xml:space="preserve">- </w:t>
      </w:r>
      <w:r w:rsidR="00632F5F">
        <w:rPr>
          <w:i/>
          <w:iCs/>
        </w:rPr>
        <w:t>(inherited from v3.0)</w:t>
      </w:r>
      <w:bookmarkEnd w:id="1398"/>
    </w:p>
    <w:p w14:paraId="07DB5167" w14:textId="77777777" w:rsidR="00E7159E" w:rsidRDefault="00771A21">
      <w:pPr>
        <w:spacing w:after="249"/>
        <w:ind w:right="10"/>
      </w:pPr>
      <w:r>
        <w:t>The name of this project is CareConnect</w:t>
      </w:r>
      <w:r>
        <w:rPr>
          <w:b/>
        </w:rPr>
        <w:t xml:space="preserve">. </w:t>
      </w:r>
    </w:p>
    <w:p w14:paraId="03CE8628" w14:textId="127B5488" w:rsidR="00E7159E" w:rsidRPr="00632F5F" w:rsidRDefault="00771A21">
      <w:pPr>
        <w:pStyle w:val="Heading2"/>
        <w:ind w:left="-5"/>
        <w:rPr>
          <w:i/>
          <w:iCs/>
        </w:rPr>
      </w:pPr>
      <w:bookmarkStart w:id="1399" w:name="_Toc208607939"/>
      <w:r>
        <w:t xml:space="preserve">Purpose </w:t>
      </w:r>
      <w:r w:rsidR="00632F5F">
        <w:t xml:space="preserve">– </w:t>
      </w:r>
      <w:r w:rsidR="00632F5F" w:rsidRPr="753E7AF4">
        <w:rPr>
          <w:i/>
        </w:rPr>
        <w:t>(</w:t>
      </w:r>
      <w:r w:rsidR="6D522DC2" w:rsidRPr="753E7AF4">
        <w:rPr>
          <w:i/>
          <w:iCs/>
        </w:rPr>
        <w:t>updated in v4</w:t>
      </w:r>
      <w:r w:rsidR="00632F5F">
        <w:rPr>
          <w:i/>
          <w:iCs/>
        </w:rPr>
        <w:t>.0)</w:t>
      </w:r>
      <w:bookmarkEnd w:id="1399"/>
    </w:p>
    <w:p w14:paraId="39038CB1" w14:textId="174F15EC" w:rsidR="3A28957F" w:rsidRDefault="3A28957F" w:rsidP="753E7AF4">
      <w:pPr>
        <w:spacing w:after="247"/>
        <w:ind w:right="10"/>
      </w:pPr>
      <w:r>
        <w:t>The purpose of the CareConnect project is to develop a comprehensive, secure, and AI-enhanced mobile platform that revolutionizes collaborative care. It moves beyond simple connection to become a centralized ecosystem that empowers caregivers and patients by intelligently automating administrative tasks, deriving insights from health data, and facilitating communication across the entire care journey.</w:t>
      </w:r>
    </w:p>
    <w:p w14:paraId="2E7B1D61" w14:textId="0C83D2C2" w:rsidR="3A28957F" w:rsidRDefault="3A28957F" w:rsidP="753E7AF4">
      <w:pPr>
        <w:spacing w:after="247"/>
        <w:ind w:right="10"/>
      </w:pPr>
      <w:r>
        <w:t>This application aims to enhance the quality, safety, and efficiency of care by providing tools that:</w:t>
      </w:r>
    </w:p>
    <w:p w14:paraId="51073AEA" w14:textId="17FAFE3A" w:rsidR="3A28957F" w:rsidRDefault="3A28957F" w:rsidP="001277AF">
      <w:pPr>
        <w:pStyle w:val="ListParagraph"/>
        <w:numPr>
          <w:ilvl w:val="0"/>
          <w:numId w:val="73"/>
        </w:numPr>
        <w:spacing w:after="247"/>
        <w:ind w:right="10"/>
        <w:rPr>
          <w:color w:val="000000" w:themeColor="text1"/>
        </w:rPr>
      </w:pPr>
      <w:r>
        <w:t xml:space="preserve">Capture Critical Information: Utilize AI-powered </w:t>
      </w:r>
      <w:proofErr w:type="gramStart"/>
      <w:r>
        <w:t>note-taking</w:t>
      </w:r>
      <w:proofErr w:type="gramEnd"/>
      <w:r>
        <w:t xml:space="preserve"> to transcribe medical conversations (both telemedicine and in-person) and transform physical mail into accessible digital data.</w:t>
      </w:r>
    </w:p>
    <w:p w14:paraId="606D8449" w14:textId="338B125B" w:rsidR="3A28957F" w:rsidRDefault="3A28957F" w:rsidP="001277AF">
      <w:pPr>
        <w:pStyle w:val="ListParagraph"/>
        <w:numPr>
          <w:ilvl w:val="0"/>
          <w:numId w:val="73"/>
        </w:numPr>
        <w:spacing w:after="247"/>
        <w:ind w:right="10"/>
        <w:rPr>
          <w:color w:val="000000" w:themeColor="text1"/>
        </w:rPr>
      </w:pPr>
      <w:r>
        <w:t>Derive Actionable Insights: Monitor patient well-being through mood analysis and structured health tracking, presenting trends and alerts to caregivers.</w:t>
      </w:r>
    </w:p>
    <w:p w14:paraId="6A287C2E" w14:textId="1F58D70F" w:rsidR="3A28957F" w:rsidRDefault="3A28957F" w:rsidP="001277AF">
      <w:pPr>
        <w:pStyle w:val="ListParagraph"/>
        <w:numPr>
          <w:ilvl w:val="0"/>
          <w:numId w:val="73"/>
        </w:numPr>
        <w:spacing w:after="247"/>
        <w:ind w:right="10"/>
        <w:rPr>
          <w:color w:val="000000" w:themeColor="text1"/>
        </w:rPr>
      </w:pPr>
      <w:r>
        <w:t>Automate Coordination: Manage medications with intelligent reminders, consolidate appointments into a shared calendar, and streamline the processing of medical bills.</w:t>
      </w:r>
    </w:p>
    <w:p w14:paraId="60C36DA2" w14:textId="4A494054" w:rsidR="3A28957F" w:rsidRDefault="3A28957F" w:rsidP="001277AF">
      <w:pPr>
        <w:pStyle w:val="ListParagraph"/>
        <w:numPr>
          <w:ilvl w:val="0"/>
          <w:numId w:val="73"/>
        </w:numPr>
        <w:spacing w:after="247"/>
        <w:ind w:right="10"/>
        <w:rPr>
          <w:color w:val="000000" w:themeColor="text1"/>
        </w:rPr>
      </w:pPr>
      <w:r>
        <w:t>Ensure Security and Accessibility: Operate on a foundation of strict HIPAA and GDPR compliance, with offline functionality and an accessible design for users of all abilities.</w:t>
      </w:r>
    </w:p>
    <w:p w14:paraId="14AC5F42" w14:textId="554BA203" w:rsidR="3A28957F" w:rsidRDefault="3A28957F" w:rsidP="753E7AF4">
      <w:pPr>
        <w:spacing w:after="247"/>
        <w:ind w:right="10"/>
      </w:pPr>
      <w:r>
        <w:t>Ultimately, CareConnect fosters a proactive, informed, and collaborative care environment that reduces administrative burden, minimizes errors, and strengthens the patient-caregiver relationship.</w:t>
      </w:r>
    </w:p>
    <w:p w14:paraId="41A77E95" w14:textId="091511EF" w:rsidR="00FF4A26" w:rsidRPr="00632F5F" w:rsidRDefault="00FF4A26" w:rsidP="00FF4A26">
      <w:pPr>
        <w:pStyle w:val="Heading2"/>
        <w:ind w:left="-5"/>
        <w:rPr>
          <w:i/>
          <w:iCs/>
        </w:rPr>
      </w:pPr>
      <w:bookmarkStart w:id="1400" w:name="_Toc208607940"/>
      <w:r>
        <w:t xml:space="preserve">Scope – </w:t>
      </w:r>
      <w:r w:rsidRPr="753E7AF4">
        <w:rPr>
          <w:i/>
        </w:rPr>
        <w:t>(</w:t>
      </w:r>
      <w:r w:rsidRPr="753E7AF4">
        <w:rPr>
          <w:i/>
          <w:iCs/>
        </w:rPr>
        <w:t>updated in v4</w:t>
      </w:r>
      <w:r>
        <w:rPr>
          <w:i/>
          <w:iCs/>
        </w:rPr>
        <w:t>.</w:t>
      </w:r>
      <w:ins w:id="1401" w:author="Alondra Vega Pacheco" w:date="2025-09-12T22:19:00Z" w16du:dateUtc="2025-09-13T03:19:00Z">
        <w:r w:rsidR="00FC1B9F">
          <w:rPr>
            <w:i/>
            <w:iCs/>
          </w:rPr>
          <w:t>1</w:t>
        </w:r>
      </w:ins>
      <w:del w:id="1402" w:author="Alondra Vega Pacheco" w:date="2025-09-12T22:19:00Z" w16du:dateUtc="2025-09-13T03:19:00Z">
        <w:r w:rsidDel="00FC1B9F">
          <w:rPr>
            <w:i/>
            <w:iCs/>
          </w:rPr>
          <w:delText>0</w:delText>
        </w:r>
      </w:del>
      <w:r>
        <w:rPr>
          <w:i/>
          <w:iCs/>
        </w:rPr>
        <w:t>)</w:t>
      </w:r>
      <w:bookmarkEnd w:id="1400"/>
    </w:p>
    <w:p w14:paraId="51AFF996" w14:textId="77777777" w:rsidR="00FF4A26" w:rsidRDefault="00FF4A26" w:rsidP="00FF4A26">
      <w:pPr>
        <w:ind w:right="10"/>
      </w:pPr>
      <w:r w:rsidRPr="753E7AF4">
        <w:t xml:space="preserve">The scope of the CareConnect platform encompasses a unified digital ecosystem for collaborative care. The system </w:t>
      </w:r>
      <w:r w:rsidRPr="753E7AF4">
        <w:rPr>
          <w:b/>
          <w:bCs/>
        </w:rPr>
        <w:t>is in scope</w:t>
      </w:r>
      <w:r w:rsidRPr="753E7AF4">
        <w:t xml:space="preserve"> to include:</w:t>
      </w:r>
    </w:p>
    <w:p w14:paraId="6706D910" w14:textId="77777777" w:rsidR="00FF4A26" w:rsidRDefault="00FF4A26" w:rsidP="00FF4A26">
      <w:pPr>
        <w:ind w:right="10"/>
      </w:pPr>
    </w:p>
    <w:p w14:paraId="0CC23865" w14:textId="77777777" w:rsidR="00FF4A26" w:rsidRDefault="00FF4A26" w:rsidP="00FF4A26">
      <w:pPr>
        <w:ind w:right="10"/>
        <w:rPr>
          <w:b/>
          <w:bCs/>
        </w:rPr>
      </w:pPr>
      <w:r w:rsidRPr="753E7AF4">
        <w:rPr>
          <w:b/>
          <w:bCs/>
        </w:rPr>
        <w:t>Core Functionality:</w:t>
      </w:r>
    </w:p>
    <w:p w14:paraId="11FA3EA8" w14:textId="77777777" w:rsidR="00FF4A26" w:rsidRDefault="00FF4A26" w:rsidP="00FF4A26">
      <w:pPr>
        <w:numPr>
          <w:ilvl w:val="0"/>
          <w:numId w:val="72"/>
        </w:numPr>
        <w:ind w:right="10"/>
        <w:rPr>
          <w:color w:val="000000" w:themeColor="text1"/>
        </w:rPr>
      </w:pPr>
      <w:r w:rsidRPr="753E7AF4">
        <w:rPr>
          <w:b/>
          <w:bCs/>
        </w:rPr>
        <w:t>AI-Powered Assistance:</w:t>
      </w:r>
      <w:r w:rsidRPr="753E7AF4">
        <w:t xml:space="preserve"> Real-time transcription for medical calls/visits (with speaker ID), ADA mail digitization via OCR, and mood monitoring.</w:t>
      </w:r>
    </w:p>
    <w:p w14:paraId="48425CD7" w14:textId="3FEC6A07" w:rsidR="00FF4A26" w:rsidRDefault="61C88E85" w:rsidP="00FF4A26">
      <w:pPr>
        <w:numPr>
          <w:ilvl w:val="0"/>
          <w:numId w:val="72"/>
        </w:numPr>
        <w:ind w:right="10"/>
        <w:rPr>
          <w:ins w:id="1403" w:author="Izabela Adler" w:date="2025-09-03T13:55:00Z" w16du:dateUtc="2025-09-03T13:55:25Z"/>
          <w:color w:val="000000" w:themeColor="text1"/>
        </w:rPr>
      </w:pPr>
      <w:r w:rsidRPr="3B944261">
        <w:rPr>
          <w:b/>
          <w:bCs/>
        </w:rPr>
        <w:t>Health Management:</w:t>
      </w:r>
      <w:r>
        <w:t xml:space="preserve"> Symptom, meal, and medication tracking (CRUD with reminders), and a collaborative calendar with AI-assisted scheduling.</w:t>
      </w:r>
      <w:r w:rsidR="0E41418C">
        <w:t xml:space="preserve"> Additionally, it will include </w:t>
      </w:r>
      <w:r w:rsidR="050A1A60">
        <w:t>camera fall detection.</w:t>
      </w:r>
      <w:r w:rsidR="050A1A60" w:rsidRPr="3B944261">
        <w:rPr>
          <w:color w:val="000000" w:themeColor="text1"/>
        </w:rPr>
        <w:t xml:space="preserve"> </w:t>
      </w:r>
    </w:p>
    <w:p w14:paraId="5698F6AB" w14:textId="0D052208" w:rsidR="2318EB51" w:rsidRDefault="2318EB51" w:rsidP="3B944261">
      <w:pPr>
        <w:numPr>
          <w:ilvl w:val="0"/>
          <w:numId w:val="72"/>
        </w:numPr>
        <w:ind w:right="10"/>
        <w:rPr>
          <w:color w:val="000000" w:themeColor="text1"/>
          <w:rPrChange w:id="1404" w:author="Izabela Adler" w:date="2025-09-03T15:02:00Z">
            <w:rPr>
              <w:b/>
              <w:bCs/>
              <w:color w:val="000000" w:themeColor="text1"/>
            </w:rPr>
          </w:rPrChange>
        </w:rPr>
      </w:pPr>
      <w:ins w:id="1405" w:author="Izabela Adler" w:date="2025-09-03T13:56:00Z">
        <w:r w:rsidRPr="26F4A6D6">
          <w:rPr>
            <w:b/>
            <w:bCs/>
            <w:color w:val="000000" w:themeColor="text1"/>
          </w:rPr>
          <w:t xml:space="preserve">Trigger Detection: </w:t>
        </w:r>
      </w:ins>
      <w:ins w:id="1406" w:author="Izabela Adler" w:date="2025-09-03T15:02:00Z">
        <w:r w:rsidR="57C0F46F" w:rsidRPr="26F4A6D6">
          <w:rPr>
            <w:color w:val="000000" w:themeColor="text1"/>
          </w:rPr>
          <w:t xml:space="preserve">Caregivers can select predefined or add custom phrases that are flagged during note transcription within the </w:t>
        </w:r>
      </w:ins>
      <w:ins w:id="1407" w:author="Izabela Adler" w:date="2025-09-03T15:04:00Z">
        <w:r w:rsidR="47CA5F52" w:rsidRPr="26F4A6D6">
          <w:rPr>
            <w:color w:val="000000" w:themeColor="text1"/>
          </w:rPr>
          <w:t>D</w:t>
        </w:r>
      </w:ins>
      <w:ins w:id="1408" w:author="Izabela Adler" w:date="2025-09-03T15:02:00Z">
        <w:r w:rsidR="57C0F46F" w:rsidRPr="26F4A6D6">
          <w:rPr>
            <w:color w:val="000000" w:themeColor="text1"/>
          </w:rPr>
          <w:t>ocumentatio</w:t>
        </w:r>
      </w:ins>
      <w:ins w:id="1409" w:author="Izabela Adler" w:date="2025-09-03T15:03:00Z">
        <w:r w:rsidR="57C0F46F" w:rsidRPr="26F4A6D6">
          <w:rPr>
            <w:color w:val="000000" w:themeColor="text1"/>
          </w:rPr>
          <w:t>n and Patient Assistant module to generate caregiver alerts.</w:t>
        </w:r>
      </w:ins>
    </w:p>
    <w:p w14:paraId="34F08B95" w14:textId="77777777" w:rsidR="00FF4A26" w:rsidRDefault="00FF4A26" w:rsidP="00FF4A26">
      <w:pPr>
        <w:numPr>
          <w:ilvl w:val="0"/>
          <w:numId w:val="72"/>
        </w:numPr>
        <w:ind w:right="10"/>
        <w:rPr>
          <w:color w:val="000000" w:themeColor="text1"/>
        </w:rPr>
      </w:pPr>
      <w:r w:rsidRPr="753E7AF4">
        <w:rPr>
          <w:b/>
          <w:bCs/>
        </w:rPr>
        <w:t>Platform Infrastructure:</w:t>
      </w:r>
      <w:r w:rsidRPr="753E7AF4">
        <w:t xml:space="preserve"> Secure, role-based authentication, unified patient/caregiver dashboards, and integrated messaging/video calls.</w:t>
      </w:r>
    </w:p>
    <w:p w14:paraId="4487BB6E" w14:textId="3B845FCE" w:rsidR="00BB3743" w:rsidRPr="00CC269E" w:rsidRDefault="00FF4A26" w:rsidP="00D5164E">
      <w:pPr>
        <w:numPr>
          <w:ilvl w:val="0"/>
          <w:numId w:val="72"/>
        </w:numPr>
        <w:ind w:right="10"/>
        <w:rPr>
          <w:color w:val="000000" w:themeColor="text1"/>
        </w:rPr>
      </w:pPr>
      <w:r w:rsidRPr="753E7AF4">
        <w:rPr>
          <w:b/>
          <w:bCs/>
        </w:rPr>
        <w:t>Administrative Tools:</w:t>
      </w:r>
      <w:r w:rsidRPr="753E7AF4">
        <w:t xml:space="preserve"> OCR-based medical bill processing/payment and subscription billing management.</w:t>
      </w:r>
    </w:p>
    <w:p w14:paraId="0429760A" w14:textId="30409029" w:rsidR="00EE57E3" w:rsidRPr="00D5164E" w:rsidRDefault="00EE57E3" w:rsidP="00D5164E">
      <w:pPr>
        <w:numPr>
          <w:ilvl w:val="0"/>
          <w:numId w:val="72"/>
        </w:numPr>
        <w:ind w:right="10"/>
        <w:rPr>
          <w:color w:val="000000" w:themeColor="text1"/>
        </w:rPr>
      </w:pPr>
      <w:r>
        <w:rPr>
          <w:b/>
          <w:bCs/>
        </w:rPr>
        <w:t>Other Integrations:</w:t>
      </w:r>
      <w:r>
        <w:rPr>
          <w:color w:val="000000" w:themeColor="text1"/>
        </w:rPr>
        <w:t xml:space="preserve"> Alexa and </w:t>
      </w:r>
      <w:proofErr w:type="gramStart"/>
      <w:r>
        <w:rPr>
          <w:color w:val="000000" w:themeColor="text1"/>
        </w:rPr>
        <w:t>vial</w:t>
      </w:r>
      <w:proofErr w:type="gramEnd"/>
      <w:r>
        <w:rPr>
          <w:color w:val="000000" w:themeColor="text1"/>
        </w:rPr>
        <w:t xml:space="preserve"> of </w:t>
      </w:r>
      <w:proofErr w:type="gramStart"/>
      <w:r>
        <w:rPr>
          <w:color w:val="000000" w:themeColor="text1"/>
        </w:rPr>
        <w:t>life</w:t>
      </w:r>
      <w:proofErr w:type="gramEnd"/>
      <w:r>
        <w:rPr>
          <w:color w:val="000000" w:themeColor="text1"/>
        </w:rPr>
        <w:t>.</w:t>
      </w:r>
    </w:p>
    <w:p w14:paraId="0B4061FC" w14:textId="77777777" w:rsidR="00FF4A26" w:rsidRDefault="00FF4A26" w:rsidP="00FF4A26">
      <w:pPr>
        <w:ind w:left="720" w:right="10"/>
        <w:rPr>
          <w:color w:val="000000" w:themeColor="text1"/>
        </w:rPr>
      </w:pPr>
    </w:p>
    <w:p w14:paraId="3FFBC63B" w14:textId="77777777" w:rsidR="00FF4A26" w:rsidRDefault="00FF4A26" w:rsidP="00FF4A26">
      <w:pPr>
        <w:ind w:right="10"/>
        <w:rPr>
          <w:b/>
          <w:bCs/>
        </w:rPr>
      </w:pPr>
      <w:r w:rsidRPr="753E7AF4">
        <w:rPr>
          <w:b/>
          <w:bCs/>
        </w:rPr>
        <w:t xml:space="preserve">The system is </w:t>
      </w:r>
      <w:r w:rsidRPr="753E7AF4">
        <w:rPr>
          <w:b/>
          <w:bCs/>
          <w:i/>
          <w:iCs/>
        </w:rPr>
        <w:t>out of scope</w:t>
      </w:r>
      <w:r w:rsidRPr="753E7AF4">
        <w:rPr>
          <w:b/>
          <w:bCs/>
        </w:rPr>
        <w:t xml:space="preserve"> for:</w:t>
      </w:r>
    </w:p>
    <w:p w14:paraId="38F09C6D" w14:textId="77777777" w:rsidR="00FF4A26" w:rsidRDefault="00FF4A26" w:rsidP="00FF4A26">
      <w:pPr>
        <w:numPr>
          <w:ilvl w:val="0"/>
          <w:numId w:val="71"/>
        </w:numPr>
        <w:ind w:right="10"/>
        <w:rPr>
          <w:color w:val="000000" w:themeColor="text1"/>
        </w:rPr>
      </w:pPr>
      <w:r w:rsidRPr="753E7AF4">
        <w:lastRenderedPageBreak/>
        <w:t>Providing diagnostic medical advice or interpreting health data.</w:t>
      </w:r>
    </w:p>
    <w:p w14:paraId="01ADD705" w14:textId="77777777" w:rsidR="00FF4A26" w:rsidRDefault="00FF4A26" w:rsidP="00FF4A26">
      <w:pPr>
        <w:numPr>
          <w:ilvl w:val="0"/>
          <w:numId w:val="71"/>
        </w:numPr>
        <w:ind w:right="10"/>
        <w:rPr>
          <w:color w:val="000000" w:themeColor="text1"/>
        </w:rPr>
      </w:pPr>
      <w:r w:rsidRPr="753E7AF4">
        <w:t>Directly controlling medical devices (integrations are for data ingestion only).</w:t>
      </w:r>
    </w:p>
    <w:p w14:paraId="051E90FE" w14:textId="77777777" w:rsidR="00FF4A26" w:rsidRDefault="00FF4A26" w:rsidP="00FF4A26">
      <w:pPr>
        <w:numPr>
          <w:ilvl w:val="0"/>
          <w:numId w:val="71"/>
        </w:numPr>
        <w:ind w:right="10"/>
        <w:rPr>
          <w:color w:val="000000" w:themeColor="text1"/>
        </w:rPr>
      </w:pPr>
      <w:r w:rsidRPr="753E7AF4">
        <w:t>Functioning as a full clinical electronic health record (EHR).</w:t>
      </w:r>
    </w:p>
    <w:p w14:paraId="00AD2045" w14:textId="77777777" w:rsidR="00FF4A26" w:rsidRPr="001B7CF5" w:rsidRDefault="00FF4A26" w:rsidP="00FF4A26"/>
    <w:p w14:paraId="0CBB9FD4" w14:textId="77777777" w:rsidR="00FF4A26" w:rsidRPr="00632F5F" w:rsidRDefault="00FF4A26" w:rsidP="00FF4A26">
      <w:pPr>
        <w:pStyle w:val="Heading2"/>
        <w:rPr>
          <w:i/>
          <w:iCs/>
        </w:rPr>
      </w:pPr>
      <w:bookmarkStart w:id="1410" w:name="_Toc208607941"/>
      <w:r>
        <w:t>Document History and Acknowledgments-</w:t>
      </w:r>
      <w:r>
        <w:rPr>
          <w:i/>
          <w:iCs/>
        </w:rPr>
        <w:t>(added in v4.0)</w:t>
      </w:r>
      <w:bookmarkEnd w:id="1410"/>
    </w:p>
    <w:p w14:paraId="14EF2CAC" w14:textId="77777777" w:rsidR="00FF4A26" w:rsidRDefault="00FF4A26" w:rsidP="00FF4A26">
      <w:r w:rsidRPr="00A877C3">
        <w:t>This Project Plan builds upon the significant work completed by the previous project team [</w:t>
      </w:r>
      <w:r>
        <w:t>Summer 2025].</w:t>
      </w:r>
      <w:r w:rsidRPr="00A877C3">
        <w:t xml:space="preserve"> Their contributions, including the initial scope definition, architectural analysis, and risk assessments, form the foundation of this document. </w:t>
      </w:r>
      <w:r>
        <w:t xml:space="preserve">Version 4.0 </w:t>
      </w:r>
      <w:r w:rsidRPr="00A877C3">
        <w:t>focuses on re-baselining the project schedule, updating resource allocations, and refining the scope to align with current strategic objectives.</w:t>
      </w:r>
      <w:r>
        <w:t xml:space="preserve"> Any version thereafter will be a representation of the revisions and contributions of the current team [Fall 2025].</w:t>
      </w:r>
    </w:p>
    <w:p w14:paraId="36919186" w14:textId="77777777" w:rsidR="00FF4A26" w:rsidRPr="00A877C3" w:rsidRDefault="00FF4A26" w:rsidP="00FF4A26"/>
    <w:p w14:paraId="5643B68E" w14:textId="77777777" w:rsidR="00FF4A26" w:rsidRDefault="00FF4A26" w:rsidP="753E7AF4">
      <w:pPr>
        <w:spacing w:after="247"/>
        <w:ind w:right="10"/>
      </w:pPr>
    </w:p>
    <w:p w14:paraId="7339B78F" w14:textId="6FEAF60C" w:rsidR="4F486CD5" w:rsidRDefault="4F486CD5" w:rsidP="13BAE7DC">
      <w:pPr>
        <w:pStyle w:val="Heading1"/>
        <w:rPr>
          <w:ins w:id="1411" w:author="Mitchell Lord" w:date="2025-09-02T22:28:00Z" w16du:dateUtc="2025-09-02T22:28:26Z"/>
          <w:i/>
          <w:iCs/>
        </w:rPr>
      </w:pPr>
      <w:bookmarkStart w:id="1412" w:name="_Toc208607942"/>
      <w:r>
        <w:t>Document Conventions (Definitions, Acronyms, and Abbreviations)</w:t>
      </w:r>
      <w:r w:rsidR="009C7B84">
        <w:t xml:space="preserve">- </w:t>
      </w:r>
      <w:r w:rsidR="5F5DB756" w:rsidRPr="13BAE7DC">
        <w:rPr>
          <w:i/>
          <w:iCs/>
        </w:rPr>
        <w:t>(</w:t>
      </w:r>
      <w:del w:id="1413" w:author="Alondra Vega Pacheco" w:date="2025-09-12T22:19:00Z" w16du:dateUtc="2025-09-13T03:19:00Z">
        <w:r w:rsidR="5F5DB756" w:rsidRPr="13BAE7DC" w:rsidDel="00FC1B9F">
          <w:rPr>
            <w:i/>
            <w:iCs/>
          </w:rPr>
          <w:delText xml:space="preserve">added </w:delText>
        </w:r>
      </w:del>
      <w:ins w:id="1414" w:author="Alondra Vega Pacheco" w:date="2025-09-12T22:19:00Z" w16du:dateUtc="2025-09-13T03:19:00Z">
        <w:r w:rsidR="00FC1B9F">
          <w:rPr>
            <w:i/>
            <w:iCs/>
          </w:rPr>
          <w:t>updated</w:t>
        </w:r>
        <w:r w:rsidR="00FC1B9F" w:rsidRPr="13BAE7DC">
          <w:rPr>
            <w:i/>
            <w:iCs/>
          </w:rPr>
          <w:t xml:space="preserve"> </w:t>
        </w:r>
      </w:ins>
      <w:r w:rsidR="5F5DB756" w:rsidRPr="13BAE7DC">
        <w:rPr>
          <w:i/>
          <w:iCs/>
        </w:rPr>
        <w:t>in v4.</w:t>
      </w:r>
      <w:ins w:id="1415" w:author="Alondra Vega Pacheco" w:date="2025-09-12T22:19:00Z" w16du:dateUtc="2025-09-13T03:19:00Z">
        <w:r w:rsidR="00FC1B9F">
          <w:rPr>
            <w:i/>
            <w:iCs/>
          </w:rPr>
          <w:t>1</w:t>
        </w:r>
      </w:ins>
      <w:del w:id="1416" w:author="Alondra Vega Pacheco" w:date="2025-09-12T22:19:00Z" w16du:dateUtc="2025-09-13T03:19:00Z">
        <w:r w:rsidR="5F5DB756" w:rsidRPr="13BAE7DC" w:rsidDel="00FC1B9F">
          <w:rPr>
            <w:i/>
            <w:iCs/>
          </w:rPr>
          <w:delText>0</w:delText>
        </w:r>
      </w:del>
      <w:r w:rsidR="009C7B84" w:rsidRPr="13BAE7DC">
        <w:rPr>
          <w:i/>
          <w:iCs/>
        </w:rPr>
        <w:t>)</w:t>
      </w:r>
      <w:bookmarkEnd w:id="1412"/>
    </w:p>
    <w:p w14:paraId="4E037E58" w14:textId="77777777" w:rsidR="007F5B5C" w:rsidRDefault="2C07C6E8">
      <w:pPr>
        <w:pStyle w:val="Caption"/>
        <w:rPr>
          <w:ins w:id="1417" w:author="Alondra Vega Pacheco" w:date="2025-09-07T11:09:00Z" w16du:dateUtc="2025-09-07T16:09:00Z"/>
        </w:rPr>
      </w:pPr>
      <w:ins w:id="1418" w:author="Mitchell Lord" w:date="2025-09-02T22:28:00Z">
        <w:del w:id="1419" w:author="Alondra Vega Pacheco" w:date="2025-09-07T11:09:00Z" w16du:dateUtc="2025-09-07T16:09:00Z">
          <w:r w:rsidDel="007F5B5C">
            <w:delText>Table 1.</w:delText>
          </w:r>
        </w:del>
      </w:ins>
    </w:p>
    <w:p w14:paraId="00C2B17E" w14:textId="7621591C" w:rsidR="17532900" w:rsidRDefault="007F5B5C">
      <w:pPr>
        <w:pStyle w:val="Caption"/>
        <w:rPr>
          <w:i w:val="0"/>
          <w:iCs w:val="0"/>
          <w:sz w:val="24"/>
          <w:szCs w:val="24"/>
          <w:rPrChange w:id="1420" w:author="Mitchell Lord" w:date="2025-09-02T22:28:00Z">
            <w:rPr>
              <w:i/>
              <w:iCs/>
            </w:rPr>
          </w:rPrChange>
        </w:rPr>
        <w:pPrChange w:id="1421" w:author="Mitchell Lord" w:date="2025-09-02T22:28:00Z">
          <w:pPr>
            <w:pStyle w:val="Heading1"/>
          </w:pPr>
        </w:pPrChange>
      </w:pPr>
      <w:bookmarkStart w:id="1422" w:name="_Toc208135984"/>
      <w:ins w:id="1423" w:author="Alondra Vega Pacheco" w:date="2025-09-07T11:09:00Z" w16du:dateUtc="2025-09-07T16:09:00Z">
        <w:r>
          <w:t xml:space="preserve">Table </w:t>
        </w:r>
        <w:r>
          <w:fldChar w:fldCharType="begin"/>
        </w:r>
        <w:r>
          <w:instrText xml:space="preserve"> SEQ Table \* ARABIC </w:instrText>
        </w:r>
      </w:ins>
      <w:r>
        <w:fldChar w:fldCharType="separate"/>
      </w:r>
      <w:ins w:id="1424" w:author="Alondra Vega Pacheco" w:date="2025-09-12T19:16:00Z" w16du:dateUtc="2025-09-13T00:16:00Z">
        <w:r w:rsidR="000B213E">
          <w:rPr>
            <w:noProof/>
          </w:rPr>
          <w:t>1</w:t>
        </w:r>
      </w:ins>
      <w:ins w:id="1425" w:author="Alondra Vega Pacheco" w:date="2025-09-07T11:09:00Z" w16du:dateUtc="2025-09-07T16:09:00Z">
        <w:r>
          <w:fldChar w:fldCharType="end"/>
        </w:r>
        <w:r w:rsidR="00543D9B">
          <w:t xml:space="preserve"> </w:t>
        </w:r>
      </w:ins>
      <w:ins w:id="1426" w:author="Mitchell Lord" w:date="2025-09-02T22:28:00Z">
        <w:del w:id="1427" w:author="Alondra Vega Pacheco" w:date="2025-09-07T11:09:00Z" w16du:dateUtc="2025-09-07T16:09:00Z">
          <w:r w:rsidR="2C07C6E8" w:rsidDel="00543D9B">
            <w:delText xml:space="preserve"> </w:delText>
          </w:r>
        </w:del>
        <w:r w:rsidR="2C07C6E8">
          <w:t>Definitions, Acronyms, and Abbreviations</w:t>
        </w:r>
      </w:ins>
      <w:bookmarkEnd w:id="1422"/>
    </w:p>
    <w:tbl>
      <w:tblPr>
        <w:tblStyle w:val="GridTable1Light"/>
        <w:tblW w:w="10080" w:type="dxa"/>
        <w:tblLayout w:type="fixed"/>
        <w:tblLook w:val="06A0" w:firstRow="1" w:lastRow="0" w:firstColumn="1" w:lastColumn="0" w:noHBand="1" w:noVBand="1"/>
        <w:tblPrChange w:id="1428" w:author="Alondra Vega Pacheco" w:date="2025-09-12T18:34:00Z" w16du:dateUtc="2025-09-12T23:34:00Z">
          <w:tblPr>
            <w:tblStyle w:val="GridTable1Light"/>
            <w:tblW w:w="0" w:type="auto"/>
            <w:tblLayout w:type="fixed"/>
            <w:tblLook w:val="06A0" w:firstRow="1" w:lastRow="0" w:firstColumn="1" w:lastColumn="0" w:noHBand="1" w:noVBand="1"/>
          </w:tblPr>
        </w:tblPrChange>
      </w:tblPr>
      <w:tblGrid>
        <w:gridCol w:w="1050"/>
        <w:gridCol w:w="9030"/>
        <w:tblGridChange w:id="1429">
          <w:tblGrid>
            <w:gridCol w:w="1050"/>
            <w:gridCol w:w="9030"/>
          </w:tblGrid>
        </w:tblGridChange>
      </w:tblGrid>
      <w:tr w:rsidR="08CA8CC5" w:rsidDel="00D95A64" w14:paraId="7722B7FC" w14:textId="3BBA3225" w:rsidTr="00D95A64">
        <w:trPr>
          <w:cnfStyle w:val="100000000000" w:firstRow="1" w:lastRow="0" w:firstColumn="0" w:lastColumn="0" w:oddVBand="0" w:evenVBand="0" w:oddHBand="0" w:evenHBand="0" w:firstRowFirstColumn="0" w:firstRowLastColumn="0" w:lastRowFirstColumn="0" w:lastRowLastColumn="0"/>
          <w:trHeight w:val="300"/>
          <w:tblHeader/>
          <w:del w:id="1430" w:author="Alondra Vega Pacheco" w:date="2025-09-12T18:34:00Z"/>
          <w:trPrChange w:id="1431" w:author="Alondra Vega Pacheco" w:date="2025-09-12T18:34:00Z" w16du:dateUtc="2025-09-12T23:34:00Z">
            <w:trPr>
              <w:trHeight w:val="300"/>
              <w:tblHeader/>
            </w:trPr>
          </w:trPrChange>
        </w:trPr>
        <w:tc>
          <w:tcPr>
            <w:cnfStyle w:val="001000000000" w:firstRow="0" w:lastRow="0" w:firstColumn="1" w:lastColumn="0" w:oddVBand="0" w:evenVBand="0" w:oddHBand="0" w:evenHBand="0" w:firstRowFirstColumn="0" w:firstRowLastColumn="0" w:lastRowFirstColumn="0" w:lastRowLastColumn="0"/>
            <w:tcW w:w="0" w:type="dxa"/>
            <w:tcPrChange w:id="1432" w:author="Alondra Vega Pacheco" w:date="2025-09-12T18:34:00Z" w16du:dateUtc="2025-09-12T23:34:00Z">
              <w:tcPr>
                <w:tcW w:w="1050" w:type="dxa"/>
              </w:tcPr>
            </w:tcPrChange>
          </w:tcPr>
          <w:p w14:paraId="1905949C" w14:textId="44BD2074" w:rsidR="5F5DB756" w:rsidDel="00D95A64" w:rsidRDefault="5F5DB756" w:rsidP="08CA8CC5">
            <w:pPr>
              <w:cnfStyle w:val="101000000000" w:firstRow="1" w:lastRow="0" w:firstColumn="1" w:lastColumn="0" w:oddVBand="0" w:evenVBand="0" w:oddHBand="0" w:evenHBand="0" w:firstRowFirstColumn="0" w:firstRowLastColumn="0" w:lastRowFirstColumn="0" w:lastRowLastColumn="0"/>
              <w:rPr>
                <w:del w:id="1433" w:author="Alondra Vega Pacheco" w:date="2025-09-12T18:34:00Z" w16du:dateUtc="2025-09-12T23:34:00Z"/>
                <w:b w:val="0"/>
                <w:bCs w:val="0"/>
              </w:rPr>
            </w:pPr>
            <w:del w:id="1434" w:author="Alondra Vega Pacheco" w:date="2025-09-12T18:34:00Z" w16du:dateUtc="2025-09-12T23:34:00Z">
              <w:r w:rsidRPr="08CA8CC5" w:rsidDel="00D95A64">
                <w:delText>Term</w:delText>
              </w:r>
            </w:del>
          </w:p>
        </w:tc>
        <w:tc>
          <w:tcPr>
            <w:tcW w:w="0" w:type="dxa"/>
            <w:tcPrChange w:id="1435" w:author="Alondra Vega Pacheco" w:date="2025-09-12T18:34:00Z" w16du:dateUtc="2025-09-12T23:34:00Z">
              <w:tcPr>
                <w:tcW w:w="9030" w:type="dxa"/>
              </w:tcPr>
            </w:tcPrChange>
          </w:tcPr>
          <w:p w14:paraId="26AB9F28" w14:textId="6DB45F55" w:rsidR="5F5DB756" w:rsidDel="00D95A64" w:rsidRDefault="5F5DB756" w:rsidP="08CA8CC5">
            <w:pPr>
              <w:cnfStyle w:val="100000000000" w:firstRow="1" w:lastRow="0" w:firstColumn="0" w:lastColumn="0" w:oddVBand="0" w:evenVBand="0" w:oddHBand="0" w:evenHBand="0" w:firstRowFirstColumn="0" w:firstRowLastColumn="0" w:lastRowFirstColumn="0" w:lastRowLastColumn="0"/>
              <w:rPr>
                <w:del w:id="1436" w:author="Alondra Vega Pacheco" w:date="2025-09-12T18:34:00Z" w16du:dateUtc="2025-09-12T23:34:00Z"/>
                <w:b w:val="0"/>
                <w:bCs w:val="0"/>
              </w:rPr>
            </w:pPr>
            <w:del w:id="1437" w:author="Alondra Vega Pacheco" w:date="2025-09-12T18:34:00Z" w16du:dateUtc="2025-09-12T23:34:00Z">
              <w:r w:rsidRPr="08CA8CC5" w:rsidDel="00D95A64">
                <w:delText>Definition/Description</w:delText>
              </w:r>
            </w:del>
          </w:p>
        </w:tc>
      </w:tr>
      <w:tr w:rsidR="08CA8CC5" w:rsidDel="00D95A64" w14:paraId="0AFB470D" w14:textId="3F72EF38" w:rsidTr="00D95A64">
        <w:trPr>
          <w:trHeight w:val="300"/>
          <w:del w:id="1438" w:author="Alondra Vega Pacheco" w:date="2025-09-12T18:34:00Z"/>
          <w:trPrChange w:id="1439"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440" w:author="Alondra Vega Pacheco" w:date="2025-09-12T18:34:00Z" w16du:dateUtc="2025-09-12T23:34:00Z">
              <w:tcPr>
                <w:tcW w:w="1050" w:type="dxa"/>
              </w:tcPr>
            </w:tcPrChange>
          </w:tcPr>
          <w:p w14:paraId="6E979AE2" w14:textId="55E54E92" w:rsidR="5F5DB756" w:rsidDel="00D95A64" w:rsidRDefault="5F5DB756" w:rsidP="08CA8CC5">
            <w:pPr>
              <w:rPr>
                <w:del w:id="1441" w:author="Alondra Vega Pacheco" w:date="2025-09-12T18:34:00Z" w16du:dateUtc="2025-09-12T23:34:00Z"/>
              </w:rPr>
            </w:pPr>
            <w:del w:id="1442" w:author="Alondra Vega Pacheco" w:date="2025-09-12T18:34:00Z" w16du:dateUtc="2025-09-12T23:34:00Z">
              <w:r w:rsidDel="00D95A64">
                <w:delText>AC</w:delText>
              </w:r>
            </w:del>
          </w:p>
        </w:tc>
        <w:tc>
          <w:tcPr>
            <w:tcW w:w="0" w:type="dxa"/>
            <w:tcPrChange w:id="1443" w:author="Alondra Vega Pacheco" w:date="2025-09-12T18:34:00Z" w16du:dateUtc="2025-09-12T23:34:00Z">
              <w:tcPr>
                <w:tcW w:w="9030" w:type="dxa"/>
              </w:tcPr>
            </w:tcPrChange>
          </w:tcPr>
          <w:p w14:paraId="1BEBA5DE" w14:textId="0ABAE86A" w:rsidR="5F5DB756" w:rsidDel="00D95A64" w:rsidRDefault="5F5DB756" w:rsidP="08CA8CC5">
            <w:pPr>
              <w:cnfStyle w:val="000000000000" w:firstRow="0" w:lastRow="0" w:firstColumn="0" w:lastColumn="0" w:oddVBand="0" w:evenVBand="0" w:oddHBand="0" w:evenHBand="0" w:firstRowFirstColumn="0" w:firstRowLastColumn="0" w:lastRowFirstColumn="0" w:lastRowLastColumn="0"/>
              <w:rPr>
                <w:del w:id="1444" w:author="Alondra Vega Pacheco" w:date="2025-09-12T18:34:00Z" w16du:dateUtc="2025-09-12T23:34:00Z"/>
              </w:rPr>
            </w:pPr>
            <w:del w:id="1445" w:author="Alondra Vega Pacheco" w:date="2025-09-12T18:34:00Z" w16du:dateUtc="2025-09-12T23:34:00Z">
              <w:r w:rsidDel="00D95A64">
                <w:delText>Acceptance Criteria – Specific conditions that a feature or deliverables must satisfy to be accepted</w:delText>
              </w:r>
            </w:del>
          </w:p>
        </w:tc>
      </w:tr>
      <w:tr w:rsidR="08CA8CC5" w:rsidDel="00D95A64" w14:paraId="251133B2" w14:textId="37500E11" w:rsidTr="00D95A64">
        <w:trPr>
          <w:trHeight w:val="300"/>
          <w:del w:id="1446" w:author="Alondra Vega Pacheco" w:date="2025-09-12T18:34:00Z"/>
          <w:trPrChange w:id="1447"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448" w:author="Alondra Vega Pacheco" w:date="2025-09-12T18:34:00Z" w16du:dateUtc="2025-09-12T23:34:00Z">
              <w:tcPr>
                <w:tcW w:w="1050" w:type="dxa"/>
              </w:tcPr>
            </w:tcPrChange>
          </w:tcPr>
          <w:p w14:paraId="28CAA8BC" w14:textId="132F0697" w:rsidR="5F5DB756" w:rsidDel="00D95A64" w:rsidRDefault="5F5DB756" w:rsidP="08CA8CC5">
            <w:pPr>
              <w:rPr>
                <w:del w:id="1449" w:author="Alondra Vega Pacheco" w:date="2025-09-12T18:34:00Z" w16du:dateUtc="2025-09-12T23:34:00Z"/>
              </w:rPr>
            </w:pPr>
            <w:del w:id="1450" w:author="Alondra Vega Pacheco" w:date="2025-09-12T18:34:00Z" w16du:dateUtc="2025-09-12T23:34:00Z">
              <w:r w:rsidDel="00D95A64">
                <w:delText>ADLs</w:delText>
              </w:r>
            </w:del>
          </w:p>
        </w:tc>
        <w:tc>
          <w:tcPr>
            <w:tcW w:w="0" w:type="dxa"/>
            <w:tcPrChange w:id="1451" w:author="Alondra Vega Pacheco" w:date="2025-09-12T18:34:00Z" w16du:dateUtc="2025-09-12T23:34:00Z">
              <w:tcPr>
                <w:tcW w:w="9030" w:type="dxa"/>
              </w:tcPr>
            </w:tcPrChange>
          </w:tcPr>
          <w:p w14:paraId="339EFA02" w14:textId="54A77569" w:rsidR="5F5DB756" w:rsidDel="00D95A64" w:rsidRDefault="5F5DB756" w:rsidP="08CA8CC5">
            <w:pPr>
              <w:cnfStyle w:val="000000000000" w:firstRow="0" w:lastRow="0" w:firstColumn="0" w:lastColumn="0" w:oddVBand="0" w:evenVBand="0" w:oddHBand="0" w:evenHBand="0" w:firstRowFirstColumn="0" w:firstRowLastColumn="0" w:lastRowFirstColumn="0" w:lastRowLastColumn="0"/>
              <w:rPr>
                <w:del w:id="1452" w:author="Alondra Vega Pacheco" w:date="2025-09-12T18:34:00Z" w16du:dateUtc="2025-09-12T23:34:00Z"/>
              </w:rPr>
            </w:pPr>
            <w:del w:id="1453" w:author="Alondra Vega Pacheco" w:date="2025-09-12T18:34:00Z" w16du:dateUtc="2025-09-12T23:34:00Z">
              <w:r w:rsidDel="00D95A64">
                <w:delText>Activities of Daily Living – Basic patients care tasks ( e.g.</w:delText>
              </w:r>
            </w:del>
            <w:ins w:id="1454" w:author="Lidia Rocha" w:date="2025-09-02T17:47:00Z">
              <w:del w:id="1455" w:author="Alondra Vega Pacheco" w:date="2025-09-12T18:34:00Z" w16du:dateUtc="2025-09-12T23:34:00Z">
                <w:r w:rsidR="79A27293" w:rsidDel="00D95A64">
                  <w:delText>(e.g.</w:delText>
                </w:r>
              </w:del>
            </w:ins>
            <w:del w:id="1456" w:author="Alondra Vega Pacheco" w:date="2025-09-12T18:34:00Z" w16du:dateUtc="2025-09-12T23:34:00Z">
              <w:r w:rsidDel="00D95A64">
                <w:delText xml:space="preserve"> eating, dressing, bathing) tracked within Care</w:delText>
              </w:r>
              <w:r w:rsidR="72583438" w:rsidDel="00D95A64">
                <w:delText>Connect</w:delText>
              </w:r>
            </w:del>
          </w:p>
        </w:tc>
      </w:tr>
      <w:tr w:rsidR="08CA8CC5" w:rsidDel="00D95A64" w14:paraId="6736D391" w14:textId="5721326F" w:rsidTr="00D95A64">
        <w:trPr>
          <w:trHeight w:val="300"/>
          <w:del w:id="1457" w:author="Alondra Vega Pacheco" w:date="2025-09-12T18:34:00Z"/>
          <w:trPrChange w:id="1458"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459" w:author="Alondra Vega Pacheco" w:date="2025-09-12T18:34:00Z" w16du:dateUtc="2025-09-12T23:34:00Z">
              <w:tcPr>
                <w:tcW w:w="1050" w:type="dxa"/>
              </w:tcPr>
            </w:tcPrChange>
          </w:tcPr>
          <w:p w14:paraId="0FB99371" w14:textId="33F76BBF" w:rsidR="72583438" w:rsidDel="00D95A64" w:rsidRDefault="72583438" w:rsidP="08CA8CC5">
            <w:pPr>
              <w:rPr>
                <w:del w:id="1460" w:author="Alondra Vega Pacheco" w:date="2025-09-12T18:34:00Z" w16du:dateUtc="2025-09-12T23:34:00Z"/>
              </w:rPr>
            </w:pPr>
            <w:del w:id="1461" w:author="Alondra Vega Pacheco" w:date="2025-09-12T18:34:00Z" w16du:dateUtc="2025-09-12T23:34:00Z">
              <w:r w:rsidDel="00D95A64">
                <w:delText>AI</w:delText>
              </w:r>
            </w:del>
          </w:p>
        </w:tc>
        <w:tc>
          <w:tcPr>
            <w:tcW w:w="0" w:type="dxa"/>
            <w:tcPrChange w:id="1462" w:author="Alondra Vega Pacheco" w:date="2025-09-12T18:34:00Z" w16du:dateUtc="2025-09-12T23:34:00Z">
              <w:tcPr>
                <w:tcW w:w="9030" w:type="dxa"/>
              </w:tcPr>
            </w:tcPrChange>
          </w:tcPr>
          <w:p w14:paraId="092031AA" w14:textId="6AB25985" w:rsidR="72583438" w:rsidDel="00D95A64" w:rsidRDefault="72583438" w:rsidP="08CA8CC5">
            <w:pPr>
              <w:cnfStyle w:val="000000000000" w:firstRow="0" w:lastRow="0" w:firstColumn="0" w:lastColumn="0" w:oddVBand="0" w:evenVBand="0" w:oddHBand="0" w:evenHBand="0" w:firstRowFirstColumn="0" w:firstRowLastColumn="0" w:lastRowFirstColumn="0" w:lastRowLastColumn="0"/>
              <w:rPr>
                <w:del w:id="1463" w:author="Alondra Vega Pacheco" w:date="2025-09-12T18:34:00Z" w16du:dateUtc="2025-09-12T23:34:00Z"/>
              </w:rPr>
            </w:pPr>
            <w:del w:id="1464" w:author="Alondra Vega Pacheco" w:date="2025-09-12T18:34:00Z" w16du:dateUtc="2025-09-12T23:34:00Z">
              <w:r w:rsidDel="00D95A64">
                <w:delText xml:space="preserve">Artificial Intelligence – Technologies enabling automated reasoning, natural language processing and predictive analytics (e.g. Ask AI, mood detection) </w:delText>
              </w:r>
            </w:del>
          </w:p>
        </w:tc>
      </w:tr>
      <w:tr w:rsidR="08CA8CC5" w:rsidDel="00D95A64" w14:paraId="12B8FCA2" w14:textId="230F8C8B" w:rsidTr="00D95A64">
        <w:trPr>
          <w:trHeight w:val="300"/>
          <w:del w:id="1465" w:author="Alondra Vega Pacheco" w:date="2025-09-12T18:34:00Z"/>
          <w:trPrChange w:id="1466"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467" w:author="Alondra Vega Pacheco" w:date="2025-09-12T18:34:00Z" w16du:dateUtc="2025-09-12T23:34:00Z">
              <w:tcPr>
                <w:tcW w:w="1050" w:type="dxa"/>
              </w:tcPr>
            </w:tcPrChange>
          </w:tcPr>
          <w:p w14:paraId="051AE207" w14:textId="1050723B" w:rsidR="72583438" w:rsidDel="00D95A64" w:rsidRDefault="72583438" w:rsidP="08CA8CC5">
            <w:pPr>
              <w:rPr>
                <w:del w:id="1468" w:author="Alondra Vega Pacheco" w:date="2025-09-12T18:34:00Z" w16du:dateUtc="2025-09-12T23:34:00Z"/>
              </w:rPr>
            </w:pPr>
            <w:del w:id="1469" w:author="Alondra Vega Pacheco" w:date="2025-09-12T18:34:00Z" w16du:dateUtc="2025-09-12T23:34:00Z">
              <w:r w:rsidDel="00D95A64">
                <w:delText>API</w:delText>
              </w:r>
            </w:del>
          </w:p>
        </w:tc>
        <w:tc>
          <w:tcPr>
            <w:tcW w:w="0" w:type="dxa"/>
            <w:tcPrChange w:id="1470" w:author="Alondra Vega Pacheco" w:date="2025-09-12T18:34:00Z" w16du:dateUtc="2025-09-12T23:34:00Z">
              <w:tcPr>
                <w:tcW w:w="9030" w:type="dxa"/>
              </w:tcPr>
            </w:tcPrChange>
          </w:tcPr>
          <w:p w14:paraId="7CBBDDE1" w14:textId="68872126" w:rsidR="72583438" w:rsidDel="00D95A64" w:rsidRDefault="72583438" w:rsidP="08CA8CC5">
            <w:pPr>
              <w:cnfStyle w:val="000000000000" w:firstRow="0" w:lastRow="0" w:firstColumn="0" w:lastColumn="0" w:oddVBand="0" w:evenVBand="0" w:oddHBand="0" w:evenHBand="0" w:firstRowFirstColumn="0" w:firstRowLastColumn="0" w:lastRowFirstColumn="0" w:lastRowLastColumn="0"/>
              <w:rPr>
                <w:del w:id="1471" w:author="Alondra Vega Pacheco" w:date="2025-09-12T18:34:00Z" w16du:dateUtc="2025-09-12T23:34:00Z"/>
              </w:rPr>
            </w:pPr>
            <w:del w:id="1472" w:author="Alondra Vega Pacheco" w:date="2025-09-12T18:34:00Z" w16du:dateUtc="2025-09-12T23:34:00Z">
              <w:r w:rsidDel="00D95A64">
                <w:delText>Application Programming Interface – A set of defined rules enabling communication between software components. CareConnect uses REST/GraphQL APIs for integration</w:delText>
              </w:r>
            </w:del>
          </w:p>
        </w:tc>
      </w:tr>
      <w:tr w:rsidR="08CA8CC5" w:rsidDel="00D95A64" w14:paraId="0FE15BF5" w14:textId="350238E5" w:rsidTr="00D95A64">
        <w:trPr>
          <w:trHeight w:val="300"/>
          <w:del w:id="1473" w:author="Alondra Vega Pacheco" w:date="2025-09-12T18:34:00Z"/>
          <w:trPrChange w:id="1474"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475" w:author="Alondra Vega Pacheco" w:date="2025-09-12T18:34:00Z" w16du:dateUtc="2025-09-12T23:34:00Z">
              <w:tcPr>
                <w:tcW w:w="1050" w:type="dxa"/>
              </w:tcPr>
            </w:tcPrChange>
          </w:tcPr>
          <w:p w14:paraId="6785993C" w14:textId="675129BD" w:rsidR="72583438" w:rsidDel="00D95A64" w:rsidRDefault="72583438" w:rsidP="08CA8CC5">
            <w:pPr>
              <w:rPr>
                <w:del w:id="1476" w:author="Alondra Vega Pacheco" w:date="2025-09-12T18:34:00Z" w16du:dateUtc="2025-09-12T23:34:00Z"/>
              </w:rPr>
            </w:pPr>
            <w:del w:id="1477" w:author="Alondra Vega Pacheco" w:date="2025-09-12T18:34:00Z" w16du:dateUtc="2025-09-12T23:34:00Z">
              <w:r w:rsidDel="00D95A64">
                <w:delText>APP</w:delText>
              </w:r>
            </w:del>
          </w:p>
        </w:tc>
        <w:tc>
          <w:tcPr>
            <w:tcW w:w="0" w:type="dxa"/>
            <w:tcPrChange w:id="1478" w:author="Alondra Vega Pacheco" w:date="2025-09-12T18:34:00Z" w16du:dateUtc="2025-09-12T23:34:00Z">
              <w:tcPr>
                <w:tcW w:w="9030" w:type="dxa"/>
              </w:tcPr>
            </w:tcPrChange>
          </w:tcPr>
          <w:p w14:paraId="77EDBED9" w14:textId="37C8FF98" w:rsidR="72583438" w:rsidDel="00D95A64" w:rsidRDefault="72583438" w:rsidP="08CA8CC5">
            <w:pPr>
              <w:cnfStyle w:val="000000000000" w:firstRow="0" w:lastRow="0" w:firstColumn="0" w:lastColumn="0" w:oddVBand="0" w:evenVBand="0" w:oddHBand="0" w:evenHBand="0" w:firstRowFirstColumn="0" w:firstRowLastColumn="0" w:lastRowFirstColumn="0" w:lastRowLastColumn="0"/>
              <w:rPr>
                <w:del w:id="1479" w:author="Alondra Vega Pacheco" w:date="2025-09-12T18:34:00Z" w16du:dateUtc="2025-09-12T23:34:00Z"/>
              </w:rPr>
            </w:pPr>
            <w:del w:id="1480" w:author="Alondra Vega Pacheco" w:date="2025-09-12T18:34:00Z" w16du:dateUtc="2025-09-12T23:34:00Z">
              <w:r w:rsidDel="00D95A64">
                <w:delText>Application – Refers to the CareConnect mobile/web application</w:delText>
              </w:r>
            </w:del>
          </w:p>
        </w:tc>
      </w:tr>
      <w:tr w:rsidR="08CA8CC5" w:rsidDel="00D95A64" w14:paraId="4098AFBC" w14:textId="081D09D6" w:rsidTr="00D95A64">
        <w:trPr>
          <w:trHeight w:val="300"/>
          <w:del w:id="1481" w:author="Alondra Vega Pacheco" w:date="2025-09-12T18:34:00Z"/>
          <w:trPrChange w:id="1482"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483" w:author="Alondra Vega Pacheco" w:date="2025-09-12T18:34:00Z" w16du:dateUtc="2025-09-12T23:34:00Z">
              <w:tcPr>
                <w:tcW w:w="1050" w:type="dxa"/>
              </w:tcPr>
            </w:tcPrChange>
          </w:tcPr>
          <w:p w14:paraId="505CC680" w14:textId="04106DF2" w:rsidR="72583438" w:rsidDel="00D95A64" w:rsidRDefault="72583438" w:rsidP="08CA8CC5">
            <w:pPr>
              <w:rPr>
                <w:del w:id="1484" w:author="Alondra Vega Pacheco" w:date="2025-09-12T18:34:00Z" w16du:dateUtc="2025-09-12T23:34:00Z"/>
              </w:rPr>
            </w:pPr>
            <w:del w:id="1485" w:author="Alondra Vega Pacheco" w:date="2025-09-12T18:34:00Z" w16du:dateUtc="2025-09-12T23:34:00Z">
              <w:r w:rsidDel="00D95A64">
                <w:delText>ASL</w:delText>
              </w:r>
            </w:del>
          </w:p>
        </w:tc>
        <w:tc>
          <w:tcPr>
            <w:tcW w:w="0" w:type="dxa"/>
            <w:tcPrChange w:id="1486" w:author="Alondra Vega Pacheco" w:date="2025-09-12T18:34:00Z" w16du:dateUtc="2025-09-12T23:34:00Z">
              <w:tcPr>
                <w:tcW w:w="9030" w:type="dxa"/>
              </w:tcPr>
            </w:tcPrChange>
          </w:tcPr>
          <w:p w14:paraId="4FB808D0" w14:textId="66528DF6" w:rsidR="72583438" w:rsidDel="00D95A64" w:rsidRDefault="72583438" w:rsidP="08CA8CC5">
            <w:pPr>
              <w:cnfStyle w:val="000000000000" w:firstRow="0" w:lastRow="0" w:firstColumn="0" w:lastColumn="0" w:oddVBand="0" w:evenVBand="0" w:oddHBand="0" w:evenHBand="0" w:firstRowFirstColumn="0" w:firstRowLastColumn="0" w:lastRowFirstColumn="0" w:lastRowLastColumn="0"/>
              <w:rPr>
                <w:del w:id="1487" w:author="Alondra Vega Pacheco" w:date="2025-09-12T18:34:00Z" w16du:dateUtc="2025-09-12T23:34:00Z"/>
              </w:rPr>
            </w:pPr>
            <w:del w:id="1488" w:author="Alondra Vega Pacheco" w:date="2025-09-12T18:34:00Z" w16du:dateUtc="2025-09-12T23:34:00Z">
              <w:r w:rsidDel="00D95A64">
                <w:delText>American Sign Language – Automated text-to-sign-language conversation feature to improve accessibility</w:delText>
              </w:r>
            </w:del>
          </w:p>
        </w:tc>
      </w:tr>
      <w:tr w:rsidR="08CA8CC5" w:rsidDel="00D95A64" w14:paraId="143896B7" w14:textId="1230A427" w:rsidTr="00D95A64">
        <w:trPr>
          <w:trHeight w:val="300"/>
          <w:del w:id="1489" w:author="Alondra Vega Pacheco" w:date="2025-09-12T18:34:00Z"/>
          <w:trPrChange w:id="1490"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491" w:author="Alondra Vega Pacheco" w:date="2025-09-12T18:34:00Z" w16du:dateUtc="2025-09-12T23:34:00Z">
              <w:tcPr>
                <w:tcW w:w="1050" w:type="dxa"/>
              </w:tcPr>
            </w:tcPrChange>
          </w:tcPr>
          <w:p w14:paraId="702C06DF" w14:textId="2480BE19" w:rsidR="4C897E73" w:rsidDel="00D95A64" w:rsidRDefault="4C897E73" w:rsidP="08CA8CC5">
            <w:pPr>
              <w:rPr>
                <w:del w:id="1492" w:author="Alondra Vega Pacheco" w:date="2025-09-12T18:34:00Z" w16du:dateUtc="2025-09-12T23:34:00Z"/>
              </w:rPr>
            </w:pPr>
            <w:del w:id="1493" w:author="Alondra Vega Pacheco" w:date="2025-09-12T18:34:00Z" w16du:dateUtc="2025-09-12T23:34:00Z">
              <w:r w:rsidDel="00D95A64">
                <w:delText>AWS</w:delText>
              </w:r>
            </w:del>
          </w:p>
        </w:tc>
        <w:tc>
          <w:tcPr>
            <w:tcW w:w="0" w:type="dxa"/>
            <w:tcPrChange w:id="1494" w:author="Alondra Vega Pacheco" w:date="2025-09-12T18:34:00Z" w16du:dateUtc="2025-09-12T23:34:00Z">
              <w:tcPr>
                <w:tcW w:w="9030" w:type="dxa"/>
              </w:tcPr>
            </w:tcPrChange>
          </w:tcPr>
          <w:p w14:paraId="1B34C34A" w14:textId="5899752A" w:rsidR="4C897E73" w:rsidDel="00D95A64" w:rsidRDefault="4C897E73" w:rsidP="08CA8CC5">
            <w:pPr>
              <w:cnfStyle w:val="000000000000" w:firstRow="0" w:lastRow="0" w:firstColumn="0" w:lastColumn="0" w:oddVBand="0" w:evenVBand="0" w:oddHBand="0" w:evenHBand="0" w:firstRowFirstColumn="0" w:firstRowLastColumn="0" w:lastRowFirstColumn="0" w:lastRowLastColumn="0"/>
              <w:rPr>
                <w:del w:id="1495" w:author="Alondra Vega Pacheco" w:date="2025-09-12T18:34:00Z" w16du:dateUtc="2025-09-12T23:34:00Z"/>
              </w:rPr>
            </w:pPr>
            <w:del w:id="1496" w:author="Alondra Vega Pacheco" w:date="2025-09-12T18:34:00Z" w16du:dateUtc="2025-09-12T23:34:00Z">
              <w:r w:rsidDel="00D95A64">
                <w:delText>Amazon Web Services – Cloud provider used for hosting, storage, security, and serverless architecture</w:delText>
              </w:r>
            </w:del>
          </w:p>
        </w:tc>
      </w:tr>
      <w:tr w:rsidR="08CA8CC5" w:rsidDel="00D95A64" w14:paraId="7BDE7CE8" w14:textId="4041B479" w:rsidTr="00D95A64">
        <w:trPr>
          <w:trHeight w:val="300"/>
          <w:del w:id="1497" w:author="Alondra Vega Pacheco" w:date="2025-09-12T18:34:00Z"/>
          <w:trPrChange w:id="1498"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499" w:author="Alondra Vega Pacheco" w:date="2025-09-12T18:34:00Z" w16du:dateUtc="2025-09-12T23:34:00Z">
              <w:tcPr>
                <w:tcW w:w="1050" w:type="dxa"/>
              </w:tcPr>
            </w:tcPrChange>
          </w:tcPr>
          <w:p w14:paraId="20DE9707" w14:textId="3F27AA59" w:rsidR="4C897E73" w:rsidDel="00D95A64" w:rsidRDefault="4C897E73" w:rsidP="08CA8CC5">
            <w:pPr>
              <w:rPr>
                <w:del w:id="1500" w:author="Alondra Vega Pacheco" w:date="2025-09-12T18:34:00Z" w16du:dateUtc="2025-09-12T23:34:00Z"/>
              </w:rPr>
            </w:pPr>
            <w:del w:id="1501" w:author="Alondra Vega Pacheco" w:date="2025-09-12T18:34:00Z" w16du:dateUtc="2025-09-12T23:34:00Z">
              <w:r w:rsidDel="00D95A64">
                <w:delText>BA</w:delText>
              </w:r>
            </w:del>
          </w:p>
        </w:tc>
        <w:tc>
          <w:tcPr>
            <w:tcW w:w="0" w:type="dxa"/>
            <w:tcPrChange w:id="1502" w:author="Alondra Vega Pacheco" w:date="2025-09-12T18:34:00Z" w16du:dateUtc="2025-09-12T23:34:00Z">
              <w:tcPr>
                <w:tcW w:w="9030" w:type="dxa"/>
              </w:tcPr>
            </w:tcPrChange>
          </w:tcPr>
          <w:p w14:paraId="252FA616" w14:textId="082CF863" w:rsidR="4C897E73" w:rsidDel="00D95A64" w:rsidRDefault="4C897E73" w:rsidP="08CA8CC5">
            <w:pPr>
              <w:cnfStyle w:val="000000000000" w:firstRow="0" w:lastRow="0" w:firstColumn="0" w:lastColumn="0" w:oddVBand="0" w:evenVBand="0" w:oddHBand="0" w:evenHBand="0" w:firstRowFirstColumn="0" w:firstRowLastColumn="0" w:lastRowFirstColumn="0" w:lastRowLastColumn="0"/>
              <w:rPr>
                <w:del w:id="1503" w:author="Alondra Vega Pacheco" w:date="2025-09-12T18:34:00Z" w16du:dateUtc="2025-09-12T23:34:00Z"/>
              </w:rPr>
            </w:pPr>
            <w:del w:id="1504" w:author="Alondra Vega Pacheco" w:date="2025-09-12T18:34:00Z" w16du:dateUtc="2025-09-12T23:34:00Z">
              <w:r w:rsidDel="00D95A64">
                <w:delText>Business Analyst – Role responsible for gathering requirements, stakeholder communication, and requirements traceability</w:delText>
              </w:r>
            </w:del>
          </w:p>
        </w:tc>
      </w:tr>
      <w:tr w:rsidR="08CA8CC5" w:rsidDel="00D95A64" w14:paraId="588EECF7" w14:textId="4DF1C8EE" w:rsidTr="00D95A64">
        <w:trPr>
          <w:trHeight w:val="300"/>
          <w:del w:id="1505" w:author="Alondra Vega Pacheco" w:date="2025-09-12T18:34:00Z"/>
          <w:trPrChange w:id="1506"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507" w:author="Alondra Vega Pacheco" w:date="2025-09-12T18:34:00Z" w16du:dateUtc="2025-09-12T23:34:00Z">
              <w:tcPr>
                <w:tcW w:w="1050" w:type="dxa"/>
              </w:tcPr>
            </w:tcPrChange>
          </w:tcPr>
          <w:p w14:paraId="6E4C3718" w14:textId="4FB8CBD3" w:rsidR="4C897E73" w:rsidDel="00D95A64" w:rsidRDefault="4C897E73" w:rsidP="08CA8CC5">
            <w:pPr>
              <w:rPr>
                <w:del w:id="1508" w:author="Alondra Vega Pacheco" w:date="2025-09-12T18:34:00Z" w16du:dateUtc="2025-09-12T23:34:00Z"/>
              </w:rPr>
            </w:pPr>
            <w:del w:id="1509" w:author="Alondra Vega Pacheco" w:date="2025-09-12T18:34:00Z" w16du:dateUtc="2025-09-12T23:34:00Z">
              <w:r w:rsidDel="00D95A64">
                <w:delText>BFF</w:delText>
              </w:r>
            </w:del>
          </w:p>
        </w:tc>
        <w:tc>
          <w:tcPr>
            <w:tcW w:w="0" w:type="dxa"/>
            <w:tcPrChange w:id="1510" w:author="Alondra Vega Pacheco" w:date="2025-09-12T18:34:00Z" w16du:dateUtc="2025-09-12T23:34:00Z">
              <w:tcPr>
                <w:tcW w:w="9030" w:type="dxa"/>
              </w:tcPr>
            </w:tcPrChange>
          </w:tcPr>
          <w:p w14:paraId="0F485735" w14:textId="101342AE" w:rsidR="4C897E73" w:rsidDel="00D95A64" w:rsidRDefault="4C897E73" w:rsidP="08CA8CC5">
            <w:pPr>
              <w:cnfStyle w:val="000000000000" w:firstRow="0" w:lastRow="0" w:firstColumn="0" w:lastColumn="0" w:oddVBand="0" w:evenVBand="0" w:oddHBand="0" w:evenHBand="0" w:firstRowFirstColumn="0" w:firstRowLastColumn="0" w:lastRowFirstColumn="0" w:lastRowLastColumn="0"/>
              <w:rPr>
                <w:del w:id="1511" w:author="Alondra Vega Pacheco" w:date="2025-09-12T18:34:00Z" w16du:dateUtc="2025-09-12T23:34:00Z"/>
              </w:rPr>
            </w:pPr>
            <w:del w:id="1512" w:author="Alondra Vega Pacheco" w:date="2025-09-12T18:34:00Z" w16du:dateUtc="2025-09-12T23:34:00Z">
              <w:r w:rsidDel="00D95A64">
                <w:delText>Backend-for-Frontend – API layer that aggregates microservice calls to optimize app performance</w:delText>
              </w:r>
            </w:del>
          </w:p>
        </w:tc>
      </w:tr>
      <w:tr w:rsidR="08CA8CC5" w:rsidDel="00D95A64" w14:paraId="576C7134" w14:textId="73586A6C" w:rsidTr="00D95A64">
        <w:trPr>
          <w:trHeight w:val="300"/>
          <w:del w:id="1513" w:author="Alondra Vega Pacheco" w:date="2025-09-12T18:34:00Z"/>
          <w:trPrChange w:id="1514"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515" w:author="Alondra Vega Pacheco" w:date="2025-09-12T18:34:00Z" w16du:dateUtc="2025-09-12T23:34:00Z">
              <w:tcPr>
                <w:tcW w:w="1050" w:type="dxa"/>
              </w:tcPr>
            </w:tcPrChange>
          </w:tcPr>
          <w:p w14:paraId="48D4B206" w14:textId="19784709" w:rsidR="4C897E73" w:rsidDel="00D95A64" w:rsidRDefault="4C897E73" w:rsidP="08CA8CC5">
            <w:pPr>
              <w:rPr>
                <w:del w:id="1516" w:author="Alondra Vega Pacheco" w:date="2025-09-12T18:34:00Z" w16du:dateUtc="2025-09-12T23:34:00Z"/>
              </w:rPr>
            </w:pPr>
            <w:del w:id="1517" w:author="Alondra Vega Pacheco" w:date="2025-09-12T18:34:00Z" w16du:dateUtc="2025-09-12T23:34:00Z">
              <w:r w:rsidDel="00D95A64">
                <w:delText>CI/CD</w:delText>
              </w:r>
            </w:del>
          </w:p>
        </w:tc>
        <w:tc>
          <w:tcPr>
            <w:tcW w:w="0" w:type="dxa"/>
            <w:tcPrChange w:id="1518" w:author="Alondra Vega Pacheco" w:date="2025-09-12T18:34:00Z" w16du:dateUtc="2025-09-12T23:34:00Z">
              <w:tcPr>
                <w:tcW w:w="9030" w:type="dxa"/>
              </w:tcPr>
            </w:tcPrChange>
          </w:tcPr>
          <w:p w14:paraId="24FDFA21" w14:textId="533D57A6" w:rsidR="4C897E73" w:rsidDel="00D95A64" w:rsidRDefault="4C897E73" w:rsidP="08CA8CC5">
            <w:pPr>
              <w:cnfStyle w:val="000000000000" w:firstRow="0" w:lastRow="0" w:firstColumn="0" w:lastColumn="0" w:oddVBand="0" w:evenVBand="0" w:oddHBand="0" w:evenHBand="0" w:firstRowFirstColumn="0" w:firstRowLastColumn="0" w:lastRowFirstColumn="0" w:lastRowLastColumn="0"/>
              <w:rPr>
                <w:del w:id="1519" w:author="Alondra Vega Pacheco" w:date="2025-09-12T18:34:00Z" w16du:dateUtc="2025-09-12T23:34:00Z"/>
              </w:rPr>
            </w:pPr>
            <w:del w:id="1520" w:author="Alondra Vega Pacheco" w:date="2025-09-12T18:34:00Z" w16du:dateUtc="2025-09-12T23:34:00Z">
              <w:r w:rsidDel="00D95A64">
                <w:delText>Continuous Integration / Continuous Deployment – Automation pipeline for testing,</w:delText>
              </w:r>
              <w:r w:rsidR="26CB42CE" w:rsidDel="00D95A64">
                <w:delText xml:space="preserve"> building, and deploying software</w:delText>
              </w:r>
            </w:del>
          </w:p>
        </w:tc>
      </w:tr>
      <w:tr w:rsidR="08CA8CC5" w:rsidDel="00D95A64" w14:paraId="7471F9DD" w14:textId="1A422DB1" w:rsidTr="00D95A64">
        <w:trPr>
          <w:trHeight w:val="300"/>
          <w:del w:id="1521" w:author="Alondra Vega Pacheco" w:date="2025-09-12T18:34:00Z"/>
          <w:trPrChange w:id="1522"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523" w:author="Alondra Vega Pacheco" w:date="2025-09-12T18:34:00Z" w16du:dateUtc="2025-09-12T23:34:00Z">
              <w:tcPr>
                <w:tcW w:w="1050" w:type="dxa"/>
              </w:tcPr>
            </w:tcPrChange>
          </w:tcPr>
          <w:p w14:paraId="32B2D06C" w14:textId="32C430E0" w:rsidR="26CB42CE" w:rsidDel="00D95A64" w:rsidRDefault="26CB42CE" w:rsidP="08CA8CC5">
            <w:pPr>
              <w:rPr>
                <w:del w:id="1524" w:author="Alondra Vega Pacheco" w:date="2025-09-12T18:34:00Z" w16du:dateUtc="2025-09-12T23:34:00Z"/>
              </w:rPr>
            </w:pPr>
            <w:del w:id="1525" w:author="Alondra Vega Pacheco" w:date="2025-09-12T18:34:00Z" w16du:dateUtc="2025-09-12T23:34:00Z">
              <w:r w:rsidDel="00D95A64">
                <w:delText>CSV</w:delText>
              </w:r>
            </w:del>
          </w:p>
        </w:tc>
        <w:tc>
          <w:tcPr>
            <w:tcW w:w="0" w:type="dxa"/>
            <w:tcPrChange w:id="1526" w:author="Alondra Vega Pacheco" w:date="2025-09-12T18:34:00Z" w16du:dateUtc="2025-09-12T23:34:00Z">
              <w:tcPr>
                <w:tcW w:w="9030" w:type="dxa"/>
              </w:tcPr>
            </w:tcPrChange>
          </w:tcPr>
          <w:p w14:paraId="3B1DC693" w14:textId="5F42A1B3" w:rsidR="26CB42CE" w:rsidDel="00D95A64" w:rsidRDefault="26CB42CE" w:rsidP="08CA8CC5">
            <w:pPr>
              <w:cnfStyle w:val="000000000000" w:firstRow="0" w:lastRow="0" w:firstColumn="0" w:lastColumn="0" w:oddVBand="0" w:evenVBand="0" w:oddHBand="0" w:evenHBand="0" w:firstRowFirstColumn="0" w:firstRowLastColumn="0" w:lastRowFirstColumn="0" w:lastRowLastColumn="0"/>
              <w:rPr>
                <w:del w:id="1527" w:author="Alondra Vega Pacheco" w:date="2025-09-12T18:34:00Z" w16du:dateUtc="2025-09-12T23:34:00Z"/>
              </w:rPr>
            </w:pPr>
            <w:del w:id="1528" w:author="Alondra Vega Pacheco" w:date="2025-09-12T18:34:00Z" w16du:dateUtc="2025-09-12T23:34:00Z">
              <w:r w:rsidDel="00D95A64">
                <w:delText>Comm-Separated Values – File format used for data export and reporting</w:delText>
              </w:r>
            </w:del>
          </w:p>
        </w:tc>
      </w:tr>
      <w:tr w:rsidR="08CA8CC5" w:rsidDel="00D95A64" w14:paraId="6D37AB8A" w14:textId="029F13C3" w:rsidTr="00D95A64">
        <w:trPr>
          <w:trHeight w:val="300"/>
          <w:del w:id="1529" w:author="Alondra Vega Pacheco" w:date="2025-09-12T18:34:00Z"/>
          <w:trPrChange w:id="1530"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531" w:author="Alondra Vega Pacheco" w:date="2025-09-12T18:34:00Z" w16du:dateUtc="2025-09-12T23:34:00Z">
              <w:tcPr>
                <w:tcW w:w="1050" w:type="dxa"/>
              </w:tcPr>
            </w:tcPrChange>
          </w:tcPr>
          <w:p w14:paraId="6D86E1F1" w14:textId="57596A9A" w:rsidR="26CB42CE" w:rsidDel="00D95A64" w:rsidRDefault="26CB42CE" w:rsidP="08CA8CC5">
            <w:pPr>
              <w:rPr>
                <w:del w:id="1532" w:author="Alondra Vega Pacheco" w:date="2025-09-12T18:34:00Z" w16du:dateUtc="2025-09-12T23:34:00Z"/>
              </w:rPr>
            </w:pPr>
            <w:del w:id="1533" w:author="Alondra Vega Pacheco" w:date="2025-09-12T18:34:00Z" w16du:dateUtc="2025-09-12T23:34:00Z">
              <w:r w:rsidDel="00D95A64">
                <w:delText>DB</w:delText>
              </w:r>
            </w:del>
          </w:p>
        </w:tc>
        <w:tc>
          <w:tcPr>
            <w:tcW w:w="0" w:type="dxa"/>
            <w:tcPrChange w:id="1534" w:author="Alondra Vega Pacheco" w:date="2025-09-12T18:34:00Z" w16du:dateUtc="2025-09-12T23:34:00Z">
              <w:tcPr>
                <w:tcW w:w="9030" w:type="dxa"/>
              </w:tcPr>
            </w:tcPrChange>
          </w:tcPr>
          <w:p w14:paraId="4611D109" w14:textId="7BFBB6C1" w:rsidR="26CB42CE" w:rsidDel="00D95A64" w:rsidRDefault="26CB42CE" w:rsidP="08CA8CC5">
            <w:pPr>
              <w:cnfStyle w:val="000000000000" w:firstRow="0" w:lastRow="0" w:firstColumn="0" w:lastColumn="0" w:oddVBand="0" w:evenVBand="0" w:oddHBand="0" w:evenHBand="0" w:firstRowFirstColumn="0" w:firstRowLastColumn="0" w:lastRowFirstColumn="0" w:lastRowLastColumn="0"/>
              <w:rPr>
                <w:del w:id="1535" w:author="Alondra Vega Pacheco" w:date="2025-09-12T18:34:00Z" w16du:dateUtc="2025-09-12T23:34:00Z"/>
              </w:rPr>
            </w:pPr>
            <w:del w:id="1536" w:author="Alondra Vega Pacheco" w:date="2025-09-12T18:34:00Z" w16du:dateUtc="2025-09-12T23:34:00Z">
              <w:r w:rsidDel="00D95A64">
                <w:delText xml:space="preserve">Database – Structured data store; CareConnect uses AWS RDS PostgreSQL, DynamoDB, and Timestream. </w:delText>
              </w:r>
            </w:del>
          </w:p>
        </w:tc>
      </w:tr>
      <w:tr w:rsidR="08CA8CC5" w:rsidDel="00D95A64" w14:paraId="7804F05B" w14:textId="11A0C016" w:rsidTr="00D95A64">
        <w:trPr>
          <w:trHeight w:val="300"/>
          <w:del w:id="1537" w:author="Alondra Vega Pacheco" w:date="2025-09-12T18:34:00Z"/>
          <w:trPrChange w:id="1538"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539" w:author="Alondra Vega Pacheco" w:date="2025-09-12T18:34:00Z" w16du:dateUtc="2025-09-12T23:34:00Z">
              <w:tcPr>
                <w:tcW w:w="1050" w:type="dxa"/>
              </w:tcPr>
            </w:tcPrChange>
          </w:tcPr>
          <w:p w14:paraId="40BC3116" w14:textId="5D6B7191" w:rsidR="4315CFF3" w:rsidDel="00D95A64" w:rsidRDefault="4315CFF3" w:rsidP="08CA8CC5">
            <w:pPr>
              <w:rPr>
                <w:del w:id="1540" w:author="Alondra Vega Pacheco" w:date="2025-09-12T18:34:00Z" w16du:dateUtc="2025-09-12T23:34:00Z"/>
              </w:rPr>
            </w:pPr>
            <w:del w:id="1541" w:author="Alondra Vega Pacheco" w:date="2025-09-12T18:34:00Z" w16du:dateUtc="2025-09-12T23:34:00Z">
              <w:r w:rsidDel="00D95A64">
                <w:delText>DevOps</w:delText>
              </w:r>
            </w:del>
          </w:p>
        </w:tc>
        <w:tc>
          <w:tcPr>
            <w:tcW w:w="0" w:type="dxa"/>
            <w:tcPrChange w:id="1542" w:author="Alondra Vega Pacheco" w:date="2025-09-12T18:34:00Z" w16du:dateUtc="2025-09-12T23:34:00Z">
              <w:tcPr>
                <w:tcW w:w="9030" w:type="dxa"/>
              </w:tcPr>
            </w:tcPrChange>
          </w:tcPr>
          <w:p w14:paraId="426BE516" w14:textId="15DB1AD3" w:rsidR="4315CFF3" w:rsidDel="00D95A64" w:rsidRDefault="4315CFF3" w:rsidP="08CA8CC5">
            <w:pPr>
              <w:cnfStyle w:val="000000000000" w:firstRow="0" w:lastRow="0" w:firstColumn="0" w:lastColumn="0" w:oddVBand="0" w:evenVBand="0" w:oddHBand="0" w:evenHBand="0" w:firstRowFirstColumn="0" w:firstRowLastColumn="0" w:lastRowFirstColumn="0" w:lastRowLastColumn="0"/>
              <w:rPr>
                <w:del w:id="1543" w:author="Alondra Vega Pacheco" w:date="2025-09-12T18:34:00Z" w16du:dateUtc="2025-09-12T23:34:00Z"/>
              </w:rPr>
            </w:pPr>
            <w:del w:id="1544" w:author="Alondra Vega Pacheco" w:date="2025-09-12T18:34:00Z" w16du:dateUtc="2025-09-12T23:34:00Z">
              <w:r w:rsidDel="00D95A64">
                <w:delText xml:space="preserve">Development &amp; Operations – Practices for automating software delivery, infrastructure and monitoring. </w:delText>
              </w:r>
            </w:del>
          </w:p>
        </w:tc>
      </w:tr>
      <w:tr w:rsidR="08CA8CC5" w:rsidDel="00D95A64" w14:paraId="506BB7A2" w14:textId="6CD7F943" w:rsidTr="00D95A64">
        <w:trPr>
          <w:trHeight w:val="300"/>
          <w:del w:id="1545" w:author="Alondra Vega Pacheco" w:date="2025-09-12T18:34:00Z"/>
          <w:trPrChange w:id="1546"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547" w:author="Alondra Vega Pacheco" w:date="2025-09-12T18:34:00Z" w16du:dateUtc="2025-09-12T23:34:00Z">
              <w:tcPr>
                <w:tcW w:w="1050" w:type="dxa"/>
              </w:tcPr>
            </w:tcPrChange>
          </w:tcPr>
          <w:p w14:paraId="4DFEA078" w14:textId="149F91B1" w:rsidR="08CA8CC5" w:rsidRPr="007E6E3E" w:rsidDel="00D95A64" w:rsidRDefault="08CA8CC5" w:rsidP="007E6E3E">
            <w:pPr>
              <w:spacing w:after="180"/>
              <w:rPr>
                <w:del w:id="1548" w:author="Alondra Vega Pacheco" w:date="2025-09-12T18:34:00Z" w16du:dateUtc="2025-09-12T23:34:00Z"/>
                <w:color w:val="222222"/>
                <w:sz w:val="24"/>
                <w:szCs w:val="24"/>
              </w:rPr>
            </w:pPr>
            <w:del w:id="1549" w:author="Alondra Vega Pacheco" w:date="2025-09-12T18:34:00Z" w16du:dateUtc="2025-09-12T23:34:00Z">
              <w:r w:rsidRPr="007E6E3E" w:rsidDel="00D95A64">
                <w:rPr>
                  <w:color w:val="222222"/>
                  <w:sz w:val="24"/>
                  <w:szCs w:val="24"/>
                </w:rPr>
                <w:delText>DR</w:delText>
              </w:r>
            </w:del>
          </w:p>
        </w:tc>
        <w:tc>
          <w:tcPr>
            <w:tcW w:w="0" w:type="dxa"/>
            <w:tcPrChange w:id="1550" w:author="Alondra Vega Pacheco" w:date="2025-09-12T18:34:00Z" w16du:dateUtc="2025-09-12T23:34:00Z">
              <w:tcPr>
                <w:tcW w:w="9030" w:type="dxa"/>
              </w:tcPr>
            </w:tcPrChange>
          </w:tcPr>
          <w:p w14:paraId="70DC3E0A" w14:textId="3EA57721"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551" w:author="Alondra Vega Pacheco" w:date="2025-09-12T18:34:00Z" w16du:dateUtc="2025-09-12T23:34:00Z"/>
                <w:color w:val="222222"/>
                <w:sz w:val="24"/>
                <w:szCs w:val="24"/>
              </w:rPr>
            </w:pPr>
            <w:del w:id="1552" w:author="Alondra Vega Pacheco" w:date="2025-09-12T18:34:00Z" w16du:dateUtc="2025-09-12T23:34:00Z">
              <w:r w:rsidRPr="648108D3" w:rsidDel="00D95A64">
                <w:rPr>
                  <w:color w:val="222222"/>
                  <w:sz w:val="24"/>
                  <w:szCs w:val="24"/>
                </w:rPr>
                <w:delText>Disaster Recovery – Process to restore systems and data after outages; includes backups and multi-region failover .</w:delText>
              </w:r>
            </w:del>
            <w:ins w:id="1553" w:author="Lidia Rocha" w:date="2025-09-02T17:46:00Z">
              <w:del w:id="1554" w:author="Alondra Vega Pacheco" w:date="2025-09-12T18:34:00Z" w16du:dateUtc="2025-09-12T23:34:00Z">
                <w:r w:rsidR="093CE4EA" w:rsidRPr="648108D3" w:rsidDel="00D95A64">
                  <w:rPr>
                    <w:color w:val="222222"/>
                    <w:sz w:val="24"/>
                    <w:szCs w:val="24"/>
                  </w:rPr>
                  <w:delText>failover.</w:delText>
                </w:r>
              </w:del>
            </w:ins>
          </w:p>
        </w:tc>
      </w:tr>
      <w:tr w:rsidR="08CA8CC5" w:rsidDel="00D95A64" w14:paraId="059F8474" w14:textId="1174F97C" w:rsidTr="00D95A64">
        <w:trPr>
          <w:trHeight w:val="300"/>
          <w:del w:id="1555" w:author="Alondra Vega Pacheco" w:date="2025-09-12T18:34:00Z"/>
          <w:trPrChange w:id="1556"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557" w:author="Alondra Vega Pacheco" w:date="2025-09-12T18:34:00Z" w16du:dateUtc="2025-09-12T23:34:00Z">
              <w:tcPr>
                <w:tcW w:w="1050" w:type="dxa"/>
              </w:tcPr>
            </w:tcPrChange>
          </w:tcPr>
          <w:p w14:paraId="64255C88" w14:textId="0CDF8F32" w:rsidR="08CA8CC5" w:rsidRPr="007E6E3E" w:rsidDel="00D95A64" w:rsidRDefault="08CA8CC5" w:rsidP="007E6E3E">
            <w:pPr>
              <w:spacing w:after="180"/>
              <w:rPr>
                <w:del w:id="1558" w:author="Alondra Vega Pacheco" w:date="2025-09-12T18:34:00Z" w16du:dateUtc="2025-09-12T23:34:00Z"/>
                <w:color w:val="222222"/>
                <w:sz w:val="24"/>
                <w:szCs w:val="24"/>
              </w:rPr>
            </w:pPr>
            <w:del w:id="1559" w:author="Alondra Vega Pacheco" w:date="2025-09-12T18:34:00Z" w16du:dateUtc="2025-09-12T23:34:00Z">
              <w:r w:rsidRPr="007E6E3E" w:rsidDel="00D95A64">
                <w:rPr>
                  <w:color w:val="222222"/>
                  <w:sz w:val="24"/>
                  <w:szCs w:val="24"/>
                </w:rPr>
                <w:delText>ECS</w:delText>
              </w:r>
            </w:del>
          </w:p>
        </w:tc>
        <w:tc>
          <w:tcPr>
            <w:tcW w:w="0" w:type="dxa"/>
            <w:tcPrChange w:id="1560" w:author="Alondra Vega Pacheco" w:date="2025-09-12T18:34:00Z" w16du:dateUtc="2025-09-12T23:34:00Z">
              <w:tcPr>
                <w:tcW w:w="9030" w:type="dxa"/>
              </w:tcPr>
            </w:tcPrChange>
          </w:tcPr>
          <w:p w14:paraId="55053F63" w14:textId="4A7F51E1"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561" w:author="Alondra Vega Pacheco" w:date="2025-09-12T18:34:00Z" w16du:dateUtc="2025-09-12T23:34:00Z"/>
                <w:color w:val="222222"/>
                <w:sz w:val="24"/>
                <w:szCs w:val="24"/>
              </w:rPr>
            </w:pPr>
            <w:del w:id="1562" w:author="Alondra Vega Pacheco" w:date="2025-09-12T18:34:00Z" w16du:dateUtc="2025-09-12T23:34:00Z">
              <w:r w:rsidRPr="007E6E3E" w:rsidDel="00D95A64">
                <w:rPr>
                  <w:color w:val="222222"/>
                  <w:sz w:val="24"/>
                  <w:szCs w:val="24"/>
                </w:rPr>
                <w:delText>Elastic Container Service – AWS service used to orchestrate CareConnect’s microservices .</w:delText>
              </w:r>
            </w:del>
          </w:p>
        </w:tc>
      </w:tr>
      <w:tr w:rsidR="08CA8CC5" w:rsidDel="00D95A64" w14:paraId="04B64843" w14:textId="530E8E75" w:rsidTr="00D95A64">
        <w:trPr>
          <w:trHeight w:val="300"/>
          <w:del w:id="1563" w:author="Alondra Vega Pacheco" w:date="2025-09-12T18:34:00Z"/>
          <w:trPrChange w:id="1564"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565" w:author="Alondra Vega Pacheco" w:date="2025-09-12T18:34:00Z" w16du:dateUtc="2025-09-12T23:34:00Z">
              <w:tcPr>
                <w:tcW w:w="1050" w:type="dxa"/>
              </w:tcPr>
            </w:tcPrChange>
          </w:tcPr>
          <w:p w14:paraId="3E48F60E" w14:textId="745B9282" w:rsidR="08CA8CC5" w:rsidRPr="007E6E3E" w:rsidDel="00D95A64" w:rsidRDefault="08CA8CC5" w:rsidP="007E6E3E">
            <w:pPr>
              <w:spacing w:after="180"/>
              <w:rPr>
                <w:del w:id="1566" w:author="Alondra Vega Pacheco" w:date="2025-09-12T18:34:00Z" w16du:dateUtc="2025-09-12T23:34:00Z"/>
                <w:color w:val="222222"/>
                <w:sz w:val="24"/>
                <w:szCs w:val="24"/>
              </w:rPr>
            </w:pPr>
            <w:del w:id="1567" w:author="Alondra Vega Pacheco" w:date="2025-09-12T18:34:00Z" w16du:dateUtc="2025-09-12T23:34:00Z">
              <w:r w:rsidRPr="007E6E3E" w:rsidDel="00D95A64">
                <w:rPr>
                  <w:color w:val="222222"/>
                  <w:sz w:val="24"/>
                  <w:szCs w:val="24"/>
                </w:rPr>
                <w:lastRenderedPageBreak/>
                <w:delText>ETL</w:delText>
              </w:r>
            </w:del>
          </w:p>
        </w:tc>
        <w:tc>
          <w:tcPr>
            <w:tcW w:w="0" w:type="dxa"/>
            <w:tcPrChange w:id="1568" w:author="Alondra Vega Pacheco" w:date="2025-09-12T18:34:00Z" w16du:dateUtc="2025-09-12T23:34:00Z">
              <w:tcPr>
                <w:tcW w:w="9030" w:type="dxa"/>
              </w:tcPr>
            </w:tcPrChange>
          </w:tcPr>
          <w:p w14:paraId="10ED84F2" w14:textId="2D0C7C70"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569" w:author="Alondra Vega Pacheco" w:date="2025-09-12T18:34:00Z" w16du:dateUtc="2025-09-12T23:34:00Z"/>
                <w:color w:val="222222"/>
                <w:sz w:val="24"/>
                <w:szCs w:val="24"/>
              </w:rPr>
            </w:pPr>
            <w:del w:id="1570" w:author="Alondra Vega Pacheco" w:date="2025-09-12T18:34:00Z" w16du:dateUtc="2025-09-12T23:34:00Z">
              <w:r w:rsidRPr="007E6E3E" w:rsidDel="00D95A64">
                <w:rPr>
                  <w:color w:val="222222"/>
                  <w:sz w:val="24"/>
                  <w:szCs w:val="24"/>
                </w:rPr>
                <w:delText>Extract, Transform, Load – Data integration process, implemented in CareConnect with AWS Glue for analytics .</w:delText>
              </w:r>
            </w:del>
          </w:p>
        </w:tc>
      </w:tr>
      <w:tr w:rsidR="08CA8CC5" w:rsidDel="00D95A64" w14:paraId="38C6594E" w14:textId="542F39EB" w:rsidTr="00D95A64">
        <w:trPr>
          <w:trHeight w:val="300"/>
          <w:del w:id="1571" w:author="Alondra Vega Pacheco" w:date="2025-09-12T18:34:00Z"/>
          <w:trPrChange w:id="1572"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573" w:author="Alondra Vega Pacheco" w:date="2025-09-12T18:34:00Z" w16du:dateUtc="2025-09-12T23:34:00Z">
              <w:tcPr>
                <w:tcW w:w="1050" w:type="dxa"/>
              </w:tcPr>
            </w:tcPrChange>
          </w:tcPr>
          <w:p w14:paraId="3FA57425" w14:textId="5F3536AA" w:rsidR="08CA8CC5" w:rsidRPr="007E6E3E" w:rsidDel="00D95A64" w:rsidRDefault="08CA8CC5" w:rsidP="007E6E3E">
            <w:pPr>
              <w:spacing w:after="180"/>
              <w:rPr>
                <w:del w:id="1574" w:author="Alondra Vega Pacheco" w:date="2025-09-12T18:34:00Z" w16du:dateUtc="2025-09-12T23:34:00Z"/>
                <w:color w:val="222222"/>
                <w:sz w:val="24"/>
                <w:szCs w:val="24"/>
              </w:rPr>
            </w:pPr>
            <w:del w:id="1575" w:author="Alondra Vega Pacheco" w:date="2025-09-12T18:34:00Z" w16du:dateUtc="2025-09-12T23:34:00Z">
              <w:r w:rsidRPr="007E6E3E" w:rsidDel="00D95A64">
                <w:rPr>
                  <w:color w:val="222222"/>
                  <w:sz w:val="24"/>
                  <w:szCs w:val="24"/>
                </w:rPr>
                <w:delText>FHIR</w:delText>
              </w:r>
            </w:del>
          </w:p>
        </w:tc>
        <w:tc>
          <w:tcPr>
            <w:tcW w:w="0" w:type="dxa"/>
            <w:tcPrChange w:id="1576" w:author="Alondra Vega Pacheco" w:date="2025-09-12T18:34:00Z" w16du:dateUtc="2025-09-12T23:34:00Z">
              <w:tcPr>
                <w:tcW w:w="9030" w:type="dxa"/>
              </w:tcPr>
            </w:tcPrChange>
          </w:tcPr>
          <w:p w14:paraId="38ED91E6" w14:textId="7F03E9DA" w:rsidR="08CA8CC5"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577" w:author="Alondra Vega Pacheco" w:date="2025-09-12T18:34:00Z" w16du:dateUtc="2025-09-12T23:34:00Z"/>
                <w:color w:val="222222"/>
              </w:rPr>
            </w:pPr>
            <w:del w:id="1578" w:author="Alondra Vega Pacheco" w:date="2025-09-12T18:34:00Z" w16du:dateUtc="2025-09-12T23:34:00Z">
              <w:r w:rsidRPr="08CA8CC5" w:rsidDel="00D95A64">
                <w:rPr>
                  <w:color w:val="222222"/>
                </w:rPr>
                <w:delText>Fast Healthcare Interoperability Resources – Industry standard for exchanging healthcare data (future integration consideration).</w:delText>
              </w:r>
            </w:del>
          </w:p>
        </w:tc>
      </w:tr>
      <w:tr w:rsidR="08CA8CC5" w:rsidDel="00D95A64" w14:paraId="1D750A01" w14:textId="4652BADF" w:rsidTr="00D95A64">
        <w:trPr>
          <w:trHeight w:val="300"/>
          <w:del w:id="1579" w:author="Alondra Vega Pacheco" w:date="2025-09-12T18:34:00Z"/>
          <w:trPrChange w:id="1580"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581" w:author="Alondra Vega Pacheco" w:date="2025-09-12T18:34:00Z" w16du:dateUtc="2025-09-12T23:34:00Z">
              <w:tcPr>
                <w:tcW w:w="1050" w:type="dxa"/>
              </w:tcPr>
            </w:tcPrChange>
          </w:tcPr>
          <w:p w14:paraId="706F5A3D" w14:textId="1CEEC3A2" w:rsidR="08CA8CC5" w:rsidRPr="007E6E3E" w:rsidDel="00D95A64" w:rsidRDefault="08CA8CC5" w:rsidP="007E6E3E">
            <w:pPr>
              <w:spacing w:after="180"/>
              <w:rPr>
                <w:del w:id="1582" w:author="Alondra Vega Pacheco" w:date="2025-09-12T18:34:00Z" w16du:dateUtc="2025-09-12T23:34:00Z"/>
                <w:color w:val="222222"/>
                <w:sz w:val="24"/>
                <w:szCs w:val="24"/>
              </w:rPr>
            </w:pPr>
            <w:del w:id="1583" w:author="Alondra Vega Pacheco" w:date="2025-09-12T18:34:00Z" w16du:dateUtc="2025-09-12T23:34:00Z">
              <w:r w:rsidRPr="007E6E3E" w:rsidDel="00D95A64">
                <w:rPr>
                  <w:color w:val="222222"/>
                  <w:sz w:val="24"/>
                  <w:szCs w:val="24"/>
                </w:rPr>
                <w:delText>GDPR</w:delText>
              </w:r>
            </w:del>
          </w:p>
        </w:tc>
        <w:tc>
          <w:tcPr>
            <w:tcW w:w="0" w:type="dxa"/>
            <w:tcPrChange w:id="1584" w:author="Alondra Vega Pacheco" w:date="2025-09-12T18:34:00Z" w16du:dateUtc="2025-09-12T23:34:00Z">
              <w:tcPr>
                <w:tcW w:w="9030" w:type="dxa"/>
              </w:tcPr>
            </w:tcPrChange>
          </w:tcPr>
          <w:p w14:paraId="3C8D121B" w14:textId="72DDE979"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585" w:author="Alondra Vega Pacheco" w:date="2025-09-12T18:34:00Z" w16du:dateUtc="2025-09-12T23:34:00Z"/>
                <w:color w:val="222222"/>
                <w:sz w:val="24"/>
                <w:szCs w:val="24"/>
              </w:rPr>
            </w:pPr>
            <w:del w:id="1586" w:author="Alondra Vega Pacheco" w:date="2025-09-12T18:34:00Z" w16du:dateUtc="2025-09-12T23:34:00Z">
              <w:r w:rsidRPr="007E6E3E" w:rsidDel="00D95A64">
                <w:rPr>
                  <w:color w:val="222222"/>
                  <w:sz w:val="24"/>
                  <w:szCs w:val="24"/>
                </w:rPr>
                <w:delText>General Data Protection Regulation – EU regulation for personal data protection, relevant to privacy compliance .</w:delText>
              </w:r>
            </w:del>
          </w:p>
        </w:tc>
      </w:tr>
      <w:tr w:rsidR="08CA8CC5" w:rsidDel="00D95A64" w14:paraId="5191D5F9" w14:textId="2E3C6CAD" w:rsidTr="00D95A64">
        <w:trPr>
          <w:trHeight w:val="300"/>
          <w:del w:id="1587" w:author="Alondra Vega Pacheco" w:date="2025-09-12T18:34:00Z"/>
          <w:trPrChange w:id="1588"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589" w:author="Alondra Vega Pacheco" w:date="2025-09-12T18:34:00Z" w16du:dateUtc="2025-09-12T23:34:00Z">
              <w:tcPr>
                <w:tcW w:w="1050" w:type="dxa"/>
              </w:tcPr>
            </w:tcPrChange>
          </w:tcPr>
          <w:p w14:paraId="6FA54296" w14:textId="695A3ADD" w:rsidR="08CA8CC5" w:rsidRPr="007E6E3E" w:rsidDel="00D95A64" w:rsidRDefault="08CA8CC5" w:rsidP="007E6E3E">
            <w:pPr>
              <w:spacing w:after="180"/>
              <w:rPr>
                <w:del w:id="1590" w:author="Alondra Vega Pacheco" w:date="2025-09-12T18:34:00Z" w16du:dateUtc="2025-09-12T23:34:00Z"/>
                <w:color w:val="222222"/>
                <w:sz w:val="24"/>
                <w:szCs w:val="24"/>
              </w:rPr>
            </w:pPr>
            <w:del w:id="1591" w:author="Alondra Vega Pacheco" w:date="2025-09-12T18:34:00Z" w16du:dateUtc="2025-09-12T23:34:00Z">
              <w:r w:rsidRPr="007E6E3E" w:rsidDel="00D95A64">
                <w:rPr>
                  <w:color w:val="222222"/>
                  <w:sz w:val="24"/>
                  <w:szCs w:val="24"/>
                </w:rPr>
                <w:delText>HIPAA</w:delText>
              </w:r>
            </w:del>
          </w:p>
        </w:tc>
        <w:tc>
          <w:tcPr>
            <w:tcW w:w="0" w:type="dxa"/>
            <w:tcPrChange w:id="1592" w:author="Alondra Vega Pacheco" w:date="2025-09-12T18:34:00Z" w16du:dateUtc="2025-09-12T23:34:00Z">
              <w:tcPr>
                <w:tcW w:w="9030" w:type="dxa"/>
              </w:tcPr>
            </w:tcPrChange>
          </w:tcPr>
          <w:p w14:paraId="0E5D0AFC" w14:textId="6DECBDDB"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593" w:author="Alondra Vega Pacheco" w:date="2025-09-12T18:34:00Z" w16du:dateUtc="2025-09-12T23:34:00Z"/>
                <w:color w:val="222222"/>
                <w:sz w:val="24"/>
                <w:szCs w:val="24"/>
              </w:rPr>
            </w:pPr>
            <w:del w:id="1594" w:author="Alondra Vega Pacheco" w:date="2025-09-12T18:34:00Z" w16du:dateUtc="2025-09-12T23:34:00Z">
              <w:r w:rsidRPr="007E6E3E" w:rsidDel="00D95A64">
                <w:rPr>
                  <w:color w:val="222222"/>
                  <w:sz w:val="24"/>
                  <w:szCs w:val="24"/>
                </w:rPr>
                <w:delText>Health Insurance Portability and Accountability Act – U.S. regulation for safeguarding Protected Health Information (PHI) .</w:delText>
              </w:r>
            </w:del>
          </w:p>
        </w:tc>
      </w:tr>
      <w:tr w:rsidR="08CA8CC5" w:rsidDel="00D95A64" w14:paraId="422A752F" w14:textId="6492847D" w:rsidTr="00D95A64">
        <w:trPr>
          <w:trHeight w:val="300"/>
          <w:del w:id="1595" w:author="Alondra Vega Pacheco" w:date="2025-09-12T18:34:00Z"/>
          <w:trPrChange w:id="1596"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597" w:author="Alondra Vega Pacheco" w:date="2025-09-12T18:34:00Z" w16du:dateUtc="2025-09-12T23:34:00Z">
              <w:tcPr>
                <w:tcW w:w="1050" w:type="dxa"/>
              </w:tcPr>
            </w:tcPrChange>
          </w:tcPr>
          <w:p w14:paraId="393F150E" w14:textId="34BD0368" w:rsidR="08CA8CC5" w:rsidRPr="007E6E3E" w:rsidDel="00D95A64" w:rsidRDefault="08CA8CC5" w:rsidP="007E6E3E">
            <w:pPr>
              <w:spacing w:after="180"/>
              <w:rPr>
                <w:del w:id="1598" w:author="Alondra Vega Pacheco" w:date="2025-09-12T18:34:00Z" w16du:dateUtc="2025-09-12T23:34:00Z"/>
                <w:color w:val="222222"/>
                <w:sz w:val="24"/>
                <w:szCs w:val="24"/>
              </w:rPr>
            </w:pPr>
            <w:del w:id="1599" w:author="Alondra Vega Pacheco" w:date="2025-09-12T18:34:00Z" w16du:dateUtc="2025-09-12T23:34:00Z">
              <w:r w:rsidRPr="007E6E3E" w:rsidDel="00D95A64">
                <w:rPr>
                  <w:color w:val="222222"/>
                  <w:sz w:val="24"/>
                  <w:szCs w:val="24"/>
                </w:rPr>
                <w:delText>IaC</w:delText>
              </w:r>
            </w:del>
          </w:p>
        </w:tc>
        <w:tc>
          <w:tcPr>
            <w:tcW w:w="0" w:type="dxa"/>
            <w:tcPrChange w:id="1600" w:author="Alondra Vega Pacheco" w:date="2025-09-12T18:34:00Z" w16du:dateUtc="2025-09-12T23:34:00Z">
              <w:tcPr>
                <w:tcW w:w="9030" w:type="dxa"/>
              </w:tcPr>
            </w:tcPrChange>
          </w:tcPr>
          <w:p w14:paraId="70424FF5" w14:textId="5C2723BA" w:rsidR="08CA8CC5"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601" w:author="Alondra Vega Pacheco" w:date="2025-09-12T18:34:00Z" w16du:dateUtc="2025-09-12T23:34:00Z"/>
                <w:color w:val="222222"/>
              </w:rPr>
            </w:pPr>
            <w:del w:id="1602" w:author="Alondra Vega Pacheco" w:date="2025-09-12T18:34:00Z" w16du:dateUtc="2025-09-12T23:34:00Z">
              <w:r w:rsidRPr="08CA8CC5" w:rsidDel="00D95A64">
                <w:rPr>
                  <w:color w:val="222222"/>
                </w:rPr>
                <w:delText>Infrastructure as Code – Practice of provisioning/managing infrastructure using code (e.g., Terraform, AWS SAM) .</w:delText>
              </w:r>
            </w:del>
          </w:p>
        </w:tc>
      </w:tr>
      <w:tr w:rsidR="08CA8CC5" w:rsidDel="00D95A64" w14:paraId="6FD2A303" w14:textId="5EE72D23" w:rsidTr="00D95A64">
        <w:trPr>
          <w:trHeight w:val="300"/>
          <w:del w:id="1603" w:author="Alondra Vega Pacheco" w:date="2025-09-12T18:34:00Z"/>
          <w:trPrChange w:id="1604"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605" w:author="Alondra Vega Pacheco" w:date="2025-09-12T18:34:00Z" w16du:dateUtc="2025-09-12T23:34:00Z">
              <w:tcPr>
                <w:tcW w:w="1050" w:type="dxa"/>
              </w:tcPr>
            </w:tcPrChange>
          </w:tcPr>
          <w:p w14:paraId="3143F6DB" w14:textId="46DA2F03" w:rsidR="08CA8CC5" w:rsidRPr="007E6E3E" w:rsidDel="00D95A64" w:rsidRDefault="08CA8CC5" w:rsidP="007E6E3E">
            <w:pPr>
              <w:spacing w:after="180"/>
              <w:rPr>
                <w:del w:id="1606" w:author="Alondra Vega Pacheco" w:date="2025-09-12T18:34:00Z" w16du:dateUtc="2025-09-12T23:34:00Z"/>
                <w:color w:val="222222"/>
                <w:sz w:val="24"/>
                <w:szCs w:val="24"/>
              </w:rPr>
            </w:pPr>
            <w:del w:id="1607" w:author="Alondra Vega Pacheco" w:date="2025-09-12T18:34:00Z" w16du:dateUtc="2025-09-12T23:34:00Z">
              <w:r w:rsidRPr="007E6E3E" w:rsidDel="00D95A64">
                <w:rPr>
                  <w:color w:val="222222"/>
                  <w:sz w:val="24"/>
                  <w:szCs w:val="24"/>
                </w:rPr>
                <w:delText>JSON</w:delText>
              </w:r>
            </w:del>
          </w:p>
        </w:tc>
        <w:tc>
          <w:tcPr>
            <w:tcW w:w="0" w:type="dxa"/>
            <w:tcPrChange w:id="1608" w:author="Alondra Vega Pacheco" w:date="2025-09-12T18:34:00Z" w16du:dateUtc="2025-09-12T23:34:00Z">
              <w:tcPr>
                <w:tcW w:w="9030" w:type="dxa"/>
              </w:tcPr>
            </w:tcPrChange>
          </w:tcPr>
          <w:p w14:paraId="759B9259" w14:textId="311DCA50" w:rsidR="08CA8CC5"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609" w:author="Alondra Vega Pacheco" w:date="2025-09-12T18:34:00Z" w16du:dateUtc="2025-09-12T23:34:00Z"/>
                <w:color w:val="222222"/>
              </w:rPr>
            </w:pPr>
            <w:del w:id="1610" w:author="Alondra Vega Pacheco" w:date="2025-09-12T18:34:00Z" w16du:dateUtc="2025-09-12T23:34:00Z">
              <w:r w:rsidRPr="08CA8CC5" w:rsidDel="00D95A64">
                <w:rPr>
                  <w:color w:val="222222"/>
                </w:rPr>
                <w:delText>JavaScript Object Notation – Lightweight data-interchange format used for APIs and configurations.</w:delText>
              </w:r>
            </w:del>
          </w:p>
        </w:tc>
      </w:tr>
      <w:tr w:rsidR="08CA8CC5" w:rsidDel="00D95A64" w14:paraId="3A445A9B" w14:textId="74803E8C" w:rsidTr="00D95A64">
        <w:trPr>
          <w:trHeight w:val="300"/>
          <w:del w:id="1611" w:author="Alondra Vega Pacheco" w:date="2025-09-12T18:34:00Z"/>
          <w:trPrChange w:id="1612"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613" w:author="Alondra Vega Pacheco" w:date="2025-09-12T18:34:00Z" w16du:dateUtc="2025-09-12T23:34:00Z">
              <w:tcPr>
                <w:tcW w:w="1050" w:type="dxa"/>
              </w:tcPr>
            </w:tcPrChange>
          </w:tcPr>
          <w:p w14:paraId="6290F42E" w14:textId="648CD469" w:rsidR="08CA8CC5" w:rsidRPr="007E6E3E" w:rsidDel="00D95A64" w:rsidRDefault="08CA8CC5" w:rsidP="007E6E3E">
            <w:pPr>
              <w:spacing w:after="180"/>
              <w:rPr>
                <w:del w:id="1614" w:author="Alondra Vega Pacheco" w:date="2025-09-12T18:34:00Z" w16du:dateUtc="2025-09-12T23:34:00Z"/>
                <w:color w:val="222222"/>
                <w:sz w:val="24"/>
                <w:szCs w:val="24"/>
              </w:rPr>
            </w:pPr>
            <w:del w:id="1615" w:author="Alondra Vega Pacheco" w:date="2025-09-12T18:34:00Z" w16du:dateUtc="2025-09-12T23:34:00Z">
              <w:r w:rsidRPr="007E6E3E" w:rsidDel="00D95A64">
                <w:rPr>
                  <w:color w:val="222222"/>
                  <w:sz w:val="24"/>
                  <w:szCs w:val="24"/>
                </w:rPr>
                <w:delText>JWT</w:delText>
              </w:r>
            </w:del>
          </w:p>
        </w:tc>
        <w:tc>
          <w:tcPr>
            <w:tcW w:w="0" w:type="dxa"/>
            <w:tcPrChange w:id="1616" w:author="Alondra Vega Pacheco" w:date="2025-09-12T18:34:00Z" w16du:dateUtc="2025-09-12T23:34:00Z">
              <w:tcPr>
                <w:tcW w:w="9030" w:type="dxa"/>
              </w:tcPr>
            </w:tcPrChange>
          </w:tcPr>
          <w:p w14:paraId="00E0A0A8" w14:textId="4ABA9F5B"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617" w:author="Alondra Vega Pacheco" w:date="2025-09-12T18:34:00Z" w16du:dateUtc="2025-09-12T23:34:00Z"/>
                <w:color w:val="222222"/>
                <w:sz w:val="24"/>
                <w:szCs w:val="24"/>
              </w:rPr>
            </w:pPr>
            <w:del w:id="1618" w:author="Alondra Vega Pacheco" w:date="2025-09-12T18:34:00Z" w16du:dateUtc="2025-09-12T23:34:00Z">
              <w:r w:rsidRPr="007E6E3E" w:rsidDel="00D95A64">
                <w:rPr>
                  <w:color w:val="222222"/>
                  <w:sz w:val="24"/>
                  <w:szCs w:val="24"/>
                </w:rPr>
                <w:delText>JSON Web Token – Token-based authentication mechanism used in AWS Cognito and API Gateway .</w:delText>
              </w:r>
            </w:del>
          </w:p>
        </w:tc>
      </w:tr>
      <w:tr w:rsidR="08CA8CC5" w:rsidDel="00D95A64" w14:paraId="54ED8360" w14:textId="126DBA83" w:rsidTr="00D95A64">
        <w:trPr>
          <w:trHeight w:val="300"/>
          <w:del w:id="1619" w:author="Alondra Vega Pacheco" w:date="2025-09-12T18:34:00Z"/>
          <w:trPrChange w:id="1620"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621" w:author="Alondra Vega Pacheco" w:date="2025-09-12T18:34:00Z" w16du:dateUtc="2025-09-12T23:34:00Z">
              <w:tcPr>
                <w:tcW w:w="1050" w:type="dxa"/>
              </w:tcPr>
            </w:tcPrChange>
          </w:tcPr>
          <w:p w14:paraId="493014B5" w14:textId="675A146D" w:rsidR="08CA8CC5" w:rsidRPr="007E6E3E" w:rsidDel="00D95A64" w:rsidRDefault="08CA8CC5" w:rsidP="007E6E3E">
            <w:pPr>
              <w:spacing w:after="180"/>
              <w:rPr>
                <w:del w:id="1622" w:author="Alondra Vega Pacheco" w:date="2025-09-12T18:34:00Z" w16du:dateUtc="2025-09-12T23:34:00Z"/>
                <w:color w:val="222222"/>
                <w:sz w:val="24"/>
                <w:szCs w:val="24"/>
              </w:rPr>
            </w:pPr>
            <w:del w:id="1623" w:author="Alondra Vega Pacheco" w:date="2025-09-12T18:34:00Z" w16du:dateUtc="2025-09-12T23:34:00Z">
              <w:r w:rsidRPr="007E6E3E" w:rsidDel="00D95A64">
                <w:rPr>
                  <w:color w:val="222222"/>
                  <w:sz w:val="24"/>
                  <w:szCs w:val="24"/>
                </w:rPr>
                <w:delText>KMS</w:delText>
              </w:r>
            </w:del>
          </w:p>
        </w:tc>
        <w:tc>
          <w:tcPr>
            <w:tcW w:w="0" w:type="dxa"/>
            <w:tcPrChange w:id="1624" w:author="Alondra Vega Pacheco" w:date="2025-09-12T18:34:00Z" w16du:dateUtc="2025-09-12T23:34:00Z">
              <w:tcPr>
                <w:tcW w:w="9030" w:type="dxa"/>
              </w:tcPr>
            </w:tcPrChange>
          </w:tcPr>
          <w:p w14:paraId="2805A8AC" w14:textId="5F31BEB3"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625" w:author="Alondra Vega Pacheco" w:date="2025-09-12T18:34:00Z" w16du:dateUtc="2025-09-12T23:34:00Z"/>
                <w:color w:val="222222"/>
                <w:sz w:val="24"/>
                <w:szCs w:val="24"/>
              </w:rPr>
            </w:pPr>
            <w:del w:id="1626" w:author="Alondra Vega Pacheco" w:date="2025-09-12T18:34:00Z" w16du:dateUtc="2025-09-12T23:34:00Z">
              <w:r w:rsidRPr="007E6E3E" w:rsidDel="00D95A64">
                <w:rPr>
                  <w:color w:val="222222"/>
                  <w:sz w:val="24"/>
                  <w:szCs w:val="24"/>
                </w:rPr>
                <w:delText>Key Management Service – AWS service for managing cryptographic keys and encryption.</w:delText>
              </w:r>
            </w:del>
          </w:p>
        </w:tc>
      </w:tr>
      <w:tr w:rsidR="08CA8CC5" w:rsidDel="00D95A64" w14:paraId="233D4FF3" w14:textId="45E83CFC" w:rsidTr="00D95A64">
        <w:trPr>
          <w:trHeight w:val="300"/>
          <w:del w:id="1627" w:author="Alondra Vega Pacheco" w:date="2025-09-12T18:34:00Z"/>
          <w:trPrChange w:id="1628"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629" w:author="Alondra Vega Pacheco" w:date="2025-09-12T18:34:00Z" w16du:dateUtc="2025-09-12T23:34:00Z">
              <w:tcPr>
                <w:tcW w:w="1050" w:type="dxa"/>
              </w:tcPr>
            </w:tcPrChange>
          </w:tcPr>
          <w:p w14:paraId="770821E8" w14:textId="04B41408" w:rsidR="08CA8CC5" w:rsidRPr="007E6E3E" w:rsidDel="00D95A64" w:rsidRDefault="08CA8CC5" w:rsidP="007E6E3E">
            <w:pPr>
              <w:spacing w:after="180"/>
              <w:rPr>
                <w:del w:id="1630" w:author="Alondra Vega Pacheco" w:date="2025-09-12T18:34:00Z" w16du:dateUtc="2025-09-12T23:34:00Z"/>
                <w:color w:val="222222"/>
                <w:sz w:val="24"/>
                <w:szCs w:val="24"/>
              </w:rPr>
            </w:pPr>
            <w:del w:id="1631" w:author="Alondra Vega Pacheco" w:date="2025-09-12T18:34:00Z" w16du:dateUtc="2025-09-12T23:34:00Z">
              <w:r w:rsidRPr="007E6E3E" w:rsidDel="00D95A64">
                <w:rPr>
                  <w:color w:val="222222"/>
                  <w:sz w:val="24"/>
                  <w:szCs w:val="24"/>
                </w:rPr>
                <w:delText>MFA</w:delText>
              </w:r>
            </w:del>
          </w:p>
        </w:tc>
        <w:tc>
          <w:tcPr>
            <w:tcW w:w="0" w:type="dxa"/>
            <w:tcPrChange w:id="1632" w:author="Alondra Vega Pacheco" w:date="2025-09-12T18:34:00Z" w16du:dateUtc="2025-09-12T23:34:00Z">
              <w:tcPr>
                <w:tcW w:w="9030" w:type="dxa"/>
              </w:tcPr>
            </w:tcPrChange>
          </w:tcPr>
          <w:p w14:paraId="779DBDE2" w14:textId="0DB07795"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633" w:author="Alondra Vega Pacheco" w:date="2025-09-12T18:34:00Z" w16du:dateUtc="2025-09-12T23:34:00Z"/>
                <w:color w:val="222222"/>
                <w:sz w:val="24"/>
                <w:szCs w:val="24"/>
              </w:rPr>
            </w:pPr>
            <w:del w:id="1634" w:author="Alondra Vega Pacheco" w:date="2025-09-12T18:34:00Z" w16du:dateUtc="2025-09-12T23:34:00Z">
              <w:r w:rsidRPr="007E6E3E" w:rsidDel="00D95A64">
                <w:rPr>
                  <w:color w:val="222222"/>
                  <w:sz w:val="24"/>
                  <w:szCs w:val="24"/>
                </w:rPr>
                <w:delText>Multi-Factor Authentication – Security feature requiring multiple verification methods (e.g., password + code).</w:delText>
              </w:r>
            </w:del>
          </w:p>
        </w:tc>
      </w:tr>
      <w:tr w:rsidR="08CA8CC5" w:rsidDel="00D95A64" w14:paraId="4798BDBC" w14:textId="10AFD885" w:rsidTr="00D95A64">
        <w:trPr>
          <w:trHeight w:val="300"/>
          <w:del w:id="1635" w:author="Alondra Vega Pacheco" w:date="2025-09-12T18:34:00Z"/>
          <w:trPrChange w:id="1636"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637" w:author="Alondra Vega Pacheco" w:date="2025-09-12T18:34:00Z" w16du:dateUtc="2025-09-12T23:34:00Z">
              <w:tcPr>
                <w:tcW w:w="1050" w:type="dxa"/>
              </w:tcPr>
            </w:tcPrChange>
          </w:tcPr>
          <w:p w14:paraId="002185C2" w14:textId="1C6141C7" w:rsidR="08CA8CC5" w:rsidRPr="007E6E3E" w:rsidDel="00D95A64" w:rsidRDefault="08CA8CC5" w:rsidP="007E6E3E">
            <w:pPr>
              <w:spacing w:after="180"/>
              <w:rPr>
                <w:del w:id="1638" w:author="Alondra Vega Pacheco" w:date="2025-09-12T18:34:00Z" w16du:dateUtc="2025-09-12T23:34:00Z"/>
                <w:color w:val="222222"/>
                <w:sz w:val="24"/>
                <w:szCs w:val="24"/>
              </w:rPr>
            </w:pPr>
            <w:del w:id="1639" w:author="Alondra Vega Pacheco" w:date="2025-09-12T18:34:00Z" w16du:dateUtc="2025-09-12T23:34:00Z">
              <w:r w:rsidRPr="007E6E3E" w:rsidDel="00D95A64">
                <w:rPr>
                  <w:color w:val="222222"/>
                  <w:sz w:val="24"/>
                  <w:szCs w:val="24"/>
                </w:rPr>
                <w:delText>MRC</w:delText>
              </w:r>
            </w:del>
          </w:p>
        </w:tc>
        <w:tc>
          <w:tcPr>
            <w:tcW w:w="0" w:type="dxa"/>
            <w:tcPrChange w:id="1640" w:author="Alondra Vega Pacheco" w:date="2025-09-12T18:34:00Z" w16du:dateUtc="2025-09-12T23:34:00Z">
              <w:tcPr>
                <w:tcW w:w="9030" w:type="dxa"/>
              </w:tcPr>
            </w:tcPrChange>
          </w:tcPr>
          <w:p w14:paraId="349D263A" w14:textId="5D7FF391"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641" w:author="Alondra Vega Pacheco" w:date="2025-09-12T18:34:00Z" w16du:dateUtc="2025-09-12T23:34:00Z"/>
                <w:color w:val="222222"/>
                <w:sz w:val="24"/>
                <w:szCs w:val="24"/>
              </w:rPr>
            </w:pPr>
            <w:del w:id="1642" w:author="Alondra Vega Pacheco" w:date="2025-09-12T18:34:00Z" w16du:dateUtc="2025-09-12T23:34:00Z">
              <w:r w:rsidRPr="007E6E3E" w:rsidDel="00D95A64">
                <w:rPr>
                  <w:color w:val="222222"/>
                  <w:sz w:val="24"/>
                  <w:szCs w:val="24"/>
                </w:rPr>
                <w:delText>Monthly Recurring Cost – Budgeting metric used in project cost tracking .</w:delText>
              </w:r>
            </w:del>
          </w:p>
        </w:tc>
      </w:tr>
      <w:tr w:rsidR="08CA8CC5" w:rsidDel="00D95A64" w14:paraId="1D26FA58" w14:textId="5D1CA9F3" w:rsidTr="00D95A64">
        <w:trPr>
          <w:trHeight w:val="300"/>
          <w:del w:id="1643" w:author="Alondra Vega Pacheco" w:date="2025-09-12T18:34:00Z"/>
          <w:trPrChange w:id="1644"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645" w:author="Alondra Vega Pacheco" w:date="2025-09-12T18:34:00Z" w16du:dateUtc="2025-09-12T23:34:00Z">
              <w:tcPr>
                <w:tcW w:w="1050" w:type="dxa"/>
              </w:tcPr>
            </w:tcPrChange>
          </w:tcPr>
          <w:p w14:paraId="172BE06F" w14:textId="6573CFE3" w:rsidR="08CA8CC5" w:rsidRPr="007E6E3E" w:rsidDel="00D95A64" w:rsidRDefault="08CA8CC5" w:rsidP="007E6E3E">
            <w:pPr>
              <w:spacing w:after="180"/>
              <w:rPr>
                <w:del w:id="1646" w:author="Alondra Vega Pacheco" w:date="2025-09-12T18:34:00Z" w16du:dateUtc="2025-09-12T23:34:00Z"/>
                <w:color w:val="222222"/>
                <w:sz w:val="24"/>
                <w:szCs w:val="24"/>
              </w:rPr>
            </w:pPr>
            <w:del w:id="1647" w:author="Alondra Vega Pacheco" w:date="2025-09-12T18:34:00Z" w16du:dateUtc="2025-09-12T23:34:00Z">
              <w:r w:rsidRPr="007E6E3E" w:rsidDel="00D95A64">
                <w:rPr>
                  <w:color w:val="222222"/>
                  <w:sz w:val="24"/>
                  <w:szCs w:val="24"/>
                </w:rPr>
                <w:delText>MSK</w:delText>
              </w:r>
            </w:del>
          </w:p>
        </w:tc>
        <w:tc>
          <w:tcPr>
            <w:tcW w:w="0" w:type="dxa"/>
            <w:tcPrChange w:id="1648" w:author="Alondra Vega Pacheco" w:date="2025-09-12T18:34:00Z" w16du:dateUtc="2025-09-12T23:34:00Z">
              <w:tcPr>
                <w:tcW w:w="9030" w:type="dxa"/>
              </w:tcPr>
            </w:tcPrChange>
          </w:tcPr>
          <w:p w14:paraId="0954AEEA" w14:textId="0A96FAB5"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649" w:author="Alondra Vega Pacheco" w:date="2025-09-12T18:34:00Z" w16du:dateUtc="2025-09-12T23:34:00Z"/>
                <w:color w:val="222222"/>
                <w:sz w:val="24"/>
                <w:szCs w:val="24"/>
              </w:rPr>
            </w:pPr>
            <w:del w:id="1650" w:author="Alondra Vega Pacheco" w:date="2025-09-12T18:34:00Z" w16du:dateUtc="2025-09-12T23:34:00Z">
              <w:r w:rsidRPr="007E6E3E" w:rsidDel="00D95A64">
                <w:rPr>
                  <w:color w:val="222222"/>
                  <w:sz w:val="24"/>
                  <w:szCs w:val="24"/>
                </w:rPr>
                <w:delText>Managed Streaming for Apache Kafka – AWS service for event-driven messaging between CareConnect services .</w:delText>
              </w:r>
            </w:del>
          </w:p>
        </w:tc>
      </w:tr>
      <w:tr w:rsidR="08CA8CC5" w:rsidDel="00D95A64" w14:paraId="074841B1" w14:textId="347CB7BC" w:rsidTr="00D95A64">
        <w:trPr>
          <w:trHeight w:val="300"/>
          <w:del w:id="1651" w:author="Alondra Vega Pacheco" w:date="2025-09-12T18:34:00Z"/>
          <w:trPrChange w:id="1652"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653" w:author="Alondra Vega Pacheco" w:date="2025-09-12T18:34:00Z" w16du:dateUtc="2025-09-12T23:34:00Z">
              <w:tcPr>
                <w:tcW w:w="1050" w:type="dxa"/>
              </w:tcPr>
            </w:tcPrChange>
          </w:tcPr>
          <w:p w14:paraId="4E85154B" w14:textId="28A7E650" w:rsidR="08CA8CC5" w:rsidRPr="007E6E3E" w:rsidDel="00D95A64" w:rsidRDefault="08CA8CC5" w:rsidP="007E6E3E">
            <w:pPr>
              <w:spacing w:after="180"/>
              <w:rPr>
                <w:del w:id="1654" w:author="Alondra Vega Pacheco" w:date="2025-09-12T18:34:00Z" w16du:dateUtc="2025-09-12T23:34:00Z"/>
                <w:color w:val="222222"/>
                <w:sz w:val="24"/>
                <w:szCs w:val="24"/>
              </w:rPr>
            </w:pPr>
            <w:del w:id="1655" w:author="Alondra Vega Pacheco" w:date="2025-09-12T18:34:00Z" w16du:dateUtc="2025-09-12T23:34:00Z">
              <w:r w:rsidRPr="007E6E3E" w:rsidDel="00D95A64">
                <w:rPr>
                  <w:color w:val="222222"/>
                  <w:sz w:val="24"/>
                  <w:szCs w:val="24"/>
                </w:rPr>
                <w:delText>MVP</w:delText>
              </w:r>
            </w:del>
          </w:p>
        </w:tc>
        <w:tc>
          <w:tcPr>
            <w:tcW w:w="0" w:type="dxa"/>
            <w:tcPrChange w:id="1656" w:author="Alondra Vega Pacheco" w:date="2025-09-12T18:34:00Z" w16du:dateUtc="2025-09-12T23:34:00Z">
              <w:tcPr>
                <w:tcW w:w="9030" w:type="dxa"/>
              </w:tcPr>
            </w:tcPrChange>
          </w:tcPr>
          <w:p w14:paraId="5AEC47C0" w14:textId="19A6F11D"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657" w:author="Alondra Vega Pacheco" w:date="2025-09-12T18:34:00Z" w16du:dateUtc="2025-09-12T23:34:00Z"/>
                <w:color w:val="222222"/>
                <w:sz w:val="24"/>
                <w:szCs w:val="24"/>
              </w:rPr>
            </w:pPr>
            <w:del w:id="1658" w:author="Alondra Vega Pacheco" w:date="2025-09-12T18:34:00Z" w16du:dateUtc="2025-09-12T23:34:00Z">
              <w:r w:rsidRPr="007E6E3E" w:rsidDel="00D95A64">
                <w:rPr>
                  <w:color w:val="222222"/>
                  <w:sz w:val="24"/>
                  <w:szCs w:val="24"/>
                </w:rPr>
                <w:delText>Minimum Viable Product – Initial functional version of CareConnect with essential features .</w:delText>
              </w:r>
            </w:del>
          </w:p>
        </w:tc>
      </w:tr>
      <w:tr w:rsidR="08CA8CC5" w:rsidDel="00D95A64" w14:paraId="366D31C0" w14:textId="2BE4F86D" w:rsidTr="00D95A64">
        <w:trPr>
          <w:trHeight w:val="300"/>
          <w:del w:id="1659" w:author="Alondra Vega Pacheco" w:date="2025-09-12T18:34:00Z"/>
          <w:trPrChange w:id="1660"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661" w:author="Alondra Vega Pacheco" w:date="2025-09-12T18:34:00Z" w16du:dateUtc="2025-09-12T23:34:00Z">
              <w:tcPr>
                <w:tcW w:w="1050" w:type="dxa"/>
              </w:tcPr>
            </w:tcPrChange>
          </w:tcPr>
          <w:p w14:paraId="4E24A26A" w14:textId="5DA27E66" w:rsidR="08CA8CC5" w:rsidRPr="007E6E3E" w:rsidDel="00D95A64" w:rsidRDefault="08CA8CC5" w:rsidP="007E6E3E">
            <w:pPr>
              <w:spacing w:after="180"/>
              <w:rPr>
                <w:del w:id="1662" w:author="Alondra Vega Pacheco" w:date="2025-09-12T18:34:00Z" w16du:dateUtc="2025-09-12T23:34:00Z"/>
                <w:color w:val="222222"/>
                <w:sz w:val="24"/>
                <w:szCs w:val="24"/>
              </w:rPr>
            </w:pPr>
            <w:del w:id="1663" w:author="Alondra Vega Pacheco" w:date="2025-09-12T18:34:00Z" w16du:dateUtc="2025-09-12T23:34:00Z">
              <w:r w:rsidRPr="007E6E3E" w:rsidDel="00D95A64">
                <w:rPr>
                  <w:color w:val="222222"/>
                  <w:sz w:val="24"/>
                  <w:szCs w:val="24"/>
                </w:rPr>
                <w:delText>NDC</w:delText>
              </w:r>
            </w:del>
          </w:p>
        </w:tc>
        <w:tc>
          <w:tcPr>
            <w:tcW w:w="0" w:type="dxa"/>
            <w:tcPrChange w:id="1664" w:author="Alondra Vega Pacheco" w:date="2025-09-12T18:34:00Z" w16du:dateUtc="2025-09-12T23:34:00Z">
              <w:tcPr>
                <w:tcW w:w="9030" w:type="dxa"/>
              </w:tcPr>
            </w:tcPrChange>
          </w:tcPr>
          <w:p w14:paraId="67C257F7" w14:textId="23165C70"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665" w:author="Alondra Vega Pacheco" w:date="2025-09-12T18:34:00Z" w16du:dateUtc="2025-09-12T23:34:00Z"/>
                <w:color w:val="222222"/>
                <w:sz w:val="24"/>
                <w:szCs w:val="24"/>
              </w:rPr>
            </w:pPr>
            <w:del w:id="1666" w:author="Alondra Vega Pacheco" w:date="2025-09-12T18:34:00Z" w16du:dateUtc="2025-09-12T23:34:00Z">
              <w:r w:rsidRPr="007E6E3E" w:rsidDel="00D95A64">
                <w:rPr>
                  <w:color w:val="222222"/>
                  <w:sz w:val="24"/>
                  <w:szCs w:val="24"/>
                </w:rPr>
                <w:delText>National Drug Code – Unique identifier for medications; used in integration with OpenFDA API .</w:delText>
              </w:r>
            </w:del>
          </w:p>
        </w:tc>
      </w:tr>
      <w:tr w:rsidR="08CA8CC5" w:rsidDel="00D95A64" w14:paraId="697CCF50" w14:textId="70007295" w:rsidTr="00D95A64">
        <w:trPr>
          <w:trHeight w:val="300"/>
          <w:del w:id="1667" w:author="Alondra Vega Pacheco" w:date="2025-09-12T18:34:00Z"/>
          <w:trPrChange w:id="1668"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669" w:author="Alondra Vega Pacheco" w:date="2025-09-12T18:34:00Z" w16du:dateUtc="2025-09-12T23:34:00Z">
              <w:tcPr>
                <w:tcW w:w="1050" w:type="dxa"/>
              </w:tcPr>
            </w:tcPrChange>
          </w:tcPr>
          <w:p w14:paraId="5688E5F4" w14:textId="4EFB9A20" w:rsidR="08CA8CC5" w:rsidRPr="007E6E3E" w:rsidDel="00D95A64" w:rsidRDefault="08CA8CC5" w:rsidP="007E6E3E">
            <w:pPr>
              <w:spacing w:after="180"/>
              <w:rPr>
                <w:del w:id="1670" w:author="Alondra Vega Pacheco" w:date="2025-09-12T18:34:00Z" w16du:dateUtc="2025-09-12T23:34:00Z"/>
                <w:color w:val="222222"/>
                <w:sz w:val="24"/>
                <w:szCs w:val="24"/>
              </w:rPr>
            </w:pPr>
            <w:del w:id="1671" w:author="Alondra Vega Pacheco" w:date="2025-09-12T18:34:00Z" w16du:dateUtc="2025-09-12T23:34:00Z">
              <w:r w:rsidRPr="007E6E3E" w:rsidDel="00D95A64">
                <w:rPr>
                  <w:color w:val="222222"/>
                  <w:sz w:val="24"/>
                  <w:szCs w:val="24"/>
                </w:rPr>
                <w:delText>PHI</w:delText>
              </w:r>
            </w:del>
          </w:p>
        </w:tc>
        <w:tc>
          <w:tcPr>
            <w:tcW w:w="0" w:type="dxa"/>
            <w:tcPrChange w:id="1672" w:author="Alondra Vega Pacheco" w:date="2025-09-12T18:34:00Z" w16du:dateUtc="2025-09-12T23:34:00Z">
              <w:tcPr>
                <w:tcW w:w="9030" w:type="dxa"/>
              </w:tcPr>
            </w:tcPrChange>
          </w:tcPr>
          <w:p w14:paraId="7D4044AD" w14:textId="38354E0F"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673" w:author="Alondra Vega Pacheco" w:date="2025-09-12T18:34:00Z" w16du:dateUtc="2025-09-12T23:34:00Z"/>
                <w:color w:val="222222"/>
                <w:sz w:val="24"/>
                <w:szCs w:val="24"/>
              </w:rPr>
            </w:pPr>
            <w:del w:id="1674" w:author="Alondra Vega Pacheco" w:date="2025-09-12T18:34:00Z" w16du:dateUtc="2025-09-12T23:34:00Z">
              <w:r w:rsidRPr="007E6E3E" w:rsidDel="00D95A64">
                <w:rPr>
                  <w:color w:val="222222"/>
                  <w:sz w:val="24"/>
                  <w:szCs w:val="24"/>
                </w:rPr>
                <w:delText>Protected Health Information – Sensitive patient health data regulated under HIPAA .</w:delText>
              </w:r>
            </w:del>
          </w:p>
        </w:tc>
      </w:tr>
      <w:tr w:rsidR="08CA8CC5" w:rsidDel="00D95A64" w14:paraId="4C6E4125" w14:textId="3F5CD465" w:rsidTr="00D95A64">
        <w:trPr>
          <w:trHeight w:val="300"/>
          <w:del w:id="1675" w:author="Alondra Vega Pacheco" w:date="2025-09-12T18:34:00Z"/>
          <w:trPrChange w:id="1676"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677" w:author="Alondra Vega Pacheco" w:date="2025-09-12T18:34:00Z" w16du:dateUtc="2025-09-12T23:34:00Z">
              <w:tcPr>
                <w:tcW w:w="1050" w:type="dxa"/>
              </w:tcPr>
            </w:tcPrChange>
          </w:tcPr>
          <w:p w14:paraId="49EBEA4F" w14:textId="06A5C32B" w:rsidR="08CA8CC5" w:rsidRPr="007E6E3E" w:rsidDel="00D95A64" w:rsidRDefault="08CA8CC5" w:rsidP="007E6E3E">
            <w:pPr>
              <w:spacing w:after="180"/>
              <w:rPr>
                <w:del w:id="1678" w:author="Alondra Vega Pacheco" w:date="2025-09-12T18:34:00Z" w16du:dateUtc="2025-09-12T23:34:00Z"/>
                <w:color w:val="222222"/>
                <w:sz w:val="24"/>
                <w:szCs w:val="24"/>
              </w:rPr>
            </w:pPr>
            <w:del w:id="1679" w:author="Alondra Vega Pacheco" w:date="2025-09-12T18:34:00Z" w16du:dateUtc="2025-09-12T23:34:00Z">
              <w:r w:rsidRPr="007E6E3E" w:rsidDel="00D95A64">
                <w:rPr>
                  <w:color w:val="222222"/>
                  <w:sz w:val="24"/>
                  <w:szCs w:val="24"/>
                </w:rPr>
                <w:delText>PII</w:delText>
              </w:r>
            </w:del>
          </w:p>
        </w:tc>
        <w:tc>
          <w:tcPr>
            <w:tcW w:w="0" w:type="dxa"/>
            <w:tcPrChange w:id="1680" w:author="Alondra Vega Pacheco" w:date="2025-09-12T18:34:00Z" w16du:dateUtc="2025-09-12T23:34:00Z">
              <w:tcPr>
                <w:tcW w:w="9030" w:type="dxa"/>
              </w:tcPr>
            </w:tcPrChange>
          </w:tcPr>
          <w:p w14:paraId="71047D80" w14:textId="5F5AF459"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681" w:author="Alondra Vega Pacheco" w:date="2025-09-12T18:34:00Z" w16du:dateUtc="2025-09-12T23:34:00Z"/>
                <w:color w:val="222222"/>
                <w:sz w:val="24"/>
                <w:szCs w:val="24"/>
              </w:rPr>
            </w:pPr>
            <w:del w:id="1682" w:author="Alondra Vega Pacheco" w:date="2025-09-12T18:34:00Z" w16du:dateUtc="2025-09-12T23:34:00Z">
              <w:r w:rsidRPr="007E6E3E" w:rsidDel="00D95A64">
                <w:rPr>
                  <w:color w:val="222222"/>
                  <w:sz w:val="24"/>
                  <w:szCs w:val="24"/>
                </w:rPr>
                <w:delText>Personally Identifiable Information – Any data that could identify an individual (e.g., name, SSN).</w:delText>
              </w:r>
            </w:del>
          </w:p>
        </w:tc>
      </w:tr>
      <w:tr w:rsidR="08CA8CC5" w:rsidDel="00D95A64" w14:paraId="4122C464" w14:textId="6D377A75" w:rsidTr="00D95A64">
        <w:trPr>
          <w:trHeight w:val="300"/>
          <w:del w:id="1683" w:author="Alondra Vega Pacheco" w:date="2025-09-12T18:34:00Z"/>
          <w:trPrChange w:id="1684"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685" w:author="Alondra Vega Pacheco" w:date="2025-09-12T18:34:00Z" w16du:dateUtc="2025-09-12T23:34:00Z">
              <w:tcPr>
                <w:tcW w:w="1050" w:type="dxa"/>
              </w:tcPr>
            </w:tcPrChange>
          </w:tcPr>
          <w:p w14:paraId="47151F61" w14:textId="1202DD19" w:rsidR="08CA8CC5" w:rsidRPr="007E6E3E" w:rsidDel="00D95A64" w:rsidRDefault="08CA8CC5" w:rsidP="007E6E3E">
            <w:pPr>
              <w:spacing w:after="180"/>
              <w:rPr>
                <w:del w:id="1686" w:author="Alondra Vega Pacheco" w:date="2025-09-12T18:34:00Z" w16du:dateUtc="2025-09-12T23:34:00Z"/>
                <w:color w:val="222222"/>
                <w:sz w:val="24"/>
                <w:szCs w:val="24"/>
              </w:rPr>
            </w:pPr>
            <w:del w:id="1687" w:author="Alondra Vega Pacheco" w:date="2025-09-12T18:34:00Z" w16du:dateUtc="2025-09-12T23:34:00Z">
              <w:r w:rsidRPr="007E6E3E" w:rsidDel="00D95A64">
                <w:rPr>
                  <w:color w:val="222222"/>
                  <w:sz w:val="24"/>
                  <w:szCs w:val="24"/>
                </w:rPr>
                <w:delText>PL</w:delText>
              </w:r>
            </w:del>
          </w:p>
        </w:tc>
        <w:tc>
          <w:tcPr>
            <w:tcW w:w="0" w:type="dxa"/>
            <w:tcPrChange w:id="1688" w:author="Alondra Vega Pacheco" w:date="2025-09-12T18:34:00Z" w16du:dateUtc="2025-09-12T23:34:00Z">
              <w:tcPr>
                <w:tcW w:w="9030" w:type="dxa"/>
              </w:tcPr>
            </w:tcPrChange>
          </w:tcPr>
          <w:p w14:paraId="05010405" w14:textId="03DDC0BB"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689" w:author="Alondra Vega Pacheco" w:date="2025-09-12T18:34:00Z" w16du:dateUtc="2025-09-12T23:34:00Z"/>
                <w:color w:val="222222"/>
                <w:sz w:val="24"/>
                <w:szCs w:val="24"/>
              </w:rPr>
            </w:pPr>
            <w:del w:id="1690" w:author="Alondra Vega Pacheco" w:date="2025-09-12T18:34:00Z" w16du:dateUtc="2025-09-12T23:34:00Z">
              <w:r w:rsidRPr="007E6E3E" w:rsidDel="00D95A64">
                <w:rPr>
                  <w:color w:val="222222"/>
                  <w:sz w:val="24"/>
                  <w:szCs w:val="24"/>
                </w:rPr>
                <w:delText>Project Lead – Role accountable for project oversight, schedule, and deliverables .</w:delText>
              </w:r>
            </w:del>
          </w:p>
        </w:tc>
      </w:tr>
      <w:tr w:rsidR="08CA8CC5" w:rsidDel="00D95A64" w14:paraId="1FF67499" w14:textId="5AD61FFA" w:rsidTr="00D95A64">
        <w:trPr>
          <w:trHeight w:val="300"/>
          <w:del w:id="1691" w:author="Alondra Vega Pacheco" w:date="2025-09-12T18:34:00Z"/>
          <w:trPrChange w:id="1692"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693" w:author="Alondra Vega Pacheco" w:date="2025-09-12T18:34:00Z" w16du:dateUtc="2025-09-12T23:34:00Z">
              <w:tcPr>
                <w:tcW w:w="1050" w:type="dxa"/>
              </w:tcPr>
            </w:tcPrChange>
          </w:tcPr>
          <w:p w14:paraId="200308AB" w14:textId="35362FC9" w:rsidR="08CA8CC5" w:rsidRPr="007E6E3E" w:rsidDel="00D95A64" w:rsidRDefault="08CA8CC5" w:rsidP="007E6E3E">
            <w:pPr>
              <w:spacing w:after="180"/>
              <w:rPr>
                <w:del w:id="1694" w:author="Alondra Vega Pacheco" w:date="2025-09-12T18:34:00Z" w16du:dateUtc="2025-09-12T23:34:00Z"/>
                <w:color w:val="222222"/>
                <w:sz w:val="24"/>
                <w:szCs w:val="24"/>
              </w:rPr>
            </w:pPr>
            <w:del w:id="1695" w:author="Alondra Vega Pacheco" w:date="2025-09-12T18:34:00Z" w16du:dateUtc="2025-09-12T23:34:00Z">
              <w:r w:rsidRPr="007E6E3E" w:rsidDel="00D95A64">
                <w:rPr>
                  <w:color w:val="222222"/>
                  <w:sz w:val="24"/>
                  <w:szCs w:val="24"/>
                </w:rPr>
                <w:delText>QA</w:delText>
              </w:r>
            </w:del>
          </w:p>
        </w:tc>
        <w:tc>
          <w:tcPr>
            <w:tcW w:w="0" w:type="dxa"/>
            <w:tcPrChange w:id="1696" w:author="Alondra Vega Pacheco" w:date="2025-09-12T18:34:00Z" w16du:dateUtc="2025-09-12T23:34:00Z">
              <w:tcPr>
                <w:tcW w:w="9030" w:type="dxa"/>
              </w:tcPr>
            </w:tcPrChange>
          </w:tcPr>
          <w:p w14:paraId="324C4D4B" w14:textId="32E37396"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697" w:author="Alondra Vega Pacheco" w:date="2025-09-12T18:34:00Z" w16du:dateUtc="2025-09-12T23:34:00Z"/>
                <w:color w:val="222222"/>
                <w:sz w:val="24"/>
                <w:szCs w:val="24"/>
              </w:rPr>
            </w:pPr>
            <w:del w:id="1698" w:author="Alondra Vega Pacheco" w:date="2025-09-12T18:34:00Z" w16du:dateUtc="2025-09-12T23:34:00Z">
              <w:r w:rsidRPr="007E6E3E" w:rsidDel="00D95A64">
                <w:rPr>
                  <w:color w:val="222222"/>
                  <w:sz w:val="24"/>
                  <w:szCs w:val="24"/>
                </w:rPr>
                <w:delText>Quality Assurance – Ensures deliverables meet defined quality standards through testing and validation .</w:delText>
              </w:r>
            </w:del>
          </w:p>
        </w:tc>
      </w:tr>
      <w:tr w:rsidR="08CA8CC5" w:rsidDel="00D95A64" w14:paraId="6F3139EC" w14:textId="632FE2E5" w:rsidTr="00D95A64">
        <w:trPr>
          <w:trHeight w:val="300"/>
          <w:del w:id="1699" w:author="Alondra Vega Pacheco" w:date="2025-09-12T18:34:00Z"/>
          <w:trPrChange w:id="1700"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701" w:author="Alondra Vega Pacheco" w:date="2025-09-12T18:34:00Z" w16du:dateUtc="2025-09-12T23:34:00Z">
              <w:tcPr>
                <w:tcW w:w="1050" w:type="dxa"/>
              </w:tcPr>
            </w:tcPrChange>
          </w:tcPr>
          <w:p w14:paraId="2DD4CBF0" w14:textId="7C9668D4" w:rsidR="08CA8CC5" w:rsidRPr="007E6E3E" w:rsidDel="00D95A64" w:rsidRDefault="08CA8CC5" w:rsidP="007E6E3E">
            <w:pPr>
              <w:spacing w:after="180"/>
              <w:rPr>
                <w:del w:id="1702" w:author="Alondra Vega Pacheco" w:date="2025-09-12T18:34:00Z" w16du:dateUtc="2025-09-12T23:34:00Z"/>
                <w:color w:val="222222"/>
                <w:sz w:val="24"/>
                <w:szCs w:val="24"/>
              </w:rPr>
            </w:pPr>
            <w:del w:id="1703" w:author="Alondra Vega Pacheco" w:date="2025-09-12T18:34:00Z" w16du:dateUtc="2025-09-12T23:34:00Z">
              <w:r w:rsidRPr="007E6E3E" w:rsidDel="00D95A64">
                <w:rPr>
                  <w:color w:val="222222"/>
                  <w:sz w:val="24"/>
                  <w:szCs w:val="24"/>
                </w:rPr>
                <w:delText>RBAC</w:delText>
              </w:r>
            </w:del>
          </w:p>
        </w:tc>
        <w:tc>
          <w:tcPr>
            <w:tcW w:w="0" w:type="dxa"/>
            <w:tcPrChange w:id="1704" w:author="Alondra Vega Pacheco" w:date="2025-09-12T18:34:00Z" w16du:dateUtc="2025-09-12T23:34:00Z">
              <w:tcPr>
                <w:tcW w:w="9030" w:type="dxa"/>
              </w:tcPr>
            </w:tcPrChange>
          </w:tcPr>
          <w:p w14:paraId="063C6601" w14:textId="1633FAF9"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705" w:author="Alondra Vega Pacheco" w:date="2025-09-12T18:34:00Z" w16du:dateUtc="2025-09-12T23:34:00Z"/>
                <w:color w:val="222222"/>
                <w:sz w:val="24"/>
                <w:szCs w:val="24"/>
              </w:rPr>
            </w:pPr>
            <w:del w:id="1706" w:author="Alondra Vega Pacheco" w:date="2025-09-12T18:34:00Z" w16du:dateUtc="2025-09-12T23:34:00Z">
              <w:r w:rsidRPr="007E6E3E" w:rsidDel="00D95A64">
                <w:rPr>
                  <w:color w:val="222222"/>
                  <w:sz w:val="24"/>
                  <w:szCs w:val="24"/>
                </w:rPr>
                <w:delText>Role-Based Access Control – Security principle where access is based on user roles .</w:delText>
              </w:r>
            </w:del>
          </w:p>
        </w:tc>
      </w:tr>
      <w:tr w:rsidR="08CA8CC5" w:rsidDel="00D95A64" w14:paraId="3C5253BE" w14:textId="564DBE14" w:rsidTr="00D95A64">
        <w:trPr>
          <w:trHeight w:val="300"/>
          <w:del w:id="1707" w:author="Alondra Vega Pacheco" w:date="2025-09-12T18:34:00Z"/>
          <w:trPrChange w:id="1708"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709" w:author="Alondra Vega Pacheco" w:date="2025-09-12T18:34:00Z" w16du:dateUtc="2025-09-12T23:34:00Z">
              <w:tcPr>
                <w:tcW w:w="1050" w:type="dxa"/>
              </w:tcPr>
            </w:tcPrChange>
          </w:tcPr>
          <w:p w14:paraId="2286F5D0" w14:textId="553B879C" w:rsidR="08CA8CC5" w:rsidRPr="007E6E3E" w:rsidDel="00D95A64" w:rsidRDefault="08CA8CC5" w:rsidP="007E6E3E">
            <w:pPr>
              <w:spacing w:after="180"/>
              <w:rPr>
                <w:del w:id="1710" w:author="Alondra Vega Pacheco" w:date="2025-09-12T18:34:00Z" w16du:dateUtc="2025-09-12T23:34:00Z"/>
                <w:color w:val="222222"/>
                <w:sz w:val="24"/>
                <w:szCs w:val="24"/>
              </w:rPr>
            </w:pPr>
            <w:del w:id="1711" w:author="Alondra Vega Pacheco" w:date="2025-09-12T18:34:00Z" w16du:dateUtc="2025-09-12T23:34:00Z">
              <w:r w:rsidRPr="007E6E3E" w:rsidDel="00D95A64">
                <w:rPr>
                  <w:color w:val="222222"/>
                  <w:sz w:val="24"/>
                  <w:szCs w:val="24"/>
                </w:rPr>
                <w:delText>RACI</w:delText>
              </w:r>
            </w:del>
          </w:p>
        </w:tc>
        <w:tc>
          <w:tcPr>
            <w:tcW w:w="0" w:type="dxa"/>
            <w:tcPrChange w:id="1712" w:author="Alondra Vega Pacheco" w:date="2025-09-12T18:34:00Z" w16du:dateUtc="2025-09-12T23:34:00Z">
              <w:tcPr>
                <w:tcW w:w="9030" w:type="dxa"/>
              </w:tcPr>
            </w:tcPrChange>
          </w:tcPr>
          <w:p w14:paraId="1A31A6B7" w14:textId="7186AAA7"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713" w:author="Alondra Vega Pacheco" w:date="2025-09-12T18:34:00Z" w16du:dateUtc="2025-09-12T23:34:00Z"/>
                <w:color w:val="222222"/>
                <w:sz w:val="24"/>
                <w:szCs w:val="24"/>
              </w:rPr>
            </w:pPr>
            <w:del w:id="1714" w:author="Alondra Vega Pacheco" w:date="2025-09-12T18:34:00Z" w16du:dateUtc="2025-09-12T23:34:00Z">
              <w:r w:rsidRPr="007E6E3E" w:rsidDel="00D95A64">
                <w:rPr>
                  <w:color w:val="222222"/>
                  <w:sz w:val="24"/>
                  <w:szCs w:val="24"/>
                </w:rPr>
                <w:delText>Responsible, Accountable, Consulted, Informed – Responsibility assignment matrix for project tasks .</w:delText>
              </w:r>
            </w:del>
          </w:p>
        </w:tc>
      </w:tr>
      <w:tr w:rsidR="08CA8CC5" w:rsidDel="00D95A64" w14:paraId="250A6A1F" w14:textId="568FE44B" w:rsidTr="00D95A64">
        <w:trPr>
          <w:trHeight w:val="300"/>
          <w:del w:id="1715" w:author="Alondra Vega Pacheco" w:date="2025-09-12T18:34:00Z"/>
          <w:trPrChange w:id="1716"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717" w:author="Alondra Vega Pacheco" w:date="2025-09-12T18:34:00Z" w16du:dateUtc="2025-09-12T23:34:00Z">
              <w:tcPr>
                <w:tcW w:w="1050" w:type="dxa"/>
              </w:tcPr>
            </w:tcPrChange>
          </w:tcPr>
          <w:p w14:paraId="60B75BF4" w14:textId="37FC3694" w:rsidR="08CA8CC5" w:rsidRPr="007E6E3E" w:rsidDel="00D95A64" w:rsidRDefault="08CA8CC5" w:rsidP="007E6E3E">
            <w:pPr>
              <w:spacing w:after="180"/>
              <w:rPr>
                <w:del w:id="1718" w:author="Alondra Vega Pacheco" w:date="2025-09-12T18:34:00Z" w16du:dateUtc="2025-09-12T23:34:00Z"/>
                <w:color w:val="222222"/>
                <w:sz w:val="24"/>
                <w:szCs w:val="24"/>
              </w:rPr>
            </w:pPr>
            <w:del w:id="1719" w:author="Alondra Vega Pacheco" w:date="2025-09-12T18:34:00Z" w16du:dateUtc="2025-09-12T23:34:00Z">
              <w:r w:rsidRPr="007E6E3E" w:rsidDel="00D95A64">
                <w:rPr>
                  <w:color w:val="222222"/>
                  <w:sz w:val="24"/>
                  <w:szCs w:val="24"/>
                </w:rPr>
                <w:delText>REQ</w:delText>
              </w:r>
            </w:del>
          </w:p>
        </w:tc>
        <w:tc>
          <w:tcPr>
            <w:tcW w:w="0" w:type="dxa"/>
            <w:tcPrChange w:id="1720" w:author="Alondra Vega Pacheco" w:date="2025-09-12T18:34:00Z" w16du:dateUtc="2025-09-12T23:34:00Z">
              <w:tcPr>
                <w:tcW w:w="9030" w:type="dxa"/>
              </w:tcPr>
            </w:tcPrChange>
          </w:tcPr>
          <w:p w14:paraId="5EC26F1B" w14:textId="1DDA30D4"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721" w:author="Alondra Vega Pacheco" w:date="2025-09-12T18:34:00Z" w16du:dateUtc="2025-09-12T23:34:00Z"/>
                <w:color w:val="222222"/>
                <w:sz w:val="24"/>
                <w:szCs w:val="24"/>
              </w:rPr>
            </w:pPr>
            <w:del w:id="1722" w:author="Alondra Vega Pacheco" w:date="2025-09-12T18:34:00Z" w16du:dateUtc="2025-09-12T23:34:00Z">
              <w:r w:rsidRPr="007E6E3E" w:rsidDel="00D95A64">
                <w:rPr>
                  <w:color w:val="222222"/>
                  <w:sz w:val="24"/>
                  <w:szCs w:val="24"/>
                </w:rPr>
                <w:delText>Requirement – A documented functional or non-functional specification .</w:delText>
              </w:r>
            </w:del>
          </w:p>
        </w:tc>
      </w:tr>
      <w:tr w:rsidR="08CA8CC5" w:rsidDel="00D95A64" w14:paraId="47920AA0" w14:textId="5C9816E4" w:rsidTr="00D95A64">
        <w:trPr>
          <w:trHeight w:val="300"/>
          <w:del w:id="1723" w:author="Alondra Vega Pacheco" w:date="2025-09-12T18:34:00Z"/>
          <w:trPrChange w:id="1724"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725" w:author="Alondra Vega Pacheco" w:date="2025-09-12T18:34:00Z" w16du:dateUtc="2025-09-12T23:34:00Z">
              <w:tcPr>
                <w:tcW w:w="1050" w:type="dxa"/>
              </w:tcPr>
            </w:tcPrChange>
          </w:tcPr>
          <w:p w14:paraId="2A25ACAC" w14:textId="5811F3ED" w:rsidR="08CA8CC5" w:rsidRPr="007E6E3E" w:rsidDel="00D95A64" w:rsidRDefault="08CA8CC5" w:rsidP="007E6E3E">
            <w:pPr>
              <w:spacing w:after="180"/>
              <w:rPr>
                <w:del w:id="1726" w:author="Alondra Vega Pacheco" w:date="2025-09-12T18:34:00Z" w16du:dateUtc="2025-09-12T23:34:00Z"/>
                <w:color w:val="222222"/>
                <w:sz w:val="24"/>
                <w:szCs w:val="24"/>
              </w:rPr>
            </w:pPr>
            <w:del w:id="1727" w:author="Alondra Vega Pacheco" w:date="2025-09-12T18:34:00Z" w16du:dateUtc="2025-09-12T23:34:00Z">
              <w:r w:rsidRPr="007E6E3E" w:rsidDel="00D95A64">
                <w:rPr>
                  <w:color w:val="222222"/>
                  <w:sz w:val="24"/>
                  <w:szCs w:val="24"/>
                </w:rPr>
                <w:delText>SRS</w:delText>
              </w:r>
            </w:del>
          </w:p>
        </w:tc>
        <w:tc>
          <w:tcPr>
            <w:tcW w:w="0" w:type="dxa"/>
            <w:tcPrChange w:id="1728" w:author="Alondra Vega Pacheco" w:date="2025-09-12T18:34:00Z" w16du:dateUtc="2025-09-12T23:34:00Z">
              <w:tcPr>
                <w:tcW w:w="9030" w:type="dxa"/>
              </w:tcPr>
            </w:tcPrChange>
          </w:tcPr>
          <w:p w14:paraId="149DE063" w14:textId="5DECB2E6"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729" w:author="Alondra Vega Pacheco" w:date="2025-09-12T18:34:00Z" w16du:dateUtc="2025-09-12T23:34:00Z"/>
                <w:color w:val="222222"/>
                <w:sz w:val="24"/>
                <w:szCs w:val="24"/>
              </w:rPr>
            </w:pPr>
            <w:del w:id="1730" w:author="Alondra Vega Pacheco" w:date="2025-09-12T18:34:00Z" w16du:dateUtc="2025-09-12T23:34:00Z">
              <w:r w:rsidRPr="007E6E3E" w:rsidDel="00D95A64">
                <w:rPr>
                  <w:color w:val="222222"/>
                  <w:sz w:val="24"/>
                  <w:szCs w:val="24"/>
                </w:rPr>
                <w:delText>Software Requirements Specification – Defines CareConnect’s system requirements and constraints .</w:delText>
              </w:r>
            </w:del>
          </w:p>
        </w:tc>
      </w:tr>
      <w:tr w:rsidR="08CA8CC5" w:rsidDel="00D95A64" w14:paraId="6DF87151" w14:textId="00EDC82D" w:rsidTr="00D95A64">
        <w:trPr>
          <w:trHeight w:val="300"/>
          <w:del w:id="1731" w:author="Alondra Vega Pacheco" w:date="2025-09-12T18:34:00Z"/>
          <w:trPrChange w:id="1732"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733" w:author="Alondra Vega Pacheco" w:date="2025-09-12T18:34:00Z" w16du:dateUtc="2025-09-12T23:34:00Z">
              <w:tcPr>
                <w:tcW w:w="1050" w:type="dxa"/>
              </w:tcPr>
            </w:tcPrChange>
          </w:tcPr>
          <w:p w14:paraId="6F3C88F8" w14:textId="5E0F4E0C" w:rsidR="08CA8CC5" w:rsidRPr="007E6E3E" w:rsidDel="00D95A64" w:rsidRDefault="08CA8CC5" w:rsidP="007E6E3E">
            <w:pPr>
              <w:spacing w:after="180"/>
              <w:rPr>
                <w:del w:id="1734" w:author="Alondra Vega Pacheco" w:date="2025-09-12T18:34:00Z" w16du:dateUtc="2025-09-12T23:34:00Z"/>
                <w:color w:val="222222"/>
                <w:sz w:val="24"/>
                <w:szCs w:val="24"/>
              </w:rPr>
            </w:pPr>
            <w:del w:id="1735" w:author="Alondra Vega Pacheco" w:date="2025-09-12T18:34:00Z" w16du:dateUtc="2025-09-12T23:34:00Z">
              <w:r w:rsidRPr="007E6E3E" w:rsidDel="00D95A64">
                <w:rPr>
                  <w:color w:val="222222"/>
                  <w:sz w:val="24"/>
                  <w:szCs w:val="24"/>
                </w:rPr>
                <w:lastRenderedPageBreak/>
                <w:delText>TLS</w:delText>
              </w:r>
            </w:del>
          </w:p>
        </w:tc>
        <w:tc>
          <w:tcPr>
            <w:tcW w:w="0" w:type="dxa"/>
            <w:tcPrChange w:id="1736" w:author="Alondra Vega Pacheco" w:date="2025-09-12T18:34:00Z" w16du:dateUtc="2025-09-12T23:34:00Z">
              <w:tcPr>
                <w:tcW w:w="9030" w:type="dxa"/>
              </w:tcPr>
            </w:tcPrChange>
          </w:tcPr>
          <w:p w14:paraId="09BE1779" w14:textId="7642EF93"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737" w:author="Alondra Vega Pacheco" w:date="2025-09-12T18:34:00Z" w16du:dateUtc="2025-09-12T23:34:00Z"/>
                <w:color w:val="222222"/>
                <w:sz w:val="24"/>
                <w:szCs w:val="24"/>
              </w:rPr>
            </w:pPr>
            <w:del w:id="1738" w:author="Alondra Vega Pacheco" w:date="2025-09-12T18:34:00Z" w16du:dateUtc="2025-09-12T23:34:00Z">
              <w:r w:rsidRPr="007E6E3E" w:rsidDel="00D95A64">
                <w:rPr>
                  <w:color w:val="222222"/>
                  <w:sz w:val="24"/>
                  <w:szCs w:val="24"/>
                </w:rPr>
                <w:delText>Transport Layer Security – Protocol for encrypting data in transit (v1.3 used in CareConnect) .</w:delText>
              </w:r>
            </w:del>
          </w:p>
        </w:tc>
      </w:tr>
      <w:tr w:rsidR="08CA8CC5" w:rsidDel="00D95A64" w14:paraId="65894539" w14:textId="32E50028" w:rsidTr="00D95A64">
        <w:trPr>
          <w:trHeight w:val="300"/>
          <w:del w:id="1739" w:author="Alondra Vega Pacheco" w:date="2025-09-12T18:34:00Z"/>
          <w:trPrChange w:id="1740"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741" w:author="Alondra Vega Pacheco" w:date="2025-09-12T18:34:00Z" w16du:dateUtc="2025-09-12T23:34:00Z">
              <w:tcPr>
                <w:tcW w:w="1050" w:type="dxa"/>
              </w:tcPr>
            </w:tcPrChange>
          </w:tcPr>
          <w:p w14:paraId="3DC13477" w14:textId="53F7BE57" w:rsidR="08CA8CC5" w:rsidRPr="007E6E3E" w:rsidDel="00D95A64" w:rsidRDefault="08CA8CC5" w:rsidP="007E6E3E">
            <w:pPr>
              <w:spacing w:after="180"/>
              <w:rPr>
                <w:del w:id="1742" w:author="Alondra Vega Pacheco" w:date="2025-09-12T18:34:00Z" w16du:dateUtc="2025-09-12T23:34:00Z"/>
                <w:color w:val="222222"/>
                <w:sz w:val="24"/>
                <w:szCs w:val="24"/>
              </w:rPr>
            </w:pPr>
            <w:del w:id="1743" w:author="Alondra Vega Pacheco" w:date="2025-09-12T18:34:00Z" w16du:dateUtc="2025-09-12T23:34:00Z">
              <w:r w:rsidRPr="007E6E3E" w:rsidDel="00D95A64">
                <w:rPr>
                  <w:color w:val="222222"/>
                  <w:sz w:val="24"/>
                  <w:szCs w:val="24"/>
                </w:rPr>
                <w:delText>UAT</w:delText>
              </w:r>
            </w:del>
          </w:p>
        </w:tc>
        <w:tc>
          <w:tcPr>
            <w:tcW w:w="0" w:type="dxa"/>
            <w:tcPrChange w:id="1744" w:author="Alondra Vega Pacheco" w:date="2025-09-12T18:34:00Z" w16du:dateUtc="2025-09-12T23:34:00Z">
              <w:tcPr>
                <w:tcW w:w="9030" w:type="dxa"/>
              </w:tcPr>
            </w:tcPrChange>
          </w:tcPr>
          <w:p w14:paraId="49231D90" w14:textId="64CD4BE2"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745" w:author="Alondra Vega Pacheco" w:date="2025-09-12T18:34:00Z" w16du:dateUtc="2025-09-12T23:34:00Z"/>
                <w:color w:val="222222"/>
                <w:sz w:val="24"/>
                <w:szCs w:val="24"/>
              </w:rPr>
            </w:pPr>
            <w:del w:id="1746" w:author="Alondra Vega Pacheco" w:date="2025-09-12T18:34:00Z" w16du:dateUtc="2025-09-12T23:34:00Z">
              <w:r w:rsidRPr="007E6E3E" w:rsidDel="00D95A64">
                <w:rPr>
                  <w:color w:val="222222"/>
                  <w:sz w:val="24"/>
                  <w:szCs w:val="24"/>
                </w:rPr>
                <w:delText>User Acceptance Testing – Final validation phase where end users verify the system meets requirements .</w:delText>
              </w:r>
            </w:del>
          </w:p>
        </w:tc>
      </w:tr>
      <w:tr w:rsidR="08CA8CC5" w:rsidDel="00D95A64" w14:paraId="20B9B33C" w14:textId="729DB39B" w:rsidTr="00D95A64">
        <w:trPr>
          <w:trHeight w:val="300"/>
          <w:del w:id="1747" w:author="Alondra Vega Pacheco" w:date="2025-09-12T18:34:00Z"/>
          <w:trPrChange w:id="1748"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749" w:author="Alondra Vega Pacheco" w:date="2025-09-12T18:34:00Z" w16du:dateUtc="2025-09-12T23:34:00Z">
              <w:tcPr>
                <w:tcW w:w="1050" w:type="dxa"/>
              </w:tcPr>
            </w:tcPrChange>
          </w:tcPr>
          <w:p w14:paraId="63BF0193" w14:textId="448E3DA6" w:rsidR="08CA8CC5" w:rsidRPr="007E6E3E" w:rsidDel="00D95A64" w:rsidRDefault="08CA8CC5" w:rsidP="007E6E3E">
            <w:pPr>
              <w:spacing w:after="180"/>
              <w:rPr>
                <w:del w:id="1750" w:author="Alondra Vega Pacheco" w:date="2025-09-12T18:34:00Z" w16du:dateUtc="2025-09-12T23:34:00Z"/>
                <w:color w:val="222222"/>
                <w:sz w:val="24"/>
                <w:szCs w:val="24"/>
              </w:rPr>
            </w:pPr>
            <w:del w:id="1751" w:author="Alondra Vega Pacheco" w:date="2025-09-12T18:34:00Z" w16du:dateUtc="2025-09-12T23:34:00Z">
              <w:r w:rsidRPr="007E6E3E" w:rsidDel="00D95A64">
                <w:rPr>
                  <w:color w:val="222222"/>
                  <w:sz w:val="24"/>
                  <w:szCs w:val="24"/>
                </w:rPr>
                <w:delText>UI</w:delText>
              </w:r>
            </w:del>
          </w:p>
        </w:tc>
        <w:tc>
          <w:tcPr>
            <w:tcW w:w="0" w:type="dxa"/>
            <w:tcPrChange w:id="1752" w:author="Alondra Vega Pacheco" w:date="2025-09-12T18:34:00Z" w16du:dateUtc="2025-09-12T23:34:00Z">
              <w:tcPr>
                <w:tcW w:w="9030" w:type="dxa"/>
              </w:tcPr>
            </w:tcPrChange>
          </w:tcPr>
          <w:p w14:paraId="44A29C93" w14:textId="6A845AD6"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753" w:author="Alondra Vega Pacheco" w:date="2025-09-12T18:34:00Z" w16du:dateUtc="2025-09-12T23:34:00Z"/>
                <w:color w:val="222222"/>
                <w:sz w:val="24"/>
                <w:szCs w:val="24"/>
              </w:rPr>
            </w:pPr>
            <w:del w:id="1754" w:author="Alondra Vega Pacheco" w:date="2025-09-12T18:34:00Z" w16du:dateUtc="2025-09-12T23:34:00Z">
              <w:r w:rsidRPr="007E6E3E" w:rsidDel="00D95A64">
                <w:rPr>
                  <w:color w:val="222222"/>
                  <w:sz w:val="24"/>
                  <w:szCs w:val="24"/>
                </w:rPr>
                <w:delText>User Interface – Front-end design and interaction layer of CareConnect.</w:delText>
              </w:r>
            </w:del>
          </w:p>
        </w:tc>
      </w:tr>
      <w:tr w:rsidR="08CA8CC5" w:rsidDel="00D95A64" w14:paraId="595AA97E" w14:textId="4EB71A70" w:rsidTr="00D95A64">
        <w:trPr>
          <w:trHeight w:val="300"/>
          <w:del w:id="1755" w:author="Alondra Vega Pacheco" w:date="2025-09-12T18:34:00Z"/>
          <w:trPrChange w:id="1756"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757" w:author="Alondra Vega Pacheco" w:date="2025-09-12T18:34:00Z" w16du:dateUtc="2025-09-12T23:34:00Z">
              <w:tcPr>
                <w:tcW w:w="1050" w:type="dxa"/>
              </w:tcPr>
            </w:tcPrChange>
          </w:tcPr>
          <w:p w14:paraId="7865BC5D" w14:textId="50F4E3B7" w:rsidR="08CA8CC5" w:rsidRPr="007E6E3E" w:rsidDel="00D95A64" w:rsidRDefault="08CA8CC5" w:rsidP="007E6E3E">
            <w:pPr>
              <w:spacing w:after="180"/>
              <w:rPr>
                <w:del w:id="1758" w:author="Alondra Vega Pacheco" w:date="2025-09-12T18:34:00Z" w16du:dateUtc="2025-09-12T23:34:00Z"/>
                <w:color w:val="222222"/>
                <w:sz w:val="24"/>
                <w:szCs w:val="24"/>
              </w:rPr>
            </w:pPr>
            <w:del w:id="1759" w:author="Alondra Vega Pacheco" w:date="2025-09-12T18:34:00Z" w16du:dateUtc="2025-09-12T23:34:00Z">
              <w:r w:rsidRPr="007E6E3E" w:rsidDel="00D95A64">
                <w:rPr>
                  <w:color w:val="222222"/>
                  <w:sz w:val="24"/>
                  <w:szCs w:val="24"/>
                </w:rPr>
                <w:delText>UX</w:delText>
              </w:r>
            </w:del>
          </w:p>
        </w:tc>
        <w:tc>
          <w:tcPr>
            <w:tcW w:w="0" w:type="dxa"/>
            <w:tcPrChange w:id="1760" w:author="Alondra Vega Pacheco" w:date="2025-09-12T18:34:00Z" w16du:dateUtc="2025-09-12T23:34:00Z">
              <w:tcPr>
                <w:tcW w:w="9030" w:type="dxa"/>
              </w:tcPr>
            </w:tcPrChange>
          </w:tcPr>
          <w:p w14:paraId="322A049C" w14:textId="2F403ED4" w:rsidR="08CA8CC5" w:rsidRPr="007E6E3E" w:rsidDel="00D95A64" w:rsidRDefault="08CA8CC5" w:rsidP="007E6E3E">
            <w:pPr>
              <w:spacing w:after="180"/>
              <w:cnfStyle w:val="000000000000" w:firstRow="0" w:lastRow="0" w:firstColumn="0" w:lastColumn="0" w:oddVBand="0" w:evenVBand="0" w:oddHBand="0" w:evenHBand="0" w:firstRowFirstColumn="0" w:firstRowLastColumn="0" w:lastRowFirstColumn="0" w:lastRowLastColumn="0"/>
              <w:rPr>
                <w:del w:id="1761" w:author="Alondra Vega Pacheco" w:date="2025-09-12T18:34:00Z" w16du:dateUtc="2025-09-12T23:34:00Z"/>
                <w:color w:val="222222"/>
                <w:sz w:val="24"/>
                <w:szCs w:val="24"/>
              </w:rPr>
            </w:pPr>
            <w:del w:id="1762" w:author="Alondra Vega Pacheco" w:date="2025-09-12T18:34:00Z" w16du:dateUtc="2025-09-12T23:34:00Z">
              <w:r w:rsidRPr="007E6E3E" w:rsidDel="00D95A64">
                <w:rPr>
                  <w:color w:val="222222"/>
                  <w:sz w:val="24"/>
                  <w:szCs w:val="24"/>
                </w:rPr>
                <w:delText>User Experience – The overall usability, accessibility, and satisfaction experienced by users .</w:delText>
              </w:r>
            </w:del>
          </w:p>
        </w:tc>
      </w:tr>
      <w:tr w:rsidR="08CA8CC5" w:rsidDel="00D95A64" w14:paraId="64300A88" w14:textId="144D93C2" w:rsidTr="00D95A64">
        <w:trPr>
          <w:trHeight w:val="300"/>
          <w:del w:id="1763" w:author="Alondra Vega Pacheco" w:date="2025-09-12T18:34:00Z"/>
          <w:trPrChange w:id="1764" w:author="Alondra Vega Pacheco" w:date="2025-09-12T18:34:00Z" w16du:dateUtc="2025-09-12T23:34: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765" w:author="Alondra Vega Pacheco" w:date="2025-09-12T18:34:00Z" w16du:dateUtc="2025-09-12T23:34:00Z">
              <w:tcPr>
                <w:tcW w:w="1050" w:type="dxa"/>
              </w:tcPr>
            </w:tcPrChange>
          </w:tcPr>
          <w:p w14:paraId="67A777E2" w14:textId="3FFFAD05" w:rsidR="08CA8CC5" w:rsidRPr="007E6E3E" w:rsidDel="00D95A64" w:rsidRDefault="08CA8CC5" w:rsidP="007E6E3E">
            <w:pPr>
              <w:spacing w:after="180"/>
              <w:rPr>
                <w:del w:id="1766" w:author="Alondra Vega Pacheco" w:date="2025-09-12T18:34:00Z" w16du:dateUtc="2025-09-12T23:34:00Z"/>
                <w:color w:val="222222"/>
                <w:sz w:val="24"/>
                <w:szCs w:val="24"/>
              </w:rPr>
            </w:pPr>
            <w:del w:id="1767" w:author="Alondra Vega Pacheco" w:date="2025-09-12T18:34:00Z" w16du:dateUtc="2025-09-12T23:34:00Z">
              <w:r w:rsidRPr="007E6E3E" w:rsidDel="00D95A64">
                <w:rPr>
                  <w:color w:val="222222"/>
                  <w:sz w:val="24"/>
                  <w:szCs w:val="24"/>
                </w:rPr>
                <w:delText>WBS</w:delText>
              </w:r>
            </w:del>
          </w:p>
        </w:tc>
        <w:tc>
          <w:tcPr>
            <w:tcW w:w="0" w:type="dxa"/>
            <w:tcPrChange w:id="1768" w:author="Alondra Vega Pacheco" w:date="2025-09-12T18:34:00Z" w16du:dateUtc="2025-09-12T23:34:00Z">
              <w:tcPr>
                <w:tcW w:w="9030" w:type="dxa"/>
              </w:tcPr>
            </w:tcPrChange>
          </w:tcPr>
          <w:p w14:paraId="7EF98AB1" w14:textId="0B389234" w:rsidR="5200A159" w:rsidDel="00D95A64" w:rsidRDefault="5200A159" w:rsidP="08CA8CC5">
            <w:pPr>
              <w:cnfStyle w:val="000000000000" w:firstRow="0" w:lastRow="0" w:firstColumn="0" w:lastColumn="0" w:oddVBand="0" w:evenVBand="0" w:oddHBand="0" w:evenHBand="0" w:firstRowFirstColumn="0" w:firstRowLastColumn="0" w:lastRowFirstColumn="0" w:lastRowLastColumn="0"/>
              <w:rPr>
                <w:del w:id="1769" w:author="Alondra Vega Pacheco" w:date="2025-09-12T18:34:00Z" w16du:dateUtc="2025-09-12T23:34:00Z"/>
              </w:rPr>
            </w:pPr>
            <w:del w:id="1770" w:author="Alondra Vega Pacheco" w:date="2025-09-12T18:34:00Z" w16du:dateUtc="2025-09-12T23:34:00Z">
              <w:r w:rsidRPr="007E6E3E" w:rsidDel="00D95A64">
                <w:rPr>
                  <w:color w:val="222222"/>
                  <w:sz w:val="24"/>
                  <w:szCs w:val="24"/>
                </w:rPr>
                <w:delText>Work Breakdown Structure – Hierarchical decomposition of project deliverables .</w:delText>
              </w:r>
            </w:del>
          </w:p>
        </w:tc>
      </w:tr>
      <w:tr w:rsidR="00D95A64" w14:paraId="0C9E1D67" w14:textId="77777777">
        <w:trPr>
          <w:trHeight w:val="300"/>
          <w:tblHeader/>
          <w:ins w:id="1771" w:author="Alondra Vega Pacheco" w:date="2025-09-12T18:34:00Z"/>
          <w:trPrChange w:id="1772" w:author="Alondra Vega Pacheco" w:date="2025-09-12T18:27:00Z" w16du:dateUtc="2025-09-12T23:27:00Z">
            <w:trPr>
              <w:trHeight w:val="300"/>
              <w:tblHeader/>
            </w:trPr>
          </w:trPrChange>
        </w:trPr>
        <w:tc>
          <w:tcPr>
            <w:cnfStyle w:val="001000000000" w:firstRow="0" w:lastRow="0" w:firstColumn="1" w:lastColumn="0" w:oddVBand="0" w:evenVBand="0" w:oddHBand="0" w:evenHBand="0" w:firstRowFirstColumn="0" w:firstRowLastColumn="0" w:lastRowFirstColumn="0" w:lastRowLastColumn="0"/>
            <w:tcW w:w="0" w:type="dxa"/>
            <w:tcPrChange w:id="1773" w:author="Alondra Vega Pacheco" w:date="2025-09-12T18:27:00Z" w16du:dateUtc="2025-09-12T23:27:00Z">
              <w:tcPr>
                <w:tcW w:w="1050" w:type="dxa"/>
              </w:tcPr>
            </w:tcPrChange>
          </w:tcPr>
          <w:p w14:paraId="2F8D8213" w14:textId="77777777" w:rsidR="00D95A64" w:rsidRDefault="00D95A64">
            <w:pPr>
              <w:rPr>
                <w:ins w:id="1774" w:author="Alondra Vega Pacheco" w:date="2025-09-12T18:34:00Z" w16du:dateUtc="2025-09-12T23:34:00Z"/>
                <w:b w:val="0"/>
                <w:bCs w:val="0"/>
              </w:rPr>
            </w:pPr>
            <w:ins w:id="1775" w:author="Alondra Vega Pacheco" w:date="2025-09-12T18:34:00Z" w16du:dateUtc="2025-09-12T23:34:00Z">
              <w:r w:rsidRPr="08CA8CC5">
                <w:t>Term</w:t>
              </w:r>
            </w:ins>
          </w:p>
        </w:tc>
        <w:tc>
          <w:tcPr>
            <w:tcW w:w="0" w:type="dxa"/>
            <w:tcPrChange w:id="1776" w:author="Alondra Vega Pacheco" w:date="2025-09-12T18:27:00Z" w16du:dateUtc="2025-09-12T23:27:00Z">
              <w:tcPr>
                <w:tcW w:w="9030" w:type="dxa"/>
              </w:tcPr>
            </w:tcPrChange>
          </w:tcPr>
          <w:p w14:paraId="62C3CD0B" w14:textId="77777777" w:rsidR="00D95A64" w:rsidRDefault="00D95A64">
            <w:pPr>
              <w:cnfStyle w:val="000000000000" w:firstRow="0" w:lastRow="0" w:firstColumn="0" w:lastColumn="0" w:oddVBand="0" w:evenVBand="0" w:oddHBand="0" w:evenHBand="0" w:firstRowFirstColumn="0" w:firstRowLastColumn="0" w:lastRowFirstColumn="0" w:lastRowLastColumn="0"/>
              <w:rPr>
                <w:ins w:id="1777" w:author="Alondra Vega Pacheco" w:date="2025-09-12T18:34:00Z" w16du:dateUtc="2025-09-12T23:34:00Z"/>
                <w:b/>
                <w:bCs/>
              </w:rPr>
            </w:pPr>
            <w:ins w:id="1778" w:author="Alondra Vega Pacheco" w:date="2025-09-12T18:34:00Z" w16du:dateUtc="2025-09-12T23:34:00Z">
              <w:r w:rsidRPr="08CA8CC5">
                <w:t>Definition/Description</w:t>
              </w:r>
            </w:ins>
          </w:p>
        </w:tc>
      </w:tr>
      <w:tr w:rsidR="00D95A64" w14:paraId="69852ABA" w14:textId="77777777">
        <w:trPr>
          <w:trHeight w:val="300"/>
          <w:ins w:id="1779" w:author="Alondra Vega Pacheco" w:date="2025-09-12T18:34:00Z"/>
          <w:trPrChange w:id="1780"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781" w:author="Alondra Vega Pacheco" w:date="2025-09-12T18:27:00Z" w16du:dateUtc="2025-09-12T23:27:00Z">
              <w:tcPr>
                <w:tcW w:w="1050" w:type="dxa"/>
              </w:tcPr>
            </w:tcPrChange>
          </w:tcPr>
          <w:p w14:paraId="28DABC4E" w14:textId="77777777" w:rsidR="00D95A64" w:rsidRDefault="00D95A64">
            <w:pPr>
              <w:rPr>
                <w:ins w:id="1782" w:author="Alondra Vega Pacheco" w:date="2025-09-12T18:34:00Z" w16du:dateUtc="2025-09-12T23:34:00Z"/>
              </w:rPr>
            </w:pPr>
            <w:ins w:id="1783" w:author="Alondra Vega Pacheco" w:date="2025-09-12T18:34:00Z" w16du:dateUtc="2025-09-12T23:34:00Z">
              <w:r>
                <w:t>AC</w:t>
              </w:r>
            </w:ins>
          </w:p>
        </w:tc>
        <w:tc>
          <w:tcPr>
            <w:tcW w:w="0" w:type="dxa"/>
            <w:tcPrChange w:id="1784" w:author="Alondra Vega Pacheco" w:date="2025-09-12T18:27:00Z" w16du:dateUtc="2025-09-12T23:27:00Z">
              <w:tcPr>
                <w:tcW w:w="9030" w:type="dxa"/>
              </w:tcPr>
            </w:tcPrChange>
          </w:tcPr>
          <w:p w14:paraId="6A76C58A" w14:textId="77777777" w:rsidR="00D95A64" w:rsidRDefault="00D95A64">
            <w:pPr>
              <w:cnfStyle w:val="000000000000" w:firstRow="0" w:lastRow="0" w:firstColumn="0" w:lastColumn="0" w:oddVBand="0" w:evenVBand="0" w:oddHBand="0" w:evenHBand="0" w:firstRowFirstColumn="0" w:firstRowLastColumn="0" w:lastRowFirstColumn="0" w:lastRowLastColumn="0"/>
              <w:rPr>
                <w:ins w:id="1785" w:author="Alondra Vega Pacheco" w:date="2025-09-12T18:34:00Z" w16du:dateUtc="2025-09-12T23:34:00Z"/>
              </w:rPr>
            </w:pPr>
            <w:ins w:id="1786" w:author="Alondra Vega Pacheco" w:date="2025-09-12T18:34:00Z" w16du:dateUtc="2025-09-12T23:34:00Z">
              <w:r>
                <w:t>Acceptance Criteria – Specific conditions that a feature or deliverables must satisfy to be accepted</w:t>
              </w:r>
            </w:ins>
          </w:p>
        </w:tc>
      </w:tr>
      <w:tr w:rsidR="00D95A64" w14:paraId="302A8085" w14:textId="77777777">
        <w:trPr>
          <w:trHeight w:val="300"/>
          <w:ins w:id="1787" w:author="Alondra Vega Pacheco" w:date="2025-09-12T18:34:00Z"/>
          <w:trPrChange w:id="1788"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789" w:author="Alondra Vega Pacheco" w:date="2025-09-12T18:27:00Z" w16du:dateUtc="2025-09-12T23:27:00Z">
              <w:tcPr>
                <w:tcW w:w="1050" w:type="dxa"/>
              </w:tcPr>
            </w:tcPrChange>
          </w:tcPr>
          <w:p w14:paraId="34C51B7B" w14:textId="77777777" w:rsidR="00D95A64" w:rsidRDefault="00D95A64">
            <w:pPr>
              <w:rPr>
                <w:ins w:id="1790" w:author="Alondra Vega Pacheco" w:date="2025-09-12T18:34:00Z" w16du:dateUtc="2025-09-12T23:34:00Z"/>
              </w:rPr>
            </w:pPr>
            <w:ins w:id="1791" w:author="Alondra Vega Pacheco" w:date="2025-09-12T18:34:00Z" w16du:dateUtc="2025-09-12T23:34:00Z">
              <w:r>
                <w:t>ADLs</w:t>
              </w:r>
            </w:ins>
          </w:p>
        </w:tc>
        <w:tc>
          <w:tcPr>
            <w:tcW w:w="0" w:type="dxa"/>
            <w:tcPrChange w:id="1792" w:author="Alondra Vega Pacheco" w:date="2025-09-12T18:27:00Z" w16du:dateUtc="2025-09-12T23:27:00Z">
              <w:tcPr>
                <w:tcW w:w="9030" w:type="dxa"/>
              </w:tcPr>
            </w:tcPrChange>
          </w:tcPr>
          <w:p w14:paraId="08BC0578" w14:textId="77777777" w:rsidR="00D95A64" w:rsidRDefault="00D95A64">
            <w:pPr>
              <w:cnfStyle w:val="000000000000" w:firstRow="0" w:lastRow="0" w:firstColumn="0" w:lastColumn="0" w:oddVBand="0" w:evenVBand="0" w:oddHBand="0" w:evenHBand="0" w:firstRowFirstColumn="0" w:firstRowLastColumn="0" w:lastRowFirstColumn="0" w:lastRowLastColumn="0"/>
              <w:rPr>
                <w:ins w:id="1793" w:author="Alondra Vega Pacheco" w:date="2025-09-12T18:34:00Z" w16du:dateUtc="2025-09-12T23:34:00Z"/>
              </w:rPr>
            </w:pPr>
            <w:ins w:id="1794" w:author="Alondra Vega Pacheco" w:date="2025-09-12T18:34:00Z" w16du:dateUtc="2025-09-12T23:34:00Z">
              <w:r>
                <w:t xml:space="preserve">Activities of Daily Living – Basic patients care tasks </w:t>
              </w:r>
              <w:del w:id="1795" w:author="Lidia Rocha" w:date="2025-09-02T17:47:00Z">
                <w:r w:rsidDel="5F5DB756">
                  <w:delText>( e.g.</w:delText>
                </w:r>
              </w:del>
              <w:r>
                <w:t>(e.g. eating, dressing, bathing) tracked within CareConnect</w:t>
              </w:r>
            </w:ins>
          </w:p>
        </w:tc>
      </w:tr>
      <w:tr w:rsidR="00D95A64" w14:paraId="75AFAD2A" w14:textId="77777777">
        <w:trPr>
          <w:trHeight w:val="300"/>
          <w:ins w:id="1796" w:author="Alondra Vega Pacheco" w:date="2025-09-12T18:34:00Z"/>
          <w:trPrChange w:id="1797"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798" w:author="Alondra Vega Pacheco" w:date="2025-09-12T18:27:00Z" w16du:dateUtc="2025-09-12T23:27:00Z">
              <w:tcPr>
                <w:tcW w:w="1050" w:type="dxa"/>
              </w:tcPr>
            </w:tcPrChange>
          </w:tcPr>
          <w:p w14:paraId="6991436F" w14:textId="77777777" w:rsidR="00D95A64" w:rsidRDefault="00D95A64">
            <w:pPr>
              <w:rPr>
                <w:ins w:id="1799" w:author="Alondra Vega Pacheco" w:date="2025-09-12T18:34:00Z" w16du:dateUtc="2025-09-12T23:34:00Z"/>
              </w:rPr>
            </w:pPr>
            <w:ins w:id="1800" w:author="Alondra Vega Pacheco" w:date="2025-09-12T18:34:00Z" w16du:dateUtc="2025-09-12T23:34:00Z">
              <w:r>
                <w:t>AI</w:t>
              </w:r>
            </w:ins>
          </w:p>
        </w:tc>
        <w:tc>
          <w:tcPr>
            <w:tcW w:w="0" w:type="dxa"/>
            <w:tcPrChange w:id="1801" w:author="Alondra Vega Pacheco" w:date="2025-09-12T18:27:00Z" w16du:dateUtc="2025-09-12T23:27:00Z">
              <w:tcPr>
                <w:tcW w:w="9030" w:type="dxa"/>
              </w:tcPr>
            </w:tcPrChange>
          </w:tcPr>
          <w:p w14:paraId="04D4E05B" w14:textId="77777777" w:rsidR="00D95A64" w:rsidRDefault="00D95A64">
            <w:pPr>
              <w:cnfStyle w:val="000000000000" w:firstRow="0" w:lastRow="0" w:firstColumn="0" w:lastColumn="0" w:oddVBand="0" w:evenVBand="0" w:oddHBand="0" w:evenHBand="0" w:firstRowFirstColumn="0" w:firstRowLastColumn="0" w:lastRowFirstColumn="0" w:lastRowLastColumn="0"/>
              <w:rPr>
                <w:ins w:id="1802" w:author="Alondra Vega Pacheco" w:date="2025-09-12T18:34:00Z" w16du:dateUtc="2025-09-12T23:34:00Z"/>
              </w:rPr>
            </w:pPr>
            <w:ins w:id="1803" w:author="Alondra Vega Pacheco" w:date="2025-09-12T18:34:00Z" w16du:dateUtc="2025-09-12T23:34:00Z">
              <w:r>
                <w:t xml:space="preserve">Artificial Intelligence – Technologies enabling automated reasoning, natural language processing and predictive analytics (e.g. Ask AI, mood detection) </w:t>
              </w:r>
            </w:ins>
          </w:p>
        </w:tc>
      </w:tr>
      <w:tr w:rsidR="00D95A64" w14:paraId="2BE18AE1" w14:textId="77777777">
        <w:trPr>
          <w:trHeight w:val="300"/>
          <w:ins w:id="1804" w:author="Alondra Vega Pacheco" w:date="2025-09-12T18:34:00Z"/>
          <w:trPrChange w:id="1805"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806" w:author="Alondra Vega Pacheco" w:date="2025-09-12T18:27:00Z" w16du:dateUtc="2025-09-12T23:27:00Z">
              <w:tcPr>
                <w:tcW w:w="1050" w:type="dxa"/>
              </w:tcPr>
            </w:tcPrChange>
          </w:tcPr>
          <w:p w14:paraId="6F93279B" w14:textId="77777777" w:rsidR="00D95A64" w:rsidRDefault="00D95A64">
            <w:pPr>
              <w:rPr>
                <w:ins w:id="1807" w:author="Alondra Vega Pacheco" w:date="2025-09-12T18:34:00Z" w16du:dateUtc="2025-09-12T23:34:00Z"/>
              </w:rPr>
            </w:pPr>
            <w:ins w:id="1808" w:author="Alondra Vega Pacheco" w:date="2025-09-12T18:34:00Z" w16du:dateUtc="2025-09-12T23:34:00Z">
              <w:r>
                <w:t>API</w:t>
              </w:r>
            </w:ins>
          </w:p>
        </w:tc>
        <w:tc>
          <w:tcPr>
            <w:tcW w:w="0" w:type="dxa"/>
            <w:tcPrChange w:id="1809" w:author="Alondra Vega Pacheco" w:date="2025-09-12T18:27:00Z" w16du:dateUtc="2025-09-12T23:27:00Z">
              <w:tcPr>
                <w:tcW w:w="9030" w:type="dxa"/>
              </w:tcPr>
            </w:tcPrChange>
          </w:tcPr>
          <w:p w14:paraId="7B634F2E" w14:textId="77777777" w:rsidR="00D95A64" w:rsidRDefault="00D95A64">
            <w:pPr>
              <w:cnfStyle w:val="000000000000" w:firstRow="0" w:lastRow="0" w:firstColumn="0" w:lastColumn="0" w:oddVBand="0" w:evenVBand="0" w:oddHBand="0" w:evenHBand="0" w:firstRowFirstColumn="0" w:firstRowLastColumn="0" w:lastRowFirstColumn="0" w:lastRowLastColumn="0"/>
              <w:rPr>
                <w:ins w:id="1810" w:author="Alondra Vega Pacheco" w:date="2025-09-12T18:34:00Z" w16du:dateUtc="2025-09-12T23:34:00Z"/>
              </w:rPr>
            </w:pPr>
            <w:ins w:id="1811" w:author="Alondra Vega Pacheco" w:date="2025-09-12T18:34:00Z" w16du:dateUtc="2025-09-12T23:34:00Z">
              <w:r>
                <w:t>Application Programming Interface – A set of defined rules enabling communication between software components. CareConnect uses REST/</w:t>
              </w:r>
              <w:proofErr w:type="spellStart"/>
              <w:r>
                <w:t>GraphQL</w:t>
              </w:r>
              <w:proofErr w:type="spellEnd"/>
              <w:r>
                <w:t xml:space="preserve"> APIs for integration</w:t>
              </w:r>
            </w:ins>
          </w:p>
        </w:tc>
      </w:tr>
      <w:tr w:rsidR="00D95A64" w14:paraId="4E89E9C7" w14:textId="77777777">
        <w:trPr>
          <w:trHeight w:val="300"/>
          <w:ins w:id="1812" w:author="Alondra Vega Pacheco" w:date="2025-09-12T18:34:00Z"/>
          <w:trPrChange w:id="1813"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814" w:author="Alondra Vega Pacheco" w:date="2025-09-12T18:27:00Z" w16du:dateUtc="2025-09-12T23:27:00Z">
              <w:tcPr>
                <w:tcW w:w="1050" w:type="dxa"/>
              </w:tcPr>
            </w:tcPrChange>
          </w:tcPr>
          <w:p w14:paraId="06999443" w14:textId="77777777" w:rsidR="00D95A64" w:rsidRDefault="00D95A64">
            <w:pPr>
              <w:rPr>
                <w:ins w:id="1815" w:author="Alondra Vega Pacheco" w:date="2025-09-12T18:34:00Z" w16du:dateUtc="2025-09-12T23:34:00Z"/>
              </w:rPr>
            </w:pPr>
            <w:ins w:id="1816" w:author="Alondra Vega Pacheco" w:date="2025-09-12T18:34:00Z" w16du:dateUtc="2025-09-12T23:34:00Z">
              <w:r>
                <w:t>APP</w:t>
              </w:r>
            </w:ins>
          </w:p>
        </w:tc>
        <w:tc>
          <w:tcPr>
            <w:tcW w:w="0" w:type="dxa"/>
            <w:tcPrChange w:id="1817" w:author="Alondra Vega Pacheco" w:date="2025-09-12T18:27:00Z" w16du:dateUtc="2025-09-12T23:27:00Z">
              <w:tcPr>
                <w:tcW w:w="9030" w:type="dxa"/>
              </w:tcPr>
            </w:tcPrChange>
          </w:tcPr>
          <w:p w14:paraId="4CD97C7F" w14:textId="77777777" w:rsidR="00D95A64" w:rsidRDefault="00D95A64">
            <w:pPr>
              <w:cnfStyle w:val="000000000000" w:firstRow="0" w:lastRow="0" w:firstColumn="0" w:lastColumn="0" w:oddVBand="0" w:evenVBand="0" w:oddHBand="0" w:evenHBand="0" w:firstRowFirstColumn="0" w:firstRowLastColumn="0" w:lastRowFirstColumn="0" w:lastRowLastColumn="0"/>
              <w:rPr>
                <w:ins w:id="1818" w:author="Alondra Vega Pacheco" w:date="2025-09-12T18:34:00Z" w16du:dateUtc="2025-09-12T23:34:00Z"/>
              </w:rPr>
            </w:pPr>
            <w:ins w:id="1819" w:author="Alondra Vega Pacheco" w:date="2025-09-12T18:34:00Z" w16du:dateUtc="2025-09-12T23:34:00Z">
              <w:r>
                <w:t>Application – Refers to the CareConnect mobile/web application</w:t>
              </w:r>
            </w:ins>
          </w:p>
        </w:tc>
      </w:tr>
      <w:tr w:rsidR="00D95A64" w14:paraId="4526A621" w14:textId="77777777">
        <w:trPr>
          <w:trHeight w:val="300"/>
          <w:ins w:id="1820" w:author="Alondra Vega Pacheco" w:date="2025-09-12T18:34:00Z"/>
          <w:trPrChange w:id="1821"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822" w:author="Alondra Vega Pacheco" w:date="2025-09-12T18:27:00Z" w16du:dateUtc="2025-09-12T23:27:00Z">
              <w:tcPr>
                <w:tcW w:w="1050" w:type="dxa"/>
              </w:tcPr>
            </w:tcPrChange>
          </w:tcPr>
          <w:p w14:paraId="1BDA68BD" w14:textId="77777777" w:rsidR="00D95A64" w:rsidRDefault="00D95A64">
            <w:pPr>
              <w:rPr>
                <w:ins w:id="1823" w:author="Alondra Vega Pacheco" w:date="2025-09-12T18:34:00Z" w16du:dateUtc="2025-09-12T23:34:00Z"/>
              </w:rPr>
            </w:pPr>
            <w:ins w:id="1824" w:author="Alondra Vega Pacheco" w:date="2025-09-12T18:34:00Z" w16du:dateUtc="2025-09-12T23:34:00Z">
              <w:r>
                <w:t>ASL</w:t>
              </w:r>
            </w:ins>
          </w:p>
        </w:tc>
        <w:tc>
          <w:tcPr>
            <w:tcW w:w="0" w:type="dxa"/>
            <w:tcPrChange w:id="1825" w:author="Alondra Vega Pacheco" w:date="2025-09-12T18:27:00Z" w16du:dateUtc="2025-09-12T23:27:00Z">
              <w:tcPr>
                <w:tcW w:w="9030" w:type="dxa"/>
              </w:tcPr>
            </w:tcPrChange>
          </w:tcPr>
          <w:p w14:paraId="24F0CE4A" w14:textId="77777777" w:rsidR="00D95A64" w:rsidRDefault="00D95A64">
            <w:pPr>
              <w:cnfStyle w:val="000000000000" w:firstRow="0" w:lastRow="0" w:firstColumn="0" w:lastColumn="0" w:oddVBand="0" w:evenVBand="0" w:oddHBand="0" w:evenHBand="0" w:firstRowFirstColumn="0" w:firstRowLastColumn="0" w:lastRowFirstColumn="0" w:lastRowLastColumn="0"/>
              <w:rPr>
                <w:ins w:id="1826" w:author="Alondra Vega Pacheco" w:date="2025-09-12T18:34:00Z" w16du:dateUtc="2025-09-12T23:34:00Z"/>
              </w:rPr>
            </w:pPr>
            <w:ins w:id="1827" w:author="Alondra Vega Pacheco" w:date="2025-09-12T18:34:00Z" w16du:dateUtc="2025-09-12T23:34:00Z">
              <w:r>
                <w:t>American Sign Language – Automated text-to-sign-language conversation feature to improve accessibility</w:t>
              </w:r>
            </w:ins>
          </w:p>
        </w:tc>
      </w:tr>
      <w:tr w:rsidR="00D95A64" w14:paraId="56FE5D02" w14:textId="77777777">
        <w:trPr>
          <w:trHeight w:val="300"/>
          <w:ins w:id="1828" w:author="Alondra Vega Pacheco" w:date="2025-09-12T18:34:00Z"/>
          <w:trPrChange w:id="1829"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830" w:author="Alondra Vega Pacheco" w:date="2025-09-12T18:27:00Z" w16du:dateUtc="2025-09-12T23:27:00Z">
              <w:tcPr>
                <w:tcW w:w="1050" w:type="dxa"/>
              </w:tcPr>
            </w:tcPrChange>
          </w:tcPr>
          <w:p w14:paraId="76C01122" w14:textId="77777777" w:rsidR="00D95A64" w:rsidRDefault="00D95A64">
            <w:pPr>
              <w:rPr>
                <w:ins w:id="1831" w:author="Alondra Vega Pacheco" w:date="2025-09-12T18:34:00Z" w16du:dateUtc="2025-09-12T23:34:00Z"/>
              </w:rPr>
            </w:pPr>
            <w:ins w:id="1832" w:author="Alondra Vega Pacheco" w:date="2025-09-12T18:34:00Z" w16du:dateUtc="2025-09-12T23:34:00Z">
              <w:r>
                <w:t>AWS</w:t>
              </w:r>
            </w:ins>
          </w:p>
        </w:tc>
        <w:tc>
          <w:tcPr>
            <w:tcW w:w="0" w:type="dxa"/>
            <w:tcPrChange w:id="1833" w:author="Alondra Vega Pacheco" w:date="2025-09-12T18:27:00Z" w16du:dateUtc="2025-09-12T23:27:00Z">
              <w:tcPr>
                <w:tcW w:w="9030" w:type="dxa"/>
              </w:tcPr>
            </w:tcPrChange>
          </w:tcPr>
          <w:p w14:paraId="415E3AB1" w14:textId="77777777" w:rsidR="00D95A64" w:rsidRDefault="00D95A64">
            <w:pPr>
              <w:cnfStyle w:val="000000000000" w:firstRow="0" w:lastRow="0" w:firstColumn="0" w:lastColumn="0" w:oddVBand="0" w:evenVBand="0" w:oddHBand="0" w:evenHBand="0" w:firstRowFirstColumn="0" w:firstRowLastColumn="0" w:lastRowFirstColumn="0" w:lastRowLastColumn="0"/>
              <w:rPr>
                <w:ins w:id="1834" w:author="Alondra Vega Pacheco" w:date="2025-09-12T18:34:00Z" w16du:dateUtc="2025-09-12T23:34:00Z"/>
              </w:rPr>
            </w:pPr>
            <w:ins w:id="1835" w:author="Alondra Vega Pacheco" w:date="2025-09-12T18:34:00Z" w16du:dateUtc="2025-09-12T23:34:00Z">
              <w:r>
                <w:t>Amazon Web Services – Cloud provider used for hosting, storage, security, and serverless architecture</w:t>
              </w:r>
            </w:ins>
          </w:p>
        </w:tc>
      </w:tr>
      <w:tr w:rsidR="00D95A64" w14:paraId="73ED3D32" w14:textId="77777777">
        <w:trPr>
          <w:trHeight w:val="300"/>
          <w:ins w:id="1836" w:author="Alondra Vega Pacheco" w:date="2025-09-12T18:34:00Z"/>
          <w:trPrChange w:id="1837"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838" w:author="Alondra Vega Pacheco" w:date="2025-09-12T18:27:00Z" w16du:dateUtc="2025-09-12T23:27:00Z">
              <w:tcPr>
                <w:tcW w:w="1050" w:type="dxa"/>
              </w:tcPr>
            </w:tcPrChange>
          </w:tcPr>
          <w:p w14:paraId="77430538" w14:textId="77777777" w:rsidR="00D95A64" w:rsidRDefault="00D95A64">
            <w:pPr>
              <w:rPr>
                <w:ins w:id="1839" w:author="Alondra Vega Pacheco" w:date="2025-09-12T18:34:00Z" w16du:dateUtc="2025-09-12T23:34:00Z"/>
              </w:rPr>
            </w:pPr>
            <w:ins w:id="1840" w:author="Alondra Vega Pacheco" w:date="2025-09-12T18:34:00Z" w16du:dateUtc="2025-09-12T23:34:00Z">
              <w:r>
                <w:t>BA</w:t>
              </w:r>
            </w:ins>
          </w:p>
        </w:tc>
        <w:tc>
          <w:tcPr>
            <w:tcW w:w="0" w:type="dxa"/>
            <w:tcPrChange w:id="1841" w:author="Alondra Vega Pacheco" w:date="2025-09-12T18:27:00Z" w16du:dateUtc="2025-09-12T23:27:00Z">
              <w:tcPr>
                <w:tcW w:w="9030" w:type="dxa"/>
              </w:tcPr>
            </w:tcPrChange>
          </w:tcPr>
          <w:p w14:paraId="612C19F9" w14:textId="77777777" w:rsidR="00D95A64" w:rsidRDefault="00D95A64">
            <w:pPr>
              <w:cnfStyle w:val="000000000000" w:firstRow="0" w:lastRow="0" w:firstColumn="0" w:lastColumn="0" w:oddVBand="0" w:evenVBand="0" w:oddHBand="0" w:evenHBand="0" w:firstRowFirstColumn="0" w:firstRowLastColumn="0" w:lastRowFirstColumn="0" w:lastRowLastColumn="0"/>
              <w:rPr>
                <w:ins w:id="1842" w:author="Alondra Vega Pacheco" w:date="2025-09-12T18:34:00Z" w16du:dateUtc="2025-09-12T23:34:00Z"/>
              </w:rPr>
            </w:pPr>
            <w:ins w:id="1843" w:author="Alondra Vega Pacheco" w:date="2025-09-12T18:34:00Z" w16du:dateUtc="2025-09-12T23:34:00Z">
              <w:r>
                <w:t>Business Analyst – Role responsible for gathering requirements, stakeholder communication, and requirements traceability</w:t>
              </w:r>
            </w:ins>
          </w:p>
        </w:tc>
      </w:tr>
      <w:tr w:rsidR="00D95A64" w14:paraId="528E127B" w14:textId="77777777">
        <w:trPr>
          <w:trHeight w:val="300"/>
          <w:ins w:id="1844" w:author="Alondra Vega Pacheco" w:date="2025-09-12T18:34:00Z"/>
          <w:trPrChange w:id="1845"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846" w:author="Alondra Vega Pacheco" w:date="2025-09-12T18:27:00Z" w16du:dateUtc="2025-09-12T23:27:00Z">
              <w:tcPr>
                <w:tcW w:w="1050" w:type="dxa"/>
              </w:tcPr>
            </w:tcPrChange>
          </w:tcPr>
          <w:p w14:paraId="6F519BE6" w14:textId="77777777" w:rsidR="00D95A64" w:rsidRDefault="00D95A64">
            <w:pPr>
              <w:rPr>
                <w:ins w:id="1847" w:author="Alondra Vega Pacheco" w:date="2025-09-12T18:34:00Z" w16du:dateUtc="2025-09-12T23:34:00Z"/>
              </w:rPr>
            </w:pPr>
            <w:ins w:id="1848" w:author="Alondra Vega Pacheco" w:date="2025-09-12T18:34:00Z" w16du:dateUtc="2025-09-12T23:34:00Z">
              <w:r>
                <w:t>BFF</w:t>
              </w:r>
            </w:ins>
          </w:p>
        </w:tc>
        <w:tc>
          <w:tcPr>
            <w:tcW w:w="0" w:type="dxa"/>
            <w:tcPrChange w:id="1849" w:author="Alondra Vega Pacheco" w:date="2025-09-12T18:27:00Z" w16du:dateUtc="2025-09-12T23:27:00Z">
              <w:tcPr>
                <w:tcW w:w="9030" w:type="dxa"/>
              </w:tcPr>
            </w:tcPrChange>
          </w:tcPr>
          <w:p w14:paraId="28D6C69C" w14:textId="77777777" w:rsidR="00D95A64" w:rsidRDefault="00D95A64">
            <w:pPr>
              <w:cnfStyle w:val="000000000000" w:firstRow="0" w:lastRow="0" w:firstColumn="0" w:lastColumn="0" w:oddVBand="0" w:evenVBand="0" w:oddHBand="0" w:evenHBand="0" w:firstRowFirstColumn="0" w:firstRowLastColumn="0" w:lastRowFirstColumn="0" w:lastRowLastColumn="0"/>
              <w:rPr>
                <w:ins w:id="1850" w:author="Alondra Vega Pacheco" w:date="2025-09-12T18:34:00Z" w16du:dateUtc="2025-09-12T23:34:00Z"/>
              </w:rPr>
            </w:pPr>
            <w:ins w:id="1851" w:author="Alondra Vega Pacheco" w:date="2025-09-12T18:34:00Z" w16du:dateUtc="2025-09-12T23:34:00Z">
              <w:r>
                <w:t>Backend-for-Frontend – API layer that aggregates microservice calls to optimize app performance</w:t>
              </w:r>
            </w:ins>
          </w:p>
        </w:tc>
      </w:tr>
      <w:tr w:rsidR="00D95A64" w14:paraId="40EF428C" w14:textId="77777777">
        <w:trPr>
          <w:trHeight w:val="300"/>
          <w:ins w:id="1852" w:author="Alondra Vega Pacheco" w:date="2025-09-12T18:34:00Z"/>
          <w:trPrChange w:id="1853"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854" w:author="Alondra Vega Pacheco" w:date="2025-09-12T18:27:00Z" w16du:dateUtc="2025-09-12T23:27:00Z">
              <w:tcPr>
                <w:tcW w:w="1050" w:type="dxa"/>
              </w:tcPr>
            </w:tcPrChange>
          </w:tcPr>
          <w:p w14:paraId="2F67E149" w14:textId="77777777" w:rsidR="00D95A64" w:rsidRDefault="00D95A64">
            <w:pPr>
              <w:rPr>
                <w:ins w:id="1855" w:author="Alondra Vega Pacheco" w:date="2025-09-12T18:34:00Z" w16du:dateUtc="2025-09-12T23:34:00Z"/>
              </w:rPr>
            </w:pPr>
            <w:ins w:id="1856" w:author="Alondra Vega Pacheco" w:date="2025-09-12T18:34:00Z" w16du:dateUtc="2025-09-12T23:34:00Z">
              <w:r>
                <w:t>CI/CD</w:t>
              </w:r>
            </w:ins>
          </w:p>
        </w:tc>
        <w:tc>
          <w:tcPr>
            <w:tcW w:w="0" w:type="dxa"/>
            <w:tcPrChange w:id="1857" w:author="Alondra Vega Pacheco" w:date="2025-09-12T18:27:00Z" w16du:dateUtc="2025-09-12T23:27:00Z">
              <w:tcPr>
                <w:tcW w:w="9030" w:type="dxa"/>
              </w:tcPr>
            </w:tcPrChange>
          </w:tcPr>
          <w:p w14:paraId="3F3A76E0" w14:textId="77777777" w:rsidR="00D95A64" w:rsidRDefault="00D95A64">
            <w:pPr>
              <w:cnfStyle w:val="000000000000" w:firstRow="0" w:lastRow="0" w:firstColumn="0" w:lastColumn="0" w:oddVBand="0" w:evenVBand="0" w:oddHBand="0" w:evenHBand="0" w:firstRowFirstColumn="0" w:firstRowLastColumn="0" w:lastRowFirstColumn="0" w:lastRowLastColumn="0"/>
              <w:rPr>
                <w:ins w:id="1858" w:author="Alondra Vega Pacheco" w:date="2025-09-12T18:34:00Z" w16du:dateUtc="2025-09-12T23:34:00Z"/>
              </w:rPr>
            </w:pPr>
            <w:ins w:id="1859" w:author="Alondra Vega Pacheco" w:date="2025-09-12T18:34:00Z" w16du:dateUtc="2025-09-12T23:34:00Z">
              <w:r>
                <w:t>Continuous Integration / Continuous Deployment – Automation pipeline for testing, building, and deploying software</w:t>
              </w:r>
            </w:ins>
          </w:p>
        </w:tc>
      </w:tr>
      <w:tr w:rsidR="00D95A64" w14:paraId="52D9BFA1" w14:textId="77777777">
        <w:trPr>
          <w:trHeight w:val="300"/>
          <w:ins w:id="1860" w:author="Alondra Vega Pacheco" w:date="2025-09-12T18:34:00Z"/>
          <w:trPrChange w:id="1861"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862" w:author="Alondra Vega Pacheco" w:date="2025-09-12T18:27:00Z" w16du:dateUtc="2025-09-12T23:27:00Z">
              <w:tcPr>
                <w:tcW w:w="1050" w:type="dxa"/>
              </w:tcPr>
            </w:tcPrChange>
          </w:tcPr>
          <w:p w14:paraId="35D8C02A" w14:textId="77777777" w:rsidR="00D95A64" w:rsidRDefault="00D95A64">
            <w:pPr>
              <w:rPr>
                <w:ins w:id="1863" w:author="Alondra Vega Pacheco" w:date="2025-09-12T18:34:00Z" w16du:dateUtc="2025-09-12T23:34:00Z"/>
              </w:rPr>
            </w:pPr>
            <w:ins w:id="1864" w:author="Alondra Vega Pacheco" w:date="2025-09-12T18:34:00Z" w16du:dateUtc="2025-09-12T23:34:00Z">
              <w:r>
                <w:t>CSV</w:t>
              </w:r>
            </w:ins>
          </w:p>
        </w:tc>
        <w:tc>
          <w:tcPr>
            <w:tcW w:w="0" w:type="dxa"/>
            <w:tcPrChange w:id="1865" w:author="Alondra Vega Pacheco" w:date="2025-09-12T18:27:00Z" w16du:dateUtc="2025-09-12T23:27:00Z">
              <w:tcPr>
                <w:tcW w:w="9030" w:type="dxa"/>
              </w:tcPr>
            </w:tcPrChange>
          </w:tcPr>
          <w:p w14:paraId="5750D3CA" w14:textId="77777777" w:rsidR="00D95A64" w:rsidRDefault="00D95A64">
            <w:pPr>
              <w:cnfStyle w:val="000000000000" w:firstRow="0" w:lastRow="0" w:firstColumn="0" w:lastColumn="0" w:oddVBand="0" w:evenVBand="0" w:oddHBand="0" w:evenHBand="0" w:firstRowFirstColumn="0" w:firstRowLastColumn="0" w:lastRowFirstColumn="0" w:lastRowLastColumn="0"/>
              <w:rPr>
                <w:ins w:id="1866" w:author="Alondra Vega Pacheco" w:date="2025-09-12T18:34:00Z" w16du:dateUtc="2025-09-12T23:34:00Z"/>
              </w:rPr>
            </w:pPr>
            <w:ins w:id="1867" w:author="Alondra Vega Pacheco" w:date="2025-09-12T18:34:00Z" w16du:dateUtc="2025-09-12T23:34:00Z">
              <w:r>
                <w:t>Comm-Separated Values – File format used for data export and reporting</w:t>
              </w:r>
            </w:ins>
          </w:p>
        </w:tc>
      </w:tr>
      <w:tr w:rsidR="00D95A64" w14:paraId="020A10E0" w14:textId="77777777">
        <w:trPr>
          <w:trHeight w:val="300"/>
          <w:ins w:id="1868" w:author="Alondra Vega Pacheco" w:date="2025-09-12T18:34:00Z"/>
          <w:trPrChange w:id="1869"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870" w:author="Alondra Vega Pacheco" w:date="2025-09-12T18:27:00Z" w16du:dateUtc="2025-09-12T23:27:00Z">
              <w:tcPr>
                <w:tcW w:w="1050" w:type="dxa"/>
              </w:tcPr>
            </w:tcPrChange>
          </w:tcPr>
          <w:p w14:paraId="069955C3" w14:textId="77777777" w:rsidR="00D95A64" w:rsidRDefault="00D95A64">
            <w:pPr>
              <w:rPr>
                <w:ins w:id="1871" w:author="Alondra Vega Pacheco" w:date="2025-09-12T18:34:00Z" w16du:dateUtc="2025-09-12T23:34:00Z"/>
              </w:rPr>
            </w:pPr>
            <w:ins w:id="1872" w:author="Alondra Vega Pacheco" w:date="2025-09-12T18:34:00Z" w16du:dateUtc="2025-09-12T23:34:00Z">
              <w:r>
                <w:t>DB</w:t>
              </w:r>
            </w:ins>
          </w:p>
        </w:tc>
        <w:tc>
          <w:tcPr>
            <w:tcW w:w="0" w:type="dxa"/>
            <w:tcPrChange w:id="1873" w:author="Alondra Vega Pacheco" w:date="2025-09-12T18:27:00Z" w16du:dateUtc="2025-09-12T23:27:00Z">
              <w:tcPr>
                <w:tcW w:w="9030" w:type="dxa"/>
              </w:tcPr>
            </w:tcPrChange>
          </w:tcPr>
          <w:p w14:paraId="437BDE40" w14:textId="77777777" w:rsidR="00D95A64" w:rsidRDefault="00D95A64">
            <w:pPr>
              <w:cnfStyle w:val="000000000000" w:firstRow="0" w:lastRow="0" w:firstColumn="0" w:lastColumn="0" w:oddVBand="0" w:evenVBand="0" w:oddHBand="0" w:evenHBand="0" w:firstRowFirstColumn="0" w:firstRowLastColumn="0" w:lastRowFirstColumn="0" w:lastRowLastColumn="0"/>
              <w:rPr>
                <w:ins w:id="1874" w:author="Alondra Vega Pacheco" w:date="2025-09-12T18:34:00Z" w16du:dateUtc="2025-09-12T23:34:00Z"/>
              </w:rPr>
            </w:pPr>
            <w:ins w:id="1875" w:author="Alondra Vega Pacheco" w:date="2025-09-12T18:34:00Z" w16du:dateUtc="2025-09-12T23:34:00Z">
              <w:r>
                <w:t xml:space="preserve">Database – Structured data store; CareConnect uses AWS RDS PostgreSQL, DynamoDB, and Timestream. </w:t>
              </w:r>
            </w:ins>
          </w:p>
        </w:tc>
      </w:tr>
      <w:tr w:rsidR="00D95A64" w14:paraId="4CA0BD39" w14:textId="77777777">
        <w:trPr>
          <w:trHeight w:val="300"/>
          <w:ins w:id="1876" w:author="Alondra Vega Pacheco" w:date="2025-09-12T18:34:00Z"/>
          <w:trPrChange w:id="1877"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878" w:author="Alondra Vega Pacheco" w:date="2025-09-12T18:27:00Z" w16du:dateUtc="2025-09-12T23:27:00Z">
              <w:tcPr>
                <w:tcW w:w="1050" w:type="dxa"/>
              </w:tcPr>
            </w:tcPrChange>
          </w:tcPr>
          <w:p w14:paraId="573609C3" w14:textId="77777777" w:rsidR="00D95A64" w:rsidRDefault="00D95A64">
            <w:pPr>
              <w:rPr>
                <w:ins w:id="1879" w:author="Alondra Vega Pacheco" w:date="2025-09-12T18:34:00Z" w16du:dateUtc="2025-09-12T23:34:00Z"/>
              </w:rPr>
            </w:pPr>
            <w:ins w:id="1880" w:author="Alondra Vega Pacheco" w:date="2025-09-12T18:34:00Z" w16du:dateUtc="2025-09-12T23:34:00Z">
              <w:r>
                <w:t>DevOps</w:t>
              </w:r>
            </w:ins>
          </w:p>
        </w:tc>
        <w:tc>
          <w:tcPr>
            <w:tcW w:w="0" w:type="dxa"/>
            <w:tcPrChange w:id="1881" w:author="Alondra Vega Pacheco" w:date="2025-09-12T18:27:00Z" w16du:dateUtc="2025-09-12T23:27:00Z">
              <w:tcPr>
                <w:tcW w:w="9030" w:type="dxa"/>
              </w:tcPr>
            </w:tcPrChange>
          </w:tcPr>
          <w:p w14:paraId="4F215402" w14:textId="77777777" w:rsidR="00D95A64" w:rsidRDefault="00D95A64">
            <w:pPr>
              <w:cnfStyle w:val="000000000000" w:firstRow="0" w:lastRow="0" w:firstColumn="0" w:lastColumn="0" w:oddVBand="0" w:evenVBand="0" w:oddHBand="0" w:evenHBand="0" w:firstRowFirstColumn="0" w:firstRowLastColumn="0" w:lastRowFirstColumn="0" w:lastRowLastColumn="0"/>
              <w:rPr>
                <w:ins w:id="1882" w:author="Alondra Vega Pacheco" w:date="2025-09-12T18:34:00Z" w16du:dateUtc="2025-09-12T23:34:00Z"/>
              </w:rPr>
            </w:pPr>
            <w:ins w:id="1883" w:author="Alondra Vega Pacheco" w:date="2025-09-12T18:34:00Z" w16du:dateUtc="2025-09-12T23:34:00Z">
              <w:r>
                <w:t xml:space="preserve">Development &amp; Operations – Practices for automating software delivery, infrastructure and monitoring. </w:t>
              </w:r>
            </w:ins>
          </w:p>
        </w:tc>
      </w:tr>
      <w:tr w:rsidR="00D95A64" w14:paraId="714EDAEB" w14:textId="77777777">
        <w:trPr>
          <w:trHeight w:val="300"/>
          <w:ins w:id="1884" w:author="Alondra Vega Pacheco" w:date="2025-09-12T18:34:00Z"/>
          <w:trPrChange w:id="1885"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886" w:author="Alondra Vega Pacheco" w:date="2025-09-12T18:27:00Z" w16du:dateUtc="2025-09-12T23:27:00Z">
              <w:tcPr>
                <w:tcW w:w="1050" w:type="dxa"/>
              </w:tcPr>
            </w:tcPrChange>
          </w:tcPr>
          <w:p w14:paraId="4D880E25" w14:textId="77777777" w:rsidR="00D95A64" w:rsidRPr="007E6E3E" w:rsidRDefault="00D95A64">
            <w:pPr>
              <w:spacing w:after="180"/>
              <w:rPr>
                <w:ins w:id="1887" w:author="Alondra Vega Pacheco" w:date="2025-09-12T18:34:00Z" w16du:dateUtc="2025-09-12T23:34:00Z"/>
                <w:color w:val="222222"/>
                <w:sz w:val="24"/>
                <w:szCs w:val="24"/>
              </w:rPr>
            </w:pPr>
            <w:ins w:id="1888" w:author="Alondra Vega Pacheco" w:date="2025-09-12T18:34:00Z" w16du:dateUtc="2025-09-12T23:34:00Z">
              <w:r w:rsidRPr="007E6E3E">
                <w:rPr>
                  <w:color w:val="222222"/>
                  <w:sz w:val="24"/>
                  <w:szCs w:val="24"/>
                </w:rPr>
                <w:t>DR</w:t>
              </w:r>
            </w:ins>
          </w:p>
        </w:tc>
        <w:tc>
          <w:tcPr>
            <w:tcW w:w="0" w:type="dxa"/>
            <w:tcPrChange w:id="1889" w:author="Alondra Vega Pacheco" w:date="2025-09-12T18:27:00Z" w16du:dateUtc="2025-09-12T23:27:00Z">
              <w:tcPr>
                <w:tcW w:w="9030" w:type="dxa"/>
              </w:tcPr>
            </w:tcPrChange>
          </w:tcPr>
          <w:p w14:paraId="7793847E"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1890" w:author="Alondra Vega Pacheco" w:date="2025-09-12T18:34:00Z" w16du:dateUtc="2025-09-12T23:34:00Z"/>
                <w:color w:val="222222"/>
                <w:sz w:val="24"/>
                <w:szCs w:val="24"/>
              </w:rPr>
            </w:pPr>
            <w:ins w:id="1891" w:author="Alondra Vega Pacheco" w:date="2025-09-12T18:34:00Z" w16du:dateUtc="2025-09-12T23:34:00Z">
              <w:r w:rsidRPr="648108D3">
                <w:rPr>
                  <w:color w:val="222222"/>
                  <w:sz w:val="24"/>
                  <w:szCs w:val="24"/>
                </w:rPr>
                <w:t xml:space="preserve">Disaster Recovery – Process to restore systems and data after outages; includes backups and multi-region </w:t>
              </w:r>
              <w:del w:id="1892" w:author="Lidia Rocha" w:date="2025-09-02T17:46:00Z">
                <w:r w:rsidRPr="648108D3" w:rsidDel="08CA8CC5">
                  <w:rPr>
                    <w:color w:val="222222"/>
                    <w:sz w:val="24"/>
                    <w:szCs w:val="24"/>
                  </w:rPr>
                  <w:delText>failover .</w:delText>
                </w:r>
              </w:del>
              <w:r w:rsidRPr="648108D3">
                <w:rPr>
                  <w:color w:val="222222"/>
                  <w:sz w:val="24"/>
                  <w:szCs w:val="24"/>
                </w:rPr>
                <w:t>failover.</w:t>
              </w:r>
            </w:ins>
          </w:p>
        </w:tc>
      </w:tr>
      <w:tr w:rsidR="00D95A64" w14:paraId="00E6B0B5" w14:textId="77777777">
        <w:trPr>
          <w:trHeight w:val="300"/>
          <w:ins w:id="1893" w:author="Alondra Vega Pacheco" w:date="2025-09-12T18:34:00Z"/>
          <w:trPrChange w:id="1894"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895" w:author="Alondra Vega Pacheco" w:date="2025-09-12T18:27:00Z" w16du:dateUtc="2025-09-12T23:27:00Z">
              <w:tcPr>
                <w:tcW w:w="1050" w:type="dxa"/>
              </w:tcPr>
            </w:tcPrChange>
          </w:tcPr>
          <w:p w14:paraId="79316107" w14:textId="77777777" w:rsidR="00D95A64" w:rsidRPr="007E6E3E" w:rsidRDefault="00D95A64">
            <w:pPr>
              <w:spacing w:after="180"/>
              <w:rPr>
                <w:ins w:id="1896" w:author="Alondra Vega Pacheco" w:date="2025-09-12T18:34:00Z" w16du:dateUtc="2025-09-12T23:34:00Z"/>
                <w:color w:val="222222"/>
                <w:sz w:val="24"/>
                <w:szCs w:val="24"/>
              </w:rPr>
            </w:pPr>
            <w:ins w:id="1897" w:author="Alondra Vega Pacheco" w:date="2025-09-12T18:34:00Z" w16du:dateUtc="2025-09-12T23:34:00Z">
              <w:r w:rsidRPr="007E6E3E">
                <w:rPr>
                  <w:color w:val="222222"/>
                  <w:sz w:val="24"/>
                  <w:szCs w:val="24"/>
                </w:rPr>
                <w:t>ECS</w:t>
              </w:r>
            </w:ins>
          </w:p>
        </w:tc>
        <w:tc>
          <w:tcPr>
            <w:tcW w:w="0" w:type="dxa"/>
            <w:tcPrChange w:id="1898" w:author="Alondra Vega Pacheco" w:date="2025-09-12T18:27:00Z" w16du:dateUtc="2025-09-12T23:27:00Z">
              <w:tcPr>
                <w:tcW w:w="9030" w:type="dxa"/>
              </w:tcPr>
            </w:tcPrChange>
          </w:tcPr>
          <w:p w14:paraId="76644CE4"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1899" w:author="Alondra Vega Pacheco" w:date="2025-09-12T18:34:00Z" w16du:dateUtc="2025-09-12T23:34:00Z"/>
                <w:color w:val="222222"/>
                <w:sz w:val="24"/>
                <w:szCs w:val="24"/>
              </w:rPr>
            </w:pPr>
            <w:ins w:id="1900" w:author="Alondra Vega Pacheco" w:date="2025-09-12T18:34:00Z" w16du:dateUtc="2025-09-12T23:34:00Z">
              <w:r w:rsidRPr="007E6E3E">
                <w:rPr>
                  <w:color w:val="222222"/>
                  <w:sz w:val="24"/>
                  <w:szCs w:val="24"/>
                </w:rPr>
                <w:t xml:space="preserve">Elastic Container Service – AWS service used to orchestrate CareConnect’s </w:t>
              </w:r>
              <w:proofErr w:type="gramStart"/>
              <w:r w:rsidRPr="007E6E3E">
                <w:rPr>
                  <w:color w:val="222222"/>
                  <w:sz w:val="24"/>
                  <w:szCs w:val="24"/>
                </w:rPr>
                <w:t>microservices .</w:t>
              </w:r>
              <w:proofErr w:type="gramEnd"/>
            </w:ins>
          </w:p>
        </w:tc>
      </w:tr>
      <w:tr w:rsidR="00D95A64" w14:paraId="299BDC9F" w14:textId="77777777">
        <w:trPr>
          <w:trHeight w:val="300"/>
          <w:ins w:id="1901" w:author="Alondra Vega Pacheco" w:date="2025-09-12T18:34:00Z"/>
          <w:trPrChange w:id="1902"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903" w:author="Alondra Vega Pacheco" w:date="2025-09-12T18:27:00Z" w16du:dateUtc="2025-09-12T23:27:00Z">
              <w:tcPr>
                <w:tcW w:w="1050" w:type="dxa"/>
              </w:tcPr>
            </w:tcPrChange>
          </w:tcPr>
          <w:p w14:paraId="2D15B632" w14:textId="77777777" w:rsidR="00D95A64" w:rsidRPr="007E6E3E" w:rsidRDefault="00D95A64">
            <w:pPr>
              <w:spacing w:after="180"/>
              <w:rPr>
                <w:ins w:id="1904" w:author="Alondra Vega Pacheco" w:date="2025-09-12T18:34:00Z" w16du:dateUtc="2025-09-12T23:34:00Z"/>
                <w:color w:val="222222"/>
                <w:szCs w:val="24"/>
              </w:rPr>
            </w:pPr>
            <w:ins w:id="1905" w:author="Alondra Vega Pacheco" w:date="2025-09-12T18:34:00Z" w16du:dateUtc="2025-09-12T23:34:00Z">
              <w:r>
                <w:rPr>
                  <w:color w:val="222222"/>
                  <w:szCs w:val="24"/>
                </w:rPr>
                <w:t>EHR</w:t>
              </w:r>
            </w:ins>
          </w:p>
        </w:tc>
        <w:tc>
          <w:tcPr>
            <w:tcW w:w="0" w:type="dxa"/>
            <w:tcPrChange w:id="1906" w:author="Alondra Vega Pacheco" w:date="2025-09-12T18:27:00Z" w16du:dateUtc="2025-09-12T23:27:00Z">
              <w:tcPr>
                <w:tcW w:w="9030" w:type="dxa"/>
              </w:tcPr>
            </w:tcPrChange>
          </w:tcPr>
          <w:p w14:paraId="34FB569C" w14:textId="77777777" w:rsidR="00D95A64" w:rsidRPr="000C527C" w:rsidRDefault="00D95A64">
            <w:pPr>
              <w:cnfStyle w:val="000000000000" w:firstRow="0" w:lastRow="0" w:firstColumn="0" w:lastColumn="0" w:oddVBand="0" w:evenVBand="0" w:oddHBand="0" w:evenHBand="0" w:firstRowFirstColumn="0" w:firstRowLastColumn="0" w:lastRowFirstColumn="0" w:lastRowLastColumn="0"/>
              <w:rPr>
                <w:ins w:id="1907" w:author="Alondra Vega Pacheco" w:date="2025-09-12T18:34:00Z" w16du:dateUtc="2025-09-12T23:34:00Z"/>
                <w:color w:val="222222"/>
                <w:szCs w:val="24"/>
              </w:rPr>
            </w:pPr>
            <w:ins w:id="1908" w:author="Alondra Vega Pacheco" w:date="2025-09-12T18:34:00Z" w16du:dateUtc="2025-09-12T23:34:00Z">
              <w:r w:rsidRPr="000C527C">
                <w:rPr>
                  <w:color w:val="222222"/>
                  <w:szCs w:val="24"/>
                </w:rPr>
                <w:t>Electronic Health Record (implied from context in Section 1.4, though not explicitly defined in the acronym list).</w:t>
              </w:r>
            </w:ins>
          </w:p>
          <w:p w14:paraId="293677BA" w14:textId="77777777" w:rsidR="00D95A64" w:rsidRPr="007E6E3E" w:rsidRDefault="00D95A64">
            <w:pPr>
              <w:tabs>
                <w:tab w:val="left" w:pos="1076"/>
              </w:tabs>
              <w:spacing w:after="180"/>
              <w:cnfStyle w:val="000000000000" w:firstRow="0" w:lastRow="0" w:firstColumn="0" w:lastColumn="0" w:oddVBand="0" w:evenVBand="0" w:oddHBand="0" w:evenHBand="0" w:firstRowFirstColumn="0" w:firstRowLastColumn="0" w:lastRowFirstColumn="0" w:lastRowLastColumn="0"/>
              <w:rPr>
                <w:ins w:id="1909" w:author="Alondra Vega Pacheco" w:date="2025-09-12T18:34:00Z" w16du:dateUtc="2025-09-12T23:34:00Z"/>
                <w:color w:val="222222"/>
                <w:szCs w:val="24"/>
              </w:rPr>
              <w:pPrChange w:id="1910" w:author="Alondra Vega Pacheco" w:date="2025-09-12T18:27:00Z" w16du:dateUtc="2025-09-12T23:27:00Z">
                <w:pPr>
                  <w:spacing w:after="180"/>
                  <w:cnfStyle w:val="000000000000" w:firstRow="0" w:lastRow="0" w:firstColumn="0" w:lastColumn="0" w:oddVBand="0" w:evenVBand="0" w:oddHBand="0" w:evenHBand="0" w:firstRowFirstColumn="0" w:firstRowLastColumn="0" w:lastRowFirstColumn="0" w:lastRowLastColumn="0"/>
                </w:pPr>
              </w:pPrChange>
            </w:pPr>
          </w:p>
        </w:tc>
      </w:tr>
      <w:tr w:rsidR="00D95A64" w14:paraId="04909150" w14:textId="77777777">
        <w:trPr>
          <w:trHeight w:val="300"/>
          <w:ins w:id="1911" w:author="Alondra Vega Pacheco" w:date="2025-09-12T18:34:00Z"/>
          <w:trPrChange w:id="1912"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913" w:author="Alondra Vega Pacheco" w:date="2025-09-12T18:27:00Z" w16du:dateUtc="2025-09-12T23:27:00Z">
              <w:tcPr>
                <w:tcW w:w="1050" w:type="dxa"/>
              </w:tcPr>
            </w:tcPrChange>
          </w:tcPr>
          <w:p w14:paraId="5B6B8AE0" w14:textId="77777777" w:rsidR="00D95A64" w:rsidRPr="007E6E3E" w:rsidRDefault="00D95A64">
            <w:pPr>
              <w:spacing w:after="180"/>
              <w:rPr>
                <w:ins w:id="1914" w:author="Alondra Vega Pacheco" w:date="2025-09-12T18:34:00Z" w16du:dateUtc="2025-09-12T23:34:00Z"/>
                <w:color w:val="222222"/>
                <w:sz w:val="24"/>
                <w:szCs w:val="24"/>
              </w:rPr>
            </w:pPr>
            <w:ins w:id="1915" w:author="Alondra Vega Pacheco" w:date="2025-09-12T18:34:00Z" w16du:dateUtc="2025-09-12T23:34:00Z">
              <w:r w:rsidRPr="007E6E3E">
                <w:rPr>
                  <w:color w:val="222222"/>
                  <w:sz w:val="24"/>
                  <w:szCs w:val="24"/>
                </w:rPr>
                <w:t>ETL</w:t>
              </w:r>
            </w:ins>
          </w:p>
        </w:tc>
        <w:tc>
          <w:tcPr>
            <w:tcW w:w="0" w:type="dxa"/>
            <w:tcPrChange w:id="1916" w:author="Alondra Vega Pacheco" w:date="2025-09-12T18:27:00Z" w16du:dateUtc="2025-09-12T23:27:00Z">
              <w:tcPr>
                <w:tcW w:w="9030" w:type="dxa"/>
              </w:tcPr>
            </w:tcPrChange>
          </w:tcPr>
          <w:p w14:paraId="47BBA408"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1917" w:author="Alondra Vega Pacheco" w:date="2025-09-12T18:34:00Z" w16du:dateUtc="2025-09-12T23:34:00Z"/>
                <w:color w:val="222222"/>
                <w:sz w:val="24"/>
                <w:szCs w:val="24"/>
              </w:rPr>
            </w:pPr>
            <w:ins w:id="1918" w:author="Alondra Vega Pacheco" w:date="2025-09-12T18:34:00Z" w16du:dateUtc="2025-09-12T23:34:00Z">
              <w:r w:rsidRPr="007E6E3E">
                <w:rPr>
                  <w:color w:val="222222"/>
                  <w:sz w:val="24"/>
                  <w:szCs w:val="24"/>
                </w:rPr>
                <w:t>Extract, Transform, Load – Data integration process, implemented in CareConnect with AWS Glue for analytics</w:t>
              </w:r>
              <w:r>
                <w:rPr>
                  <w:color w:val="222222"/>
                  <w:sz w:val="24"/>
                  <w:szCs w:val="24"/>
                </w:rPr>
                <w:t>.</w:t>
              </w:r>
              <w:del w:id="1919" w:author="Alondra Vega Pacheco" w:date="2025-09-12T18:28:00Z" w16du:dateUtc="2025-09-12T23:28:00Z">
                <w:r w:rsidRPr="007E6E3E" w:rsidDel="000C527C">
                  <w:rPr>
                    <w:color w:val="222222"/>
                    <w:sz w:val="24"/>
                    <w:szCs w:val="24"/>
                  </w:rPr>
                  <w:delText xml:space="preserve"> .</w:delText>
                </w:r>
              </w:del>
            </w:ins>
          </w:p>
        </w:tc>
      </w:tr>
      <w:tr w:rsidR="00D95A64" w14:paraId="349A0D90" w14:textId="77777777">
        <w:trPr>
          <w:trHeight w:val="300"/>
          <w:ins w:id="1920" w:author="Alondra Vega Pacheco" w:date="2025-09-12T18:34:00Z"/>
        </w:trPr>
        <w:tc>
          <w:tcPr>
            <w:cnfStyle w:val="001000000000" w:firstRow="0" w:lastRow="0" w:firstColumn="1" w:lastColumn="0" w:oddVBand="0" w:evenVBand="0" w:oddHBand="0" w:evenHBand="0" w:firstRowFirstColumn="0" w:firstRowLastColumn="0" w:lastRowFirstColumn="0" w:lastRowLastColumn="0"/>
            <w:tcW w:w="1050" w:type="dxa"/>
          </w:tcPr>
          <w:p w14:paraId="39236BB3" w14:textId="77777777" w:rsidR="00D95A64" w:rsidRPr="007E6E3E" w:rsidRDefault="00D95A64">
            <w:pPr>
              <w:spacing w:after="180"/>
              <w:rPr>
                <w:ins w:id="1921" w:author="Alondra Vega Pacheco" w:date="2025-09-12T18:34:00Z" w16du:dateUtc="2025-09-12T23:34:00Z"/>
                <w:color w:val="222222"/>
                <w:szCs w:val="24"/>
              </w:rPr>
            </w:pPr>
            <w:ins w:id="1922" w:author="Alondra Vega Pacheco" w:date="2025-09-12T18:34:00Z" w16du:dateUtc="2025-09-12T23:34:00Z">
              <w:r>
                <w:rPr>
                  <w:color w:val="222222"/>
                  <w:szCs w:val="24"/>
                </w:rPr>
                <w:t>EVV</w:t>
              </w:r>
            </w:ins>
          </w:p>
        </w:tc>
        <w:tc>
          <w:tcPr>
            <w:tcW w:w="9030" w:type="dxa"/>
          </w:tcPr>
          <w:p w14:paraId="1EE7905D"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1923" w:author="Alondra Vega Pacheco" w:date="2025-09-12T18:34:00Z" w16du:dateUtc="2025-09-12T23:34:00Z"/>
                <w:color w:val="222222"/>
                <w:szCs w:val="24"/>
              </w:rPr>
            </w:pPr>
            <w:ins w:id="1924" w:author="Alondra Vega Pacheco" w:date="2025-09-12T18:34:00Z" w16du:dateUtc="2025-09-12T23:34:00Z">
              <w:r w:rsidRPr="000C527C">
                <w:rPr>
                  <w:color w:val="222222"/>
                  <w:szCs w:val="24"/>
                </w:rPr>
                <w:t>Electronic Visit Verification -- A computerized system that uses smart devices to capture electronic proof of when and where a home or community-based service visit began and ended.</w:t>
              </w:r>
            </w:ins>
          </w:p>
        </w:tc>
      </w:tr>
      <w:tr w:rsidR="00D95A64" w14:paraId="4D164B14" w14:textId="77777777">
        <w:trPr>
          <w:trHeight w:val="300"/>
          <w:ins w:id="1925" w:author="Alondra Vega Pacheco" w:date="2025-09-12T18:34:00Z"/>
          <w:trPrChange w:id="1926"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927" w:author="Alondra Vega Pacheco" w:date="2025-09-12T18:27:00Z" w16du:dateUtc="2025-09-12T23:27:00Z">
              <w:tcPr>
                <w:tcW w:w="1050" w:type="dxa"/>
              </w:tcPr>
            </w:tcPrChange>
          </w:tcPr>
          <w:p w14:paraId="1507159F" w14:textId="77777777" w:rsidR="00D95A64" w:rsidRPr="007E6E3E" w:rsidRDefault="00D95A64">
            <w:pPr>
              <w:spacing w:after="180"/>
              <w:rPr>
                <w:ins w:id="1928" w:author="Alondra Vega Pacheco" w:date="2025-09-12T18:34:00Z" w16du:dateUtc="2025-09-12T23:34:00Z"/>
                <w:color w:val="222222"/>
                <w:sz w:val="24"/>
                <w:szCs w:val="24"/>
              </w:rPr>
            </w:pPr>
            <w:ins w:id="1929" w:author="Alondra Vega Pacheco" w:date="2025-09-12T18:34:00Z" w16du:dateUtc="2025-09-12T23:34:00Z">
              <w:r w:rsidRPr="007E6E3E">
                <w:rPr>
                  <w:color w:val="222222"/>
                  <w:sz w:val="24"/>
                  <w:szCs w:val="24"/>
                </w:rPr>
                <w:t>FHIR</w:t>
              </w:r>
            </w:ins>
          </w:p>
        </w:tc>
        <w:tc>
          <w:tcPr>
            <w:tcW w:w="0" w:type="dxa"/>
            <w:tcPrChange w:id="1930" w:author="Alondra Vega Pacheco" w:date="2025-09-12T18:27:00Z" w16du:dateUtc="2025-09-12T23:27:00Z">
              <w:tcPr>
                <w:tcW w:w="9030" w:type="dxa"/>
              </w:tcPr>
            </w:tcPrChange>
          </w:tcPr>
          <w:p w14:paraId="4BD5331A" w14:textId="77777777" w:rsidR="00D95A64" w:rsidRDefault="00D95A64">
            <w:pPr>
              <w:spacing w:after="180"/>
              <w:cnfStyle w:val="000000000000" w:firstRow="0" w:lastRow="0" w:firstColumn="0" w:lastColumn="0" w:oddVBand="0" w:evenVBand="0" w:oddHBand="0" w:evenHBand="0" w:firstRowFirstColumn="0" w:firstRowLastColumn="0" w:lastRowFirstColumn="0" w:lastRowLastColumn="0"/>
              <w:rPr>
                <w:ins w:id="1931" w:author="Alondra Vega Pacheco" w:date="2025-09-12T18:34:00Z" w16du:dateUtc="2025-09-12T23:34:00Z"/>
                <w:color w:val="222222"/>
              </w:rPr>
            </w:pPr>
            <w:ins w:id="1932" w:author="Alondra Vega Pacheco" w:date="2025-09-12T18:34:00Z" w16du:dateUtc="2025-09-12T23:34:00Z">
              <w:r w:rsidRPr="08CA8CC5">
                <w:rPr>
                  <w:color w:val="222222"/>
                </w:rPr>
                <w:t>Fast Healthcare Interoperability Resources – Industry standard for exchanging healthcare data (future integration consideration).</w:t>
              </w:r>
            </w:ins>
          </w:p>
        </w:tc>
      </w:tr>
      <w:tr w:rsidR="00D95A64" w14:paraId="6BC4B013" w14:textId="77777777">
        <w:trPr>
          <w:trHeight w:val="300"/>
          <w:ins w:id="1933" w:author="Alondra Vega Pacheco" w:date="2025-09-12T18:34:00Z"/>
          <w:trPrChange w:id="1934"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935" w:author="Alondra Vega Pacheco" w:date="2025-09-12T18:27:00Z" w16du:dateUtc="2025-09-12T23:27:00Z">
              <w:tcPr>
                <w:tcW w:w="1050" w:type="dxa"/>
              </w:tcPr>
            </w:tcPrChange>
          </w:tcPr>
          <w:p w14:paraId="6B4B27EA" w14:textId="77777777" w:rsidR="00D95A64" w:rsidRPr="007E6E3E" w:rsidRDefault="00D95A64">
            <w:pPr>
              <w:spacing w:after="180"/>
              <w:rPr>
                <w:ins w:id="1936" w:author="Alondra Vega Pacheco" w:date="2025-09-12T18:34:00Z" w16du:dateUtc="2025-09-12T23:34:00Z"/>
                <w:color w:val="222222"/>
                <w:sz w:val="24"/>
                <w:szCs w:val="24"/>
              </w:rPr>
            </w:pPr>
            <w:ins w:id="1937" w:author="Alondra Vega Pacheco" w:date="2025-09-12T18:34:00Z" w16du:dateUtc="2025-09-12T23:34:00Z">
              <w:r w:rsidRPr="007E6E3E">
                <w:rPr>
                  <w:color w:val="222222"/>
                  <w:sz w:val="24"/>
                  <w:szCs w:val="24"/>
                </w:rPr>
                <w:lastRenderedPageBreak/>
                <w:t>GDPR</w:t>
              </w:r>
            </w:ins>
          </w:p>
        </w:tc>
        <w:tc>
          <w:tcPr>
            <w:tcW w:w="0" w:type="dxa"/>
            <w:tcPrChange w:id="1938" w:author="Alondra Vega Pacheco" w:date="2025-09-12T18:27:00Z" w16du:dateUtc="2025-09-12T23:27:00Z">
              <w:tcPr>
                <w:tcW w:w="9030" w:type="dxa"/>
              </w:tcPr>
            </w:tcPrChange>
          </w:tcPr>
          <w:p w14:paraId="3D471A31"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1939" w:author="Alondra Vega Pacheco" w:date="2025-09-12T18:34:00Z" w16du:dateUtc="2025-09-12T23:34:00Z"/>
                <w:color w:val="222222"/>
                <w:sz w:val="24"/>
                <w:szCs w:val="24"/>
              </w:rPr>
            </w:pPr>
            <w:ins w:id="1940" w:author="Alondra Vega Pacheco" w:date="2025-09-12T18:34:00Z" w16du:dateUtc="2025-09-12T23:34:00Z">
              <w:r w:rsidRPr="007E6E3E">
                <w:rPr>
                  <w:color w:val="222222"/>
                  <w:sz w:val="24"/>
                  <w:szCs w:val="24"/>
                </w:rPr>
                <w:t>General Data Protection Regulation – EU regulation for personal data protection, relevant to privacy compliance</w:t>
              </w:r>
              <w:r>
                <w:rPr>
                  <w:color w:val="222222"/>
                  <w:sz w:val="24"/>
                  <w:szCs w:val="24"/>
                </w:rPr>
                <w:t>.</w:t>
              </w:r>
              <w:del w:id="1941" w:author="Alondra Vega Pacheco" w:date="2025-09-12T18:28:00Z" w16du:dateUtc="2025-09-12T23:28:00Z">
                <w:r w:rsidRPr="007E6E3E" w:rsidDel="000C527C">
                  <w:rPr>
                    <w:color w:val="222222"/>
                    <w:sz w:val="24"/>
                    <w:szCs w:val="24"/>
                  </w:rPr>
                  <w:delText xml:space="preserve"> .</w:delText>
                </w:r>
              </w:del>
            </w:ins>
          </w:p>
        </w:tc>
      </w:tr>
      <w:tr w:rsidR="00D95A64" w14:paraId="44848F8A" w14:textId="77777777">
        <w:trPr>
          <w:trHeight w:val="300"/>
          <w:ins w:id="1942" w:author="Alondra Vega Pacheco" w:date="2025-09-12T18:34:00Z"/>
          <w:trPrChange w:id="1943"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944" w:author="Alondra Vega Pacheco" w:date="2025-09-12T18:27:00Z" w16du:dateUtc="2025-09-12T23:27:00Z">
              <w:tcPr>
                <w:tcW w:w="1050" w:type="dxa"/>
              </w:tcPr>
            </w:tcPrChange>
          </w:tcPr>
          <w:p w14:paraId="73A3C6C7" w14:textId="77777777" w:rsidR="00D95A64" w:rsidRPr="007E6E3E" w:rsidRDefault="00D95A64">
            <w:pPr>
              <w:spacing w:after="180"/>
              <w:rPr>
                <w:ins w:id="1945" w:author="Alondra Vega Pacheco" w:date="2025-09-12T18:34:00Z" w16du:dateUtc="2025-09-12T23:34:00Z"/>
                <w:color w:val="222222"/>
                <w:sz w:val="24"/>
                <w:szCs w:val="24"/>
              </w:rPr>
            </w:pPr>
            <w:ins w:id="1946" w:author="Alondra Vega Pacheco" w:date="2025-09-12T18:34:00Z" w16du:dateUtc="2025-09-12T23:34:00Z">
              <w:r w:rsidRPr="007E6E3E">
                <w:rPr>
                  <w:color w:val="222222"/>
                  <w:sz w:val="24"/>
                  <w:szCs w:val="24"/>
                </w:rPr>
                <w:t>HIPAA</w:t>
              </w:r>
            </w:ins>
          </w:p>
        </w:tc>
        <w:tc>
          <w:tcPr>
            <w:tcW w:w="0" w:type="dxa"/>
            <w:tcPrChange w:id="1947" w:author="Alondra Vega Pacheco" w:date="2025-09-12T18:27:00Z" w16du:dateUtc="2025-09-12T23:27:00Z">
              <w:tcPr>
                <w:tcW w:w="9030" w:type="dxa"/>
              </w:tcPr>
            </w:tcPrChange>
          </w:tcPr>
          <w:p w14:paraId="6D0DC67D"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1948" w:author="Alondra Vega Pacheco" w:date="2025-09-12T18:34:00Z" w16du:dateUtc="2025-09-12T23:34:00Z"/>
                <w:color w:val="222222"/>
                <w:sz w:val="24"/>
                <w:szCs w:val="24"/>
              </w:rPr>
            </w:pPr>
            <w:ins w:id="1949" w:author="Alondra Vega Pacheco" w:date="2025-09-12T18:34:00Z" w16du:dateUtc="2025-09-12T23:34:00Z">
              <w:r w:rsidRPr="007E6E3E">
                <w:rPr>
                  <w:color w:val="222222"/>
                  <w:sz w:val="24"/>
                  <w:szCs w:val="24"/>
                </w:rPr>
                <w:t>Health Insurance Portability and Accountability Act – U.S. regulation for safeguarding Protected Health Information (PHI</w:t>
              </w:r>
              <w:proofErr w:type="gramStart"/>
              <w:r w:rsidRPr="007E6E3E">
                <w:rPr>
                  <w:color w:val="222222"/>
                  <w:sz w:val="24"/>
                  <w:szCs w:val="24"/>
                </w:rPr>
                <w:t>) .</w:t>
              </w:r>
              <w:proofErr w:type="gramEnd"/>
            </w:ins>
          </w:p>
        </w:tc>
      </w:tr>
      <w:tr w:rsidR="00D95A64" w14:paraId="6C3796FE" w14:textId="77777777">
        <w:trPr>
          <w:trHeight w:val="300"/>
          <w:ins w:id="1950" w:author="Alondra Vega Pacheco" w:date="2025-09-12T18:34:00Z"/>
          <w:trPrChange w:id="1951"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952" w:author="Alondra Vega Pacheco" w:date="2025-09-12T18:27:00Z" w16du:dateUtc="2025-09-12T23:27:00Z">
              <w:tcPr>
                <w:tcW w:w="1050" w:type="dxa"/>
              </w:tcPr>
            </w:tcPrChange>
          </w:tcPr>
          <w:p w14:paraId="2C836ACA" w14:textId="77777777" w:rsidR="00D95A64" w:rsidRPr="007E6E3E" w:rsidRDefault="00D95A64">
            <w:pPr>
              <w:spacing w:after="180"/>
              <w:rPr>
                <w:ins w:id="1953" w:author="Alondra Vega Pacheco" w:date="2025-09-12T18:34:00Z" w16du:dateUtc="2025-09-12T23:34:00Z"/>
                <w:color w:val="222222"/>
                <w:sz w:val="24"/>
                <w:szCs w:val="24"/>
              </w:rPr>
            </w:pPr>
            <w:proofErr w:type="spellStart"/>
            <w:ins w:id="1954" w:author="Alondra Vega Pacheco" w:date="2025-09-12T18:34:00Z" w16du:dateUtc="2025-09-12T23:34:00Z">
              <w:r w:rsidRPr="007E6E3E">
                <w:rPr>
                  <w:color w:val="222222"/>
                  <w:sz w:val="24"/>
                  <w:szCs w:val="24"/>
                </w:rPr>
                <w:t>IaC</w:t>
              </w:r>
              <w:proofErr w:type="spellEnd"/>
            </w:ins>
          </w:p>
        </w:tc>
        <w:tc>
          <w:tcPr>
            <w:tcW w:w="0" w:type="dxa"/>
            <w:tcPrChange w:id="1955" w:author="Alondra Vega Pacheco" w:date="2025-09-12T18:27:00Z" w16du:dateUtc="2025-09-12T23:27:00Z">
              <w:tcPr>
                <w:tcW w:w="9030" w:type="dxa"/>
              </w:tcPr>
            </w:tcPrChange>
          </w:tcPr>
          <w:p w14:paraId="48A49010" w14:textId="77777777" w:rsidR="00D95A64" w:rsidRDefault="00D95A64">
            <w:pPr>
              <w:spacing w:after="180"/>
              <w:cnfStyle w:val="000000000000" w:firstRow="0" w:lastRow="0" w:firstColumn="0" w:lastColumn="0" w:oddVBand="0" w:evenVBand="0" w:oddHBand="0" w:evenHBand="0" w:firstRowFirstColumn="0" w:firstRowLastColumn="0" w:lastRowFirstColumn="0" w:lastRowLastColumn="0"/>
              <w:rPr>
                <w:ins w:id="1956" w:author="Alondra Vega Pacheco" w:date="2025-09-12T18:34:00Z" w16du:dateUtc="2025-09-12T23:34:00Z"/>
                <w:color w:val="222222"/>
              </w:rPr>
            </w:pPr>
            <w:ins w:id="1957" w:author="Alondra Vega Pacheco" w:date="2025-09-12T18:34:00Z" w16du:dateUtc="2025-09-12T23:34:00Z">
              <w:r w:rsidRPr="08CA8CC5">
                <w:rPr>
                  <w:color w:val="222222"/>
                </w:rPr>
                <w:t>Infrastructure as Code – Practice of provisioning/managing infrastructure using code (e.g., Terraform, AWS SAM</w:t>
              </w:r>
              <w:proofErr w:type="gramStart"/>
              <w:r w:rsidRPr="08CA8CC5">
                <w:rPr>
                  <w:color w:val="222222"/>
                </w:rPr>
                <w:t>) .</w:t>
              </w:r>
              <w:proofErr w:type="gramEnd"/>
            </w:ins>
          </w:p>
        </w:tc>
      </w:tr>
      <w:tr w:rsidR="00D95A64" w14:paraId="595935BB" w14:textId="77777777">
        <w:trPr>
          <w:trHeight w:val="300"/>
          <w:ins w:id="1958" w:author="Alondra Vega Pacheco" w:date="2025-09-12T18:34:00Z"/>
        </w:trPr>
        <w:tc>
          <w:tcPr>
            <w:cnfStyle w:val="001000000000" w:firstRow="0" w:lastRow="0" w:firstColumn="1" w:lastColumn="0" w:oddVBand="0" w:evenVBand="0" w:oddHBand="0" w:evenHBand="0" w:firstRowFirstColumn="0" w:firstRowLastColumn="0" w:lastRowFirstColumn="0" w:lastRowLastColumn="0"/>
            <w:tcW w:w="1050" w:type="dxa"/>
          </w:tcPr>
          <w:p w14:paraId="2BA87EAB" w14:textId="77777777" w:rsidR="00D95A64" w:rsidRPr="007E6E3E" w:rsidRDefault="00D95A64">
            <w:pPr>
              <w:spacing w:after="180"/>
              <w:rPr>
                <w:ins w:id="1959" w:author="Alondra Vega Pacheco" w:date="2025-09-12T18:34:00Z" w16du:dateUtc="2025-09-12T23:34:00Z"/>
                <w:color w:val="222222"/>
                <w:szCs w:val="24"/>
              </w:rPr>
            </w:pPr>
            <w:ins w:id="1960" w:author="Alondra Vega Pacheco" w:date="2025-09-12T18:34:00Z" w16du:dateUtc="2025-09-12T23:34:00Z">
              <w:r>
                <w:rPr>
                  <w:color w:val="222222"/>
                  <w:szCs w:val="24"/>
                </w:rPr>
                <w:t xml:space="preserve">IAM </w:t>
              </w:r>
            </w:ins>
          </w:p>
        </w:tc>
        <w:tc>
          <w:tcPr>
            <w:tcW w:w="9030" w:type="dxa"/>
          </w:tcPr>
          <w:p w14:paraId="7A102B47" w14:textId="77777777" w:rsidR="00D95A64" w:rsidRPr="08CA8CC5" w:rsidRDefault="00D95A64">
            <w:pPr>
              <w:spacing w:after="180"/>
              <w:cnfStyle w:val="000000000000" w:firstRow="0" w:lastRow="0" w:firstColumn="0" w:lastColumn="0" w:oddVBand="0" w:evenVBand="0" w:oddHBand="0" w:evenHBand="0" w:firstRowFirstColumn="0" w:firstRowLastColumn="0" w:lastRowFirstColumn="0" w:lastRowLastColumn="0"/>
              <w:rPr>
                <w:ins w:id="1961" w:author="Alondra Vega Pacheco" w:date="2025-09-12T18:34:00Z" w16du:dateUtc="2025-09-12T23:34:00Z"/>
                <w:color w:val="222222"/>
              </w:rPr>
            </w:pPr>
            <w:ins w:id="1962" w:author="Alondra Vega Pacheco" w:date="2025-09-12T18:34:00Z" w16du:dateUtc="2025-09-12T23:34:00Z">
              <w:r w:rsidRPr="000C527C">
                <w:rPr>
                  <w:color w:val="222222"/>
                </w:rPr>
                <w:t>Identity and Access Management -- AWS service for managing permissions and access to AWS resources.</w:t>
              </w:r>
            </w:ins>
          </w:p>
        </w:tc>
      </w:tr>
      <w:tr w:rsidR="00D95A64" w14:paraId="35AC4EB1" w14:textId="77777777">
        <w:trPr>
          <w:trHeight w:val="300"/>
          <w:ins w:id="1963" w:author="Alondra Vega Pacheco" w:date="2025-09-12T18:34:00Z"/>
          <w:trPrChange w:id="1964"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965" w:author="Alondra Vega Pacheco" w:date="2025-09-12T18:27:00Z" w16du:dateUtc="2025-09-12T23:27:00Z">
              <w:tcPr>
                <w:tcW w:w="1050" w:type="dxa"/>
              </w:tcPr>
            </w:tcPrChange>
          </w:tcPr>
          <w:p w14:paraId="4E6F3933" w14:textId="77777777" w:rsidR="00D95A64" w:rsidRPr="007E6E3E" w:rsidRDefault="00D95A64">
            <w:pPr>
              <w:spacing w:after="180"/>
              <w:rPr>
                <w:ins w:id="1966" w:author="Alondra Vega Pacheco" w:date="2025-09-12T18:34:00Z" w16du:dateUtc="2025-09-12T23:34:00Z"/>
                <w:color w:val="222222"/>
                <w:sz w:val="24"/>
                <w:szCs w:val="24"/>
              </w:rPr>
            </w:pPr>
            <w:ins w:id="1967" w:author="Alondra Vega Pacheco" w:date="2025-09-12T18:34:00Z" w16du:dateUtc="2025-09-12T23:34:00Z">
              <w:r w:rsidRPr="007E6E3E">
                <w:rPr>
                  <w:color w:val="222222"/>
                  <w:sz w:val="24"/>
                  <w:szCs w:val="24"/>
                </w:rPr>
                <w:t>JSON</w:t>
              </w:r>
            </w:ins>
          </w:p>
        </w:tc>
        <w:tc>
          <w:tcPr>
            <w:tcW w:w="0" w:type="dxa"/>
            <w:tcPrChange w:id="1968" w:author="Alondra Vega Pacheco" w:date="2025-09-12T18:27:00Z" w16du:dateUtc="2025-09-12T23:27:00Z">
              <w:tcPr>
                <w:tcW w:w="9030" w:type="dxa"/>
              </w:tcPr>
            </w:tcPrChange>
          </w:tcPr>
          <w:p w14:paraId="1BF23372" w14:textId="77777777" w:rsidR="00D95A64" w:rsidRDefault="00D95A64">
            <w:pPr>
              <w:spacing w:after="180"/>
              <w:cnfStyle w:val="000000000000" w:firstRow="0" w:lastRow="0" w:firstColumn="0" w:lastColumn="0" w:oddVBand="0" w:evenVBand="0" w:oddHBand="0" w:evenHBand="0" w:firstRowFirstColumn="0" w:firstRowLastColumn="0" w:lastRowFirstColumn="0" w:lastRowLastColumn="0"/>
              <w:rPr>
                <w:ins w:id="1969" w:author="Alondra Vega Pacheco" w:date="2025-09-12T18:34:00Z" w16du:dateUtc="2025-09-12T23:34:00Z"/>
                <w:color w:val="222222"/>
              </w:rPr>
            </w:pPr>
            <w:ins w:id="1970" w:author="Alondra Vega Pacheco" w:date="2025-09-12T18:34:00Z" w16du:dateUtc="2025-09-12T23:34:00Z">
              <w:r w:rsidRPr="08CA8CC5">
                <w:rPr>
                  <w:color w:val="222222"/>
                </w:rPr>
                <w:t>JavaScript Object Notation – Lightweight data-interchange format used for APIs and configurations.</w:t>
              </w:r>
            </w:ins>
          </w:p>
        </w:tc>
      </w:tr>
      <w:tr w:rsidR="00D95A64" w14:paraId="551BE7CF" w14:textId="77777777">
        <w:trPr>
          <w:trHeight w:val="300"/>
          <w:ins w:id="1971" w:author="Alondra Vega Pacheco" w:date="2025-09-12T18:34:00Z"/>
          <w:trPrChange w:id="1972"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973" w:author="Alondra Vega Pacheco" w:date="2025-09-12T18:27:00Z" w16du:dateUtc="2025-09-12T23:27:00Z">
              <w:tcPr>
                <w:tcW w:w="1050" w:type="dxa"/>
              </w:tcPr>
            </w:tcPrChange>
          </w:tcPr>
          <w:p w14:paraId="2E53B192" w14:textId="77777777" w:rsidR="00D95A64" w:rsidRPr="007E6E3E" w:rsidRDefault="00D95A64">
            <w:pPr>
              <w:spacing w:after="180"/>
              <w:rPr>
                <w:ins w:id="1974" w:author="Alondra Vega Pacheco" w:date="2025-09-12T18:34:00Z" w16du:dateUtc="2025-09-12T23:34:00Z"/>
                <w:color w:val="222222"/>
                <w:sz w:val="24"/>
                <w:szCs w:val="24"/>
              </w:rPr>
            </w:pPr>
            <w:ins w:id="1975" w:author="Alondra Vega Pacheco" w:date="2025-09-12T18:34:00Z" w16du:dateUtc="2025-09-12T23:34:00Z">
              <w:r w:rsidRPr="007E6E3E">
                <w:rPr>
                  <w:color w:val="222222"/>
                  <w:sz w:val="24"/>
                  <w:szCs w:val="24"/>
                </w:rPr>
                <w:t>JWT</w:t>
              </w:r>
            </w:ins>
          </w:p>
        </w:tc>
        <w:tc>
          <w:tcPr>
            <w:tcW w:w="0" w:type="dxa"/>
            <w:tcPrChange w:id="1976" w:author="Alondra Vega Pacheco" w:date="2025-09-12T18:27:00Z" w16du:dateUtc="2025-09-12T23:27:00Z">
              <w:tcPr>
                <w:tcW w:w="9030" w:type="dxa"/>
              </w:tcPr>
            </w:tcPrChange>
          </w:tcPr>
          <w:p w14:paraId="5BCFFCA3"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1977" w:author="Alondra Vega Pacheco" w:date="2025-09-12T18:34:00Z" w16du:dateUtc="2025-09-12T23:34:00Z"/>
                <w:color w:val="222222"/>
                <w:sz w:val="24"/>
                <w:szCs w:val="24"/>
              </w:rPr>
            </w:pPr>
            <w:ins w:id="1978" w:author="Alondra Vega Pacheco" w:date="2025-09-12T18:34:00Z" w16du:dateUtc="2025-09-12T23:34:00Z">
              <w:r w:rsidRPr="007E6E3E">
                <w:rPr>
                  <w:color w:val="222222"/>
                  <w:sz w:val="24"/>
                  <w:szCs w:val="24"/>
                </w:rPr>
                <w:t xml:space="preserve">JSON Web Token – Token-based authentication mechanism used in AWS Cognito and API </w:t>
              </w:r>
              <w:proofErr w:type="gramStart"/>
              <w:r w:rsidRPr="007E6E3E">
                <w:rPr>
                  <w:color w:val="222222"/>
                  <w:sz w:val="24"/>
                  <w:szCs w:val="24"/>
                </w:rPr>
                <w:t>Gateway .</w:t>
              </w:r>
              <w:proofErr w:type="gramEnd"/>
            </w:ins>
          </w:p>
        </w:tc>
      </w:tr>
      <w:tr w:rsidR="00D95A64" w14:paraId="6AB8130A" w14:textId="77777777">
        <w:trPr>
          <w:trHeight w:val="300"/>
          <w:ins w:id="1979" w:author="Alondra Vega Pacheco" w:date="2025-09-12T18:34:00Z"/>
          <w:trPrChange w:id="1980"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981" w:author="Alondra Vega Pacheco" w:date="2025-09-12T18:27:00Z" w16du:dateUtc="2025-09-12T23:27:00Z">
              <w:tcPr>
                <w:tcW w:w="1050" w:type="dxa"/>
              </w:tcPr>
            </w:tcPrChange>
          </w:tcPr>
          <w:p w14:paraId="2A98CDF0" w14:textId="77777777" w:rsidR="00D95A64" w:rsidRPr="007E6E3E" w:rsidRDefault="00D95A64">
            <w:pPr>
              <w:spacing w:after="180"/>
              <w:rPr>
                <w:ins w:id="1982" w:author="Alondra Vega Pacheco" w:date="2025-09-12T18:34:00Z" w16du:dateUtc="2025-09-12T23:34:00Z"/>
                <w:color w:val="222222"/>
                <w:sz w:val="24"/>
                <w:szCs w:val="24"/>
              </w:rPr>
            </w:pPr>
            <w:ins w:id="1983" w:author="Alondra Vega Pacheco" w:date="2025-09-12T18:34:00Z" w16du:dateUtc="2025-09-12T23:34:00Z">
              <w:r w:rsidRPr="007E6E3E">
                <w:rPr>
                  <w:color w:val="222222"/>
                  <w:sz w:val="24"/>
                  <w:szCs w:val="24"/>
                </w:rPr>
                <w:t>KMS</w:t>
              </w:r>
            </w:ins>
          </w:p>
        </w:tc>
        <w:tc>
          <w:tcPr>
            <w:tcW w:w="0" w:type="dxa"/>
            <w:tcPrChange w:id="1984" w:author="Alondra Vega Pacheco" w:date="2025-09-12T18:27:00Z" w16du:dateUtc="2025-09-12T23:27:00Z">
              <w:tcPr>
                <w:tcW w:w="9030" w:type="dxa"/>
              </w:tcPr>
            </w:tcPrChange>
          </w:tcPr>
          <w:p w14:paraId="43212C94"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1985" w:author="Alondra Vega Pacheco" w:date="2025-09-12T18:34:00Z" w16du:dateUtc="2025-09-12T23:34:00Z"/>
                <w:color w:val="222222"/>
                <w:sz w:val="24"/>
                <w:szCs w:val="24"/>
              </w:rPr>
            </w:pPr>
            <w:ins w:id="1986" w:author="Alondra Vega Pacheco" w:date="2025-09-12T18:34:00Z" w16du:dateUtc="2025-09-12T23:34:00Z">
              <w:r w:rsidRPr="007E6E3E">
                <w:rPr>
                  <w:color w:val="222222"/>
                  <w:sz w:val="24"/>
                  <w:szCs w:val="24"/>
                </w:rPr>
                <w:t>Key Management Service – AWS service for managing cryptographic keys and encryption.</w:t>
              </w:r>
            </w:ins>
          </w:p>
        </w:tc>
      </w:tr>
      <w:tr w:rsidR="00D95A64" w14:paraId="12BFEF67" w14:textId="77777777">
        <w:trPr>
          <w:trHeight w:val="300"/>
          <w:ins w:id="1987" w:author="Alondra Vega Pacheco" w:date="2025-09-12T18:34:00Z"/>
        </w:trPr>
        <w:tc>
          <w:tcPr>
            <w:cnfStyle w:val="001000000000" w:firstRow="0" w:lastRow="0" w:firstColumn="1" w:lastColumn="0" w:oddVBand="0" w:evenVBand="0" w:oddHBand="0" w:evenHBand="0" w:firstRowFirstColumn="0" w:firstRowLastColumn="0" w:lastRowFirstColumn="0" w:lastRowLastColumn="0"/>
            <w:tcW w:w="1050" w:type="dxa"/>
          </w:tcPr>
          <w:p w14:paraId="32BF4857" w14:textId="77777777" w:rsidR="00D95A64" w:rsidRPr="007E6E3E" w:rsidRDefault="00D95A64">
            <w:pPr>
              <w:spacing w:after="180"/>
              <w:rPr>
                <w:ins w:id="1988" w:author="Alondra Vega Pacheco" w:date="2025-09-12T18:34:00Z" w16du:dateUtc="2025-09-12T23:34:00Z"/>
                <w:color w:val="222222"/>
                <w:szCs w:val="24"/>
              </w:rPr>
            </w:pPr>
            <w:ins w:id="1989" w:author="Alondra Vega Pacheco" w:date="2025-09-12T18:34:00Z" w16du:dateUtc="2025-09-12T23:34:00Z">
              <w:r>
                <w:rPr>
                  <w:color w:val="222222"/>
                  <w:szCs w:val="24"/>
                </w:rPr>
                <w:t>KPI</w:t>
              </w:r>
            </w:ins>
          </w:p>
        </w:tc>
        <w:tc>
          <w:tcPr>
            <w:tcW w:w="9030" w:type="dxa"/>
          </w:tcPr>
          <w:p w14:paraId="6F47060C"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1990" w:author="Alondra Vega Pacheco" w:date="2025-09-12T18:34:00Z" w16du:dateUtc="2025-09-12T23:34:00Z"/>
                <w:color w:val="222222"/>
                <w:szCs w:val="24"/>
              </w:rPr>
            </w:pPr>
            <w:ins w:id="1991" w:author="Alondra Vega Pacheco" w:date="2025-09-12T18:34:00Z" w16du:dateUtc="2025-09-12T23:34:00Z">
              <w:r w:rsidRPr="000C527C">
                <w:rPr>
                  <w:color w:val="222222"/>
                  <w:szCs w:val="24"/>
                </w:rPr>
                <w:t>Key Performance Indicator -- Indicator that helps to gauge performance and progress.</w:t>
              </w:r>
            </w:ins>
          </w:p>
        </w:tc>
      </w:tr>
      <w:tr w:rsidR="00D95A64" w14:paraId="08F2F234" w14:textId="77777777">
        <w:trPr>
          <w:trHeight w:val="300"/>
          <w:ins w:id="1992" w:author="Alondra Vega Pacheco" w:date="2025-09-12T18:34:00Z"/>
        </w:trPr>
        <w:tc>
          <w:tcPr>
            <w:cnfStyle w:val="001000000000" w:firstRow="0" w:lastRow="0" w:firstColumn="1" w:lastColumn="0" w:oddVBand="0" w:evenVBand="0" w:oddHBand="0" w:evenHBand="0" w:firstRowFirstColumn="0" w:firstRowLastColumn="0" w:lastRowFirstColumn="0" w:lastRowLastColumn="0"/>
            <w:tcW w:w="1050" w:type="dxa"/>
          </w:tcPr>
          <w:p w14:paraId="684FEB40" w14:textId="77777777" w:rsidR="00D95A64" w:rsidRDefault="00D95A64">
            <w:pPr>
              <w:spacing w:after="180"/>
              <w:rPr>
                <w:ins w:id="1993" w:author="Alondra Vega Pacheco" w:date="2025-09-12T18:34:00Z" w16du:dateUtc="2025-09-12T23:34:00Z"/>
                <w:color w:val="222222"/>
                <w:szCs w:val="24"/>
              </w:rPr>
            </w:pPr>
            <w:ins w:id="1994" w:author="Alondra Vega Pacheco" w:date="2025-09-12T18:34:00Z" w16du:dateUtc="2025-09-12T23:34:00Z">
              <w:r>
                <w:rPr>
                  <w:color w:val="222222"/>
                  <w:szCs w:val="24"/>
                </w:rPr>
                <w:t>LLM</w:t>
              </w:r>
            </w:ins>
          </w:p>
        </w:tc>
        <w:tc>
          <w:tcPr>
            <w:tcW w:w="9030" w:type="dxa"/>
          </w:tcPr>
          <w:p w14:paraId="5D00F63A" w14:textId="77777777" w:rsidR="00D95A64" w:rsidRPr="000C527C" w:rsidRDefault="00D95A64">
            <w:pPr>
              <w:spacing w:after="180"/>
              <w:cnfStyle w:val="000000000000" w:firstRow="0" w:lastRow="0" w:firstColumn="0" w:lastColumn="0" w:oddVBand="0" w:evenVBand="0" w:oddHBand="0" w:evenHBand="0" w:firstRowFirstColumn="0" w:firstRowLastColumn="0" w:lastRowFirstColumn="0" w:lastRowLastColumn="0"/>
              <w:rPr>
                <w:ins w:id="1995" w:author="Alondra Vega Pacheco" w:date="2025-09-12T18:34:00Z" w16du:dateUtc="2025-09-12T23:34:00Z"/>
                <w:color w:val="222222"/>
                <w:szCs w:val="24"/>
              </w:rPr>
            </w:pPr>
            <w:ins w:id="1996" w:author="Alondra Vega Pacheco" w:date="2025-09-12T18:34:00Z" w16du:dateUtc="2025-09-12T23:34:00Z">
              <w:r w:rsidRPr="000C527C">
                <w:rPr>
                  <w:color w:val="222222"/>
                  <w:szCs w:val="24"/>
                </w:rPr>
                <w:t>Large Language Model (implied from context in Section 7.12, though not explicitly defined in the acronym list).</w:t>
              </w:r>
            </w:ins>
          </w:p>
        </w:tc>
      </w:tr>
      <w:tr w:rsidR="00D95A64" w14:paraId="45E3A95E" w14:textId="77777777">
        <w:trPr>
          <w:trHeight w:val="300"/>
          <w:ins w:id="1997" w:author="Alondra Vega Pacheco" w:date="2025-09-12T18:34:00Z"/>
          <w:trPrChange w:id="1998"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1999" w:author="Alondra Vega Pacheco" w:date="2025-09-12T18:27:00Z" w16du:dateUtc="2025-09-12T23:27:00Z">
              <w:tcPr>
                <w:tcW w:w="1050" w:type="dxa"/>
              </w:tcPr>
            </w:tcPrChange>
          </w:tcPr>
          <w:p w14:paraId="6B427447" w14:textId="77777777" w:rsidR="00D95A64" w:rsidRPr="007E6E3E" w:rsidRDefault="00D95A64">
            <w:pPr>
              <w:spacing w:after="180"/>
              <w:rPr>
                <w:ins w:id="2000" w:author="Alondra Vega Pacheco" w:date="2025-09-12T18:34:00Z" w16du:dateUtc="2025-09-12T23:34:00Z"/>
                <w:color w:val="222222"/>
                <w:sz w:val="24"/>
                <w:szCs w:val="24"/>
              </w:rPr>
            </w:pPr>
            <w:ins w:id="2001" w:author="Alondra Vega Pacheco" w:date="2025-09-12T18:34:00Z" w16du:dateUtc="2025-09-12T23:34:00Z">
              <w:r w:rsidRPr="007E6E3E">
                <w:rPr>
                  <w:color w:val="222222"/>
                  <w:sz w:val="24"/>
                  <w:szCs w:val="24"/>
                </w:rPr>
                <w:t>MFA</w:t>
              </w:r>
            </w:ins>
          </w:p>
        </w:tc>
        <w:tc>
          <w:tcPr>
            <w:tcW w:w="0" w:type="dxa"/>
            <w:tcPrChange w:id="2002" w:author="Alondra Vega Pacheco" w:date="2025-09-12T18:27:00Z" w16du:dateUtc="2025-09-12T23:27:00Z">
              <w:tcPr>
                <w:tcW w:w="9030" w:type="dxa"/>
              </w:tcPr>
            </w:tcPrChange>
          </w:tcPr>
          <w:p w14:paraId="6F73BB41"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003" w:author="Alondra Vega Pacheco" w:date="2025-09-12T18:34:00Z" w16du:dateUtc="2025-09-12T23:34:00Z"/>
                <w:color w:val="222222"/>
                <w:sz w:val="24"/>
                <w:szCs w:val="24"/>
              </w:rPr>
            </w:pPr>
            <w:ins w:id="2004" w:author="Alondra Vega Pacheco" w:date="2025-09-12T18:34:00Z" w16du:dateUtc="2025-09-12T23:34:00Z">
              <w:r w:rsidRPr="007E6E3E">
                <w:rPr>
                  <w:color w:val="222222"/>
                  <w:sz w:val="24"/>
                  <w:szCs w:val="24"/>
                </w:rPr>
                <w:t>Multi-Factor Authentication – Security feature requiring multiple verification methods (e.g., password + code).</w:t>
              </w:r>
            </w:ins>
          </w:p>
        </w:tc>
      </w:tr>
      <w:tr w:rsidR="00D95A64" w14:paraId="2575E43F" w14:textId="77777777">
        <w:trPr>
          <w:trHeight w:val="300"/>
          <w:ins w:id="2005" w:author="Alondra Vega Pacheco" w:date="2025-09-12T18:34:00Z"/>
          <w:trPrChange w:id="2006"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2007" w:author="Alondra Vega Pacheco" w:date="2025-09-12T18:27:00Z" w16du:dateUtc="2025-09-12T23:27:00Z">
              <w:tcPr>
                <w:tcW w:w="1050" w:type="dxa"/>
              </w:tcPr>
            </w:tcPrChange>
          </w:tcPr>
          <w:p w14:paraId="49E5659F" w14:textId="77777777" w:rsidR="00D95A64" w:rsidRPr="007E6E3E" w:rsidRDefault="00D95A64">
            <w:pPr>
              <w:spacing w:after="180"/>
              <w:rPr>
                <w:ins w:id="2008" w:author="Alondra Vega Pacheco" w:date="2025-09-12T18:34:00Z" w16du:dateUtc="2025-09-12T23:34:00Z"/>
                <w:color w:val="222222"/>
                <w:sz w:val="24"/>
                <w:szCs w:val="24"/>
              </w:rPr>
            </w:pPr>
            <w:ins w:id="2009" w:author="Alondra Vega Pacheco" w:date="2025-09-12T18:34:00Z" w16du:dateUtc="2025-09-12T23:34:00Z">
              <w:r w:rsidRPr="007E6E3E">
                <w:rPr>
                  <w:color w:val="222222"/>
                  <w:sz w:val="24"/>
                  <w:szCs w:val="24"/>
                </w:rPr>
                <w:t>MRC</w:t>
              </w:r>
            </w:ins>
          </w:p>
        </w:tc>
        <w:tc>
          <w:tcPr>
            <w:tcW w:w="0" w:type="dxa"/>
            <w:tcPrChange w:id="2010" w:author="Alondra Vega Pacheco" w:date="2025-09-12T18:27:00Z" w16du:dateUtc="2025-09-12T23:27:00Z">
              <w:tcPr>
                <w:tcW w:w="9030" w:type="dxa"/>
              </w:tcPr>
            </w:tcPrChange>
          </w:tcPr>
          <w:p w14:paraId="007862E0"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011" w:author="Alondra Vega Pacheco" w:date="2025-09-12T18:34:00Z" w16du:dateUtc="2025-09-12T23:34:00Z"/>
                <w:color w:val="222222"/>
                <w:sz w:val="24"/>
                <w:szCs w:val="24"/>
              </w:rPr>
            </w:pPr>
            <w:ins w:id="2012" w:author="Alondra Vega Pacheco" w:date="2025-09-12T18:34:00Z" w16du:dateUtc="2025-09-12T23:34:00Z">
              <w:r w:rsidRPr="007E6E3E">
                <w:rPr>
                  <w:color w:val="222222"/>
                  <w:sz w:val="24"/>
                  <w:szCs w:val="24"/>
                </w:rPr>
                <w:t xml:space="preserve">Monthly Recurring Cost – Budgeting metric used in project cost </w:t>
              </w:r>
              <w:proofErr w:type="gramStart"/>
              <w:r w:rsidRPr="007E6E3E">
                <w:rPr>
                  <w:color w:val="222222"/>
                  <w:sz w:val="24"/>
                  <w:szCs w:val="24"/>
                </w:rPr>
                <w:t>tracking .</w:t>
              </w:r>
              <w:proofErr w:type="gramEnd"/>
            </w:ins>
          </w:p>
        </w:tc>
      </w:tr>
      <w:tr w:rsidR="00D95A64" w14:paraId="7C72B0A4" w14:textId="77777777">
        <w:trPr>
          <w:trHeight w:val="300"/>
          <w:ins w:id="2013" w:author="Alondra Vega Pacheco" w:date="2025-09-12T18:34:00Z"/>
          <w:trPrChange w:id="2014"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2015" w:author="Alondra Vega Pacheco" w:date="2025-09-12T18:27:00Z" w16du:dateUtc="2025-09-12T23:27:00Z">
              <w:tcPr>
                <w:tcW w:w="1050" w:type="dxa"/>
              </w:tcPr>
            </w:tcPrChange>
          </w:tcPr>
          <w:p w14:paraId="36C2198F" w14:textId="77777777" w:rsidR="00D95A64" w:rsidRPr="007E6E3E" w:rsidRDefault="00D95A64">
            <w:pPr>
              <w:spacing w:after="180"/>
              <w:rPr>
                <w:ins w:id="2016" w:author="Alondra Vega Pacheco" w:date="2025-09-12T18:34:00Z" w16du:dateUtc="2025-09-12T23:34:00Z"/>
                <w:color w:val="222222"/>
                <w:sz w:val="24"/>
                <w:szCs w:val="24"/>
              </w:rPr>
            </w:pPr>
            <w:ins w:id="2017" w:author="Alondra Vega Pacheco" w:date="2025-09-12T18:34:00Z" w16du:dateUtc="2025-09-12T23:34:00Z">
              <w:r w:rsidRPr="007E6E3E">
                <w:rPr>
                  <w:color w:val="222222"/>
                  <w:sz w:val="24"/>
                  <w:szCs w:val="24"/>
                </w:rPr>
                <w:t>MSK</w:t>
              </w:r>
            </w:ins>
          </w:p>
        </w:tc>
        <w:tc>
          <w:tcPr>
            <w:tcW w:w="0" w:type="dxa"/>
            <w:tcPrChange w:id="2018" w:author="Alondra Vega Pacheco" w:date="2025-09-12T18:27:00Z" w16du:dateUtc="2025-09-12T23:27:00Z">
              <w:tcPr>
                <w:tcW w:w="9030" w:type="dxa"/>
              </w:tcPr>
            </w:tcPrChange>
          </w:tcPr>
          <w:p w14:paraId="4F5B4BAB"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019" w:author="Alondra Vega Pacheco" w:date="2025-09-12T18:34:00Z" w16du:dateUtc="2025-09-12T23:34:00Z"/>
                <w:color w:val="222222"/>
                <w:sz w:val="24"/>
                <w:szCs w:val="24"/>
              </w:rPr>
            </w:pPr>
            <w:ins w:id="2020" w:author="Alondra Vega Pacheco" w:date="2025-09-12T18:34:00Z" w16du:dateUtc="2025-09-12T23:34:00Z">
              <w:r w:rsidRPr="007E6E3E">
                <w:rPr>
                  <w:color w:val="222222"/>
                  <w:sz w:val="24"/>
                  <w:szCs w:val="24"/>
                </w:rPr>
                <w:t xml:space="preserve">Managed Streaming for Apache Kafka – AWS service for event-driven messaging between CareConnect </w:t>
              </w:r>
              <w:proofErr w:type="gramStart"/>
              <w:r w:rsidRPr="007E6E3E">
                <w:rPr>
                  <w:color w:val="222222"/>
                  <w:sz w:val="24"/>
                  <w:szCs w:val="24"/>
                </w:rPr>
                <w:t>services .</w:t>
              </w:r>
              <w:proofErr w:type="gramEnd"/>
            </w:ins>
          </w:p>
        </w:tc>
      </w:tr>
      <w:tr w:rsidR="00D95A64" w14:paraId="719921C4" w14:textId="77777777">
        <w:trPr>
          <w:trHeight w:val="300"/>
          <w:ins w:id="2021" w:author="Alondra Vega Pacheco" w:date="2025-09-12T18:34:00Z"/>
          <w:trPrChange w:id="2022"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2023" w:author="Alondra Vega Pacheco" w:date="2025-09-12T18:27:00Z" w16du:dateUtc="2025-09-12T23:27:00Z">
              <w:tcPr>
                <w:tcW w:w="1050" w:type="dxa"/>
              </w:tcPr>
            </w:tcPrChange>
          </w:tcPr>
          <w:p w14:paraId="56EF7565" w14:textId="77777777" w:rsidR="00D95A64" w:rsidRPr="007E6E3E" w:rsidRDefault="00D95A64">
            <w:pPr>
              <w:spacing w:after="180"/>
              <w:rPr>
                <w:ins w:id="2024" w:author="Alondra Vega Pacheco" w:date="2025-09-12T18:34:00Z" w16du:dateUtc="2025-09-12T23:34:00Z"/>
                <w:color w:val="222222"/>
                <w:sz w:val="24"/>
                <w:szCs w:val="24"/>
              </w:rPr>
            </w:pPr>
            <w:ins w:id="2025" w:author="Alondra Vega Pacheco" w:date="2025-09-12T18:34:00Z" w16du:dateUtc="2025-09-12T23:34:00Z">
              <w:r w:rsidRPr="007E6E3E">
                <w:rPr>
                  <w:color w:val="222222"/>
                  <w:sz w:val="24"/>
                  <w:szCs w:val="24"/>
                </w:rPr>
                <w:t>MVP</w:t>
              </w:r>
            </w:ins>
          </w:p>
        </w:tc>
        <w:tc>
          <w:tcPr>
            <w:tcW w:w="0" w:type="dxa"/>
            <w:tcPrChange w:id="2026" w:author="Alondra Vega Pacheco" w:date="2025-09-12T18:27:00Z" w16du:dateUtc="2025-09-12T23:27:00Z">
              <w:tcPr>
                <w:tcW w:w="9030" w:type="dxa"/>
              </w:tcPr>
            </w:tcPrChange>
          </w:tcPr>
          <w:p w14:paraId="3B777A3C"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027" w:author="Alondra Vega Pacheco" w:date="2025-09-12T18:34:00Z" w16du:dateUtc="2025-09-12T23:34:00Z"/>
                <w:color w:val="222222"/>
                <w:sz w:val="24"/>
                <w:szCs w:val="24"/>
              </w:rPr>
            </w:pPr>
            <w:ins w:id="2028" w:author="Alondra Vega Pacheco" w:date="2025-09-12T18:34:00Z" w16du:dateUtc="2025-09-12T23:34:00Z">
              <w:r w:rsidRPr="007E6E3E">
                <w:rPr>
                  <w:color w:val="222222"/>
                  <w:sz w:val="24"/>
                  <w:szCs w:val="24"/>
                </w:rPr>
                <w:t xml:space="preserve">Minimum Viable Product – Initial functional version of CareConnect with essential </w:t>
              </w:r>
              <w:proofErr w:type="gramStart"/>
              <w:r w:rsidRPr="007E6E3E">
                <w:rPr>
                  <w:color w:val="222222"/>
                  <w:sz w:val="24"/>
                  <w:szCs w:val="24"/>
                </w:rPr>
                <w:t>features .</w:t>
              </w:r>
              <w:proofErr w:type="gramEnd"/>
            </w:ins>
          </w:p>
        </w:tc>
      </w:tr>
      <w:tr w:rsidR="00D95A64" w14:paraId="51C15E5D" w14:textId="77777777">
        <w:trPr>
          <w:trHeight w:val="300"/>
          <w:ins w:id="2029" w:author="Alondra Vega Pacheco" w:date="2025-09-12T18:34:00Z"/>
          <w:trPrChange w:id="2030"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2031" w:author="Alondra Vega Pacheco" w:date="2025-09-12T18:27:00Z" w16du:dateUtc="2025-09-12T23:27:00Z">
              <w:tcPr>
                <w:tcW w:w="1050" w:type="dxa"/>
              </w:tcPr>
            </w:tcPrChange>
          </w:tcPr>
          <w:p w14:paraId="1AB15178" w14:textId="77777777" w:rsidR="00D95A64" w:rsidRPr="007E6E3E" w:rsidRDefault="00D95A64">
            <w:pPr>
              <w:spacing w:after="180"/>
              <w:rPr>
                <w:ins w:id="2032" w:author="Alondra Vega Pacheco" w:date="2025-09-12T18:34:00Z" w16du:dateUtc="2025-09-12T23:34:00Z"/>
                <w:color w:val="222222"/>
                <w:sz w:val="24"/>
                <w:szCs w:val="24"/>
              </w:rPr>
            </w:pPr>
            <w:ins w:id="2033" w:author="Alondra Vega Pacheco" w:date="2025-09-12T18:34:00Z" w16du:dateUtc="2025-09-12T23:34:00Z">
              <w:r w:rsidRPr="007E6E3E">
                <w:rPr>
                  <w:color w:val="222222"/>
                  <w:sz w:val="24"/>
                  <w:szCs w:val="24"/>
                </w:rPr>
                <w:t>NDC</w:t>
              </w:r>
            </w:ins>
          </w:p>
        </w:tc>
        <w:tc>
          <w:tcPr>
            <w:tcW w:w="0" w:type="dxa"/>
            <w:tcPrChange w:id="2034" w:author="Alondra Vega Pacheco" w:date="2025-09-12T18:27:00Z" w16du:dateUtc="2025-09-12T23:27:00Z">
              <w:tcPr>
                <w:tcW w:w="9030" w:type="dxa"/>
              </w:tcPr>
            </w:tcPrChange>
          </w:tcPr>
          <w:p w14:paraId="1F8F2669"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035" w:author="Alondra Vega Pacheco" w:date="2025-09-12T18:34:00Z" w16du:dateUtc="2025-09-12T23:34:00Z"/>
                <w:color w:val="222222"/>
                <w:sz w:val="24"/>
                <w:szCs w:val="24"/>
              </w:rPr>
            </w:pPr>
            <w:ins w:id="2036" w:author="Alondra Vega Pacheco" w:date="2025-09-12T18:34:00Z" w16du:dateUtc="2025-09-12T23:34:00Z">
              <w:r w:rsidRPr="007E6E3E">
                <w:rPr>
                  <w:color w:val="222222"/>
                  <w:sz w:val="24"/>
                  <w:szCs w:val="24"/>
                </w:rPr>
                <w:t xml:space="preserve">National Drug Code – Unique identifier for medications; used in integration with </w:t>
              </w:r>
              <w:proofErr w:type="spellStart"/>
              <w:r w:rsidRPr="007E6E3E">
                <w:rPr>
                  <w:color w:val="222222"/>
                  <w:sz w:val="24"/>
                  <w:szCs w:val="24"/>
                </w:rPr>
                <w:t>OpenFDA</w:t>
              </w:r>
              <w:proofErr w:type="spellEnd"/>
              <w:r w:rsidRPr="007E6E3E">
                <w:rPr>
                  <w:color w:val="222222"/>
                  <w:sz w:val="24"/>
                  <w:szCs w:val="24"/>
                </w:rPr>
                <w:t xml:space="preserve"> </w:t>
              </w:r>
              <w:proofErr w:type="gramStart"/>
              <w:r w:rsidRPr="007E6E3E">
                <w:rPr>
                  <w:color w:val="222222"/>
                  <w:sz w:val="24"/>
                  <w:szCs w:val="24"/>
                </w:rPr>
                <w:t>API .</w:t>
              </w:r>
              <w:proofErr w:type="gramEnd"/>
            </w:ins>
          </w:p>
        </w:tc>
      </w:tr>
      <w:tr w:rsidR="00D95A64" w14:paraId="46699051" w14:textId="77777777">
        <w:trPr>
          <w:trHeight w:val="300"/>
          <w:ins w:id="2037" w:author="Alondra Vega Pacheco" w:date="2025-09-12T18:34:00Z"/>
        </w:trPr>
        <w:tc>
          <w:tcPr>
            <w:cnfStyle w:val="001000000000" w:firstRow="0" w:lastRow="0" w:firstColumn="1" w:lastColumn="0" w:oddVBand="0" w:evenVBand="0" w:oddHBand="0" w:evenHBand="0" w:firstRowFirstColumn="0" w:firstRowLastColumn="0" w:lastRowFirstColumn="0" w:lastRowLastColumn="0"/>
            <w:tcW w:w="1050" w:type="dxa"/>
          </w:tcPr>
          <w:p w14:paraId="024DF5EC" w14:textId="77777777" w:rsidR="00D95A64" w:rsidRPr="007E6E3E" w:rsidRDefault="00D95A64">
            <w:pPr>
              <w:spacing w:after="180"/>
              <w:rPr>
                <w:ins w:id="2038" w:author="Alondra Vega Pacheco" w:date="2025-09-12T18:34:00Z" w16du:dateUtc="2025-09-12T23:34:00Z"/>
                <w:color w:val="222222"/>
                <w:szCs w:val="24"/>
              </w:rPr>
            </w:pPr>
            <w:ins w:id="2039" w:author="Alondra Vega Pacheco" w:date="2025-09-12T18:34:00Z" w16du:dateUtc="2025-09-12T23:34:00Z">
              <w:r>
                <w:rPr>
                  <w:color w:val="222222"/>
                  <w:szCs w:val="24"/>
                </w:rPr>
                <w:t>NLP</w:t>
              </w:r>
            </w:ins>
          </w:p>
        </w:tc>
        <w:tc>
          <w:tcPr>
            <w:tcW w:w="9030" w:type="dxa"/>
          </w:tcPr>
          <w:p w14:paraId="03E013F0"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040" w:author="Alondra Vega Pacheco" w:date="2025-09-12T18:34:00Z" w16du:dateUtc="2025-09-12T23:34:00Z"/>
                <w:color w:val="222222"/>
                <w:szCs w:val="24"/>
              </w:rPr>
            </w:pPr>
            <w:ins w:id="2041" w:author="Alondra Vega Pacheco" w:date="2025-09-12T18:34:00Z" w16du:dateUtc="2025-09-12T23:34:00Z">
              <w:r w:rsidRPr="000C527C">
                <w:rPr>
                  <w:color w:val="222222"/>
                  <w:szCs w:val="24"/>
                </w:rPr>
                <w:t>Natural Language Processing -- AI techniques used to interpret, classify, or extract meaning from text data.</w:t>
              </w:r>
            </w:ins>
          </w:p>
        </w:tc>
      </w:tr>
      <w:tr w:rsidR="00D95A64" w14:paraId="33564C1D" w14:textId="77777777">
        <w:trPr>
          <w:trHeight w:val="300"/>
          <w:ins w:id="2042" w:author="Alondra Vega Pacheco" w:date="2025-09-12T18:34:00Z"/>
          <w:trPrChange w:id="2043"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2044" w:author="Alondra Vega Pacheco" w:date="2025-09-12T18:27:00Z" w16du:dateUtc="2025-09-12T23:27:00Z">
              <w:tcPr>
                <w:tcW w:w="1050" w:type="dxa"/>
              </w:tcPr>
            </w:tcPrChange>
          </w:tcPr>
          <w:p w14:paraId="5AD251C1" w14:textId="77777777" w:rsidR="00D95A64" w:rsidRPr="007E6E3E" w:rsidRDefault="00D95A64">
            <w:pPr>
              <w:spacing w:after="180"/>
              <w:rPr>
                <w:ins w:id="2045" w:author="Alondra Vega Pacheco" w:date="2025-09-12T18:34:00Z" w16du:dateUtc="2025-09-12T23:34:00Z"/>
                <w:color w:val="222222"/>
                <w:sz w:val="24"/>
                <w:szCs w:val="24"/>
              </w:rPr>
            </w:pPr>
            <w:ins w:id="2046" w:author="Alondra Vega Pacheco" w:date="2025-09-12T18:34:00Z" w16du:dateUtc="2025-09-12T23:34:00Z">
              <w:r w:rsidRPr="007E6E3E">
                <w:rPr>
                  <w:color w:val="222222"/>
                  <w:sz w:val="24"/>
                  <w:szCs w:val="24"/>
                </w:rPr>
                <w:t>PHI</w:t>
              </w:r>
            </w:ins>
          </w:p>
        </w:tc>
        <w:tc>
          <w:tcPr>
            <w:tcW w:w="0" w:type="dxa"/>
            <w:tcPrChange w:id="2047" w:author="Alondra Vega Pacheco" w:date="2025-09-12T18:27:00Z" w16du:dateUtc="2025-09-12T23:27:00Z">
              <w:tcPr>
                <w:tcW w:w="9030" w:type="dxa"/>
              </w:tcPr>
            </w:tcPrChange>
          </w:tcPr>
          <w:p w14:paraId="5197459C"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048" w:author="Alondra Vega Pacheco" w:date="2025-09-12T18:34:00Z" w16du:dateUtc="2025-09-12T23:34:00Z"/>
                <w:color w:val="222222"/>
                <w:sz w:val="24"/>
                <w:szCs w:val="24"/>
              </w:rPr>
            </w:pPr>
            <w:ins w:id="2049" w:author="Alondra Vega Pacheco" w:date="2025-09-12T18:34:00Z" w16du:dateUtc="2025-09-12T23:34:00Z">
              <w:r w:rsidRPr="007E6E3E">
                <w:rPr>
                  <w:color w:val="222222"/>
                  <w:sz w:val="24"/>
                  <w:szCs w:val="24"/>
                </w:rPr>
                <w:t xml:space="preserve">Protected Health Information – Sensitive patient health data regulated under </w:t>
              </w:r>
              <w:proofErr w:type="gramStart"/>
              <w:r w:rsidRPr="007E6E3E">
                <w:rPr>
                  <w:color w:val="222222"/>
                  <w:sz w:val="24"/>
                  <w:szCs w:val="24"/>
                </w:rPr>
                <w:t>HIPAA .</w:t>
              </w:r>
              <w:proofErr w:type="gramEnd"/>
            </w:ins>
          </w:p>
        </w:tc>
      </w:tr>
      <w:tr w:rsidR="00D95A64" w14:paraId="3D368EC8" w14:textId="77777777">
        <w:trPr>
          <w:trHeight w:val="300"/>
          <w:ins w:id="2050" w:author="Alondra Vega Pacheco" w:date="2025-09-12T18:34:00Z"/>
          <w:trPrChange w:id="2051"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2052" w:author="Alondra Vega Pacheco" w:date="2025-09-12T18:27:00Z" w16du:dateUtc="2025-09-12T23:27:00Z">
              <w:tcPr>
                <w:tcW w:w="1050" w:type="dxa"/>
              </w:tcPr>
            </w:tcPrChange>
          </w:tcPr>
          <w:p w14:paraId="10B2B13B" w14:textId="77777777" w:rsidR="00D95A64" w:rsidRPr="007E6E3E" w:rsidRDefault="00D95A64">
            <w:pPr>
              <w:spacing w:after="180"/>
              <w:rPr>
                <w:ins w:id="2053" w:author="Alondra Vega Pacheco" w:date="2025-09-12T18:34:00Z" w16du:dateUtc="2025-09-12T23:34:00Z"/>
                <w:color w:val="222222"/>
                <w:sz w:val="24"/>
                <w:szCs w:val="24"/>
              </w:rPr>
            </w:pPr>
            <w:ins w:id="2054" w:author="Alondra Vega Pacheco" w:date="2025-09-12T18:34:00Z" w16du:dateUtc="2025-09-12T23:34:00Z">
              <w:r w:rsidRPr="007E6E3E">
                <w:rPr>
                  <w:color w:val="222222"/>
                  <w:sz w:val="24"/>
                  <w:szCs w:val="24"/>
                </w:rPr>
                <w:t>PII</w:t>
              </w:r>
            </w:ins>
          </w:p>
        </w:tc>
        <w:tc>
          <w:tcPr>
            <w:tcW w:w="0" w:type="dxa"/>
            <w:tcPrChange w:id="2055" w:author="Alondra Vega Pacheco" w:date="2025-09-12T18:27:00Z" w16du:dateUtc="2025-09-12T23:27:00Z">
              <w:tcPr>
                <w:tcW w:w="9030" w:type="dxa"/>
              </w:tcPr>
            </w:tcPrChange>
          </w:tcPr>
          <w:p w14:paraId="3245DCDB"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056" w:author="Alondra Vega Pacheco" w:date="2025-09-12T18:34:00Z" w16du:dateUtc="2025-09-12T23:34:00Z"/>
                <w:color w:val="222222"/>
                <w:sz w:val="24"/>
                <w:szCs w:val="24"/>
              </w:rPr>
            </w:pPr>
            <w:ins w:id="2057" w:author="Alondra Vega Pacheco" w:date="2025-09-12T18:34:00Z" w16du:dateUtc="2025-09-12T23:34:00Z">
              <w:r w:rsidRPr="007E6E3E">
                <w:rPr>
                  <w:color w:val="222222"/>
                  <w:sz w:val="24"/>
                  <w:szCs w:val="24"/>
                </w:rPr>
                <w:t>Personally Identifiable Information – Any data that could identify an individual (e.g., name, SSN).</w:t>
              </w:r>
            </w:ins>
          </w:p>
        </w:tc>
      </w:tr>
      <w:tr w:rsidR="00D95A64" w14:paraId="444FD946" w14:textId="77777777">
        <w:trPr>
          <w:trHeight w:val="300"/>
          <w:ins w:id="2058" w:author="Alondra Vega Pacheco" w:date="2025-09-12T18:34:00Z"/>
          <w:trPrChange w:id="2059"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2060" w:author="Alondra Vega Pacheco" w:date="2025-09-12T18:27:00Z" w16du:dateUtc="2025-09-12T23:27:00Z">
              <w:tcPr>
                <w:tcW w:w="1050" w:type="dxa"/>
              </w:tcPr>
            </w:tcPrChange>
          </w:tcPr>
          <w:p w14:paraId="71106499" w14:textId="77777777" w:rsidR="00D95A64" w:rsidRPr="007E6E3E" w:rsidRDefault="00D95A64">
            <w:pPr>
              <w:spacing w:after="180"/>
              <w:rPr>
                <w:ins w:id="2061" w:author="Alondra Vega Pacheco" w:date="2025-09-12T18:34:00Z" w16du:dateUtc="2025-09-12T23:34:00Z"/>
                <w:color w:val="222222"/>
                <w:sz w:val="24"/>
                <w:szCs w:val="24"/>
              </w:rPr>
            </w:pPr>
            <w:ins w:id="2062" w:author="Alondra Vega Pacheco" w:date="2025-09-12T18:34:00Z" w16du:dateUtc="2025-09-12T23:34:00Z">
              <w:r w:rsidRPr="007E6E3E">
                <w:rPr>
                  <w:color w:val="222222"/>
                  <w:sz w:val="24"/>
                  <w:szCs w:val="24"/>
                </w:rPr>
                <w:t>PL</w:t>
              </w:r>
            </w:ins>
          </w:p>
        </w:tc>
        <w:tc>
          <w:tcPr>
            <w:tcW w:w="0" w:type="dxa"/>
            <w:tcPrChange w:id="2063" w:author="Alondra Vega Pacheco" w:date="2025-09-12T18:27:00Z" w16du:dateUtc="2025-09-12T23:27:00Z">
              <w:tcPr>
                <w:tcW w:w="9030" w:type="dxa"/>
              </w:tcPr>
            </w:tcPrChange>
          </w:tcPr>
          <w:p w14:paraId="1CF02889"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064" w:author="Alondra Vega Pacheco" w:date="2025-09-12T18:34:00Z" w16du:dateUtc="2025-09-12T23:34:00Z"/>
                <w:color w:val="222222"/>
                <w:sz w:val="24"/>
                <w:szCs w:val="24"/>
              </w:rPr>
            </w:pPr>
            <w:ins w:id="2065" w:author="Alondra Vega Pacheco" w:date="2025-09-12T18:34:00Z" w16du:dateUtc="2025-09-12T23:34:00Z">
              <w:r w:rsidRPr="007E6E3E">
                <w:rPr>
                  <w:color w:val="222222"/>
                  <w:sz w:val="24"/>
                  <w:szCs w:val="24"/>
                </w:rPr>
                <w:t xml:space="preserve">Project Lead – Role accountable for project oversight, schedule, and </w:t>
              </w:r>
              <w:proofErr w:type="gramStart"/>
              <w:r w:rsidRPr="007E6E3E">
                <w:rPr>
                  <w:color w:val="222222"/>
                  <w:sz w:val="24"/>
                  <w:szCs w:val="24"/>
                </w:rPr>
                <w:t>deliverables .</w:t>
              </w:r>
              <w:proofErr w:type="gramEnd"/>
            </w:ins>
          </w:p>
        </w:tc>
      </w:tr>
      <w:tr w:rsidR="00D95A64" w14:paraId="26D65F72" w14:textId="77777777">
        <w:trPr>
          <w:trHeight w:val="300"/>
          <w:ins w:id="2066" w:author="Alondra Vega Pacheco" w:date="2025-09-12T18:34:00Z"/>
          <w:trPrChange w:id="2067"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2068" w:author="Alondra Vega Pacheco" w:date="2025-09-12T18:27:00Z" w16du:dateUtc="2025-09-12T23:27:00Z">
              <w:tcPr>
                <w:tcW w:w="1050" w:type="dxa"/>
              </w:tcPr>
            </w:tcPrChange>
          </w:tcPr>
          <w:p w14:paraId="464F3389" w14:textId="77777777" w:rsidR="00D95A64" w:rsidRPr="007E6E3E" w:rsidRDefault="00D95A64">
            <w:pPr>
              <w:spacing w:after="180"/>
              <w:rPr>
                <w:ins w:id="2069" w:author="Alondra Vega Pacheco" w:date="2025-09-12T18:34:00Z" w16du:dateUtc="2025-09-12T23:34:00Z"/>
                <w:color w:val="222222"/>
                <w:sz w:val="24"/>
                <w:szCs w:val="24"/>
              </w:rPr>
            </w:pPr>
            <w:ins w:id="2070" w:author="Alondra Vega Pacheco" w:date="2025-09-12T18:34:00Z" w16du:dateUtc="2025-09-12T23:34:00Z">
              <w:r w:rsidRPr="007E6E3E">
                <w:rPr>
                  <w:color w:val="222222"/>
                  <w:sz w:val="24"/>
                  <w:szCs w:val="24"/>
                </w:rPr>
                <w:t>QA</w:t>
              </w:r>
            </w:ins>
          </w:p>
        </w:tc>
        <w:tc>
          <w:tcPr>
            <w:tcW w:w="0" w:type="dxa"/>
            <w:tcPrChange w:id="2071" w:author="Alondra Vega Pacheco" w:date="2025-09-12T18:27:00Z" w16du:dateUtc="2025-09-12T23:27:00Z">
              <w:tcPr>
                <w:tcW w:w="9030" w:type="dxa"/>
              </w:tcPr>
            </w:tcPrChange>
          </w:tcPr>
          <w:p w14:paraId="6778F831"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072" w:author="Alondra Vega Pacheco" w:date="2025-09-12T18:34:00Z" w16du:dateUtc="2025-09-12T23:34:00Z"/>
                <w:color w:val="222222"/>
                <w:sz w:val="24"/>
                <w:szCs w:val="24"/>
              </w:rPr>
            </w:pPr>
            <w:ins w:id="2073" w:author="Alondra Vega Pacheco" w:date="2025-09-12T18:34:00Z" w16du:dateUtc="2025-09-12T23:34:00Z">
              <w:r w:rsidRPr="007E6E3E">
                <w:rPr>
                  <w:color w:val="222222"/>
                  <w:sz w:val="24"/>
                  <w:szCs w:val="24"/>
                </w:rPr>
                <w:t xml:space="preserve">Quality Assurance – Ensures deliverables meet defined quality standards through testing and </w:t>
              </w:r>
              <w:proofErr w:type="gramStart"/>
              <w:r w:rsidRPr="007E6E3E">
                <w:rPr>
                  <w:color w:val="222222"/>
                  <w:sz w:val="24"/>
                  <w:szCs w:val="24"/>
                </w:rPr>
                <w:t>validation .</w:t>
              </w:r>
              <w:proofErr w:type="gramEnd"/>
            </w:ins>
          </w:p>
        </w:tc>
      </w:tr>
      <w:tr w:rsidR="00D95A64" w14:paraId="23CFF6CF" w14:textId="77777777">
        <w:trPr>
          <w:trHeight w:val="300"/>
          <w:ins w:id="2074" w:author="Alondra Vega Pacheco" w:date="2025-09-12T18:34:00Z"/>
          <w:trPrChange w:id="2075"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2076" w:author="Alondra Vega Pacheco" w:date="2025-09-12T18:27:00Z" w16du:dateUtc="2025-09-12T23:27:00Z">
              <w:tcPr>
                <w:tcW w:w="1050" w:type="dxa"/>
              </w:tcPr>
            </w:tcPrChange>
          </w:tcPr>
          <w:p w14:paraId="0918649F" w14:textId="77777777" w:rsidR="00D95A64" w:rsidRPr="007E6E3E" w:rsidRDefault="00D95A64">
            <w:pPr>
              <w:spacing w:after="180"/>
              <w:rPr>
                <w:ins w:id="2077" w:author="Alondra Vega Pacheco" w:date="2025-09-12T18:34:00Z" w16du:dateUtc="2025-09-12T23:34:00Z"/>
                <w:color w:val="222222"/>
                <w:sz w:val="24"/>
                <w:szCs w:val="24"/>
              </w:rPr>
            </w:pPr>
            <w:ins w:id="2078" w:author="Alondra Vega Pacheco" w:date="2025-09-12T18:34:00Z" w16du:dateUtc="2025-09-12T23:34:00Z">
              <w:r w:rsidRPr="007E6E3E">
                <w:rPr>
                  <w:color w:val="222222"/>
                  <w:sz w:val="24"/>
                  <w:szCs w:val="24"/>
                </w:rPr>
                <w:t>RBAC</w:t>
              </w:r>
            </w:ins>
          </w:p>
        </w:tc>
        <w:tc>
          <w:tcPr>
            <w:tcW w:w="0" w:type="dxa"/>
            <w:tcPrChange w:id="2079" w:author="Alondra Vega Pacheco" w:date="2025-09-12T18:27:00Z" w16du:dateUtc="2025-09-12T23:27:00Z">
              <w:tcPr>
                <w:tcW w:w="9030" w:type="dxa"/>
              </w:tcPr>
            </w:tcPrChange>
          </w:tcPr>
          <w:p w14:paraId="07D8D0D4"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080" w:author="Alondra Vega Pacheco" w:date="2025-09-12T18:34:00Z" w16du:dateUtc="2025-09-12T23:34:00Z"/>
                <w:color w:val="222222"/>
                <w:sz w:val="24"/>
                <w:szCs w:val="24"/>
              </w:rPr>
            </w:pPr>
            <w:ins w:id="2081" w:author="Alondra Vega Pacheco" w:date="2025-09-12T18:34:00Z" w16du:dateUtc="2025-09-12T23:34:00Z">
              <w:r w:rsidRPr="007E6E3E">
                <w:rPr>
                  <w:color w:val="222222"/>
                  <w:sz w:val="24"/>
                  <w:szCs w:val="24"/>
                </w:rPr>
                <w:t xml:space="preserve">Role-Based Access Control – Security principle where access is based on user </w:t>
              </w:r>
              <w:proofErr w:type="gramStart"/>
              <w:r w:rsidRPr="007E6E3E">
                <w:rPr>
                  <w:color w:val="222222"/>
                  <w:sz w:val="24"/>
                  <w:szCs w:val="24"/>
                </w:rPr>
                <w:t>roles .</w:t>
              </w:r>
              <w:proofErr w:type="gramEnd"/>
            </w:ins>
          </w:p>
        </w:tc>
      </w:tr>
      <w:tr w:rsidR="00D95A64" w14:paraId="6D5FE648" w14:textId="77777777">
        <w:trPr>
          <w:trHeight w:val="300"/>
          <w:ins w:id="2082" w:author="Alondra Vega Pacheco" w:date="2025-09-12T18:34:00Z"/>
          <w:trPrChange w:id="2083"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2084" w:author="Alondra Vega Pacheco" w:date="2025-09-12T18:27:00Z" w16du:dateUtc="2025-09-12T23:27:00Z">
              <w:tcPr>
                <w:tcW w:w="1050" w:type="dxa"/>
              </w:tcPr>
            </w:tcPrChange>
          </w:tcPr>
          <w:p w14:paraId="7C3C39F6" w14:textId="77777777" w:rsidR="00D95A64" w:rsidRPr="007E6E3E" w:rsidRDefault="00D95A64">
            <w:pPr>
              <w:spacing w:after="180"/>
              <w:rPr>
                <w:ins w:id="2085" w:author="Alondra Vega Pacheco" w:date="2025-09-12T18:34:00Z" w16du:dateUtc="2025-09-12T23:34:00Z"/>
                <w:color w:val="222222"/>
                <w:sz w:val="24"/>
                <w:szCs w:val="24"/>
              </w:rPr>
            </w:pPr>
            <w:ins w:id="2086" w:author="Alondra Vega Pacheco" w:date="2025-09-12T18:34:00Z" w16du:dateUtc="2025-09-12T23:34:00Z">
              <w:r w:rsidRPr="007E6E3E">
                <w:rPr>
                  <w:color w:val="222222"/>
                  <w:sz w:val="24"/>
                  <w:szCs w:val="24"/>
                </w:rPr>
                <w:t>RACI</w:t>
              </w:r>
            </w:ins>
          </w:p>
        </w:tc>
        <w:tc>
          <w:tcPr>
            <w:tcW w:w="0" w:type="dxa"/>
            <w:tcPrChange w:id="2087" w:author="Alondra Vega Pacheco" w:date="2025-09-12T18:27:00Z" w16du:dateUtc="2025-09-12T23:27:00Z">
              <w:tcPr>
                <w:tcW w:w="9030" w:type="dxa"/>
              </w:tcPr>
            </w:tcPrChange>
          </w:tcPr>
          <w:p w14:paraId="2D889F9C"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088" w:author="Alondra Vega Pacheco" w:date="2025-09-12T18:34:00Z" w16du:dateUtc="2025-09-12T23:34:00Z"/>
                <w:color w:val="222222"/>
                <w:sz w:val="24"/>
                <w:szCs w:val="24"/>
              </w:rPr>
            </w:pPr>
            <w:ins w:id="2089" w:author="Alondra Vega Pacheco" w:date="2025-09-12T18:34:00Z" w16du:dateUtc="2025-09-12T23:34:00Z">
              <w:r w:rsidRPr="007E6E3E">
                <w:rPr>
                  <w:color w:val="222222"/>
                  <w:sz w:val="24"/>
                  <w:szCs w:val="24"/>
                </w:rPr>
                <w:t xml:space="preserve">Responsible, Accountable, Consulted, Informed – Responsibility assignment matrix for project </w:t>
              </w:r>
              <w:proofErr w:type="gramStart"/>
              <w:r w:rsidRPr="007E6E3E">
                <w:rPr>
                  <w:color w:val="222222"/>
                  <w:sz w:val="24"/>
                  <w:szCs w:val="24"/>
                </w:rPr>
                <w:t>tasks .</w:t>
              </w:r>
              <w:proofErr w:type="gramEnd"/>
            </w:ins>
          </w:p>
        </w:tc>
      </w:tr>
      <w:tr w:rsidR="00D95A64" w14:paraId="0FAB684E" w14:textId="77777777">
        <w:trPr>
          <w:trHeight w:val="300"/>
          <w:ins w:id="2090" w:author="Alondra Vega Pacheco" w:date="2025-09-12T18:34:00Z"/>
          <w:trPrChange w:id="2091"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2092" w:author="Alondra Vega Pacheco" w:date="2025-09-12T18:27:00Z" w16du:dateUtc="2025-09-12T23:27:00Z">
              <w:tcPr>
                <w:tcW w:w="1050" w:type="dxa"/>
              </w:tcPr>
            </w:tcPrChange>
          </w:tcPr>
          <w:p w14:paraId="1312445B" w14:textId="77777777" w:rsidR="00D95A64" w:rsidRPr="007E6E3E" w:rsidRDefault="00D95A64">
            <w:pPr>
              <w:spacing w:after="180"/>
              <w:rPr>
                <w:ins w:id="2093" w:author="Alondra Vega Pacheco" w:date="2025-09-12T18:34:00Z" w16du:dateUtc="2025-09-12T23:34:00Z"/>
                <w:color w:val="222222"/>
                <w:sz w:val="24"/>
                <w:szCs w:val="24"/>
              </w:rPr>
            </w:pPr>
            <w:ins w:id="2094" w:author="Alondra Vega Pacheco" w:date="2025-09-12T18:34:00Z" w16du:dateUtc="2025-09-12T23:34:00Z">
              <w:r w:rsidRPr="007E6E3E">
                <w:rPr>
                  <w:color w:val="222222"/>
                  <w:sz w:val="24"/>
                  <w:szCs w:val="24"/>
                </w:rPr>
                <w:t>REQ</w:t>
              </w:r>
            </w:ins>
          </w:p>
        </w:tc>
        <w:tc>
          <w:tcPr>
            <w:tcW w:w="0" w:type="dxa"/>
            <w:tcPrChange w:id="2095" w:author="Alondra Vega Pacheco" w:date="2025-09-12T18:27:00Z" w16du:dateUtc="2025-09-12T23:27:00Z">
              <w:tcPr>
                <w:tcW w:w="9030" w:type="dxa"/>
              </w:tcPr>
            </w:tcPrChange>
          </w:tcPr>
          <w:p w14:paraId="3ED515A0"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096" w:author="Alondra Vega Pacheco" w:date="2025-09-12T18:34:00Z" w16du:dateUtc="2025-09-12T23:34:00Z"/>
                <w:color w:val="222222"/>
                <w:sz w:val="24"/>
                <w:szCs w:val="24"/>
              </w:rPr>
            </w:pPr>
            <w:ins w:id="2097" w:author="Alondra Vega Pacheco" w:date="2025-09-12T18:34:00Z" w16du:dateUtc="2025-09-12T23:34:00Z">
              <w:r w:rsidRPr="007E6E3E">
                <w:rPr>
                  <w:color w:val="222222"/>
                  <w:sz w:val="24"/>
                  <w:szCs w:val="24"/>
                </w:rPr>
                <w:t xml:space="preserve">Requirement – A documented functional or non-functional </w:t>
              </w:r>
              <w:proofErr w:type="gramStart"/>
              <w:r w:rsidRPr="007E6E3E">
                <w:rPr>
                  <w:color w:val="222222"/>
                  <w:sz w:val="24"/>
                  <w:szCs w:val="24"/>
                </w:rPr>
                <w:t>specification .</w:t>
              </w:r>
              <w:proofErr w:type="gramEnd"/>
            </w:ins>
          </w:p>
        </w:tc>
      </w:tr>
      <w:tr w:rsidR="009B04EF" w14:paraId="692B8EBC" w14:textId="77777777">
        <w:trPr>
          <w:trHeight w:val="300"/>
          <w:ins w:id="2098" w:author="Alondra Vega Pacheco" w:date="2025-09-12T18:35:00Z"/>
        </w:trPr>
        <w:tc>
          <w:tcPr>
            <w:cnfStyle w:val="001000000000" w:firstRow="0" w:lastRow="0" w:firstColumn="1" w:lastColumn="0" w:oddVBand="0" w:evenVBand="0" w:oddHBand="0" w:evenHBand="0" w:firstRowFirstColumn="0" w:firstRowLastColumn="0" w:lastRowFirstColumn="0" w:lastRowLastColumn="0"/>
            <w:tcW w:w="1050" w:type="dxa"/>
          </w:tcPr>
          <w:p w14:paraId="503B00F6" w14:textId="57AC8045" w:rsidR="009B04EF" w:rsidRPr="007E6E3E" w:rsidRDefault="009B04EF">
            <w:pPr>
              <w:spacing w:after="180"/>
              <w:rPr>
                <w:ins w:id="2099" w:author="Alondra Vega Pacheco" w:date="2025-09-12T18:35:00Z" w16du:dateUtc="2025-09-12T23:35:00Z"/>
                <w:color w:val="222222"/>
                <w:szCs w:val="24"/>
              </w:rPr>
            </w:pPr>
            <w:ins w:id="2100" w:author="Alondra Vega Pacheco" w:date="2025-09-12T18:35:00Z" w16du:dateUtc="2025-09-12T23:35:00Z">
              <w:r>
                <w:rPr>
                  <w:color w:val="222222"/>
                  <w:szCs w:val="24"/>
                </w:rPr>
                <w:lastRenderedPageBreak/>
                <w:t>RPO</w:t>
              </w:r>
            </w:ins>
          </w:p>
        </w:tc>
        <w:tc>
          <w:tcPr>
            <w:tcW w:w="9030" w:type="dxa"/>
          </w:tcPr>
          <w:p w14:paraId="02A0AD78" w14:textId="731C151F" w:rsidR="009B04EF" w:rsidRPr="007E6E3E" w:rsidRDefault="00C17DFE">
            <w:pPr>
              <w:spacing w:after="180"/>
              <w:cnfStyle w:val="000000000000" w:firstRow="0" w:lastRow="0" w:firstColumn="0" w:lastColumn="0" w:oddVBand="0" w:evenVBand="0" w:oddHBand="0" w:evenHBand="0" w:firstRowFirstColumn="0" w:firstRowLastColumn="0" w:lastRowFirstColumn="0" w:lastRowLastColumn="0"/>
              <w:rPr>
                <w:ins w:id="2101" w:author="Alondra Vega Pacheco" w:date="2025-09-12T18:35:00Z" w16du:dateUtc="2025-09-12T23:35:00Z"/>
                <w:color w:val="222222"/>
                <w:szCs w:val="24"/>
              </w:rPr>
            </w:pPr>
            <w:ins w:id="2102" w:author="Alondra Vega Pacheco" w:date="2025-09-12T18:35:00Z" w16du:dateUtc="2025-09-12T23:35:00Z">
              <w:r w:rsidRPr="00C17DFE">
                <w:rPr>
                  <w:color w:val="222222"/>
                  <w:szCs w:val="24"/>
                </w:rPr>
                <w:t>Recovery Point Objective -- The maximum targeted period in which data might be lost due to a system outage.</w:t>
              </w:r>
            </w:ins>
          </w:p>
        </w:tc>
      </w:tr>
      <w:tr w:rsidR="00C17DFE" w14:paraId="66C65C52" w14:textId="77777777">
        <w:trPr>
          <w:trHeight w:val="300"/>
          <w:ins w:id="2103" w:author="Alondra Vega Pacheco" w:date="2025-09-12T18:36:00Z"/>
        </w:trPr>
        <w:tc>
          <w:tcPr>
            <w:cnfStyle w:val="001000000000" w:firstRow="0" w:lastRow="0" w:firstColumn="1" w:lastColumn="0" w:oddVBand="0" w:evenVBand="0" w:oddHBand="0" w:evenHBand="0" w:firstRowFirstColumn="0" w:firstRowLastColumn="0" w:lastRowFirstColumn="0" w:lastRowLastColumn="0"/>
            <w:tcW w:w="1050" w:type="dxa"/>
          </w:tcPr>
          <w:p w14:paraId="00A99B1F" w14:textId="1FEE7A0B" w:rsidR="00C17DFE" w:rsidRPr="007E6E3E" w:rsidRDefault="00C17DFE">
            <w:pPr>
              <w:spacing w:after="180"/>
              <w:rPr>
                <w:ins w:id="2104" w:author="Alondra Vega Pacheco" w:date="2025-09-12T18:36:00Z" w16du:dateUtc="2025-09-12T23:36:00Z"/>
                <w:color w:val="222222"/>
                <w:szCs w:val="24"/>
              </w:rPr>
            </w:pPr>
            <w:ins w:id="2105" w:author="Alondra Vega Pacheco" w:date="2025-09-12T18:36:00Z" w16du:dateUtc="2025-09-12T23:36:00Z">
              <w:r>
                <w:rPr>
                  <w:color w:val="222222"/>
                  <w:szCs w:val="24"/>
                </w:rPr>
                <w:t>SLA</w:t>
              </w:r>
            </w:ins>
          </w:p>
        </w:tc>
        <w:tc>
          <w:tcPr>
            <w:tcW w:w="9030" w:type="dxa"/>
          </w:tcPr>
          <w:p w14:paraId="72F66EC5" w14:textId="77777777" w:rsidR="00C17DFE" w:rsidRPr="00C17DFE" w:rsidRDefault="00C17DFE" w:rsidP="00C17DFE">
            <w:pPr>
              <w:cnfStyle w:val="000000000000" w:firstRow="0" w:lastRow="0" w:firstColumn="0" w:lastColumn="0" w:oddVBand="0" w:evenVBand="0" w:oddHBand="0" w:evenHBand="0" w:firstRowFirstColumn="0" w:firstRowLastColumn="0" w:lastRowFirstColumn="0" w:lastRowLastColumn="0"/>
              <w:rPr>
                <w:ins w:id="2106" w:author="Alondra Vega Pacheco" w:date="2025-09-12T18:36:00Z" w16du:dateUtc="2025-09-12T23:36:00Z"/>
                <w:color w:val="222222"/>
                <w:szCs w:val="24"/>
              </w:rPr>
            </w:pPr>
            <w:ins w:id="2107" w:author="Alondra Vega Pacheco" w:date="2025-09-12T18:36:00Z" w16du:dateUtc="2025-09-12T23:36:00Z">
              <w:r w:rsidRPr="00C17DFE">
                <w:rPr>
                  <w:color w:val="222222"/>
                  <w:szCs w:val="24"/>
                </w:rPr>
                <w:t>Service Level Agreement (implied from context in Section 10.3, though not explicitly defined in the acronym list).</w:t>
              </w:r>
            </w:ins>
          </w:p>
          <w:p w14:paraId="05B0B2C1" w14:textId="77777777" w:rsidR="00C17DFE" w:rsidRPr="007E6E3E" w:rsidRDefault="00C17DFE">
            <w:pPr>
              <w:spacing w:after="180"/>
              <w:cnfStyle w:val="000000000000" w:firstRow="0" w:lastRow="0" w:firstColumn="0" w:lastColumn="0" w:oddVBand="0" w:evenVBand="0" w:oddHBand="0" w:evenHBand="0" w:firstRowFirstColumn="0" w:firstRowLastColumn="0" w:lastRowFirstColumn="0" w:lastRowLastColumn="0"/>
              <w:rPr>
                <w:ins w:id="2108" w:author="Alondra Vega Pacheco" w:date="2025-09-12T18:36:00Z" w16du:dateUtc="2025-09-12T23:36:00Z"/>
                <w:color w:val="222222"/>
                <w:szCs w:val="24"/>
              </w:rPr>
            </w:pPr>
          </w:p>
        </w:tc>
      </w:tr>
      <w:tr w:rsidR="00D95A64" w14:paraId="661B8A28" w14:textId="77777777">
        <w:trPr>
          <w:trHeight w:val="300"/>
          <w:ins w:id="2109" w:author="Alondra Vega Pacheco" w:date="2025-09-12T18:34:00Z"/>
          <w:trPrChange w:id="2110"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2111" w:author="Alondra Vega Pacheco" w:date="2025-09-12T18:27:00Z" w16du:dateUtc="2025-09-12T23:27:00Z">
              <w:tcPr>
                <w:tcW w:w="1050" w:type="dxa"/>
              </w:tcPr>
            </w:tcPrChange>
          </w:tcPr>
          <w:p w14:paraId="3DCD2F42" w14:textId="77777777" w:rsidR="00D95A64" w:rsidRPr="007E6E3E" w:rsidRDefault="00D95A64">
            <w:pPr>
              <w:spacing w:after="180"/>
              <w:rPr>
                <w:ins w:id="2112" w:author="Alondra Vega Pacheco" w:date="2025-09-12T18:34:00Z" w16du:dateUtc="2025-09-12T23:34:00Z"/>
                <w:color w:val="222222"/>
                <w:sz w:val="24"/>
                <w:szCs w:val="24"/>
              </w:rPr>
            </w:pPr>
            <w:ins w:id="2113" w:author="Alondra Vega Pacheco" w:date="2025-09-12T18:34:00Z" w16du:dateUtc="2025-09-12T23:34:00Z">
              <w:r w:rsidRPr="007E6E3E">
                <w:rPr>
                  <w:color w:val="222222"/>
                  <w:sz w:val="24"/>
                  <w:szCs w:val="24"/>
                </w:rPr>
                <w:t>SRS</w:t>
              </w:r>
            </w:ins>
          </w:p>
        </w:tc>
        <w:tc>
          <w:tcPr>
            <w:tcW w:w="0" w:type="dxa"/>
            <w:tcPrChange w:id="2114" w:author="Alondra Vega Pacheco" w:date="2025-09-12T18:27:00Z" w16du:dateUtc="2025-09-12T23:27:00Z">
              <w:tcPr>
                <w:tcW w:w="9030" w:type="dxa"/>
              </w:tcPr>
            </w:tcPrChange>
          </w:tcPr>
          <w:p w14:paraId="039AD64A"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115" w:author="Alondra Vega Pacheco" w:date="2025-09-12T18:34:00Z" w16du:dateUtc="2025-09-12T23:34:00Z"/>
                <w:color w:val="222222"/>
                <w:sz w:val="24"/>
                <w:szCs w:val="24"/>
              </w:rPr>
            </w:pPr>
            <w:ins w:id="2116" w:author="Alondra Vega Pacheco" w:date="2025-09-12T18:34:00Z" w16du:dateUtc="2025-09-12T23:34:00Z">
              <w:r w:rsidRPr="007E6E3E">
                <w:rPr>
                  <w:color w:val="222222"/>
                  <w:sz w:val="24"/>
                  <w:szCs w:val="24"/>
                </w:rPr>
                <w:t xml:space="preserve">Software Requirements Specification – Defines CareConnect’s system requirements and </w:t>
              </w:r>
              <w:proofErr w:type="gramStart"/>
              <w:r w:rsidRPr="007E6E3E">
                <w:rPr>
                  <w:color w:val="222222"/>
                  <w:sz w:val="24"/>
                  <w:szCs w:val="24"/>
                </w:rPr>
                <w:t>constraints .</w:t>
              </w:r>
              <w:proofErr w:type="gramEnd"/>
            </w:ins>
          </w:p>
        </w:tc>
      </w:tr>
      <w:tr w:rsidR="00D95A64" w14:paraId="5A3A4A43" w14:textId="77777777">
        <w:trPr>
          <w:trHeight w:val="300"/>
          <w:ins w:id="2117" w:author="Alondra Vega Pacheco" w:date="2025-09-12T18:34:00Z"/>
          <w:trPrChange w:id="2118"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2119" w:author="Alondra Vega Pacheco" w:date="2025-09-12T18:27:00Z" w16du:dateUtc="2025-09-12T23:27:00Z">
              <w:tcPr>
                <w:tcW w:w="1050" w:type="dxa"/>
              </w:tcPr>
            </w:tcPrChange>
          </w:tcPr>
          <w:p w14:paraId="498FFFFD" w14:textId="77777777" w:rsidR="00D95A64" w:rsidRPr="007E6E3E" w:rsidRDefault="00D95A64">
            <w:pPr>
              <w:spacing w:after="180"/>
              <w:rPr>
                <w:ins w:id="2120" w:author="Alondra Vega Pacheco" w:date="2025-09-12T18:34:00Z" w16du:dateUtc="2025-09-12T23:34:00Z"/>
                <w:color w:val="222222"/>
                <w:sz w:val="24"/>
                <w:szCs w:val="24"/>
              </w:rPr>
            </w:pPr>
            <w:ins w:id="2121" w:author="Alondra Vega Pacheco" w:date="2025-09-12T18:34:00Z" w16du:dateUtc="2025-09-12T23:34:00Z">
              <w:r w:rsidRPr="007E6E3E">
                <w:rPr>
                  <w:color w:val="222222"/>
                  <w:sz w:val="24"/>
                  <w:szCs w:val="24"/>
                </w:rPr>
                <w:t>TLS</w:t>
              </w:r>
            </w:ins>
          </w:p>
        </w:tc>
        <w:tc>
          <w:tcPr>
            <w:tcW w:w="0" w:type="dxa"/>
            <w:tcPrChange w:id="2122" w:author="Alondra Vega Pacheco" w:date="2025-09-12T18:27:00Z" w16du:dateUtc="2025-09-12T23:27:00Z">
              <w:tcPr>
                <w:tcW w:w="9030" w:type="dxa"/>
              </w:tcPr>
            </w:tcPrChange>
          </w:tcPr>
          <w:p w14:paraId="345C767C"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123" w:author="Alondra Vega Pacheco" w:date="2025-09-12T18:34:00Z" w16du:dateUtc="2025-09-12T23:34:00Z"/>
                <w:color w:val="222222"/>
                <w:sz w:val="24"/>
                <w:szCs w:val="24"/>
              </w:rPr>
            </w:pPr>
            <w:ins w:id="2124" w:author="Alondra Vega Pacheco" w:date="2025-09-12T18:34:00Z" w16du:dateUtc="2025-09-12T23:34:00Z">
              <w:r w:rsidRPr="007E6E3E">
                <w:rPr>
                  <w:color w:val="222222"/>
                  <w:sz w:val="24"/>
                  <w:szCs w:val="24"/>
                </w:rPr>
                <w:t>Transport Layer Security – Protocol for encrypting data in transit (v1.3 used in CareConnect</w:t>
              </w:r>
              <w:proofErr w:type="gramStart"/>
              <w:r w:rsidRPr="007E6E3E">
                <w:rPr>
                  <w:color w:val="222222"/>
                  <w:sz w:val="24"/>
                  <w:szCs w:val="24"/>
                </w:rPr>
                <w:t>) .</w:t>
              </w:r>
              <w:proofErr w:type="gramEnd"/>
            </w:ins>
          </w:p>
        </w:tc>
      </w:tr>
      <w:tr w:rsidR="00D95A64" w14:paraId="350C1CF0" w14:textId="77777777">
        <w:trPr>
          <w:trHeight w:val="300"/>
          <w:ins w:id="2125" w:author="Alondra Vega Pacheco" w:date="2025-09-12T18:34:00Z"/>
          <w:trPrChange w:id="2126"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2127" w:author="Alondra Vega Pacheco" w:date="2025-09-12T18:27:00Z" w16du:dateUtc="2025-09-12T23:27:00Z">
              <w:tcPr>
                <w:tcW w:w="1050" w:type="dxa"/>
              </w:tcPr>
            </w:tcPrChange>
          </w:tcPr>
          <w:p w14:paraId="093FD6AB" w14:textId="77777777" w:rsidR="00D95A64" w:rsidRPr="007E6E3E" w:rsidRDefault="00D95A64">
            <w:pPr>
              <w:spacing w:after="180"/>
              <w:rPr>
                <w:ins w:id="2128" w:author="Alondra Vega Pacheco" w:date="2025-09-12T18:34:00Z" w16du:dateUtc="2025-09-12T23:34:00Z"/>
                <w:color w:val="222222"/>
                <w:sz w:val="24"/>
                <w:szCs w:val="24"/>
              </w:rPr>
            </w:pPr>
            <w:ins w:id="2129" w:author="Alondra Vega Pacheco" w:date="2025-09-12T18:34:00Z" w16du:dateUtc="2025-09-12T23:34:00Z">
              <w:r w:rsidRPr="007E6E3E">
                <w:rPr>
                  <w:color w:val="222222"/>
                  <w:sz w:val="24"/>
                  <w:szCs w:val="24"/>
                </w:rPr>
                <w:t>UAT</w:t>
              </w:r>
            </w:ins>
          </w:p>
        </w:tc>
        <w:tc>
          <w:tcPr>
            <w:tcW w:w="0" w:type="dxa"/>
            <w:tcPrChange w:id="2130" w:author="Alondra Vega Pacheco" w:date="2025-09-12T18:27:00Z" w16du:dateUtc="2025-09-12T23:27:00Z">
              <w:tcPr>
                <w:tcW w:w="9030" w:type="dxa"/>
              </w:tcPr>
            </w:tcPrChange>
          </w:tcPr>
          <w:p w14:paraId="711B07EE"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131" w:author="Alondra Vega Pacheco" w:date="2025-09-12T18:34:00Z" w16du:dateUtc="2025-09-12T23:34:00Z"/>
                <w:color w:val="222222"/>
                <w:sz w:val="24"/>
                <w:szCs w:val="24"/>
              </w:rPr>
            </w:pPr>
            <w:ins w:id="2132" w:author="Alondra Vega Pacheco" w:date="2025-09-12T18:34:00Z" w16du:dateUtc="2025-09-12T23:34:00Z">
              <w:r w:rsidRPr="007E6E3E">
                <w:rPr>
                  <w:color w:val="222222"/>
                  <w:sz w:val="24"/>
                  <w:szCs w:val="24"/>
                </w:rPr>
                <w:t xml:space="preserve">User Acceptance Testing – Final validation phase where end users verify the system meets </w:t>
              </w:r>
              <w:proofErr w:type="gramStart"/>
              <w:r w:rsidRPr="007E6E3E">
                <w:rPr>
                  <w:color w:val="222222"/>
                  <w:sz w:val="24"/>
                  <w:szCs w:val="24"/>
                </w:rPr>
                <w:t>requirements .</w:t>
              </w:r>
              <w:proofErr w:type="gramEnd"/>
            </w:ins>
          </w:p>
        </w:tc>
      </w:tr>
      <w:tr w:rsidR="00D95A64" w14:paraId="4A5C1EE6" w14:textId="77777777">
        <w:trPr>
          <w:trHeight w:val="300"/>
          <w:ins w:id="2133" w:author="Alondra Vega Pacheco" w:date="2025-09-12T18:34:00Z"/>
          <w:trPrChange w:id="2134"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2135" w:author="Alondra Vega Pacheco" w:date="2025-09-12T18:27:00Z" w16du:dateUtc="2025-09-12T23:27:00Z">
              <w:tcPr>
                <w:tcW w:w="1050" w:type="dxa"/>
              </w:tcPr>
            </w:tcPrChange>
          </w:tcPr>
          <w:p w14:paraId="2CBEF72F" w14:textId="77777777" w:rsidR="00D95A64" w:rsidRPr="007E6E3E" w:rsidRDefault="00D95A64">
            <w:pPr>
              <w:spacing w:after="180"/>
              <w:rPr>
                <w:ins w:id="2136" w:author="Alondra Vega Pacheco" w:date="2025-09-12T18:34:00Z" w16du:dateUtc="2025-09-12T23:34:00Z"/>
                <w:color w:val="222222"/>
                <w:sz w:val="24"/>
                <w:szCs w:val="24"/>
              </w:rPr>
            </w:pPr>
            <w:ins w:id="2137" w:author="Alondra Vega Pacheco" w:date="2025-09-12T18:34:00Z" w16du:dateUtc="2025-09-12T23:34:00Z">
              <w:r w:rsidRPr="007E6E3E">
                <w:rPr>
                  <w:color w:val="222222"/>
                  <w:sz w:val="24"/>
                  <w:szCs w:val="24"/>
                </w:rPr>
                <w:t>UI</w:t>
              </w:r>
            </w:ins>
          </w:p>
        </w:tc>
        <w:tc>
          <w:tcPr>
            <w:tcW w:w="0" w:type="dxa"/>
            <w:tcPrChange w:id="2138" w:author="Alondra Vega Pacheco" w:date="2025-09-12T18:27:00Z" w16du:dateUtc="2025-09-12T23:27:00Z">
              <w:tcPr>
                <w:tcW w:w="9030" w:type="dxa"/>
              </w:tcPr>
            </w:tcPrChange>
          </w:tcPr>
          <w:p w14:paraId="351D914E"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139" w:author="Alondra Vega Pacheco" w:date="2025-09-12T18:34:00Z" w16du:dateUtc="2025-09-12T23:34:00Z"/>
                <w:color w:val="222222"/>
                <w:sz w:val="24"/>
                <w:szCs w:val="24"/>
              </w:rPr>
            </w:pPr>
            <w:ins w:id="2140" w:author="Alondra Vega Pacheco" w:date="2025-09-12T18:34:00Z" w16du:dateUtc="2025-09-12T23:34:00Z">
              <w:r w:rsidRPr="007E6E3E">
                <w:rPr>
                  <w:color w:val="222222"/>
                  <w:sz w:val="24"/>
                  <w:szCs w:val="24"/>
                </w:rPr>
                <w:t>User Interface – Front-end design and interaction layer of CareConnect.</w:t>
              </w:r>
            </w:ins>
          </w:p>
        </w:tc>
      </w:tr>
      <w:tr w:rsidR="00D95A64" w14:paraId="3E96F5C8" w14:textId="77777777">
        <w:trPr>
          <w:trHeight w:val="300"/>
          <w:ins w:id="2141" w:author="Alondra Vega Pacheco" w:date="2025-09-12T18:34:00Z"/>
        </w:trPr>
        <w:tc>
          <w:tcPr>
            <w:cnfStyle w:val="001000000000" w:firstRow="0" w:lastRow="0" w:firstColumn="1" w:lastColumn="0" w:oddVBand="0" w:evenVBand="0" w:oddHBand="0" w:evenHBand="0" w:firstRowFirstColumn="0" w:firstRowLastColumn="0" w:lastRowFirstColumn="0" w:lastRowLastColumn="0"/>
            <w:tcW w:w="1050" w:type="dxa"/>
          </w:tcPr>
          <w:p w14:paraId="4B1A34EC" w14:textId="77777777" w:rsidR="00D95A64" w:rsidRPr="007E6E3E" w:rsidRDefault="00D95A64">
            <w:pPr>
              <w:spacing w:after="180"/>
              <w:rPr>
                <w:ins w:id="2142" w:author="Alondra Vega Pacheco" w:date="2025-09-12T18:34:00Z" w16du:dateUtc="2025-09-12T23:34:00Z"/>
                <w:color w:val="222222"/>
                <w:szCs w:val="24"/>
              </w:rPr>
            </w:pPr>
            <w:ins w:id="2143" w:author="Alondra Vega Pacheco" w:date="2025-09-12T18:34:00Z" w16du:dateUtc="2025-09-12T23:34:00Z">
              <w:r>
                <w:rPr>
                  <w:color w:val="222222"/>
                  <w:szCs w:val="24"/>
                </w:rPr>
                <w:t>USPS</w:t>
              </w:r>
            </w:ins>
          </w:p>
        </w:tc>
        <w:tc>
          <w:tcPr>
            <w:tcW w:w="9030" w:type="dxa"/>
          </w:tcPr>
          <w:p w14:paraId="476D13A2"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144" w:author="Alondra Vega Pacheco" w:date="2025-09-12T18:34:00Z" w16du:dateUtc="2025-09-12T23:34:00Z"/>
                <w:color w:val="222222"/>
                <w:szCs w:val="24"/>
              </w:rPr>
            </w:pPr>
            <w:ins w:id="2145" w:author="Alondra Vega Pacheco" w:date="2025-09-12T18:34:00Z" w16du:dateUtc="2025-09-12T23:34:00Z">
              <w:r>
                <w:rPr>
                  <w:color w:val="222222"/>
                  <w:szCs w:val="24"/>
                </w:rPr>
                <w:t xml:space="preserve">United States Postal Service. </w:t>
              </w:r>
            </w:ins>
          </w:p>
        </w:tc>
      </w:tr>
      <w:tr w:rsidR="00D95A64" w14:paraId="1BC6C999" w14:textId="77777777">
        <w:trPr>
          <w:trHeight w:val="300"/>
          <w:ins w:id="2146" w:author="Alondra Vega Pacheco" w:date="2025-09-12T18:34:00Z"/>
          <w:trPrChange w:id="2147"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2148" w:author="Alondra Vega Pacheco" w:date="2025-09-12T18:27:00Z" w16du:dateUtc="2025-09-12T23:27:00Z">
              <w:tcPr>
                <w:tcW w:w="1050" w:type="dxa"/>
              </w:tcPr>
            </w:tcPrChange>
          </w:tcPr>
          <w:p w14:paraId="405FE1E2" w14:textId="77777777" w:rsidR="00D95A64" w:rsidRPr="007E6E3E" w:rsidRDefault="00D95A64">
            <w:pPr>
              <w:spacing w:after="180"/>
              <w:rPr>
                <w:ins w:id="2149" w:author="Alondra Vega Pacheco" w:date="2025-09-12T18:34:00Z" w16du:dateUtc="2025-09-12T23:34:00Z"/>
                <w:color w:val="222222"/>
                <w:sz w:val="24"/>
                <w:szCs w:val="24"/>
              </w:rPr>
            </w:pPr>
            <w:ins w:id="2150" w:author="Alondra Vega Pacheco" w:date="2025-09-12T18:34:00Z" w16du:dateUtc="2025-09-12T23:34:00Z">
              <w:r w:rsidRPr="007E6E3E">
                <w:rPr>
                  <w:color w:val="222222"/>
                  <w:sz w:val="24"/>
                  <w:szCs w:val="24"/>
                </w:rPr>
                <w:t>UX</w:t>
              </w:r>
            </w:ins>
          </w:p>
        </w:tc>
        <w:tc>
          <w:tcPr>
            <w:tcW w:w="0" w:type="dxa"/>
            <w:tcPrChange w:id="2151" w:author="Alondra Vega Pacheco" w:date="2025-09-12T18:27:00Z" w16du:dateUtc="2025-09-12T23:27:00Z">
              <w:tcPr>
                <w:tcW w:w="9030" w:type="dxa"/>
              </w:tcPr>
            </w:tcPrChange>
          </w:tcPr>
          <w:p w14:paraId="396967FB" w14:textId="77777777" w:rsidR="00D95A64" w:rsidRPr="007E6E3E" w:rsidRDefault="00D95A64">
            <w:pPr>
              <w:spacing w:after="180"/>
              <w:cnfStyle w:val="000000000000" w:firstRow="0" w:lastRow="0" w:firstColumn="0" w:lastColumn="0" w:oddVBand="0" w:evenVBand="0" w:oddHBand="0" w:evenHBand="0" w:firstRowFirstColumn="0" w:firstRowLastColumn="0" w:lastRowFirstColumn="0" w:lastRowLastColumn="0"/>
              <w:rPr>
                <w:ins w:id="2152" w:author="Alondra Vega Pacheco" w:date="2025-09-12T18:34:00Z" w16du:dateUtc="2025-09-12T23:34:00Z"/>
                <w:color w:val="222222"/>
                <w:sz w:val="24"/>
                <w:szCs w:val="24"/>
              </w:rPr>
            </w:pPr>
            <w:ins w:id="2153" w:author="Alondra Vega Pacheco" w:date="2025-09-12T18:34:00Z" w16du:dateUtc="2025-09-12T23:34:00Z">
              <w:r w:rsidRPr="007E6E3E">
                <w:rPr>
                  <w:color w:val="222222"/>
                  <w:sz w:val="24"/>
                  <w:szCs w:val="24"/>
                </w:rPr>
                <w:t xml:space="preserve">User Experience – The overall usability, accessibility, and satisfaction experienced by </w:t>
              </w:r>
              <w:proofErr w:type="gramStart"/>
              <w:r w:rsidRPr="007E6E3E">
                <w:rPr>
                  <w:color w:val="222222"/>
                  <w:sz w:val="24"/>
                  <w:szCs w:val="24"/>
                </w:rPr>
                <w:t>users .</w:t>
              </w:r>
              <w:proofErr w:type="gramEnd"/>
            </w:ins>
          </w:p>
        </w:tc>
      </w:tr>
      <w:tr w:rsidR="00D95A64" w14:paraId="637469CA" w14:textId="77777777">
        <w:trPr>
          <w:trHeight w:val="300"/>
          <w:ins w:id="2154" w:author="Alondra Vega Pacheco" w:date="2025-09-12T18:35:00Z"/>
        </w:trPr>
        <w:tc>
          <w:tcPr>
            <w:cnfStyle w:val="001000000000" w:firstRow="0" w:lastRow="0" w:firstColumn="1" w:lastColumn="0" w:oddVBand="0" w:evenVBand="0" w:oddHBand="0" w:evenHBand="0" w:firstRowFirstColumn="0" w:firstRowLastColumn="0" w:lastRowFirstColumn="0" w:lastRowLastColumn="0"/>
            <w:tcW w:w="1050" w:type="dxa"/>
          </w:tcPr>
          <w:p w14:paraId="7DC154DA" w14:textId="189853AD" w:rsidR="00D95A64" w:rsidRPr="007E6E3E" w:rsidRDefault="00D95A64">
            <w:pPr>
              <w:spacing w:after="180"/>
              <w:rPr>
                <w:ins w:id="2155" w:author="Alondra Vega Pacheco" w:date="2025-09-12T18:35:00Z" w16du:dateUtc="2025-09-12T23:35:00Z"/>
                <w:color w:val="222222"/>
                <w:szCs w:val="24"/>
              </w:rPr>
            </w:pPr>
            <w:ins w:id="2156" w:author="Alondra Vega Pacheco" w:date="2025-09-12T18:35:00Z" w16du:dateUtc="2025-09-12T23:35:00Z">
              <w:r>
                <w:rPr>
                  <w:color w:val="222222"/>
                  <w:szCs w:val="24"/>
                </w:rPr>
                <w:t>WAF</w:t>
              </w:r>
            </w:ins>
          </w:p>
        </w:tc>
        <w:tc>
          <w:tcPr>
            <w:tcW w:w="9030" w:type="dxa"/>
          </w:tcPr>
          <w:p w14:paraId="7CE11F23" w14:textId="097B8FFF" w:rsidR="00D95A64" w:rsidRPr="007E6E3E" w:rsidRDefault="009B04EF">
            <w:pPr>
              <w:cnfStyle w:val="000000000000" w:firstRow="0" w:lastRow="0" w:firstColumn="0" w:lastColumn="0" w:oddVBand="0" w:evenVBand="0" w:oddHBand="0" w:evenHBand="0" w:firstRowFirstColumn="0" w:firstRowLastColumn="0" w:lastRowFirstColumn="0" w:lastRowLastColumn="0"/>
              <w:rPr>
                <w:ins w:id="2157" w:author="Alondra Vega Pacheco" w:date="2025-09-12T18:35:00Z" w16du:dateUtc="2025-09-12T23:35:00Z"/>
                <w:color w:val="222222"/>
                <w:szCs w:val="24"/>
              </w:rPr>
            </w:pPr>
            <w:ins w:id="2158" w:author="Alondra Vega Pacheco" w:date="2025-09-12T18:35:00Z" w16du:dateUtc="2025-09-12T23:35:00Z">
              <w:r w:rsidRPr="009B04EF">
                <w:rPr>
                  <w:color w:val="222222"/>
                  <w:szCs w:val="24"/>
                </w:rPr>
                <w:t>Web Application Firewall -- A firewall that protects against common web exploits.</w:t>
              </w:r>
            </w:ins>
          </w:p>
        </w:tc>
      </w:tr>
      <w:tr w:rsidR="00D95A64" w14:paraId="2168339E" w14:textId="77777777">
        <w:trPr>
          <w:trHeight w:val="300"/>
          <w:ins w:id="2159" w:author="Alondra Vega Pacheco" w:date="2025-09-12T18:34:00Z"/>
          <w:trPrChange w:id="2160" w:author="Alondra Vega Pacheco" w:date="2025-09-12T18:27:00Z" w16du:dateUtc="2025-09-12T23:27: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2161" w:author="Alondra Vega Pacheco" w:date="2025-09-12T18:27:00Z" w16du:dateUtc="2025-09-12T23:27:00Z">
              <w:tcPr>
                <w:tcW w:w="1050" w:type="dxa"/>
              </w:tcPr>
            </w:tcPrChange>
          </w:tcPr>
          <w:p w14:paraId="3430BC03" w14:textId="77777777" w:rsidR="00D95A64" w:rsidRPr="007E6E3E" w:rsidRDefault="00D95A64">
            <w:pPr>
              <w:spacing w:after="180"/>
              <w:rPr>
                <w:ins w:id="2162" w:author="Alondra Vega Pacheco" w:date="2025-09-12T18:34:00Z" w16du:dateUtc="2025-09-12T23:34:00Z"/>
                <w:color w:val="222222"/>
                <w:sz w:val="24"/>
                <w:szCs w:val="24"/>
              </w:rPr>
            </w:pPr>
            <w:ins w:id="2163" w:author="Alondra Vega Pacheco" w:date="2025-09-12T18:34:00Z" w16du:dateUtc="2025-09-12T23:34:00Z">
              <w:r w:rsidRPr="007E6E3E">
                <w:rPr>
                  <w:color w:val="222222"/>
                  <w:sz w:val="24"/>
                  <w:szCs w:val="24"/>
                </w:rPr>
                <w:t>WBS</w:t>
              </w:r>
            </w:ins>
          </w:p>
        </w:tc>
        <w:tc>
          <w:tcPr>
            <w:tcW w:w="0" w:type="dxa"/>
            <w:tcPrChange w:id="2164" w:author="Alondra Vega Pacheco" w:date="2025-09-12T18:27:00Z" w16du:dateUtc="2025-09-12T23:27:00Z">
              <w:tcPr>
                <w:tcW w:w="9030" w:type="dxa"/>
              </w:tcPr>
            </w:tcPrChange>
          </w:tcPr>
          <w:p w14:paraId="4CA9993A" w14:textId="77777777" w:rsidR="00D95A64" w:rsidRDefault="00D95A64">
            <w:pPr>
              <w:cnfStyle w:val="000000000000" w:firstRow="0" w:lastRow="0" w:firstColumn="0" w:lastColumn="0" w:oddVBand="0" w:evenVBand="0" w:oddHBand="0" w:evenHBand="0" w:firstRowFirstColumn="0" w:firstRowLastColumn="0" w:lastRowFirstColumn="0" w:lastRowLastColumn="0"/>
              <w:rPr>
                <w:ins w:id="2165" w:author="Alondra Vega Pacheco" w:date="2025-09-12T18:34:00Z" w16du:dateUtc="2025-09-12T23:34:00Z"/>
              </w:rPr>
            </w:pPr>
            <w:ins w:id="2166" w:author="Alondra Vega Pacheco" w:date="2025-09-12T18:34:00Z" w16du:dateUtc="2025-09-12T23:34:00Z">
              <w:r w:rsidRPr="007E6E3E">
                <w:rPr>
                  <w:color w:val="222222"/>
                  <w:sz w:val="24"/>
                  <w:szCs w:val="24"/>
                </w:rPr>
                <w:t xml:space="preserve">Work Breakdown Structure – Hierarchical decomposition of project </w:t>
              </w:r>
              <w:proofErr w:type="gramStart"/>
              <w:r w:rsidRPr="007E6E3E">
                <w:rPr>
                  <w:color w:val="222222"/>
                  <w:sz w:val="24"/>
                  <w:szCs w:val="24"/>
                </w:rPr>
                <w:t>deliverables .</w:t>
              </w:r>
              <w:proofErr w:type="gramEnd"/>
            </w:ins>
          </w:p>
        </w:tc>
      </w:tr>
    </w:tbl>
    <w:p w14:paraId="596807C4" w14:textId="555E776B" w:rsidR="08CA8CC5" w:rsidRDefault="08CA8CC5"/>
    <w:p w14:paraId="43FB5E3F" w14:textId="1FDED3E1" w:rsidR="00E7159E" w:rsidRDefault="00771A21">
      <w:pPr>
        <w:pStyle w:val="Heading1"/>
        <w:ind w:left="-5"/>
      </w:pPr>
      <w:bookmarkStart w:id="2167" w:name="_Toc208607943"/>
      <w:r>
        <w:t>Objectives and Goals</w:t>
      </w:r>
      <w:bookmarkEnd w:id="2167"/>
      <w:r>
        <w:t xml:space="preserve"> </w:t>
      </w:r>
    </w:p>
    <w:p w14:paraId="1D5B7167" w14:textId="2E53E48D" w:rsidR="00E7159E" w:rsidRDefault="00771A21">
      <w:pPr>
        <w:pStyle w:val="Heading2"/>
        <w:ind w:left="-5"/>
      </w:pPr>
      <w:bookmarkStart w:id="2168" w:name="_Toc208607944"/>
      <w:r>
        <w:t xml:space="preserve">Goals </w:t>
      </w:r>
      <w:r w:rsidR="00632F5F">
        <w:t>– (</w:t>
      </w:r>
      <w:r w:rsidR="00632F5F">
        <w:rPr>
          <w:i/>
          <w:iCs/>
        </w:rPr>
        <w:t>inherited from v3.0)</w:t>
      </w:r>
      <w:bookmarkEnd w:id="2168"/>
    </w:p>
    <w:p w14:paraId="581A4014" w14:textId="77777777" w:rsidR="00E7159E" w:rsidRDefault="00771A21">
      <w:pPr>
        <w:spacing w:after="237"/>
        <w:ind w:right="10"/>
      </w:pPr>
      <w:r>
        <w:t xml:space="preserve">The goal of the project is to build an intuitive interface where users can easily understand the application and effortlessly navigate through it. </w:t>
      </w:r>
    </w:p>
    <w:p w14:paraId="021919EF" w14:textId="5BE76C85" w:rsidR="00E7159E" w:rsidRDefault="00771A21" w:rsidP="00BA378F">
      <w:pPr>
        <w:pStyle w:val="Heading2"/>
        <w:ind w:hanging="14"/>
      </w:pPr>
      <w:bookmarkStart w:id="2169" w:name="_Toc208607945"/>
      <w:r>
        <w:t xml:space="preserve">Objectives </w:t>
      </w:r>
      <w:r w:rsidR="00632F5F">
        <w:t>– (</w:t>
      </w:r>
      <w:r w:rsidR="00632F5F">
        <w:rPr>
          <w:i/>
          <w:iCs/>
        </w:rPr>
        <w:t>inherited from v3.0)</w:t>
      </w:r>
      <w:bookmarkEnd w:id="2169"/>
    </w:p>
    <w:p w14:paraId="18049110" w14:textId="77777777" w:rsidR="00E7159E" w:rsidRDefault="00771A21">
      <w:pPr>
        <w:spacing w:after="182"/>
        <w:ind w:right="10"/>
      </w:pPr>
      <w:r>
        <w:t xml:space="preserve">The objective of the project is outlined below: </w:t>
      </w:r>
    </w:p>
    <w:p w14:paraId="023DBEE0" w14:textId="77777777" w:rsidR="00E7159E" w:rsidRDefault="00771A21">
      <w:pPr>
        <w:numPr>
          <w:ilvl w:val="0"/>
          <w:numId w:val="4"/>
        </w:numPr>
        <w:ind w:left="705" w:right="10" w:hanging="360"/>
      </w:pPr>
      <w:r>
        <w:t xml:space="preserve">Provide an integrated platform where patients and caregivers can connect, coordinate, and communicate. </w:t>
      </w:r>
    </w:p>
    <w:p w14:paraId="15D05A5D" w14:textId="77777777" w:rsidR="00E7159E" w:rsidRDefault="00771A21">
      <w:pPr>
        <w:numPr>
          <w:ilvl w:val="0"/>
          <w:numId w:val="4"/>
        </w:numPr>
        <w:ind w:left="705" w:right="10" w:hanging="360"/>
      </w:pPr>
      <w:r>
        <w:t xml:space="preserve">Provide all the necessary tools for caregivers to manage, track, and support their care recipients. </w:t>
      </w:r>
    </w:p>
    <w:p w14:paraId="75276419" w14:textId="77777777" w:rsidR="00E7159E" w:rsidRDefault="00771A21">
      <w:pPr>
        <w:numPr>
          <w:ilvl w:val="0"/>
          <w:numId w:val="4"/>
        </w:numPr>
        <w:ind w:left="705" w:right="10" w:hanging="360"/>
      </w:pPr>
      <w:r>
        <w:t xml:space="preserve">Provie all the necessary tools for the patient to manage their daily health tasks and activate emergency alerts at the time of need. </w:t>
      </w:r>
    </w:p>
    <w:p w14:paraId="0337FA6A" w14:textId="77777777" w:rsidR="00E7159E" w:rsidRDefault="00771A21">
      <w:pPr>
        <w:spacing w:line="259" w:lineRule="auto"/>
      </w:pPr>
      <w:r>
        <w:t xml:space="preserve"> </w:t>
      </w:r>
    </w:p>
    <w:p w14:paraId="158E5435" w14:textId="4201E4C1" w:rsidR="00E7159E" w:rsidRDefault="00771A21" w:rsidP="4DBE2BD1">
      <w:pPr>
        <w:pStyle w:val="Heading1"/>
        <w:spacing w:after="0"/>
        <w:ind w:left="-5"/>
        <w:rPr>
          <w:i/>
          <w:iCs/>
        </w:rPr>
      </w:pPr>
      <w:bookmarkStart w:id="2170" w:name="_Toc208607946"/>
      <w:r>
        <w:t xml:space="preserve">Scope of Work </w:t>
      </w:r>
      <w:r w:rsidR="5D6FC004">
        <w:t xml:space="preserve">- </w:t>
      </w:r>
      <w:r w:rsidR="5D6FC004" w:rsidRPr="4DBE2BD1">
        <w:rPr>
          <w:i/>
          <w:iCs/>
        </w:rPr>
        <w:t xml:space="preserve">(updated in </w:t>
      </w:r>
      <w:r w:rsidR="12FE0249" w:rsidRPr="4DBE2BD1">
        <w:rPr>
          <w:i/>
          <w:iCs/>
        </w:rPr>
        <w:t>v</w:t>
      </w:r>
      <w:r w:rsidR="5D6FC004" w:rsidRPr="4DBE2BD1">
        <w:rPr>
          <w:i/>
          <w:iCs/>
        </w:rPr>
        <w:t>4.</w:t>
      </w:r>
      <w:del w:id="2171" w:author="Alondra Vega Pacheco" w:date="2025-09-12T22:19:00Z" w16du:dateUtc="2025-09-13T03:19:00Z">
        <w:r w:rsidR="5D6FC004" w:rsidRPr="4DBE2BD1" w:rsidDel="00E6503B">
          <w:rPr>
            <w:i/>
            <w:iCs/>
          </w:rPr>
          <w:delText>0)</w:delText>
        </w:r>
      </w:del>
      <w:bookmarkEnd w:id="2170"/>
      <w:ins w:id="2172" w:author="Alondra Vega Pacheco" w:date="2025-09-12T22:19:00Z" w16du:dateUtc="2025-09-13T03:19:00Z">
        <w:r w:rsidR="00E6503B">
          <w:rPr>
            <w:i/>
            <w:iCs/>
          </w:rPr>
          <w:t>1</w:t>
        </w:r>
      </w:ins>
    </w:p>
    <w:p w14:paraId="16D1AEDC" w14:textId="5E4E3C1B" w:rsidR="4DBE2BD1" w:rsidRDefault="4DBE2BD1" w:rsidP="4DBE2BD1"/>
    <w:p w14:paraId="49DDD0C2" w14:textId="77777777" w:rsidR="00BE095A" w:rsidRPr="0028541D" w:rsidRDefault="00BE095A" w:rsidP="00BE095A">
      <w:pPr>
        <w:pStyle w:val="paragraph"/>
        <w:spacing w:before="0" w:beforeAutospacing="0" w:after="0" w:afterAutospacing="0"/>
        <w:jc w:val="both"/>
        <w:textAlignment w:val="baseline"/>
        <w:rPr>
          <w:rStyle w:val="normaltextrun"/>
        </w:rPr>
      </w:pPr>
      <w:r>
        <w:rPr>
          <w:rStyle w:val="normaltextrun"/>
        </w:rPr>
        <w:lastRenderedPageBreak/>
        <w:t>The scope of the CareConnect project is to design, develop, and deploy a comprehensive, mobile-first care coordination platform for iOS and Android. The application will serve as a unified digital hub connecting caregivers and patients, enhancing quality of care through efficient monitoring and management of health-related activities.</w:t>
      </w:r>
      <w:r w:rsidRPr="0028541D">
        <w:rPr>
          <w:rStyle w:val="normaltextrun"/>
        </w:rPr>
        <w:t> </w:t>
      </w:r>
    </w:p>
    <w:p w14:paraId="5D9E86F4" w14:textId="373DBE0D" w:rsidR="00BE095A" w:rsidRPr="0028541D" w:rsidRDefault="00BE095A" w:rsidP="00BE095A">
      <w:pPr>
        <w:pStyle w:val="paragraph"/>
        <w:spacing w:before="0" w:beforeAutospacing="0" w:after="0" w:afterAutospacing="0"/>
        <w:jc w:val="both"/>
        <w:textAlignment w:val="baseline"/>
        <w:rPr>
          <w:rStyle w:val="normaltextrun"/>
        </w:rPr>
      </w:pPr>
      <w:r>
        <w:rPr>
          <w:rStyle w:val="normaltextrun"/>
        </w:rPr>
        <w:t>The platform's functionality is expanded to include not only core health tracking but also invoice and billing management, enhanced communication features, AI-powered assistants, and home monitoring capabilities. The application will be developed using modular architecture with Flutter/Dart for the front end and AWS for backend services.</w:t>
      </w:r>
      <w:r w:rsidRPr="0028541D">
        <w:rPr>
          <w:rStyle w:val="normaltextrun"/>
        </w:rPr>
        <w:t> </w:t>
      </w:r>
    </w:p>
    <w:p w14:paraId="25AC2EBC" w14:textId="77777777" w:rsidR="00BE095A" w:rsidRPr="0028541D" w:rsidRDefault="00BE095A" w:rsidP="00BE095A">
      <w:pPr>
        <w:pStyle w:val="paragraph"/>
        <w:spacing w:before="0" w:beforeAutospacing="0" w:after="0" w:afterAutospacing="0"/>
        <w:jc w:val="both"/>
        <w:textAlignment w:val="baseline"/>
        <w:rPr>
          <w:rStyle w:val="normaltextrun"/>
        </w:rPr>
      </w:pPr>
      <w:r>
        <w:rPr>
          <w:rStyle w:val="normaltextrun"/>
        </w:rPr>
        <w:t>This scope is defined by the deliverables listed below. All functionalities not explicitly mentioned are considered out-of-scope for the current project phase.</w:t>
      </w:r>
      <w:r w:rsidRPr="0028541D">
        <w:rPr>
          <w:rStyle w:val="normaltextrun"/>
        </w:rPr>
        <w:t> </w:t>
      </w:r>
    </w:p>
    <w:p w14:paraId="2B73494C" w14:textId="77777777" w:rsidR="0028541D" w:rsidRDefault="0028541D" w:rsidP="00BE095A">
      <w:pPr>
        <w:pStyle w:val="paragraph"/>
        <w:spacing w:before="0" w:beforeAutospacing="0" w:after="0" w:afterAutospacing="0"/>
        <w:jc w:val="both"/>
        <w:textAlignment w:val="baseline"/>
        <w:rPr>
          <w:rFonts w:ascii="Segoe UI" w:hAnsi="Segoe UI" w:cs="Segoe UI"/>
          <w:sz w:val="18"/>
          <w:szCs w:val="18"/>
        </w:rPr>
      </w:pPr>
    </w:p>
    <w:p w14:paraId="3395785A" w14:textId="37437162" w:rsidR="4DBE2BD1" w:rsidRDefault="4DBE2BD1" w:rsidP="4DBE2BD1">
      <w:pPr>
        <w:pStyle w:val="NoSpacing"/>
        <w:spacing w:line="360" w:lineRule="auto"/>
        <w:jc w:val="both"/>
        <w:rPr>
          <w:color w:val="000000" w:themeColor="text1"/>
        </w:rPr>
      </w:pPr>
    </w:p>
    <w:p w14:paraId="176BEB72" w14:textId="54DB751F" w:rsidR="00BA378F" w:rsidRDefault="00771A21">
      <w:pPr>
        <w:pStyle w:val="Heading2"/>
        <w:spacing w:before="0" w:after="0"/>
        <w:pPrChange w:id="2173" w:author="Alondra Pacheco" w:date="2025-09-02T09:58:00Z" w16du:dateUtc="2025-09-02T14:58:00Z">
          <w:pPr>
            <w:pStyle w:val="Heading2"/>
          </w:pPr>
        </w:pPrChange>
      </w:pPr>
      <w:bookmarkStart w:id="2174" w:name="_Toc208607947"/>
      <w:r>
        <w:t>In-Scop</w:t>
      </w:r>
      <w:r w:rsidR="00632F5F">
        <w:t>e – (inherited from v3.0</w:t>
      </w:r>
      <w:r w:rsidR="2ECB0C4D">
        <w:t xml:space="preserve"> with new additions in v4.0</w:t>
      </w:r>
      <w:r w:rsidR="00632F5F">
        <w:t>)</w:t>
      </w:r>
      <w:bookmarkEnd w:id="2174"/>
    </w:p>
    <w:p w14:paraId="12B605A3" w14:textId="77777777" w:rsidR="00752AFA" w:rsidRPr="00752AFA" w:rsidRDefault="00752AFA">
      <w:pPr>
        <w:keepNext/>
        <w:pPrChange w:id="2175" w:author="Alondra Pacheco" w:date="2025-09-02T09:58:00Z" w16du:dateUtc="2025-09-02T14:58:00Z">
          <w:pPr/>
        </w:pPrChange>
      </w:pPr>
    </w:p>
    <w:p w14:paraId="2DD0219A" w14:textId="35B18E5F" w:rsidR="00E7159E" w:rsidRDefault="00771A21">
      <w:pPr>
        <w:pStyle w:val="Heading3"/>
        <w:keepNext/>
        <w:spacing w:before="0" w:after="0"/>
        <w:pPrChange w:id="2176" w:author="Alondra Pacheco" w:date="2025-09-02T09:58:00Z" w16du:dateUtc="2025-09-02T14:58:00Z">
          <w:pPr>
            <w:pStyle w:val="Heading3"/>
          </w:pPr>
        </w:pPrChange>
      </w:pPr>
      <w:bookmarkStart w:id="2177" w:name="_Toc208607948"/>
      <w:r>
        <w:t>User Management and Access</w:t>
      </w:r>
      <w:bookmarkEnd w:id="2177"/>
      <w:r>
        <w:t xml:space="preserve"> </w:t>
      </w:r>
    </w:p>
    <w:p w14:paraId="24A5E64A" w14:textId="77777777" w:rsidR="00E7159E" w:rsidRDefault="00771A21">
      <w:pPr>
        <w:numPr>
          <w:ilvl w:val="0"/>
          <w:numId w:val="5"/>
        </w:numPr>
        <w:ind w:left="705" w:right="10" w:hanging="360"/>
      </w:pPr>
      <w:r>
        <w:t xml:space="preserve">The application shall allow caregivers to register, log in, and create a profile using email and password. </w:t>
      </w:r>
    </w:p>
    <w:p w14:paraId="0B807A74" w14:textId="77777777" w:rsidR="00E7159E" w:rsidRDefault="00771A21">
      <w:pPr>
        <w:numPr>
          <w:ilvl w:val="0"/>
          <w:numId w:val="5"/>
        </w:numPr>
        <w:ind w:left="705" w:right="10" w:hanging="360"/>
      </w:pPr>
      <w:r>
        <w:t xml:space="preserve">The application shall allow caregivers to manage patient profiles. </w:t>
      </w:r>
    </w:p>
    <w:p w14:paraId="5AE67840" w14:textId="77777777" w:rsidR="00E7159E" w:rsidRDefault="00771A21">
      <w:pPr>
        <w:spacing w:after="175" w:line="259" w:lineRule="auto"/>
      </w:pPr>
      <w:r>
        <w:t xml:space="preserve">  </w:t>
      </w:r>
    </w:p>
    <w:p w14:paraId="56A00D5C" w14:textId="655FBABF" w:rsidR="00E7159E" w:rsidRDefault="00771A21" w:rsidP="007E6E3E">
      <w:pPr>
        <w:pStyle w:val="Heading3"/>
      </w:pPr>
      <w:bookmarkStart w:id="2178" w:name="_Toc208607949"/>
      <w:r>
        <w:t>Communication Integration</w:t>
      </w:r>
      <w:bookmarkEnd w:id="2178"/>
      <w:r>
        <w:t xml:space="preserve"> </w:t>
      </w:r>
    </w:p>
    <w:p w14:paraId="552D61A8" w14:textId="77777777" w:rsidR="00E7159E" w:rsidRDefault="00771A21">
      <w:pPr>
        <w:numPr>
          <w:ilvl w:val="0"/>
          <w:numId w:val="5"/>
        </w:numPr>
        <w:ind w:left="705" w:right="10" w:hanging="360"/>
      </w:pPr>
      <w:r>
        <w:t xml:space="preserve">The system </w:t>
      </w:r>
      <w:proofErr w:type="gramStart"/>
      <w:r>
        <w:t>shall</w:t>
      </w:r>
      <w:proofErr w:type="gramEnd"/>
      <w:r>
        <w:t xml:space="preserve"> support in-app messaging, audio/video calling, and virtual check-in rounds. </w:t>
      </w:r>
    </w:p>
    <w:p w14:paraId="49083EB3" w14:textId="77777777" w:rsidR="00E7159E" w:rsidRDefault="00771A21">
      <w:pPr>
        <w:spacing w:after="16" w:line="259" w:lineRule="auto"/>
        <w:ind w:left="360"/>
      </w:pPr>
      <w:r>
        <w:t xml:space="preserve"> </w:t>
      </w:r>
    </w:p>
    <w:p w14:paraId="5C5A3C9B" w14:textId="6D50F012" w:rsidR="00E7159E" w:rsidRPr="007F50B8" w:rsidRDefault="00771A21" w:rsidP="007E6E3E">
      <w:pPr>
        <w:pStyle w:val="Heading3"/>
        <w:rPr>
          <w:i/>
          <w:iCs/>
        </w:rPr>
      </w:pPr>
      <w:bookmarkStart w:id="2179" w:name="_Toc208607950"/>
      <w:r>
        <w:t>Tasking &amp; Medication Management</w:t>
      </w:r>
      <w:r w:rsidR="007F50B8">
        <w:t xml:space="preserve"> – </w:t>
      </w:r>
      <w:r w:rsidR="007F50B8">
        <w:rPr>
          <w:i/>
          <w:iCs/>
        </w:rPr>
        <w:t xml:space="preserve">(updated </w:t>
      </w:r>
      <w:r w:rsidR="00DD42E6">
        <w:rPr>
          <w:i/>
          <w:iCs/>
        </w:rPr>
        <w:t>v4.0)</w:t>
      </w:r>
      <w:bookmarkEnd w:id="2179"/>
    </w:p>
    <w:p w14:paraId="0CD3EF83" w14:textId="77777777" w:rsidR="00E7159E" w:rsidRDefault="00771A21">
      <w:pPr>
        <w:numPr>
          <w:ilvl w:val="0"/>
          <w:numId w:val="5"/>
        </w:numPr>
        <w:ind w:left="705" w:right="10" w:hanging="360"/>
      </w:pPr>
      <w:r>
        <w:t xml:space="preserve">The application shall allow caregivers to assign daily tasks to patients (such as medication and meal reminders). </w:t>
      </w:r>
    </w:p>
    <w:p w14:paraId="399828F7" w14:textId="77777777" w:rsidR="00E7159E" w:rsidRDefault="00771A21">
      <w:pPr>
        <w:numPr>
          <w:ilvl w:val="0"/>
          <w:numId w:val="5"/>
        </w:numPr>
        <w:ind w:left="705" w:right="10" w:hanging="360"/>
      </w:pPr>
      <w:r>
        <w:t xml:space="preserve">The application shall allow patients to mark the task complete. </w:t>
      </w:r>
    </w:p>
    <w:p w14:paraId="67ECAD91" w14:textId="603389EE" w:rsidR="007F50B8" w:rsidRDefault="673346B8" w:rsidP="007F50B8">
      <w:pPr>
        <w:numPr>
          <w:ilvl w:val="0"/>
          <w:numId w:val="5"/>
        </w:numPr>
        <w:ind w:left="705" w:right="10" w:hanging="360"/>
      </w:pPr>
      <w:r>
        <w:t>The system shall s</w:t>
      </w:r>
      <w:r w:rsidR="54D30512">
        <w:t>upport Create, Read, Update, and Delete (CRUD) operations for medication lists.</w:t>
      </w:r>
    </w:p>
    <w:p w14:paraId="138EDDB4" w14:textId="7479FFCD" w:rsidR="007F50B8" w:rsidRDefault="6EF50C1B" w:rsidP="007F50B8">
      <w:pPr>
        <w:numPr>
          <w:ilvl w:val="0"/>
          <w:numId w:val="5"/>
        </w:numPr>
        <w:ind w:left="705" w:right="10" w:hanging="360"/>
      </w:pPr>
      <w:r>
        <w:t xml:space="preserve">The system </w:t>
      </w:r>
      <w:proofErr w:type="gramStart"/>
      <w:r>
        <w:t>shall</w:t>
      </w:r>
      <w:proofErr w:type="gramEnd"/>
      <w:r>
        <w:t xml:space="preserve"> p</w:t>
      </w:r>
      <w:r w:rsidR="54D30512">
        <w:t xml:space="preserve">rovide reminders for scheduled doses. </w:t>
      </w:r>
    </w:p>
    <w:p w14:paraId="09D87C68" w14:textId="0405BC14" w:rsidR="54D30512" w:rsidRPr="007F50B8" w:rsidRDefault="3D3F0496" w:rsidP="007F50B8">
      <w:pPr>
        <w:numPr>
          <w:ilvl w:val="0"/>
          <w:numId w:val="5"/>
        </w:numPr>
        <w:ind w:left="705" w:right="10" w:hanging="360"/>
      </w:pPr>
      <w:r>
        <w:t>The system shall p</w:t>
      </w:r>
      <w:r w:rsidR="54D30512">
        <w:t>repare for future integration with pharmacy systems.</w:t>
      </w:r>
    </w:p>
    <w:p w14:paraId="1D68644C" w14:textId="77777777" w:rsidR="00E7159E" w:rsidRDefault="00771A21">
      <w:pPr>
        <w:spacing w:after="21" w:line="259" w:lineRule="auto"/>
        <w:ind w:left="721"/>
      </w:pPr>
      <w:r>
        <w:t xml:space="preserve"> </w:t>
      </w:r>
    </w:p>
    <w:p w14:paraId="48DC85E9" w14:textId="22732B1A" w:rsidR="00E7159E" w:rsidRPr="001F6FE4" w:rsidRDefault="00771A21" w:rsidP="007E6E3E">
      <w:pPr>
        <w:pStyle w:val="Heading3"/>
        <w:rPr>
          <w:i/>
          <w:iCs/>
        </w:rPr>
      </w:pPr>
      <w:bookmarkStart w:id="2180" w:name="_Toc208607951"/>
      <w:r>
        <w:t xml:space="preserve">Health Data Logging and Tracking </w:t>
      </w:r>
      <w:r w:rsidR="001F6FE4">
        <w:t xml:space="preserve">– </w:t>
      </w:r>
      <w:r w:rsidR="001F6FE4">
        <w:rPr>
          <w:i/>
          <w:iCs/>
        </w:rPr>
        <w:t>(updated in v4.0)</w:t>
      </w:r>
      <w:bookmarkEnd w:id="2180"/>
    </w:p>
    <w:p w14:paraId="4F0A0E5D" w14:textId="77777777" w:rsidR="00E7159E" w:rsidRDefault="00771A21">
      <w:pPr>
        <w:numPr>
          <w:ilvl w:val="0"/>
          <w:numId w:val="5"/>
        </w:numPr>
        <w:ind w:left="705" w:right="10" w:hanging="360"/>
      </w:pPr>
      <w:r>
        <w:t xml:space="preserve">The application shall allow caregivers and patients to manually record health data (e.g., vital signs) and generate reports for review.  </w:t>
      </w:r>
    </w:p>
    <w:p w14:paraId="1E045800" w14:textId="23E063FF" w:rsidR="001F6FE4" w:rsidRDefault="005D0DC0">
      <w:pPr>
        <w:numPr>
          <w:ilvl w:val="0"/>
          <w:numId w:val="5"/>
        </w:numPr>
        <w:ind w:left="705" w:right="10" w:hanging="360"/>
      </w:pPr>
      <w:r>
        <w:t xml:space="preserve">The application shall </w:t>
      </w:r>
      <w:r w:rsidR="009C4657">
        <w:t>store data in a structured format for reporting and analytics.</w:t>
      </w:r>
    </w:p>
    <w:p w14:paraId="3CD889E3" w14:textId="77777777" w:rsidR="008939EE" w:rsidRDefault="008939EE" w:rsidP="007E6E3E">
      <w:pPr>
        <w:ind w:left="705" w:right="10"/>
      </w:pPr>
    </w:p>
    <w:p w14:paraId="1C70C31E" w14:textId="383E3CC3" w:rsidR="5BE3EC0C" w:rsidRDefault="5111693C" w:rsidP="007E6E3E">
      <w:pPr>
        <w:pStyle w:val="Heading3"/>
      </w:pPr>
      <w:bookmarkStart w:id="2181" w:name="_Toc208607952"/>
      <w:r w:rsidRPr="08CA8CC5">
        <w:t>Wearables Integration</w:t>
      </w:r>
      <w:bookmarkEnd w:id="2181"/>
    </w:p>
    <w:p w14:paraId="19B3EF86" w14:textId="12F215FF" w:rsidR="5111693C" w:rsidRDefault="5111693C" w:rsidP="007E6E3E">
      <w:pPr>
        <w:pStyle w:val="ListParagraph"/>
      </w:pPr>
      <w:r w:rsidRPr="08CA8CC5">
        <w:t>The system shall integrate with external health data platforms (Fitbit, Apple HealthKit, Google Health Connect) to ingest patient activity and vital data.</w:t>
      </w:r>
    </w:p>
    <w:p w14:paraId="067284BE" w14:textId="14250759" w:rsidR="5111693C" w:rsidRDefault="5111693C" w:rsidP="007E6E3E">
      <w:pPr>
        <w:pStyle w:val="ListParagraph"/>
      </w:pPr>
      <w:r w:rsidRPr="08CA8CC5">
        <w:t xml:space="preserve">The system </w:t>
      </w:r>
      <w:proofErr w:type="gramStart"/>
      <w:r w:rsidRPr="08CA8CC5">
        <w:t>shall</w:t>
      </w:r>
      <w:proofErr w:type="gramEnd"/>
      <w:r w:rsidRPr="08CA8CC5">
        <w:t xml:space="preserve"> store imported data in a structured format and present it alongside manually entered health records for reporting and analytics.</w:t>
      </w:r>
    </w:p>
    <w:p w14:paraId="1AE4F546" w14:textId="176FA11F" w:rsidR="08CA8CC5" w:rsidRDefault="08CA8CC5" w:rsidP="08CA8CC5">
      <w:pPr>
        <w:ind w:left="345" w:right="10"/>
      </w:pPr>
    </w:p>
    <w:p w14:paraId="4FD5F401" w14:textId="77777777" w:rsidR="00E7159E" w:rsidRDefault="00771A21">
      <w:pPr>
        <w:spacing w:after="16" w:line="259" w:lineRule="auto"/>
        <w:ind w:left="721"/>
      </w:pPr>
      <w:r>
        <w:lastRenderedPageBreak/>
        <w:t xml:space="preserve">  </w:t>
      </w:r>
    </w:p>
    <w:p w14:paraId="5DFEAB9E" w14:textId="6CA79C2C" w:rsidR="00E7159E" w:rsidRPr="00960B2A" w:rsidRDefault="00771A21" w:rsidP="007E6E3E">
      <w:pPr>
        <w:pStyle w:val="Heading3"/>
        <w:rPr>
          <w:i/>
          <w:iCs/>
        </w:rPr>
      </w:pPr>
      <w:bookmarkStart w:id="2182" w:name="_Toc208607953"/>
      <w:r>
        <w:t>Note</w:t>
      </w:r>
      <w:r w:rsidR="00E318B3">
        <w:t xml:space="preserve">, </w:t>
      </w:r>
      <w:r>
        <w:t>Documentation Application</w:t>
      </w:r>
      <w:r w:rsidR="00E318B3">
        <w:t xml:space="preserve">, &amp; </w:t>
      </w:r>
      <w:r w:rsidR="0099219A">
        <w:t>Patient Assistant</w:t>
      </w:r>
      <w:r w:rsidR="00AC3B43">
        <w:t xml:space="preserve"> </w:t>
      </w:r>
      <w:r w:rsidR="002B6961">
        <w:t xml:space="preserve">for Telemedicine </w:t>
      </w:r>
      <w:r w:rsidR="00960B2A">
        <w:t xml:space="preserve">– </w:t>
      </w:r>
      <w:r w:rsidR="00960B2A">
        <w:rPr>
          <w:i/>
          <w:iCs/>
        </w:rPr>
        <w:t>(updated in v4.0)</w:t>
      </w:r>
      <w:bookmarkEnd w:id="2182"/>
    </w:p>
    <w:p w14:paraId="6380183A" w14:textId="6991945E" w:rsidR="00DA032E" w:rsidRDefault="00771A21" w:rsidP="0030401F">
      <w:pPr>
        <w:numPr>
          <w:ilvl w:val="0"/>
          <w:numId w:val="5"/>
        </w:numPr>
        <w:ind w:left="705" w:right="10" w:hanging="360"/>
      </w:pPr>
      <w:r>
        <w:t xml:space="preserve">The application shall allow caregivers to share notes related to their care recipient(patient). </w:t>
      </w:r>
    </w:p>
    <w:p w14:paraId="7084AA13" w14:textId="45838235" w:rsidR="0030401F" w:rsidRPr="0030401F" w:rsidRDefault="00BD2201" w:rsidP="001277AF">
      <w:pPr>
        <w:numPr>
          <w:ilvl w:val="0"/>
          <w:numId w:val="99"/>
        </w:numPr>
        <w:ind w:right="10"/>
      </w:pPr>
      <w:r>
        <w:t>The application shall t</w:t>
      </w:r>
      <w:r w:rsidR="0030401F" w:rsidRPr="0030401F">
        <w:t>ranscribe speech to text for patient/care recipient incoming calls (e.g., cellular, FaceTime) and save notes locally on the patient/care recipient device. </w:t>
      </w:r>
    </w:p>
    <w:p w14:paraId="2C7D896C" w14:textId="3098C0F1" w:rsidR="0030401F" w:rsidRPr="0030401F" w:rsidRDefault="000B1FB9" w:rsidP="001277AF">
      <w:pPr>
        <w:numPr>
          <w:ilvl w:val="0"/>
          <w:numId w:val="100"/>
        </w:numPr>
        <w:ind w:right="10"/>
      </w:pPr>
      <w:r>
        <w:t>The application shall have s</w:t>
      </w:r>
      <w:r w:rsidR="0030401F" w:rsidRPr="0030401F">
        <w:t>peaker identification/</w:t>
      </w:r>
      <w:proofErr w:type="spellStart"/>
      <w:r w:rsidR="0030401F" w:rsidRPr="0030401F">
        <w:t>diarization</w:t>
      </w:r>
      <w:proofErr w:type="spellEnd"/>
      <w:r w:rsidR="0030401F" w:rsidRPr="0030401F">
        <w:t xml:space="preserve"> that distinguishes the Patient/Care Recipient, Caregiver, and other speakers in the transcript. </w:t>
      </w:r>
    </w:p>
    <w:p w14:paraId="670DCB13" w14:textId="08A942A1" w:rsidR="0030401F" w:rsidRPr="0030401F" w:rsidRDefault="000B1FB9" w:rsidP="001277AF">
      <w:pPr>
        <w:numPr>
          <w:ilvl w:val="0"/>
          <w:numId w:val="101"/>
        </w:numPr>
        <w:ind w:right="10"/>
      </w:pPr>
      <w:r>
        <w:t>The application shall</w:t>
      </w:r>
      <w:r w:rsidRPr="0030401F">
        <w:t xml:space="preserve"> </w:t>
      </w:r>
      <w:r w:rsidR="00965B07">
        <w:t>have a c</w:t>
      </w:r>
      <w:r w:rsidR="0030401F" w:rsidRPr="0030401F">
        <w:t>aregiver-managed exception list of phone numbers that are never transcribed. </w:t>
      </w:r>
    </w:p>
    <w:p w14:paraId="173485C0" w14:textId="6243FE22" w:rsidR="0030401F" w:rsidRPr="0030401F" w:rsidRDefault="00965B07" w:rsidP="001277AF">
      <w:pPr>
        <w:numPr>
          <w:ilvl w:val="0"/>
          <w:numId w:val="102"/>
        </w:numPr>
        <w:ind w:right="10"/>
      </w:pPr>
      <w:r>
        <w:t>The application shall</w:t>
      </w:r>
      <w:r w:rsidRPr="0030401F">
        <w:t xml:space="preserve"> </w:t>
      </w:r>
      <w:r>
        <w:t>have t</w:t>
      </w:r>
      <w:r w:rsidR="0030401F" w:rsidRPr="0030401F">
        <w:t>rigger detection: caregiver can select predefined or add custom phrases (e.g., “schedule an appointment with,” “I am going to prescribe,” “I want you to go to”) to flag within notes and generate alerts. </w:t>
      </w:r>
    </w:p>
    <w:p w14:paraId="54FBD52A" w14:textId="6C662205" w:rsidR="0030401F" w:rsidRPr="0030401F" w:rsidRDefault="00965B07" w:rsidP="001277AF">
      <w:pPr>
        <w:numPr>
          <w:ilvl w:val="0"/>
          <w:numId w:val="103"/>
        </w:numPr>
        <w:ind w:right="10"/>
      </w:pPr>
      <w:r>
        <w:t>The application shall</w:t>
      </w:r>
      <w:r w:rsidRPr="0030401F">
        <w:t xml:space="preserve"> </w:t>
      </w:r>
      <w:r w:rsidR="002767CB">
        <w:t>have s</w:t>
      </w:r>
      <w:r w:rsidR="0030401F" w:rsidRPr="0030401F">
        <w:t xml:space="preserve">ensitive data detection: alert the caregiver if PII such as SSN or Medicare numbers </w:t>
      </w:r>
      <w:proofErr w:type="gramStart"/>
      <w:r w:rsidR="0030401F" w:rsidRPr="0030401F">
        <w:t>is</w:t>
      </w:r>
      <w:proofErr w:type="gramEnd"/>
      <w:r w:rsidR="0030401F" w:rsidRPr="0030401F">
        <w:t xml:space="preserve"> detected in notes. </w:t>
      </w:r>
    </w:p>
    <w:p w14:paraId="5C2D91DC" w14:textId="3B41AEF5" w:rsidR="0030401F" w:rsidRPr="0030401F" w:rsidRDefault="002767CB" w:rsidP="001277AF">
      <w:pPr>
        <w:numPr>
          <w:ilvl w:val="0"/>
          <w:numId w:val="104"/>
        </w:numPr>
        <w:ind w:right="10"/>
      </w:pPr>
      <w:r>
        <w:t>The application shall</w:t>
      </w:r>
      <w:r w:rsidRPr="0030401F">
        <w:t xml:space="preserve"> </w:t>
      </w:r>
      <w:r w:rsidR="00A350B0">
        <w:t xml:space="preserve">allow </w:t>
      </w:r>
      <w:r w:rsidR="00DE5DF6">
        <w:t>patients and caregivers</w:t>
      </w:r>
      <w:r w:rsidR="00A350B0">
        <w:t xml:space="preserve"> to s</w:t>
      </w:r>
      <w:r w:rsidR="0030401F" w:rsidRPr="0030401F">
        <w:t>earch by keyword across transcribed call notes. </w:t>
      </w:r>
    </w:p>
    <w:p w14:paraId="019ED4F2" w14:textId="1C947AB3" w:rsidR="009A3E8B" w:rsidRDefault="77996B62" w:rsidP="001277AF">
      <w:pPr>
        <w:numPr>
          <w:ilvl w:val="0"/>
          <w:numId w:val="105"/>
        </w:numPr>
        <w:ind w:right="10"/>
      </w:pPr>
      <w:r>
        <w:rPr>
          <w:rStyle w:val="normaltextrun"/>
          <w:shd w:val="clear" w:color="auto" w:fill="FFFFFF"/>
        </w:rPr>
        <w:t>The system shall s</w:t>
      </w:r>
      <w:r w:rsidR="009A3E8B">
        <w:rPr>
          <w:rStyle w:val="normaltextrun"/>
          <w:shd w:val="clear" w:color="auto" w:fill="FFFFFF"/>
        </w:rPr>
        <w:t>ort by date and group notes by subject category.</w:t>
      </w:r>
      <w:r w:rsidR="009A3E8B">
        <w:rPr>
          <w:rStyle w:val="eop"/>
          <w:shd w:val="clear" w:color="auto" w:fill="FFFFFF"/>
        </w:rPr>
        <w:t> </w:t>
      </w:r>
      <w:r w:rsidR="009A3E8B" w:rsidRPr="0030401F">
        <w:t xml:space="preserve"> </w:t>
      </w:r>
    </w:p>
    <w:p w14:paraId="7C693C55" w14:textId="71FBF6A2" w:rsidR="0030401F" w:rsidRPr="0030401F" w:rsidRDefault="22C1C403" w:rsidP="001277AF">
      <w:pPr>
        <w:numPr>
          <w:ilvl w:val="0"/>
          <w:numId w:val="105"/>
        </w:numPr>
        <w:ind w:right="10"/>
      </w:pPr>
      <w:r>
        <w:t>American Sign Language (</w:t>
      </w:r>
      <w:r w:rsidR="0030401F">
        <w:t>ASL</w:t>
      </w:r>
      <w:r w:rsidR="5DD47CE2">
        <w:t>)</w:t>
      </w:r>
      <w:r w:rsidR="0030401F">
        <w:t xml:space="preserve"> </w:t>
      </w:r>
      <w:r w:rsidR="19C99172">
        <w:t xml:space="preserve">interpretation is </w:t>
      </w:r>
      <w:r w:rsidR="0030401F">
        <w:t>available during telemedicine/checkup calls for Patient/Care Recipients who need it. </w:t>
      </w:r>
    </w:p>
    <w:p w14:paraId="6C3C91EC" w14:textId="6A09244A" w:rsidR="0030401F" w:rsidRPr="0030401F" w:rsidRDefault="2A86AC80" w:rsidP="001277AF">
      <w:pPr>
        <w:numPr>
          <w:ilvl w:val="0"/>
          <w:numId w:val="106"/>
        </w:numPr>
        <w:ind w:right="10"/>
      </w:pPr>
      <w:r>
        <w:t>The system shall require c</w:t>
      </w:r>
      <w:r w:rsidR="0030401F">
        <w:t>onsent and compliance: present and record user consent; feature availability is subject to device OS capabilities and applicable call-recording laws. </w:t>
      </w:r>
    </w:p>
    <w:p w14:paraId="4E04D0E1" w14:textId="77777777" w:rsidR="00E7159E" w:rsidRDefault="00771A21">
      <w:pPr>
        <w:spacing w:after="16" w:line="259" w:lineRule="auto"/>
        <w:ind w:left="721"/>
      </w:pPr>
      <w:r>
        <w:t xml:space="preserve"> </w:t>
      </w:r>
    </w:p>
    <w:p w14:paraId="29CE14B1" w14:textId="6D8B7FD7" w:rsidR="00E7159E" w:rsidRDefault="00771A21" w:rsidP="007E6E3E">
      <w:pPr>
        <w:pStyle w:val="Heading3"/>
      </w:pPr>
      <w:bookmarkStart w:id="2183" w:name="_Toc208607954"/>
      <w:r>
        <w:t>Emergency Assistance</w:t>
      </w:r>
      <w:bookmarkEnd w:id="2183"/>
      <w:r>
        <w:t xml:space="preserve"> </w:t>
      </w:r>
    </w:p>
    <w:p w14:paraId="61FC92AE" w14:textId="77777777" w:rsidR="00E7159E" w:rsidRDefault="00771A21">
      <w:pPr>
        <w:numPr>
          <w:ilvl w:val="0"/>
          <w:numId w:val="5"/>
        </w:numPr>
        <w:ind w:left="705" w:right="10" w:hanging="360"/>
      </w:pPr>
      <w:r>
        <w:t xml:space="preserve">The application shall allow patients to activate an emergency signal, notifying caregivers and SOS during urgent situations. </w:t>
      </w:r>
    </w:p>
    <w:p w14:paraId="319408E2" w14:textId="77777777" w:rsidR="00E7159E" w:rsidRDefault="00771A21">
      <w:pPr>
        <w:spacing w:after="16" w:line="259" w:lineRule="auto"/>
        <w:ind w:left="721"/>
      </w:pPr>
      <w:r>
        <w:rPr>
          <w:i/>
        </w:rPr>
        <w:t xml:space="preserve"> </w:t>
      </w:r>
    </w:p>
    <w:p w14:paraId="1725A09E" w14:textId="172F18FF" w:rsidR="00E7159E" w:rsidRDefault="00771A21" w:rsidP="007E6E3E">
      <w:pPr>
        <w:pStyle w:val="Heading3"/>
      </w:pPr>
      <w:bookmarkStart w:id="2184" w:name="_Toc208607955"/>
      <w:r>
        <w:t>Gamification</w:t>
      </w:r>
      <w:bookmarkEnd w:id="2184"/>
      <w:r>
        <w:t xml:space="preserve">  </w:t>
      </w:r>
    </w:p>
    <w:p w14:paraId="33BCC71D" w14:textId="4C5E8CD9" w:rsidR="00E7159E" w:rsidRDefault="00771A21">
      <w:pPr>
        <w:numPr>
          <w:ilvl w:val="0"/>
          <w:numId w:val="5"/>
        </w:numPr>
        <w:ind w:left="705" w:right="10" w:hanging="360"/>
      </w:pPr>
      <w:r>
        <w:t>The application shall have Badges, rewards, motivation messages, and compliance leaderboards.</w:t>
      </w:r>
      <w:r w:rsidR="180DC7C7">
        <w:t xml:space="preserve"> </w:t>
      </w:r>
      <w:r>
        <w:t xml:space="preserve">These features will enhance user engagement by recognizing consistent activity and promoting healthy behaviors through in-app visuals. </w:t>
      </w:r>
    </w:p>
    <w:p w14:paraId="6C2F7521" w14:textId="77777777" w:rsidR="00E7159E" w:rsidRDefault="00771A21">
      <w:pPr>
        <w:spacing w:line="259" w:lineRule="auto"/>
        <w:ind w:left="721"/>
      </w:pPr>
      <w:r>
        <w:t xml:space="preserve"> </w:t>
      </w:r>
    </w:p>
    <w:p w14:paraId="73AD6BC5" w14:textId="43ECEEC0" w:rsidR="00E7159E" w:rsidRPr="00B833C4" w:rsidRDefault="00771A21" w:rsidP="007E6E3E">
      <w:pPr>
        <w:pStyle w:val="Heading3"/>
        <w:rPr>
          <w:i/>
          <w:iCs/>
        </w:rPr>
      </w:pPr>
      <w:bookmarkStart w:id="2185" w:name="_Toc208607956"/>
      <w:r>
        <w:t xml:space="preserve">Billing &amp; Subscription Management </w:t>
      </w:r>
      <w:r w:rsidR="00B833C4">
        <w:t xml:space="preserve">– </w:t>
      </w:r>
      <w:r w:rsidR="00B833C4">
        <w:rPr>
          <w:i/>
          <w:iCs/>
        </w:rPr>
        <w:t>(updated in v4.0)</w:t>
      </w:r>
      <w:bookmarkEnd w:id="2185"/>
    </w:p>
    <w:p w14:paraId="707024CE" w14:textId="64AE2C4A" w:rsidR="002E08C8" w:rsidRDefault="00771A21">
      <w:pPr>
        <w:ind w:left="705" w:right="10"/>
        <w:pPrChange w:id="2186" w:author="Alondra Vega Pacheco" w:date="2025-09-07T09:25:00Z" w16du:dateUtc="2025-09-07T16:25:00Z">
          <w:pPr>
            <w:numPr>
              <w:numId w:val="5"/>
            </w:numPr>
            <w:ind w:left="705" w:right="10" w:hanging="360"/>
          </w:pPr>
        </w:pPrChange>
      </w:pPr>
      <w:r>
        <w:t xml:space="preserve">The application </w:t>
      </w:r>
      <w:proofErr w:type="gramStart"/>
      <w:r>
        <w:t>shall</w:t>
      </w:r>
      <w:proofErr w:type="gramEnd"/>
      <w:r>
        <w:t xml:space="preserve"> support subscription-based billing for caregivers, including the ability to define pricing tiers (e.g., $20/patient/month), activate subscriptions upon user onboarding or patient linking, and securely collect payment via credit card or PayPal using Stripe integration. </w:t>
      </w:r>
    </w:p>
    <w:p w14:paraId="2DCD904C" w14:textId="77777777" w:rsidR="007735C0" w:rsidRDefault="009B2F36" w:rsidP="009B2F36">
      <w:pPr>
        <w:tabs>
          <w:tab w:val="left" w:pos="630"/>
          <w:tab w:val="left" w:pos="720"/>
        </w:tabs>
        <w:rPr>
          <w:ins w:id="2187" w:author="Alondra Vega Pacheco" w:date="2025-09-07T11:21:00Z" w16du:dateUtc="2025-09-07T16:21:00Z"/>
        </w:rPr>
      </w:pPr>
      <w:r>
        <w:tab/>
      </w:r>
      <w:r>
        <w:tab/>
      </w:r>
    </w:p>
    <w:p w14:paraId="5A7B472F" w14:textId="191D6DD6" w:rsidR="002E1271" w:rsidRDefault="00955F62" w:rsidP="006B3DFE">
      <w:pPr>
        <w:tabs>
          <w:tab w:val="left" w:pos="630"/>
          <w:tab w:val="left" w:pos="720"/>
        </w:tabs>
      </w:pPr>
      <w:ins w:id="2188" w:author="Alondra Vega Pacheco" w:date="2025-09-07T11:24:00Z" w16du:dateUtc="2025-09-07T16:24:00Z">
        <w:r>
          <w:rPr>
            <w:b/>
            <w:bCs/>
          </w:rPr>
          <w:tab/>
        </w:r>
      </w:ins>
      <w:del w:id="2189" w:author="Alondra Vega Pacheco" w:date="2025-09-07T11:21:00Z" w16du:dateUtc="2025-09-07T16:21:00Z">
        <w:r w:rsidR="009B2F36" w:rsidRPr="006B3DFE" w:rsidDel="007735C0">
          <w:rPr>
            <w:b/>
            <w:bCs/>
            <w:rPrChange w:id="2190" w:author="Alondra Vega Pacheco" w:date="2025-09-07T11:24:00Z" w16du:dateUtc="2025-09-07T16:24:00Z">
              <w:rPr/>
            </w:rPrChange>
          </w:rPr>
          <w:tab/>
          <w:delText xml:space="preserve">3.1.8.1. </w:delText>
        </w:r>
      </w:del>
      <w:r w:rsidR="002E1271" w:rsidRPr="006B3DFE">
        <w:rPr>
          <w:b/>
          <w:bCs/>
          <w:rPrChange w:id="2191" w:author="Alondra Vega Pacheco" w:date="2025-09-07T11:24:00Z" w16du:dateUtc="2025-09-07T16:24:00Z">
            <w:rPr/>
          </w:rPrChange>
        </w:rPr>
        <w:t xml:space="preserve">Subscription Payment for IOS Devices </w:t>
      </w:r>
      <w:r w:rsidR="002E1271">
        <w:t xml:space="preserve">– </w:t>
      </w:r>
      <w:r w:rsidR="002E1271" w:rsidRPr="009B2F36">
        <w:t>(added in v4.0)</w:t>
      </w:r>
    </w:p>
    <w:p w14:paraId="0AB19A5B" w14:textId="469BECAD" w:rsidR="002E1271" w:rsidRPr="009B2F36" w:rsidRDefault="002E1271" w:rsidP="009B2F36">
      <w:pPr>
        <w:numPr>
          <w:ilvl w:val="0"/>
          <w:numId w:val="84"/>
        </w:numPr>
        <w:ind w:left="1170" w:right="10"/>
      </w:pPr>
      <w:r>
        <w:t xml:space="preserve">The system shall integrate with Stripe Web to process payments securely on IOS devices using Payments Links to comply with IOS In App Purchase Policy.   </w:t>
      </w:r>
    </w:p>
    <w:p w14:paraId="6E5128A0" w14:textId="77777777" w:rsidR="002E08C8" w:rsidRDefault="002E08C8" w:rsidP="004E1B92">
      <w:pPr>
        <w:ind w:right="10"/>
      </w:pPr>
    </w:p>
    <w:p w14:paraId="7CE5962A" w14:textId="06CCDA88" w:rsidR="002E08C8" w:rsidRDefault="002E08C8" w:rsidP="007E6E3E">
      <w:pPr>
        <w:pStyle w:val="Heading4"/>
      </w:pPr>
      <w:bookmarkStart w:id="2192" w:name="_Toc208607957"/>
      <w:r w:rsidRPr="00B833C4">
        <w:t>Invoice</w:t>
      </w:r>
      <w:r w:rsidRPr="00B833C4">
        <w:noBreakHyphen/>
        <w:t>Bill Assistant (New) </w:t>
      </w:r>
      <w:r w:rsidR="00055FEE">
        <w:t xml:space="preserve">– </w:t>
      </w:r>
      <w:r w:rsidR="00055FEE" w:rsidRPr="00A05E05">
        <w:t>(added in v4.0)</w:t>
      </w:r>
      <w:bookmarkEnd w:id="2192"/>
    </w:p>
    <w:p w14:paraId="0590876C" w14:textId="77777777" w:rsidR="00E925A2" w:rsidRPr="00B833C4" w:rsidRDefault="00E925A2" w:rsidP="00E925A2">
      <w:pPr>
        <w:pStyle w:val="ListParagraph"/>
        <w:ind w:left="1440" w:right="10"/>
      </w:pPr>
    </w:p>
    <w:p w14:paraId="6B6023ED" w14:textId="6BD116BB" w:rsidR="003568ED" w:rsidRPr="002E08C8" w:rsidRDefault="002E08C8" w:rsidP="007E6E3E">
      <w:pPr>
        <w:pStyle w:val="Heading5"/>
      </w:pPr>
      <w:r w:rsidRPr="002E08C8">
        <w:lastRenderedPageBreak/>
        <w:t> </w:t>
      </w:r>
      <w:bookmarkStart w:id="2193" w:name="_Toc208607958"/>
      <w:r w:rsidRPr="002E08C8">
        <w:t>Intake</w:t>
      </w:r>
      <w:bookmarkEnd w:id="2193"/>
      <w:r w:rsidRPr="002E08C8">
        <w:t> </w:t>
      </w:r>
    </w:p>
    <w:p w14:paraId="473551C5" w14:textId="32155252" w:rsidR="002E08C8" w:rsidRPr="002E08C8" w:rsidRDefault="002B6961" w:rsidP="001277AF">
      <w:pPr>
        <w:numPr>
          <w:ilvl w:val="0"/>
          <w:numId w:val="84"/>
        </w:numPr>
        <w:ind w:left="1170" w:right="10"/>
      </w:pPr>
      <w:r>
        <w:t>The application shall c</w:t>
      </w:r>
      <w:r w:rsidR="002E08C8" w:rsidRPr="002E08C8">
        <w:t xml:space="preserve">apture invoices/bills via camera or uploaded </w:t>
      </w:r>
      <w:proofErr w:type="gramStart"/>
      <w:r w:rsidR="002E08C8" w:rsidRPr="002E08C8">
        <w:t>image;</w:t>
      </w:r>
      <w:proofErr w:type="gramEnd"/>
      <w:r w:rsidR="002E08C8" w:rsidRPr="002E08C8">
        <w:t xml:space="preserve"> support upload of online bills. </w:t>
      </w:r>
    </w:p>
    <w:p w14:paraId="638ED6AB" w14:textId="71E33D2C" w:rsidR="002E08C8" w:rsidRPr="002E08C8" w:rsidRDefault="3020E936" w:rsidP="001277AF">
      <w:pPr>
        <w:numPr>
          <w:ilvl w:val="0"/>
          <w:numId w:val="85"/>
        </w:numPr>
        <w:ind w:left="1170" w:right="10"/>
      </w:pPr>
      <w:r>
        <w:t xml:space="preserve">The system </w:t>
      </w:r>
      <w:proofErr w:type="gramStart"/>
      <w:r>
        <w:t>u</w:t>
      </w:r>
      <w:r w:rsidR="002E08C8">
        <w:t>se</w:t>
      </w:r>
      <w:proofErr w:type="gramEnd"/>
      <w:r w:rsidR="002E08C8">
        <w:t xml:space="preserve"> AI/LLM parsing to extract key attributes (e.g., provider, patient, dates, services/products, amounts, payment status/indicators, QR/payment links) into JSON. </w:t>
      </w:r>
    </w:p>
    <w:p w14:paraId="79CE51BB" w14:textId="42DDE718" w:rsidR="002E08C8" w:rsidRDefault="5C6D53BD" w:rsidP="001277AF">
      <w:pPr>
        <w:numPr>
          <w:ilvl w:val="0"/>
          <w:numId w:val="86"/>
        </w:numPr>
        <w:ind w:left="1170" w:right="10"/>
      </w:pPr>
      <w:r>
        <w:t xml:space="preserve">The system shall </w:t>
      </w:r>
      <w:proofErr w:type="gramStart"/>
      <w:r>
        <w:t>s</w:t>
      </w:r>
      <w:r w:rsidR="002E08C8">
        <w:t>upport on</w:t>
      </w:r>
      <w:proofErr w:type="gramEnd"/>
      <w:r w:rsidR="22586BFA">
        <w:t xml:space="preserve"> </w:t>
      </w:r>
      <w:r w:rsidR="002E08C8">
        <w:t xml:space="preserve">device models where </w:t>
      </w:r>
      <w:proofErr w:type="gramStart"/>
      <w:r w:rsidR="002E08C8">
        <w:t>feasible</w:t>
      </w:r>
      <w:proofErr w:type="gramEnd"/>
      <w:r w:rsidR="002E08C8">
        <w:t xml:space="preserve"> to facilitate offline processing. </w:t>
      </w:r>
    </w:p>
    <w:p w14:paraId="5F34A1F8" w14:textId="77777777" w:rsidR="00E925A2" w:rsidRPr="002E08C8" w:rsidRDefault="00E925A2" w:rsidP="00E925A2">
      <w:pPr>
        <w:ind w:left="1170" w:right="10"/>
      </w:pPr>
    </w:p>
    <w:p w14:paraId="25BB12A2" w14:textId="485814B8" w:rsidR="00E925A2" w:rsidRPr="002E08C8" w:rsidRDefault="00297F52" w:rsidP="007E6E3E">
      <w:pPr>
        <w:pStyle w:val="Heading6"/>
      </w:pPr>
      <w:r w:rsidRPr="002E08C8">
        <w:t>Review</w:t>
      </w:r>
      <w:r w:rsidR="002E08C8" w:rsidRPr="002E08C8">
        <w:t xml:space="preserve"> and Data Quality </w:t>
      </w:r>
    </w:p>
    <w:p w14:paraId="75376568" w14:textId="215629FF" w:rsidR="002E08C8" w:rsidRDefault="46B149FD" w:rsidP="001277AF">
      <w:pPr>
        <w:numPr>
          <w:ilvl w:val="0"/>
          <w:numId w:val="87"/>
        </w:numPr>
        <w:tabs>
          <w:tab w:val="clear" w:pos="720"/>
        </w:tabs>
        <w:ind w:left="1170" w:right="10"/>
      </w:pPr>
      <w:r>
        <w:t>The system shall p</w:t>
      </w:r>
      <w:r w:rsidR="002E08C8">
        <w:t>resent populated invoice forms for manual entry/edit, review, confirm, and save; require a “No Edit” confirmation when applicable. </w:t>
      </w:r>
    </w:p>
    <w:p w14:paraId="43EA6E4D" w14:textId="77777777" w:rsidR="00E925A2" w:rsidRPr="002E08C8" w:rsidRDefault="00E925A2" w:rsidP="00E925A2">
      <w:pPr>
        <w:ind w:left="1170" w:right="10"/>
      </w:pPr>
    </w:p>
    <w:p w14:paraId="693A493B" w14:textId="1691FB9A" w:rsidR="002E08C8" w:rsidRPr="002E08C8" w:rsidRDefault="002E08C8" w:rsidP="007E6E3E">
      <w:pPr>
        <w:pStyle w:val="Heading6"/>
      </w:pPr>
      <w:r w:rsidRPr="002E08C8">
        <w:t>  Storage and Organization </w:t>
      </w:r>
    </w:p>
    <w:p w14:paraId="7C183F69" w14:textId="5C0CFB37" w:rsidR="002E08C8" w:rsidRPr="002E08C8" w:rsidRDefault="50FD165C" w:rsidP="001277AF">
      <w:pPr>
        <w:numPr>
          <w:ilvl w:val="0"/>
          <w:numId w:val="88"/>
        </w:numPr>
        <w:tabs>
          <w:tab w:val="clear" w:pos="720"/>
          <w:tab w:val="num" w:pos="900"/>
        </w:tabs>
        <w:ind w:left="1170" w:right="10"/>
      </w:pPr>
      <w:r>
        <w:t>The system shall store</w:t>
      </w:r>
      <w:r w:rsidR="002E08C8">
        <w:t xml:space="preserve"> extracted attributes to a relational database. </w:t>
      </w:r>
    </w:p>
    <w:p w14:paraId="1F99B9E3" w14:textId="43556A7B" w:rsidR="00297F52" w:rsidRDefault="61002913" w:rsidP="001277AF">
      <w:pPr>
        <w:numPr>
          <w:ilvl w:val="0"/>
          <w:numId w:val="89"/>
        </w:numPr>
        <w:tabs>
          <w:tab w:val="clear" w:pos="720"/>
          <w:tab w:val="num" w:pos="900"/>
        </w:tabs>
        <w:ind w:left="1170" w:right="10"/>
      </w:pPr>
      <w:r>
        <w:t>The system shall p</w:t>
      </w:r>
      <w:r w:rsidR="002E08C8">
        <w:t>rovide dashboard views and capabilities to organize, search, and filter by provider, patient, date of service, services/products, and payment status types (e.g., Pending, Sent, Paid,</w:t>
      </w:r>
      <w:r w:rsidR="00297F52">
        <w:t xml:space="preserve"> </w:t>
      </w:r>
      <w:proofErr w:type="gramStart"/>
      <w:r w:rsidR="002E08C8">
        <w:t>Pending</w:t>
      </w:r>
      <w:proofErr w:type="gramEnd"/>
      <w:r w:rsidR="002E08C8">
        <w:t xml:space="preserve"> payment from insurance, Rejected by insurance). </w:t>
      </w:r>
    </w:p>
    <w:p w14:paraId="15863548" w14:textId="77777777" w:rsidR="00297F52" w:rsidRPr="002E08C8" w:rsidRDefault="00297F52" w:rsidP="00297F52">
      <w:pPr>
        <w:ind w:left="1170" w:right="10"/>
      </w:pPr>
    </w:p>
    <w:p w14:paraId="105D6614" w14:textId="17EF0D89" w:rsidR="00297F52" w:rsidRPr="002E08C8" w:rsidRDefault="002E08C8" w:rsidP="007E6E3E">
      <w:pPr>
        <w:pStyle w:val="Heading6"/>
      </w:pPr>
      <w:r w:rsidRPr="002E08C8">
        <w:t> Payment Facilitation and Record</w:t>
      </w:r>
      <w:r w:rsidR="2F162BDD">
        <w:t xml:space="preserve"> </w:t>
      </w:r>
      <w:r w:rsidRPr="002E08C8">
        <w:t>Keeping </w:t>
      </w:r>
    </w:p>
    <w:p w14:paraId="431D33B4" w14:textId="33D8B6F9" w:rsidR="002E08C8" w:rsidRPr="002E08C8" w:rsidRDefault="002E08C8" w:rsidP="001277AF">
      <w:pPr>
        <w:numPr>
          <w:ilvl w:val="0"/>
          <w:numId w:val="90"/>
        </w:numPr>
        <w:ind w:left="1170" w:right="10"/>
      </w:pPr>
      <w:r>
        <w:t xml:space="preserve">If a payment link is present, </w:t>
      </w:r>
      <w:r w:rsidR="218A80D0">
        <w:t xml:space="preserve">the system </w:t>
      </w:r>
      <w:proofErr w:type="gramStart"/>
      <w:r w:rsidR="218A80D0">
        <w:t>shall</w:t>
      </w:r>
      <w:proofErr w:type="gramEnd"/>
      <w:r w:rsidR="218A80D0">
        <w:t xml:space="preserve"> </w:t>
      </w:r>
      <w:r>
        <w:t xml:space="preserve">open the provider’s payment page. If not, enable use of </w:t>
      </w:r>
      <w:proofErr w:type="gramStart"/>
      <w:r w:rsidR="2413B3BF">
        <w:t>third</w:t>
      </w:r>
      <w:r w:rsidR="4F4134DB">
        <w:t xml:space="preserve"> </w:t>
      </w:r>
      <w:r w:rsidR="2413B3BF">
        <w:t>party</w:t>
      </w:r>
      <w:proofErr w:type="gramEnd"/>
      <w:r>
        <w:t xml:space="preserve"> payment apps (e.g., Stripe) or link to an installed mobile banking app to complete payment externally. </w:t>
      </w:r>
    </w:p>
    <w:p w14:paraId="52556ADD" w14:textId="1CB9231D" w:rsidR="002E08C8" w:rsidRPr="002E08C8" w:rsidRDefault="55DA98E2" w:rsidP="001277AF">
      <w:pPr>
        <w:numPr>
          <w:ilvl w:val="0"/>
          <w:numId w:val="91"/>
        </w:numPr>
        <w:ind w:left="1170" w:right="10"/>
      </w:pPr>
      <w:r>
        <w:t xml:space="preserve">The system </w:t>
      </w:r>
      <w:proofErr w:type="gramStart"/>
      <w:r>
        <w:t>shall</w:t>
      </w:r>
      <w:proofErr w:type="gramEnd"/>
      <w:r>
        <w:t xml:space="preserve"> a</w:t>
      </w:r>
      <w:r w:rsidR="002E08C8">
        <w:t xml:space="preserve">llow </w:t>
      </w:r>
      <w:r w:rsidR="6BCE454A">
        <w:t>users to mark</w:t>
      </w:r>
      <w:r w:rsidR="002E08C8">
        <w:t xml:space="preserve"> invoices as paid and </w:t>
      </w:r>
      <w:proofErr w:type="gramStart"/>
      <w:r w:rsidR="002E08C8">
        <w:t>recording</w:t>
      </w:r>
      <w:proofErr w:type="gramEnd"/>
      <w:r w:rsidR="002E08C8">
        <w:t xml:space="preserve"> payment confirmation details (e.g., amount, confirmation number, paid date). </w:t>
      </w:r>
    </w:p>
    <w:p w14:paraId="4BBBC4BD" w14:textId="7DACC33E" w:rsidR="0093709A" w:rsidRDefault="2B1BCB45" w:rsidP="009B2F36">
      <w:pPr>
        <w:numPr>
          <w:ilvl w:val="0"/>
          <w:numId w:val="92"/>
        </w:numPr>
        <w:ind w:left="1170" w:right="10"/>
      </w:pPr>
      <w:r>
        <w:t xml:space="preserve">The system shall allow </w:t>
      </w:r>
      <w:proofErr w:type="gramStart"/>
      <w:r>
        <w:t>user</w:t>
      </w:r>
      <w:proofErr w:type="gramEnd"/>
      <w:r>
        <w:t xml:space="preserve"> to g</w:t>
      </w:r>
      <w:r w:rsidR="002E08C8">
        <w:t>enerate mock checks and letters to support insurance claims as needed. </w:t>
      </w:r>
    </w:p>
    <w:p w14:paraId="766C733A" w14:textId="77777777" w:rsidR="009B2F36" w:rsidRPr="009B2F36" w:rsidRDefault="009B2F36" w:rsidP="009B2F36">
      <w:pPr>
        <w:ind w:left="1170" w:right="10"/>
      </w:pPr>
    </w:p>
    <w:p w14:paraId="11719F5B" w14:textId="48E709C0" w:rsidR="00E7159E" w:rsidRDefault="00771A21" w:rsidP="007E6E3E">
      <w:pPr>
        <w:pStyle w:val="Heading3"/>
      </w:pPr>
      <w:bookmarkStart w:id="2194" w:name="_Toc208607959"/>
      <w:r>
        <w:t>Scheduling &amp; Notifications</w:t>
      </w:r>
      <w:bookmarkEnd w:id="2194"/>
      <w:r>
        <w:t xml:space="preserve"> </w:t>
      </w:r>
    </w:p>
    <w:p w14:paraId="4EFB3110" w14:textId="3225FC48" w:rsidR="00E7159E" w:rsidRDefault="00771A21">
      <w:pPr>
        <w:numPr>
          <w:ilvl w:val="0"/>
          <w:numId w:val="5"/>
        </w:numPr>
        <w:ind w:left="705" w:right="10" w:hanging="360"/>
      </w:pPr>
      <w:r>
        <w:t xml:space="preserve">The </w:t>
      </w:r>
      <w:proofErr w:type="gramStart"/>
      <w:r w:rsidR="7AFCDC9C">
        <w:t>syste</w:t>
      </w:r>
      <w:r>
        <w:t>m shall</w:t>
      </w:r>
      <w:proofErr w:type="gramEnd"/>
      <w:r>
        <w:t xml:space="preserve"> allow caregivers to create both template-based and custom care tasks and deliver alerts and reminders via push notifications, email, or SMS based on user preferences and priority. </w:t>
      </w:r>
    </w:p>
    <w:p w14:paraId="11A162A6" w14:textId="484C4687" w:rsidR="74E01225" w:rsidRDefault="74E01225" w:rsidP="132BE498">
      <w:pPr>
        <w:numPr>
          <w:ilvl w:val="0"/>
          <w:numId w:val="5"/>
        </w:numPr>
        <w:ind w:left="705" w:right="10" w:hanging="360"/>
      </w:pPr>
      <w:r w:rsidRPr="132BE498">
        <w:t>The system shall allow caregiver shifts to be scheduled, updated, and viewed, including assignment of start/end times and shift reminders.</w:t>
      </w:r>
    </w:p>
    <w:p w14:paraId="64EB52A9" w14:textId="47DC9C0E" w:rsidR="132BE498" w:rsidRDefault="132BE498" w:rsidP="132BE498">
      <w:pPr>
        <w:ind w:left="705" w:right="10" w:hanging="360"/>
      </w:pPr>
    </w:p>
    <w:p w14:paraId="159605D6" w14:textId="77777777" w:rsidR="00E7159E" w:rsidRDefault="00771A21">
      <w:pPr>
        <w:spacing w:after="17" w:line="259" w:lineRule="auto"/>
        <w:ind w:left="360"/>
      </w:pPr>
      <w:r>
        <w:t xml:space="preserve"> </w:t>
      </w:r>
    </w:p>
    <w:p w14:paraId="376AA01C" w14:textId="06562731" w:rsidR="00E7159E" w:rsidRDefault="00771A21" w:rsidP="007E6E3E">
      <w:pPr>
        <w:pStyle w:val="Heading3"/>
      </w:pPr>
      <w:bookmarkStart w:id="2195" w:name="_Toc208607960"/>
      <w:r w:rsidRPr="00424843">
        <w:t>Analytics</w:t>
      </w:r>
      <w:r>
        <w:t xml:space="preserve"> &amp; Reports</w:t>
      </w:r>
      <w:bookmarkEnd w:id="2195"/>
      <w:r>
        <w:t xml:space="preserve"> </w:t>
      </w:r>
    </w:p>
    <w:p w14:paraId="1FB03031" w14:textId="6AD9195E" w:rsidR="00AE5CFA" w:rsidRDefault="00771A21" w:rsidP="00AE5CFA">
      <w:pPr>
        <w:numPr>
          <w:ilvl w:val="0"/>
          <w:numId w:val="5"/>
        </w:numPr>
        <w:ind w:left="705" w:right="10" w:hanging="360"/>
      </w:pPr>
      <w:r>
        <w:t xml:space="preserve">The system shall generate real-time dashboard metrics and shall allow export of health and care data in CSV or PDF format for external reporting or consultation purposes. </w:t>
      </w:r>
    </w:p>
    <w:p w14:paraId="1182706A" w14:textId="77777777" w:rsidR="00E7159E" w:rsidRDefault="00771A21">
      <w:pPr>
        <w:spacing w:after="180" w:line="259" w:lineRule="auto"/>
        <w:ind w:left="721"/>
      </w:pPr>
      <w:r>
        <w:t xml:space="preserve"> </w:t>
      </w:r>
    </w:p>
    <w:p w14:paraId="541F4575" w14:textId="2BE91592" w:rsidR="00E7159E" w:rsidRDefault="00771A21" w:rsidP="007E6E3E">
      <w:pPr>
        <w:pStyle w:val="Heading3"/>
      </w:pPr>
      <w:bookmarkStart w:id="2196" w:name="_Toc208607961"/>
      <w:r>
        <w:t>AI Integration</w:t>
      </w:r>
      <w:bookmarkEnd w:id="2196"/>
      <w:r>
        <w:t xml:space="preserve"> </w:t>
      </w:r>
    </w:p>
    <w:p w14:paraId="4EB88720" w14:textId="77777777" w:rsidR="00E7159E" w:rsidRDefault="00771A21">
      <w:pPr>
        <w:spacing w:after="210"/>
        <w:ind w:right="10"/>
      </w:pPr>
      <w:r>
        <w:t xml:space="preserve">     The system shall include AI-powered features such as: </w:t>
      </w:r>
    </w:p>
    <w:p w14:paraId="1824A680" w14:textId="77777777" w:rsidR="00E7159E" w:rsidRDefault="00771A21">
      <w:pPr>
        <w:numPr>
          <w:ilvl w:val="0"/>
          <w:numId w:val="5"/>
        </w:numPr>
        <w:ind w:left="705" w:right="10" w:hanging="360"/>
      </w:pPr>
      <w:r>
        <w:t xml:space="preserve">Ask AI: An assistant that answers health-related queries using the patient’s records. </w:t>
      </w:r>
    </w:p>
    <w:p w14:paraId="5114481A" w14:textId="77777777" w:rsidR="00E7159E" w:rsidRDefault="00771A21">
      <w:pPr>
        <w:numPr>
          <w:ilvl w:val="0"/>
          <w:numId w:val="5"/>
        </w:numPr>
        <w:ind w:left="705" w:right="10" w:hanging="360"/>
      </w:pPr>
      <w:r>
        <w:lastRenderedPageBreak/>
        <w:t xml:space="preserve">Mood Detection: Real-time emotion analysis during video calls using on-device facial and voice recognition. </w:t>
      </w:r>
    </w:p>
    <w:p w14:paraId="4830FAF5" w14:textId="21F628AB" w:rsidR="00E7159E" w:rsidRDefault="00771A21" w:rsidP="007C4654">
      <w:pPr>
        <w:numPr>
          <w:ilvl w:val="0"/>
          <w:numId w:val="5"/>
        </w:numPr>
        <w:ind w:left="705" w:right="10" w:hanging="360"/>
      </w:pPr>
      <w:r>
        <w:t xml:space="preserve">These features shall include disclaimers and links to the original data sources  </w:t>
      </w:r>
    </w:p>
    <w:p w14:paraId="7BA5EA27" w14:textId="77777777" w:rsidR="005A1F42" w:rsidRDefault="005A1F42" w:rsidP="005A1F42">
      <w:pPr>
        <w:keepNext/>
        <w:spacing w:line="240" w:lineRule="auto"/>
        <w:ind w:left="705" w:right="10"/>
      </w:pPr>
    </w:p>
    <w:p w14:paraId="72C28964" w14:textId="4296A0E3" w:rsidR="00E7159E" w:rsidRPr="007E3E22" w:rsidRDefault="00771A21" w:rsidP="27819DB0">
      <w:pPr>
        <w:pStyle w:val="Heading3"/>
        <w:rPr>
          <w:i/>
          <w:iCs/>
        </w:rPr>
      </w:pPr>
      <w:bookmarkStart w:id="2197" w:name="_Toc208607962"/>
      <w:r>
        <w:t xml:space="preserve">Multilingual Support </w:t>
      </w:r>
      <w:r w:rsidR="007E3E22">
        <w:t xml:space="preserve">– </w:t>
      </w:r>
      <w:r w:rsidR="007E3E22" w:rsidRPr="27819DB0">
        <w:rPr>
          <w:i/>
          <w:iCs/>
        </w:rPr>
        <w:t>(updated in v4.</w:t>
      </w:r>
      <w:ins w:id="2198" w:author="Alondra Vega Pacheco" w:date="2025-10-14T11:21:00Z" w16du:dateUtc="2025-10-14T16:21:00Z">
        <w:r w:rsidR="00424CAB">
          <w:rPr>
            <w:i/>
            <w:iCs/>
          </w:rPr>
          <w:t>2</w:t>
        </w:r>
      </w:ins>
      <w:del w:id="2199" w:author="Alondra Vega Pacheco" w:date="2025-09-12T22:20:00Z" w16du:dateUtc="2025-09-13T03:20:00Z">
        <w:r w:rsidR="007E3E22" w:rsidRPr="27819DB0" w:rsidDel="00732770">
          <w:rPr>
            <w:i/>
            <w:iCs/>
          </w:rPr>
          <w:delText>0</w:delText>
        </w:r>
      </w:del>
      <w:r w:rsidR="007E3E22" w:rsidRPr="27819DB0">
        <w:rPr>
          <w:i/>
          <w:iCs/>
        </w:rPr>
        <w:t>)</w:t>
      </w:r>
      <w:bookmarkEnd w:id="2197"/>
    </w:p>
    <w:p w14:paraId="2C1DC428" w14:textId="77777777" w:rsidR="00E7159E" w:rsidRDefault="00771A21">
      <w:pPr>
        <w:numPr>
          <w:ilvl w:val="0"/>
          <w:numId w:val="5"/>
        </w:numPr>
        <w:ind w:left="705" w:right="10" w:hanging="360"/>
      </w:pPr>
      <w:r>
        <w:t xml:space="preserve">The System shall include multilingual capabilities to support users from diverse linguistic backgrounds. </w:t>
      </w:r>
    </w:p>
    <w:p w14:paraId="5012FA78" w14:textId="77777777" w:rsidR="00D6482B" w:rsidRDefault="00771A21" w:rsidP="00D6482B">
      <w:pPr>
        <w:numPr>
          <w:ilvl w:val="0"/>
          <w:numId w:val="5"/>
        </w:numPr>
        <w:ind w:left="705" w:right="10" w:hanging="360"/>
      </w:pPr>
      <w:r>
        <w:t>The System shall enable users to switch the language in the app ensuring the accurate appropriate translation.</w:t>
      </w:r>
    </w:p>
    <w:p w14:paraId="41759958" w14:textId="647C71FA" w:rsidR="007E3E22" w:rsidRDefault="74B23DB8" w:rsidP="65CC544B">
      <w:pPr>
        <w:numPr>
          <w:ilvl w:val="0"/>
          <w:numId w:val="5"/>
        </w:numPr>
        <w:ind w:left="705" w:right="10" w:hanging="360"/>
        <w:rPr>
          <w:rStyle w:val="eop"/>
        </w:rPr>
      </w:pPr>
      <w:r w:rsidRPr="65CC544B">
        <w:rPr>
          <w:rStyle w:val="normaltextrun"/>
        </w:rPr>
        <w:t>The system shall l</w:t>
      </w:r>
      <w:r w:rsidR="00D6482B" w:rsidRPr="65CC544B">
        <w:rPr>
          <w:rStyle w:val="normaltextrun"/>
        </w:rPr>
        <w:t>aunch in English</w:t>
      </w:r>
      <w:r w:rsidR="00952116" w:rsidRPr="08CA8CC5">
        <w:rPr>
          <w:rStyle w:val="normaltextrun"/>
        </w:rPr>
        <w:t>.</w:t>
      </w:r>
      <w:r w:rsidR="00D6482B" w:rsidRPr="65CC544B">
        <w:rPr>
          <w:rStyle w:val="normaltextrun"/>
        </w:rPr>
        <w:t xml:space="preserve"> </w:t>
      </w:r>
    </w:p>
    <w:p w14:paraId="718627C9" w14:textId="14A8DD4E" w:rsidR="00AA7386" w:rsidRDefault="3569AAA7" w:rsidP="007E6E3E">
      <w:pPr>
        <w:pStyle w:val="ListParagraph"/>
        <w:numPr>
          <w:ilvl w:val="0"/>
          <w:numId w:val="5"/>
        </w:numPr>
        <w:spacing w:after="160" w:line="257" w:lineRule="auto"/>
        <w:rPr>
          <w:color w:val="000000" w:themeColor="text1"/>
        </w:rPr>
      </w:pPr>
      <w:r w:rsidRPr="08CA8CC5">
        <w:t>The system shall prepare for additional languages, including Spanish</w:t>
      </w:r>
      <w:ins w:id="2200" w:author="Alondra Vega Pacheco" w:date="2025-09-12T18:38:00Z" w16du:dateUtc="2025-09-12T23:38:00Z">
        <w:r w:rsidR="00273A47">
          <w:t xml:space="preserve">, Farsi, </w:t>
        </w:r>
        <w:proofErr w:type="spellStart"/>
        <w:r w:rsidR="00273A47">
          <w:t>Amaharic</w:t>
        </w:r>
        <w:proofErr w:type="spellEnd"/>
        <w:r w:rsidR="00273A47">
          <w:t>, and Arabic</w:t>
        </w:r>
      </w:ins>
      <w:del w:id="2201" w:author="Alondra Vega Pacheco" w:date="2025-09-12T18:38:00Z" w16du:dateUtc="2025-09-12T23:38:00Z">
        <w:r w:rsidRPr="08CA8CC5" w:rsidDel="00273A47">
          <w:delText xml:space="preserve"> and Farsi,</w:delText>
        </w:r>
      </w:del>
      <w:del w:id="2202" w:author="Alondra Vega Pacheco" w:date="2025-10-14T11:21:00Z" w16du:dateUtc="2025-10-14T16:21:00Z">
        <w:r w:rsidRPr="08CA8CC5" w:rsidDel="00424CAB">
          <w:delText xml:space="preserve"> in future releases</w:delText>
        </w:r>
      </w:del>
      <w:r w:rsidRPr="08CA8CC5">
        <w:t>.</w:t>
      </w:r>
    </w:p>
    <w:p w14:paraId="49E853D0" w14:textId="118DA383" w:rsidR="00AA7386" w:rsidRDefault="3569AAA7" w:rsidP="007E6E3E">
      <w:pPr>
        <w:pStyle w:val="ListParagraph"/>
        <w:numPr>
          <w:ilvl w:val="0"/>
          <w:numId w:val="5"/>
        </w:numPr>
        <w:spacing w:after="160" w:line="257" w:lineRule="auto"/>
        <w:rPr>
          <w:color w:val="000000" w:themeColor="text1"/>
        </w:rPr>
      </w:pPr>
      <w:r w:rsidRPr="08CA8CC5">
        <w:t xml:space="preserve">The system shall use the </w:t>
      </w:r>
      <w:proofErr w:type="spellStart"/>
      <w:r w:rsidRPr="08CA8CC5">
        <w:t>flutter_localizations</w:t>
      </w:r>
      <w:proofErr w:type="spellEnd"/>
      <w:r w:rsidRPr="08CA8CC5">
        <w:t xml:space="preserve"> library to ensure accurate translation and localization support.</w:t>
      </w:r>
    </w:p>
    <w:p w14:paraId="3BBBE287" w14:textId="66CC5AD5" w:rsidR="00AA7386" w:rsidRDefault="00AA7386" w:rsidP="08CA8CC5">
      <w:pPr>
        <w:pStyle w:val="subheader"/>
        <w:ind w:left="705" w:right="10" w:hanging="360"/>
        <w:rPr>
          <w:rStyle w:val="eop"/>
        </w:rPr>
      </w:pPr>
    </w:p>
    <w:p w14:paraId="19A82B99" w14:textId="03B1C251" w:rsidR="005F27B3" w:rsidRDefault="00AA7386" w:rsidP="007E6E3E">
      <w:pPr>
        <w:pStyle w:val="Heading3"/>
      </w:pPr>
      <w:bookmarkStart w:id="2203" w:name="_Toc208607963"/>
      <w:r>
        <w:t>Virtual Check-In Rounds</w:t>
      </w:r>
      <w:proofErr w:type="gramStart"/>
      <w:r w:rsidR="00F13464">
        <w:t>–</w:t>
      </w:r>
      <w:r w:rsidR="00F13464" w:rsidRPr="0025190C">
        <w:t>(</w:t>
      </w:r>
      <w:proofErr w:type="gramEnd"/>
      <w:r w:rsidR="00F13464" w:rsidRPr="0025190C">
        <w:t>added in v4.0)</w:t>
      </w:r>
      <w:bookmarkEnd w:id="2203"/>
    </w:p>
    <w:p w14:paraId="5F6C4879" w14:textId="51F9C778" w:rsidR="00E521A3" w:rsidRPr="00E521A3" w:rsidRDefault="4DC09D6D" w:rsidP="001277AF">
      <w:pPr>
        <w:numPr>
          <w:ilvl w:val="0"/>
          <w:numId w:val="78"/>
        </w:numPr>
      </w:pPr>
      <w:r>
        <w:t>The system shall s</w:t>
      </w:r>
      <w:r w:rsidR="00E521A3">
        <w:t>upport daily or weekly caregiver-patient check-ins. </w:t>
      </w:r>
    </w:p>
    <w:p w14:paraId="582539E6" w14:textId="0F57C52F" w:rsidR="00E521A3" w:rsidRPr="00E521A3" w:rsidRDefault="40312C4B" w:rsidP="001277AF">
      <w:pPr>
        <w:numPr>
          <w:ilvl w:val="0"/>
          <w:numId w:val="79"/>
        </w:numPr>
      </w:pPr>
      <w:r>
        <w:t xml:space="preserve">The system </w:t>
      </w:r>
      <w:proofErr w:type="gramStart"/>
      <w:r>
        <w:t>shall</w:t>
      </w:r>
      <w:proofErr w:type="gramEnd"/>
      <w:r>
        <w:t xml:space="preserve"> p</w:t>
      </w:r>
      <w:r w:rsidR="00E521A3">
        <w:t xml:space="preserve">rovide </w:t>
      </w:r>
      <w:r w:rsidR="18C4C87B">
        <w:t xml:space="preserve">care givers’ </w:t>
      </w:r>
      <w:r w:rsidR="00E521A3">
        <w:t>manual entry options and structured Q&amp;A forms. </w:t>
      </w:r>
    </w:p>
    <w:p w14:paraId="272B14A2" w14:textId="6F6AA518" w:rsidR="00E521A3" w:rsidRDefault="540A911B" w:rsidP="001277AF">
      <w:pPr>
        <w:numPr>
          <w:ilvl w:val="0"/>
          <w:numId w:val="80"/>
        </w:numPr>
      </w:pPr>
      <w:r>
        <w:t xml:space="preserve">The system </w:t>
      </w:r>
      <w:proofErr w:type="gramStart"/>
      <w:r>
        <w:t>shall</w:t>
      </w:r>
      <w:proofErr w:type="gramEnd"/>
      <w:r>
        <w:t xml:space="preserve"> use</w:t>
      </w:r>
      <w:r w:rsidR="00E521A3">
        <w:t xml:space="preserve"> AI to analyze voice or text during check-ins to assess mood. </w:t>
      </w:r>
    </w:p>
    <w:p w14:paraId="6298DA74" w14:textId="77777777" w:rsidR="00221D4B" w:rsidRPr="00E521A3" w:rsidRDefault="00221D4B" w:rsidP="00221D4B">
      <w:pPr>
        <w:ind w:left="720"/>
      </w:pPr>
    </w:p>
    <w:p w14:paraId="43A0B797" w14:textId="0A2CCFA4" w:rsidR="00221D4B" w:rsidRDefault="00E521A3" w:rsidP="007E6E3E">
      <w:pPr>
        <w:pStyle w:val="Heading3"/>
      </w:pPr>
      <w:bookmarkStart w:id="2204" w:name="_Toc208607964"/>
      <w:r>
        <w:t>Mood &amp; Affect Monitor</w:t>
      </w:r>
      <w:proofErr w:type="gramStart"/>
      <w:r w:rsidR="00F13464">
        <w:t>–</w:t>
      </w:r>
      <w:r w:rsidR="00F13464" w:rsidRPr="0025190C">
        <w:t>(</w:t>
      </w:r>
      <w:proofErr w:type="gramEnd"/>
      <w:r w:rsidR="00F13464" w:rsidRPr="0025190C">
        <w:t>added in v4.0)</w:t>
      </w:r>
      <w:bookmarkEnd w:id="2204"/>
    </w:p>
    <w:p w14:paraId="671CF7F3" w14:textId="550B0117" w:rsidR="00221D4B" w:rsidRPr="00221D4B" w:rsidRDefault="1C07463D" w:rsidP="001277AF">
      <w:pPr>
        <w:numPr>
          <w:ilvl w:val="0"/>
          <w:numId w:val="81"/>
        </w:numPr>
      </w:pPr>
      <w:r>
        <w:t>The system shall use</w:t>
      </w:r>
      <w:r w:rsidR="00221D4B">
        <w:t xml:space="preserve"> AI models to detect emotional state from patient input. </w:t>
      </w:r>
    </w:p>
    <w:p w14:paraId="5D6109D4" w14:textId="2C8876EF" w:rsidR="00221D4B" w:rsidRPr="00221D4B" w:rsidRDefault="2C7B5BE3" w:rsidP="001277AF">
      <w:pPr>
        <w:numPr>
          <w:ilvl w:val="0"/>
          <w:numId w:val="82"/>
        </w:numPr>
      </w:pPr>
      <w:r>
        <w:t>The system shall d</w:t>
      </w:r>
      <w:r w:rsidR="00221D4B">
        <w:t>isplay mood results over time in graphs. </w:t>
      </w:r>
    </w:p>
    <w:p w14:paraId="6EC30113" w14:textId="70A36FB4" w:rsidR="00221D4B" w:rsidRPr="00221D4B" w:rsidRDefault="46794CEB" w:rsidP="001277AF">
      <w:pPr>
        <w:numPr>
          <w:ilvl w:val="0"/>
          <w:numId w:val="83"/>
        </w:numPr>
      </w:pPr>
      <w:r>
        <w:t>The sy</w:t>
      </w:r>
      <w:r w:rsidR="570A8981">
        <w:t>s</w:t>
      </w:r>
      <w:r>
        <w:t xml:space="preserve">tem </w:t>
      </w:r>
      <w:proofErr w:type="gramStart"/>
      <w:r>
        <w:t>shall</w:t>
      </w:r>
      <w:proofErr w:type="gramEnd"/>
      <w:r>
        <w:t xml:space="preserve"> c</w:t>
      </w:r>
      <w:r w:rsidR="00221D4B">
        <w:t>onnect mood results to wellness tracking features. </w:t>
      </w:r>
    </w:p>
    <w:p w14:paraId="27E98FA6" w14:textId="77777777" w:rsidR="00E521A3" w:rsidRDefault="00E521A3" w:rsidP="00AA7386"/>
    <w:p w14:paraId="6C910C4A" w14:textId="28930E9D" w:rsidR="00D6482B" w:rsidRPr="0025190C" w:rsidRDefault="00771A21" w:rsidP="007E6E3E">
      <w:pPr>
        <w:pStyle w:val="Heading3"/>
      </w:pPr>
      <w:r>
        <w:t xml:space="preserve"> </w:t>
      </w:r>
      <w:bookmarkStart w:id="2205" w:name="_Toc208607965"/>
      <w:r w:rsidR="00A5067E">
        <w:t>Security</w:t>
      </w:r>
      <w:r w:rsidR="00B504EA">
        <w:t xml:space="preserve">, </w:t>
      </w:r>
      <w:r w:rsidR="00A5067E">
        <w:t>Privacy</w:t>
      </w:r>
      <w:r w:rsidR="00B504EA">
        <w:t>, Consent</w:t>
      </w:r>
      <w:r w:rsidR="00193750">
        <w:t>, &amp; Data Handling</w:t>
      </w:r>
      <w:r w:rsidR="0086521F">
        <w:t xml:space="preserve"> – (</w:t>
      </w:r>
      <w:r w:rsidR="0086521F" w:rsidRPr="0025190C">
        <w:t>added in v4.0)</w:t>
      </w:r>
      <w:bookmarkEnd w:id="2205"/>
    </w:p>
    <w:p w14:paraId="75428DCB" w14:textId="2F8A824D" w:rsidR="0086521F" w:rsidRPr="0086521F" w:rsidRDefault="49ABAAC6" w:rsidP="001277AF">
      <w:pPr>
        <w:numPr>
          <w:ilvl w:val="0"/>
          <w:numId w:val="108"/>
        </w:numPr>
        <w:spacing w:line="259" w:lineRule="auto"/>
      </w:pPr>
      <w:r>
        <w:t>The system shall e</w:t>
      </w:r>
      <w:r w:rsidR="0086521F">
        <w:t>ncrypt all patient health data in storage and during transfer. </w:t>
      </w:r>
    </w:p>
    <w:p w14:paraId="1546A04E" w14:textId="1A8D7328" w:rsidR="0086521F" w:rsidRPr="0086521F" w:rsidRDefault="5F56898E" w:rsidP="001277AF">
      <w:pPr>
        <w:numPr>
          <w:ilvl w:val="0"/>
          <w:numId w:val="109"/>
        </w:numPr>
        <w:spacing w:line="259" w:lineRule="auto"/>
      </w:pPr>
      <w:r>
        <w:t xml:space="preserve">The system </w:t>
      </w:r>
      <w:proofErr w:type="gramStart"/>
      <w:r>
        <w:t>shall</w:t>
      </w:r>
      <w:proofErr w:type="gramEnd"/>
      <w:r>
        <w:t xml:space="preserve"> r</w:t>
      </w:r>
      <w:r w:rsidR="0086521F">
        <w:t>equire patient or caregiver consent before using voice or text for AI analysis. </w:t>
      </w:r>
    </w:p>
    <w:p w14:paraId="52068740" w14:textId="0DBBE146" w:rsidR="00A5067E" w:rsidRDefault="79935A27" w:rsidP="001277AF">
      <w:pPr>
        <w:numPr>
          <w:ilvl w:val="0"/>
          <w:numId w:val="110"/>
        </w:numPr>
        <w:spacing w:line="259" w:lineRule="auto"/>
      </w:pPr>
      <w:r>
        <w:t>The system shall c</w:t>
      </w:r>
      <w:r w:rsidR="0086521F">
        <w:t>omply with HIPAA and GDPR regulations. </w:t>
      </w:r>
    </w:p>
    <w:p w14:paraId="1EB16F1D" w14:textId="1B842FA9" w:rsidR="0027680C" w:rsidRDefault="11440F4F" w:rsidP="001277AF">
      <w:pPr>
        <w:pStyle w:val="paragraph"/>
        <w:numPr>
          <w:ilvl w:val="0"/>
          <w:numId w:val="110"/>
        </w:numPr>
        <w:spacing w:before="0" w:beforeAutospacing="0" w:after="0" w:afterAutospacing="0"/>
        <w:textAlignment w:val="baseline"/>
        <w:rPr>
          <w:rStyle w:val="eop"/>
        </w:rPr>
      </w:pPr>
      <w:r w:rsidRPr="65CC544B">
        <w:rPr>
          <w:rStyle w:val="normaltextrun"/>
        </w:rPr>
        <w:t xml:space="preserve">The </w:t>
      </w:r>
      <w:proofErr w:type="gramStart"/>
      <w:r w:rsidRPr="65CC544B">
        <w:rPr>
          <w:rStyle w:val="normaltextrun"/>
        </w:rPr>
        <w:t>system shall</w:t>
      </w:r>
      <w:proofErr w:type="gramEnd"/>
      <w:r w:rsidRPr="65CC544B">
        <w:rPr>
          <w:rStyle w:val="normaltextrun"/>
        </w:rPr>
        <w:t xml:space="preserve"> r</w:t>
      </w:r>
      <w:r w:rsidR="0027680C" w:rsidRPr="65CC544B">
        <w:rPr>
          <w:rStyle w:val="normaltextrun"/>
        </w:rPr>
        <w:t>equire explicit patient or caregiver consent before using voice or text for AI analysis.</w:t>
      </w:r>
      <w:r w:rsidR="0027680C" w:rsidRPr="65CC544B">
        <w:rPr>
          <w:rStyle w:val="eop"/>
        </w:rPr>
        <w:t> </w:t>
      </w:r>
    </w:p>
    <w:p w14:paraId="016F1759" w14:textId="0E39A372" w:rsidR="00193750" w:rsidRPr="00193750" w:rsidRDefault="47243DC2" w:rsidP="001277AF">
      <w:pPr>
        <w:pStyle w:val="paragraph"/>
        <w:numPr>
          <w:ilvl w:val="0"/>
          <w:numId w:val="110"/>
        </w:numPr>
      </w:pPr>
      <w:r>
        <w:t xml:space="preserve">The system shall employ </w:t>
      </w:r>
      <w:proofErr w:type="gramStart"/>
      <w:r>
        <w:t>a r</w:t>
      </w:r>
      <w:r w:rsidR="00193750">
        <w:t>ole</w:t>
      </w:r>
      <w:proofErr w:type="gramEnd"/>
      <w:r w:rsidR="00193750">
        <w:t>-based access and caregiver-</w:t>
      </w:r>
      <w:proofErr w:type="gramStart"/>
      <w:r w:rsidR="00193750">
        <w:t>patient</w:t>
      </w:r>
      <w:proofErr w:type="gramEnd"/>
      <w:r w:rsidR="00193750">
        <w:t xml:space="preserve"> linking with appropriate permissions. </w:t>
      </w:r>
    </w:p>
    <w:p w14:paraId="1DDF50E1" w14:textId="11DFEE01" w:rsidR="00193750" w:rsidRPr="00193750" w:rsidRDefault="5B5A7E19" w:rsidP="001277AF">
      <w:pPr>
        <w:pStyle w:val="paragraph"/>
        <w:numPr>
          <w:ilvl w:val="0"/>
          <w:numId w:val="110"/>
        </w:numPr>
      </w:pPr>
      <w:r>
        <w:t xml:space="preserve">The </w:t>
      </w:r>
      <w:proofErr w:type="gramStart"/>
      <w:r>
        <w:t>system shall</w:t>
      </w:r>
      <w:proofErr w:type="gramEnd"/>
      <w:r>
        <w:t xml:space="preserve"> require e</w:t>
      </w:r>
      <w:r w:rsidR="00193750">
        <w:t>xplicit consent flows for any audio capture, transcription, and analysis. </w:t>
      </w:r>
    </w:p>
    <w:p w14:paraId="09BAEA83" w14:textId="7F7A1166" w:rsidR="002E6888" w:rsidRDefault="02E7C46C" w:rsidP="001277AF">
      <w:pPr>
        <w:pStyle w:val="paragraph"/>
        <w:numPr>
          <w:ilvl w:val="0"/>
          <w:numId w:val="110"/>
        </w:numPr>
      </w:pPr>
      <w:r>
        <w:t>The system shall employ a n</w:t>
      </w:r>
      <w:r w:rsidR="00193750">
        <w:t>on-diagnostic stance and disclaimers: outputs are informational and do not constitute medical advice. </w:t>
      </w:r>
    </w:p>
    <w:p w14:paraId="1D966EB3" w14:textId="1A0F8787" w:rsidR="08CA8CC5" w:rsidRDefault="08CA8CC5" w:rsidP="08CA8CC5">
      <w:pPr>
        <w:pStyle w:val="paragraph"/>
        <w:ind w:left="720"/>
      </w:pPr>
    </w:p>
    <w:p w14:paraId="2681B323" w14:textId="2CA453E2" w:rsidR="627DC6A3" w:rsidRDefault="627DC6A3" w:rsidP="007E6E3E">
      <w:pPr>
        <w:pStyle w:val="Heading3"/>
      </w:pPr>
      <w:bookmarkStart w:id="2206" w:name="_Toc208607966"/>
      <w:r w:rsidRPr="08CA8CC5">
        <w:t>Audit Logging and Data Retention</w:t>
      </w:r>
      <w:bookmarkEnd w:id="2206"/>
      <w:r w:rsidRPr="08CA8CC5">
        <w:t xml:space="preserve"> </w:t>
      </w:r>
    </w:p>
    <w:p w14:paraId="2F3D70D4" w14:textId="77FDE069" w:rsidR="627DC6A3" w:rsidRDefault="627DC6A3" w:rsidP="007E6E3E">
      <w:pPr>
        <w:pStyle w:val="paragraph"/>
      </w:pPr>
      <w:r w:rsidRPr="08CA8CC5">
        <w:lastRenderedPageBreak/>
        <w:t>The system shall log all critical actions such as note transcription, billing updates, EVV submissions, and payment activities for compliance and traceability.</w:t>
      </w:r>
    </w:p>
    <w:p w14:paraId="32B01B68" w14:textId="6D526DD6" w:rsidR="08CA8CC5" w:rsidRDefault="627DC6A3" w:rsidP="08CA8CC5">
      <w:pPr>
        <w:pStyle w:val="paragraph"/>
      </w:pPr>
      <w:r w:rsidRPr="08CA8CC5">
        <w:t>The system shall enforce data retention and deletion policies in accordance with HIPAA and GDPR requirements.</w:t>
      </w:r>
    </w:p>
    <w:p w14:paraId="47AE7124" w14:textId="123978E9" w:rsidR="00D6482B" w:rsidRPr="0025190C" w:rsidRDefault="00983EA0" w:rsidP="007E6E3E">
      <w:pPr>
        <w:pStyle w:val="Heading3"/>
      </w:pPr>
      <w:bookmarkStart w:id="2207" w:name="_Toc208607967"/>
      <w:r>
        <w:t>Mail Delivered Assistant (USPS Informed Delivery Integration)</w:t>
      </w:r>
      <w:r w:rsidR="000E7ADD">
        <w:t>- (added in v4.0)</w:t>
      </w:r>
      <w:bookmarkEnd w:id="2207"/>
    </w:p>
    <w:p w14:paraId="4C746487" w14:textId="77777777" w:rsidR="00A55C34" w:rsidRPr="000E7ADD" w:rsidRDefault="00A55C34" w:rsidP="00D6482B">
      <w:pPr>
        <w:spacing w:line="259" w:lineRule="auto"/>
        <w:rPr>
          <w:i/>
          <w:iCs/>
        </w:rPr>
      </w:pPr>
    </w:p>
    <w:p w14:paraId="52644390" w14:textId="73F3DF64" w:rsidR="000E7ADD" w:rsidRPr="000E7ADD" w:rsidRDefault="4FEBCDBC" w:rsidP="001277AF">
      <w:pPr>
        <w:numPr>
          <w:ilvl w:val="0"/>
          <w:numId w:val="94"/>
        </w:numPr>
        <w:spacing w:line="259" w:lineRule="auto"/>
      </w:pPr>
      <w:r>
        <w:t>The system shall parse</w:t>
      </w:r>
      <w:r w:rsidR="000E7ADD">
        <w:t xml:space="preserve"> the user’s USPS Informed Delivery Daily Digest email from their inbox (with user permission) and extract relevant details (e.g., sender, </w:t>
      </w:r>
      <w:proofErr w:type="spellStart"/>
      <w:r w:rsidR="000E7ADD">
        <w:t>mailpiece</w:t>
      </w:r>
      <w:proofErr w:type="spellEnd"/>
      <w:r w:rsidR="000E7ADD">
        <w:t xml:space="preserve"> summary, package tracking numbers, expected delivery dates, action links). </w:t>
      </w:r>
    </w:p>
    <w:p w14:paraId="6B80BFC1" w14:textId="2AD9F8A8" w:rsidR="000E7ADD" w:rsidRPr="000E7ADD" w:rsidRDefault="2EC14C68" w:rsidP="001277AF">
      <w:pPr>
        <w:numPr>
          <w:ilvl w:val="0"/>
          <w:numId w:val="95"/>
        </w:numPr>
        <w:spacing w:line="259" w:lineRule="auto"/>
      </w:pPr>
      <w:r>
        <w:t>The system shall c</w:t>
      </w:r>
      <w:r w:rsidR="000E7ADD">
        <w:t xml:space="preserve">apture </w:t>
      </w:r>
      <w:proofErr w:type="spellStart"/>
      <w:r w:rsidR="000E7ADD">
        <w:t>mailpiece</w:t>
      </w:r>
      <w:proofErr w:type="spellEnd"/>
      <w:r w:rsidR="000E7ADD">
        <w:t xml:space="preserve"> images via the phone camera and use on-device OCR to extract key information for accessible display. </w:t>
      </w:r>
    </w:p>
    <w:p w14:paraId="45494427" w14:textId="4C26DBA0" w:rsidR="000E7ADD" w:rsidRPr="000E7ADD" w:rsidRDefault="03D4AC3E" w:rsidP="001277AF">
      <w:pPr>
        <w:numPr>
          <w:ilvl w:val="0"/>
          <w:numId w:val="96"/>
        </w:numPr>
        <w:spacing w:line="259" w:lineRule="auto"/>
      </w:pPr>
      <w:r>
        <w:t xml:space="preserve">The system </w:t>
      </w:r>
      <w:proofErr w:type="gramStart"/>
      <w:r>
        <w:t>shall</w:t>
      </w:r>
      <w:proofErr w:type="gramEnd"/>
      <w:r>
        <w:t xml:space="preserve"> p</w:t>
      </w:r>
      <w:r w:rsidR="000E7ADD">
        <w:t>rovide ADA-friendly presentation using the mobile OS’s built-in accessibility features (e.g., font scaling) and clear, high-contrast layouts aligned to OS settings. </w:t>
      </w:r>
    </w:p>
    <w:p w14:paraId="26C85B5E" w14:textId="3398FF22" w:rsidR="000E7ADD" w:rsidRPr="000E7ADD" w:rsidRDefault="05695681" w:rsidP="001277AF">
      <w:pPr>
        <w:numPr>
          <w:ilvl w:val="0"/>
          <w:numId w:val="97"/>
        </w:numPr>
        <w:spacing w:line="259" w:lineRule="auto"/>
      </w:pPr>
      <w:r>
        <w:t>The system shall d</w:t>
      </w:r>
      <w:r w:rsidR="000E7ADD">
        <w:t>eep-link to USPS actions (e.g., tracking updates, delivery instructions, schedule redelivery) on USPS sites/apps. </w:t>
      </w:r>
    </w:p>
    <w:p w14:paraId="24866024" w14:textId="59602EDF" w:rsidR="00C14F47" w:rsidRDefault="058CDA57" w:rsidP="006737D9">
      <w:pPr>
        <w:numPr>
          <w:ilvl w:val="0"/>
          <w:numId w:val="98"/>
        </w:numPr>
        <w:spacing w:line="259" w:lineRule="auto"/>
      </w:pPr>
      <w:r>
        <w:t xml:space="preserve">The system </w:t>
      </w:r>
      <w:proofErr w:type="gramStart"/>
      <w:r>
        <w:t>shall</w:t>
      </w:r>
      <w:proofErr w:type="gramEnd"/>
      <w:r>
        <w:t xml:space="preserve"> a</w:t>
      </w:r>
      <w:r w:rsidR="000E7ADD">
        <w:t xml:space="preserve">llow users to set reminders/notifications for expected deliveries and notable </w:t>
      </w:r>
      <w:proofErr w:type="spellStart"/>
      <w:r w:rsidR="000E7ADD">
        <w:t>mailpieces</w:t>
      </w:r>
      <w:proofErr w:type="spellEnd"/>
      <w:r w:rsidR="000E7ADD">
        <w:t>. </w:t>
      </w:r>
    </w:p>
    <w:p w14:paraId="7FCE7CD8" w14:textId="77777777" w:rsidR="00157575" w:rsidRPr="00C14F47" w:rsidRDefault="00157575" w:rsidP="00157575">
      <w:pPr>
        <w:spacing w:line="259" w:lineRule="auto"/>
        <w:ind w:left="720"/>
      </w:pPr>
    </w:p>
    <w:p w14:paraId="34B080FE" w14:textId="3069C6EC" w:rsidR="00157575" w:rsidRPr="0025190C" w:rsidRDefault="00157575" w:rsidP="007E6E3E">
      <w:pPr>
        <w:pStyle w:val="Heading4"/>
      </w:pPr>
      <w:bookmarkStart w:id="2208" w:name="_Toc208607968"/>
      <w:r>
        <w:t xml:space="preserve">Electronic Visit Verification (EVV) – </w:t>
      </w:r>
      <w:r w:rsidRPr="0025190C">
        <w:t>(added in v4.0)</w:t>
      </w:r>
      <w:bookmarkEnd w:id="2208"/>
    </w:p>
    <w:p w14:paraId="475C97F8" w14:textId="77777777" w:rsidR="00F87E3D" w:rsidRPr="00F87E3D" w:rsidRDefault="00F87E3D" w:rsidP="001277AF">
      <w:pPr>
        <w:numPr>
          <w:ilvl w:val="0"/>
          <w:numId w:val="114"/>
        </w:numPr>
        <w:spacing w:line="259" w:lineRule="auto"/>
      </w:pPr>
      <w:r w:rsidRPr="00F87E3D">
        <w:t xml:space="preserve">The system </w:t>
      </w:r>
      <w:proofErr w:type="gramStart"/>
      <w:r w:rsidRPr="00F87E3D">
        <w:t>shall</w:t>
      </w:r>
      <w:proofErr w:type="gramEnd"/>
      <w:r w:rsidRPr="00F87E3D">
        <w:t xml:space="preserve"> capture clock-in and clock-out times for caregivers via mobile devices. </w:t>
      </w:r>
    </w:p>
    <w:p w14:paraId="463ED15F" w14:textId="4AB20D87" w:rsidR="00F87E3D" w:rsidRPr="00F87E3D" w:rsidRDefault="1C08DC6B" w:rsidP="001277AF">
      <w:pPr>
        <w:numPr>
          <w:ilvl w:val="0"/>
          <w:numId w:val="115"/>
        </w:numPr>
        <w:spacing w:line="259" w:lineRule="auto"/>
      </w:pPr>
      <w:r>
        <w:t>The system shall log all l</w:t>
      </w:r>
      <w:r w:rsidR="00F87E3D">
        <w:t xml:space="preserve">ocation data (GPS coordinates) </w:t>
      </w:r>
      <w:r w:rsidR="26A04AA4">
        <w:t>c</w:t>
      </w:r>
      <w:r w:rsidR="00F87E3D">
        <w:t>ompliance. </w:t>
      </w:r>
    </w:p>
    <w:p w14:paraId="71CED159" w14:textId="5CB51DFC" w:rsidR="00157575" w:rsidRPr="00C50A36" w:rsidRDefault="36C31DBC" w:rsidP="001277AF">
      <w:pPr>
        <w:numPr>
          <w:ilvl w:val="0"/>
          <w:numId w:val="116"/>
        </w:numPr>
        <w:spacing w:line="259" w:lineRule="auto"/>
      </w:pPr>
      <w:r>
        <w:t>The system</w:t>
      </w:r>
      <w:r w:rsidR="00F87E3D">
        <w:t xml:space="preserve"> shall aggregat</w:t>
      </w:r>
      <w:r w:rsidR="10D4863B">
        <w:t xml:space="preserve">e </w:t>
      </w:r>
      <w:r w:rsidR="00F87E3D">
        <w:t xml:space="preserve">and </w:t>
      </w:r>
      <w:r w:rsidR="6E981E5C">
        <w:t>submit</w:t>
      </w:r>
      <w:r w:rsidR="00F87E3D">
        <w:t xml:space="preserve"> </w:t>
      </w:r>
      <w:r w:rsidR="093C1889">
        <w:t xml:space="preserve">EVV visit data </w:t>
      </w:r>
      <w:r w:rsidR="00F87E3D">
        <w:t>to the state aggregator API for certification. </w:t>
      </w:r>
    </w:p>
    <w:p w14:paraId="3831B152" w14:textId="398FE3AD" w:rsidR="00647468" w:rsidRPr="0025190C" w:rsidRDefault="00647468" w:rsidP="007E6E3E">
      <w:pPr>
        <w:pStyle w:val="Heading4"/>
      </w:pPr>
      <w:bookmarkStart w:id="2209" w:name="_Toc208607969"/>
      <w:r w:rsidRPr="00FA3AE1">
        <w:t>Home</w:t>
      </w:r>
      <w:r w:rsidRPr="0025190C">
        <w:t xml:space="preserve"> Monitoring Integration/ Smart Home integration</w:t>
      </w:r>
      <w:r w:rsidR="00FF4BA2">
        <w:t xml:space="preserve">– </w:t>
      </w:r>
      <w:r w:rsidR="00FF4BA2" w:rsidRPr="0025190C">
        <w:t>(added in v4.0)</w:t>
      </w:r>
      <w:bookmarkEnd w:id="2209"/>
    </w:p>
    <w:p w14:paraId="656C57C0" w14:textId="77777777" w:rsidR="00647468" w:rsidRPr="00723E1D" w:rsidRDefault="00647468" w:rsidP="00647468">
      <w:pPr>
        <w:pStyle w:val="ListParagraph"/>
        <w:numPr>
          <w:ilvl w:val="0"/>
          <w:numId w:val="116"/>
        </w:numPr>
        <w:spacing w:after="184" w:line="259" w:lineRule="auto"/>
        <w:ind w:right="10"/>
        <w:rPr>
          <w:color w:val="000000" w:themeColor="text1"/>
        </w:rPr>
      </w:pPr>
      <w:r w:rsidRPr="00723E1D">
        <w:rPr>
          <w:color w:val="000000" w:themeColor="text1"/>
        </w:rPr>
        <w:t>The system shall be able to link to cameras and smart devices in the care recipient's home to monitor the care recipient.</w:t>
      </w:r>
    </w:p>
    <w:p w14:paraId="0D79BE8B" w14:textId="74B6708C" w:rsidR="00221D4B" w:rsidRPr="00647468" w:rsidRDefault="00647468" w:rsidP="00647468">
      <w:pPr>
        <w:pStyle w:val="ListParagraph"/>
        <w:numPr>
          <w:ilvl w:val="0"/>
          <w:numId w:val="116"/>
        </w:numPr>
        <w:spacing w:after="184" w:line="259" w:lineRule="auto"/>
        <w:ind w:right="10"/>
        <w:rPr>
          <w:color w:val="000000" w:themeColor="text1"/>
        </w:rPr>
      </w:pPr>
      <w:r w:rsidRPr="00723E1D">
        <w:rPr>
          <w:color w:val="000000" w:themeColor="text1"/>
        </w:rPr>
        <w:t>AI shall be used to detect events like a fall and alert the care giver.</w:t>
      </w:r>
    </w:p>
    <w:p w14:paraId="0FA1703D" w14:textId="1E50B15C" w:rsidR="3CC18044" w:rsidRDefault="3CC18044" w:rsidP="09F49657">
      <w:pPr>
        <w:pStyle w:val="ListParagraph"/>
        <w:spacing w:after="184" w:line="259" w:lineRule="auto"/>
        <w:ind w:left="710" w:right="10"/>
        <w:rPr>
          <w:color w:val="000000" w:themeColor="text1"/>
        </w:rPr>
      </w:pPr>
    </w:p>
    <w:p w14:paraId="12ADEAE9" w14:textId="44A82EB1" w:rsidR="3CC18044" w:rsidRDefault="2878F5CC" w:rsidP="007E6E3E">
      <w:pPr>
        <w:pStyle w:val="Heading4"/>
      </w:pPr>
      <w:bookmarkStart w:id="2210" w:name="_Toc208607970"/>
      <w:r w:rsidRPr="00FA3AE1">
        <w:t>Patient</w:t>
      </w:r>
      <w:r w:rsidRPr="4AC07FFD">
        <w:t xml:space="preserve"> Assistant Telemedicine/Notetaker</w:t>
      </w:r>
      <w:r w:rsidR="35D535D2" w:rsidRPr="2F3D5BFA">
        <w:t xml:space="preserve"> </w:t>
      </w:r>
      <w:r w:rsidR="35D535D2">
        <w:t xml:space="preserve">– </w:t>
      </w:r>
      <w:r w:rsidR="35D535D2" w:rsidRPr="31B88E91">
        <w:rPr>
          <w:iCs/>
        </w:rPr>
        <w:t>(added in v4.0)</w:t>
      </w:r>
      <w:bookmarkEnd w:id="2210"/>
    </w:p>
    <w:p w14:paraId="6E5DCBB4" w14:textId="095E23C7" w:rsidR="3CC18044" w:rsidRDefault="2878F5CC" w:rsidP="7E20E3BC">
      <w:pPr>
        <w:pStyle w:val="ListParagraph"/>
        <w:numPr>
          <w:ilvl w:val="0"/>
          <w:numId w:val="140"/>
        </w:numPr>
        <w:spacing w:after="184" w:line="259" w:lineRule="auto"/>
        <w:ind w:right="10"/>
        <w:rPr>
          <w:color w:val="000000" w:themeColor="text1"/>
        </w:rPr>
      </w:pPr>
      <w:r w:rsidRPr="09F49657">
        <w:rPr>
          <w:color w:val="000000" w:themeColor="text1"/>
        </w:rPr>
        <w:t xml:space="preserve">The system shall use speech to text conversion with </w:t>
      </w:r>
      <w:proofErr w:type="spellStart"/>
      <w:r w:rsidRPr="09F49657">
        <w:rPr>
          <w:color w:val="000000" w:themeColor="text1"/>
        </w:rPr>
        <w:t>diarization</w:t>
      </w:r>
      <w:proofErr w:type="spellEnd"/>
      <w:r w:rsidRPr="09F49657">
        <w:rPr>
          <w:color w:val="000000" w:themeColor="text1"/>
        </w:rPr>
        <w:t xml:space="preserve"> to identify speakers and provide a script of the conversation.</w:t>
      </w:r>
    </w:p>
    <w:p w14:paraId="339DE08F" w14:textId="305B47AF" w:rsidR="3CC18044" w:rsidRDefault="2878F5CC" w:rsidP="7E20E3BC">
      <w:pPr>
        <w:pStyle w:val="ListParagraph"/>
        <w:numPr>
          <w:ilvl w:val="0"/>
          <w:numId w:val="140"/>
        </w:numPr>
        <w:spacing w:after="184" w:line="259" w:lineRule="auto"/>
        <w:ind w:right="10"/>
        <w:rPr>
          <w:color w:val="000000" w:themeColor="text1"/>
        </w:rPr>
      </w:pPr>
      <w:r w:rsidRPr="09F49657">
        <w:rPr>
          <w:color w:val="000000" w:themeColor="text1"/>
        </w:rPr>
        <w:t xml:space="preserve">Notes will automatically be generated from video and phone calls unless the calling number </w:t>
      </w:r>
      <w:proofErr w:type="gramStart"/>
      <w:r w:rsidRPr="09F49657">
        <w:rPr>
          <w:color w:val="000000" w:themeColor="text1"/>
        </w:rPr>
        <w:t>was</w:t>
      </w:r>
      <w:proofErr w:type="gramEnd"/>
      <w:r w:rsidRPr="09F49657">
        <w:rPr>
          <w:color w:val="000000" w:themeColor="text1"/>
        </w:rPr>
        <w:t xml:space="preserve"> manually excluded.</w:t>
      </w:r>
    </w:p>
    <w:p w14:paraId="38B8D476" w14:textId="30B2C0FC" w:rsidR="3CC18044" w:rsidRDefault="2878F5CC" w:rsidP="7E20E3BC">
      <w:pPr>
        <w:pStyle w:val="ListParagraph"/>
        <w:numPr>
          <w:ilvl w:val="0"/>
          <w:numId w:val="140"/>
        </w:numPr>
        <w:spacing w:after="184" w:line="259" w:lineRule="auto"/>
        <w:ind w:right="10"/>
        <w:rPr>
          <w:color w:val="000000" w:themeColor="text1"/>
        </w:rPr>
      </w:pPr>
      <w:r w:rsidRPr="09F49657">
        <w:rPr>
          <w:color w:val="000000" w:themeColor="text1"/>
        </w:rPr>
        <w:t>Notes can also be generated by a user manually enabling a recording during in person conversations.</w:t>
      </w:r>
    </w:p>
    <w:p w14:paraId="16AC1A5D" w14:textId="784958CF" w:rsidR="3CC18044" w:rsidRDefault="2878F5CC" w:rsidP="7E20E3BC">
      <w:pPr>
        <w:pStyle w:val="ListParagraph"/>
        <w:numPr>
          <w:ilvl w:val="0"/>
          <w:numId w:val="140"/>
        </w:numPr>
        <w:spacing w:after="184" w:line="259" w:lineRule="auto"/>
        <w:ind w:right="10"/>
        <w:rPr>
          <w:color w:val="000000" w:themeColor="text1"/>
        </w:rPr>
      </w:pPr>
      <w:r w:rsidRPr="09F49657">
        <w:rPr>
          <w:color w:val="000000" w:themeColor="text1"/>
        </w:rPr>
        <w:t xml:space="preserve">AI will be used to detect personally identifiable information (PII), important dates, and customizable trigger words. Trigger words will perform and </w:t>
      </w:r>
      <w:proofErr w:type="gramStart"/>
      <w:r w:rsidRPr="09F49657">
        <w:rPr>
          <w:color w:val="000000" w:themeColor="text1"/>
        </w:rPr>
        <w:t>associated</w:t>
      </w:r>
      <w:proofErr w:type="gramEnd"/>
      <w:r w:rsidRPr="09F49657">
        <w:rPr>
          <w:color w:val="000000" w:themeColor="text1"/>
        </w:rPr>
        <w:t xml:space="preserve"> action setup by the user.</w:t>
      </w:r>
    </w:p>
    <w:p w14:paraId="5A40C0F3" w14:textId="419B8CCB" w:rsidR="3CC18044" w:rsidRDefault="2878F5CC" w:rsidP="7E20E3BC">
      <w:pPr>
        <w:pStyle w:val="ListParagraph"/>
        <w:numPr>
          <w:ilvl w:val="0"/>
          <w:numId w:val="140"/>
        </w:numPr>
        <w:spacing w:after="184" w:line="259" w:lineRule="auto"/>
        <w:ind w:right="10"/>
        <w:rPr>
          <w:color w:val="000000" w:themeColor="text1"/>
        </w:rPr>
      </w:pPr>
      <w:r w:rsidRPr="09F49657">
        <w:rPr>
          <w:color w:val="000000" w:themeColor="text1"/>
        </w:rPr>
        <w:t>The system shall also translate the generated text into American sign language (ASL).</w:t>
      </w:r>
    </w:p>
    <w:p w14:paraId="5AA23FA8" w14:textId="71CA6F17" w:rsidR="3CC18044" w:rsidRDefault="2878F5CC" w:rsidP="7E20E3BC">
      <w:pPr>
        <w:pStyle w:val="ListParagraph"/>
        <w:numPr>
          <w:ilvl w:val="0"/>
          <w:numId w:val="140"/>
        </w:numPr>
        <w:spacing w:after="184" w:line="259" w:lineRule="auto"/>
        <w:ind w:right="10"/>
        <w:rPr>
          <w:color w:val="000000" w:themeColor="text1"/>
        </w:rPr>
      </w:pPr>
      <w:r w:rsidRPr="09F49657">
        <w:rPr>
          <w:color w:val="000000" w:themeColor="text1"/>
        </w:rPr>
        <w:lastRenderedPageBreak/>
        <w:t>When PII is detected the care giver will be notified, when AI detects an important date it will add it to the calendar, and both the care giver and recipient will be notified.</w:t>
      </w:r>
    </w:p>
    <w:p w14:paraId="41873E83" w14:textId="262EA323" w:rsidR="3CC18044" w:rsidRDefault="2878F5CC" w:rsidP="7E20E3BC">
      <w:pPr>
        <w:pStyle w:val="ListParagraph"/>
        <w:numPr>
          <w:ilvl w:val="0"/>
          <w:numId w:val="140"/>
        </w:numPr>
        <w:ind w:right="10"/>
        <w:rPr>
          <w:color w:val="000000" w:themeColor="text1"/>
        </w:rPr>
      </w:pPr>
      <w:r w:rsidRPr="09F49657">
        <w:rPr>
          <w:color w:val="000000" w:themeColor="text1"/>
        </w:rPr>
        <w:t>Note scripts will be stored on the user’s local device with functionality to sort by date, group by subject, and search notes by keywords.</w:t>
      </w:r>
    </w:p>
    <w:p w14:paraId="46AABB30" w14:textId="169E6DEC" w:rsidR="3CC18044" w:rsidRDefault="3CC18044" w:rsidP="09F49657">
      <w:pPr>
        <w:ind w:right="10"/>
        <w:rPr>
          <w:b/>
          <w:color w:val="000000" w:themeColor="text1"/>
        </w:rPr>
      </w:pPr>
    </w:p>
    <w:p w14:paraId="4E166368" w14:textId="7C7C0B30" w:rsidR="3CC18044" w:rsidRDefault="2878F5CC" w:rsidP="007E6E3E">
      <w:pPr>
        <w:pStyle w:val="Heading4"/>
      </w:pPr>
      <w:bookmarkStart w:id="2211" w:name="_Toc208607971"/>
      <w:r w:rsidRPr="597F77FF">
        <w:t>Patient Calendar Assistant</w:t>
      </w:r>
      <w:r w:rsidR="2A5FCFE8" w:rsidRPr="31B88E91">
        <w:t xml:space="preserve"> </w:t>
      </w:r>
      <w:r w:rsidR="2A5FCFE8">
        <w:t xml:space="preserve">– </w:t>
      </w:r>
      <w:r w:rsidR="2A5FCFE8" w:rsidRPr="31B88E91">
        <w:rPr>
          <w:iCs/>
        </w:rPr>
        <w:t>(added in v4.0)</w:t>
      </w:r>
      <w:bookmarkEnd w:id="2211"/>
    </w:p>
    <w:p w14:paraId="51DDBE85" w14:textId="2627A59F" w:rsidR="3CC18044" w:rsidRDefault="2878F5CC" w:rsidP="2773E535">
      <w:pPr>
        <w:pStyle w:val="ListParagraph"/>
        <w:numPr>
          <w:ilvl w:val="0"/>
          <w:numId w:val="141"/>
        </w:numPr>
        <w:spacing w:after="184" w:line="259" w:lineRule="auto"/>
        <w:ind w:right="10"/>
        <w:rPr>
          <w:color w:val="000000" w:themeColor="text1"/>
        </w:rPr>
      </w:pPr>
      <w:r w:rsidRPr="09F49657">
        <w:rPr>
          <w:color w:val="000000" w:themeColor="text1"/>
        </w:rPr>
        <w:t>The system shall have a calendar visible to both the care giver and care recipient.</w:t>
      </w:r>
    </w:p>
    <w:p w14:paraId="5092BBC2" w14:textId="2E53375B" w:rsidR="3CC18044" w:rsidRDefault="2878F5CC" w:rsidP="2773E535">
      <w:pPr>
        <w:pStyle w:val="ListParagraph"/>
        <w:numPr>
          <w:ilvl w:val="0"/>
          <w:numId w:val="141"/>
        </w:numPr>
        <w:spacing w:after="184" w:line="259" w:lineRule="auto"/>
        <w:ind w:right="10"/>
        <w:rPr>
          <w:color w:val="000000" w:themeColor="text1"/>
        </w:rPr>
      </w:pPr>
      <w:r w:rsidRPr="09F49657">
        <w:rPr>
          <w:color w:val="000000" w:themeColor="text1"/>
        </w:rPr>
        <w:t>The care giver and care recipient shall be able to manually enter new events, tasks and reminders.</w:t>
      </w:r>
    </w:p>
    <w:p w14:paraId="3B9F6C42" w14:textId="737EB28B" w:rsidR="3CC18044" w:rsidRDefault="2878F5CC" w:rsidP="2773E535">
      <w:pPr>
        <w:pStyle w:val="ListParagraph"/>
        <w:numPr>
          <w:ilvl w:val="0"/>
          <w:numId w:val="141"/>
        </w:numPr>
        <w:spacing w:after="184" w:line="259" w:lineRule="auto"/>
        <w:ind w:right="10"/>
        <w:rPr>
          <w:color w:val="000000" w:themeColor="text1"/>
        </w:rPr>
      </w:pPr>
      <w:r w:rsidRPr="09F49657">
        <w:rPr>
          <w:color w:val="000000" w:themeColor="text1"/>
        </w:rPr>
        <w:t>Events will also be added to the calendar by AI recognizing important dates in note files on the user's local device. Users will be notified when an AI generated date is added.</w:t>
      </w:r>
    </w:p>
    <w:p w14:paraId="1C1CE48A" w14:textId="155560CF" w:rsidR="3CC18044" w:rsidRDefault="2878F5CC" w:rsidP="2773E535">
      <w:pPr>
        <w:pStyle w:val="ListParagraph"/>
        <w:numPr>
          <w:ilvl w:val="0"/>
          <w:numId w:val="141"/>
        </w:numPr>
        <w:spacing w:after="184" w:line="259" w:lineRule="auto"/>
        <w:ind w:right="10"/>
        <w:rPr>
          <w:color w:val="000000" w:themeColor="text1"/>
        </w:rPr>
      </w:pPr>
      <w:r w:rsidRPr="09F49657">
        <w:rPr>
          <w:color w:val="000000" w:themeColor="text1"/>
        </w:rPr>
        <w:t>The system shall display notifications when events are approaching at a time interval before the event decided by the user.</w:t>
      </w:r>
    </w:p>
    <w:p w14:paraId="3771B1CB" w14:textId="4F7E709B" w:rsidR="3CC18044" w:rsidRDefault="2878F5CC" w:rsidP="08CA8CC5">
      <w:pPr>
        <w:pStyle w:val="ListParagraph"/>
        <w:numPr>
          <w:ilvl w:val="0"/>
          <w:numId w:val="141"/>
        </w:numPr>
        <w:spacing w:after="184" w:line="259" w:lineRule="auto"/>
        <w:ind w:right="10"/>
        <w:rPr>
          <w:color w:val="000000" w:themeColor="text1"/>
        </w:rPr>
      </w:pPr>
      <w:r w:rsidRPr="09F49657">
        <w:rPr>
          <w:color w:val="000000" w:themeColor="text1"/>
        </w:rPr>
        <w:t xml:space="preserve">The system </w:t>
      </w:r>
      <w:proofErr w:type="gramStart"/>
      <w:r w:rsidRPr="09F49657">
        <w:rPr>
          <w:color w:val="000000" w:themeColor="text1"/>
        </w:rPr>
        <w:t>shall</w:t>
      </w:r>
      <w:proofErr w:type="gramEnd"/>
      <w:r w:rsidRPr="09F49657">
        <w:rPr>
          <w:color w:val="000000" w:themeColor="text1"/>
        </w:rPr>
        <w:t xml:space="preserve"> keep a record of completed tasks and past events after they are removed from the active list of reminders.</w:t>
      </w:r>
    </w:p>
    <w:p w14:paraId="5B9CDF61" w14:textId="10CD6891" w:rsidR="00771A21" w:rsidRDefault="00771A21" w:rsidP="65CC544B">
      <w:pPr>
        <w:pStyle w:val="Heading2"/>
        <w:ind w:left="-5"/>
      </w:pPr>
      <w:bookmarkStart w:id="2212" w:name="_Toc208607972"/>
      <w:r>
        <w:t xml:space="preserve">Out-of-Scope </w:t>
      </w:r>
      <w:r w:rsidR="00632F5F">
        <w:t>– (</w:t>
      </w:r>
      <w:r w:rsidR="00814603">
        <w:rPr>
          <w:i/>
          <w:iCs/>
        </w:rPr>
        <w:t>updated in</w:t>
      </w:r>
      <w:r w:rsidR="00632F5F" w:rsidRPr="503F0872">
        <w:rPr>
          <w:i/>
          <w:iCs/>
        </w:rPr>
        <w:t xml:space="preserve"> v</w:t>
      </w:r>
      <w:r w:rsidR="00814603">
        <w:rPr>
          <w:i/>
          <w:iCs/>
        </w:rPr>
        <w:t>4</w:t>
      </w:r>
      <w:r w:rsidR="00632F5F" w:rsidRPr="503F0872">
        <w:rPr>
          <w:i/>
          <w:iCs/>
        </w:rPr>
        <w:t>.0)</w:t>
      </w:r>
      <w:bookmarkEnd w:id="2212"/>
    </w:p>
    <w:p w14:paraId="077325A4" w14:textId="77777777" w:rsidR="00E7159E" w:rsidRDefault="00771A21">
      <w:pPr>
        <w:spacing w:after="16" w:line="259" w:lineRule="auto"/>
        <w:ind w:left="721"/>
      </w:pPr>
      <w:r>
        <w:t xml:space="preserve"> </w:t>
      </w:r>
    </w:p>
    <w:p w14:paraId="6777B3EE" w14:textId="151B7BEA" w:rsidR="00E7159E" w:rsidRDefault="00771A21" w:rsidP="007E6E3E">
      <w:pPr>
        <w:pStyle w:val="Heading3"/>
      </w:pPr>
      <w:bookmarkStart w:id="2213" w:name="_Toc208607973"/>
      <w:r>
        <w:t>Clinical Diagnosis</w:t>
      </w:r>
      <w:bookmarkEnd w:id="2213"/>
      <w:r>
        <w:t xml:space="preserve"> </w:t>
      </w:r>
    </w:p>
    <w:p w14:paraId="763EA9DE" w14:textId="19DBC19F" w:rsidR="00E7159E" w:rsidRDefault="00771A21">
      <w:pPr>
        <w:numPr>
          <w:ilvl w:val="0"/>
          <w:numId w:val="6"/>
        </w:numPr>
        <w:ind w:left="705" w:right="10" w:hanging="360"/>
      </w:pPr>
      <w:r>
        <w:t xml:space="preserve">The system </w:t>
      </w:r>
      <w:proofErr w:type="gramStart"/>
      <w:r>
        <w:t>shall</w:t>
      </w:r>
      <w:proofErr w:type="gramEnd"/>
      <w:r>
        <w:t xml:space="preserve"> not offer medical diagnosis or prescribe treatments. AI features are strictly informational with required disclaimers</w:t>
      </w:r>
      <w:r w:rsidR="00632F5F">
        <w:t>.</w:t>
      </w:r>
    </w:p>
    <w:p w14:paraId="5D07A5E1" w14:textId="77777777" w:rsidR="00E7159E" w:rsidRDefault="00771A21">
      <w:pPr>
        <w:spacing w:after="175" w:line="259" w:lineRule="auto"/>
      </w:pPr>
      <w:r>
        <w:t xml:space="preserve">  </w:t>
      </w:r>
    </w:p>
    <w:p w14:paraId="097388BA" w14:textId="76085CCC" w:rsidR="00E7159E" w:rsidRDefault="00771A21" w:rsidP="007E6E3E">
      <w:pPr>
        <w:pStyle w:val="Heading3"/>
      </w:pPr>
      <w:bookmarkStart w:id="2214" w:name="_Toc208607974"/>
      <w:r>
        <w:t>Accessibility Enhancements</w:t>
      </w:r>
      <w:bookmarkEnd w:id="2214"/>
      <w:r>
        <w:t xml:space="preserve"> </w:t>
      </w:r>
    </w:p>
    <w:p w14:paraId="3050EED6" w14:textId="77777777" w:rsidR="00E7159E" w:rsidRDefault="00771A21">
      <w:pPr>
        <w:numPr>
          <w:ilvl w:val="0"/>
          <w:numId w:val="6"/>
        </w:numPr>
        <w:ind w:left="705" w:right="10" w:hanging="360"/>
      </w:pPr>
      <w:r>
        <w:t xml:space="preserve">The application </w:t>
      </w:r>
      <w:proofErr w:type="gramStart"/>
      <w:r>
        <w:t>shall</w:t>
      </w:r>
      <w:proofErr w:type="gramEnd"/>
      <w:r>
        <w:t xml:space="preserve"> not include features such as voice control, screen reader compatibility, or high-contrast mode. </w:t>
      </w:r>
    </w:p>
    <w:p w14:paraId="2BE7421D" w14:textId="77777777" w:rsidR="00E7159E" w:rsidRDefault="00771A21">
      <w:pPr>
        <w:spacing w:after="21" w:line="259" w:lineRule="auto"/>
        <w:ind w:left="721"/>
      </w:pPr>
      <w:r>
        <w:t xml:space="preserve"> </w:t>
      </w:r>
    </w:p>
    <w:p w14:paraId="61E0191E" w14:textId="25B2895E" w:rsidR="00E7159E" w:rsidRDefault="00771A21" w:rsidP="007E6E3E">
      <w:pPr>
        <w:pStyle w:val="Heading3"/>
      </w:pPr>
      <w:bookmarkStart w:id="2215" w:name="_Toc208607975"/>
      <w:r>
        <w:t>Advance Home Automation</w:t>
      </w:r>
      <w:bookmarkEnd w:id="2215"/>
      <w:r>
        <w:t xml:space="preserve"> </w:t>
      </w:r>
    </w:p>
    <w:p w14:paraId="6D3071C8" w14:textId="77777777" w:rsidR="00E7159E" w:rsidRDefault="00771A21">
      <w:pPr>
        <w:numPr>
          <w:ilvl w:val="0"/>
          <w:numId w:val="6"/>
        </w:numPr>
        <w:ind w:left="705" w:right="10" w:hanging="360"/>
      </w:pPr>
      <w:r>
        <w:t xml:space="preserve">Only essential triggers (e.g., motion alerts) are in scope. Full smart home automation routines (e.g., lighting, climate control) are excluded. </w:t>
      </w:r>
    </w:p>
    <w:p w14:paraId="7689F658" w14:textId="77777777" w:rsidR="00E7159E" w:rsidRDefault="00771A21">
      <w:pPr>
        <w:spacing w:after="16" w:line="259" w:lineRule="auto"/>
        <w:ind w:left="721"/>
      </w:pPr>
      <w:r>
        <w:t xml:space="preserve"> </w:t>
      </w:r>
    </w:p>
    <w:p w14:paraId="25BC955E" w14:textId="430C9239" w:rsidR="00E7159E" w:rsidRDefault="00771A21" w:rsidP="007E6E3E">
      <w:pPr>
        <w:pStyle w:val="Heading3"/>
      </w:pPr>
      <w:bookmarkStart w:id="2216" w:name="_Toc208607976"/>
      <w:r>
        <w:t>Custom Medical Device Development</w:t>
      </w:r>
      <w:bookmarkEnd w:id="2216"/>
      <w:r>
        <w:t xml:space="preserve"> </w:t>
      </w:r>
    </w:p>
    <w:p w14:paraId="4EBAF351" w14:textId="77777777" w:rsidR="00E7159E" w:rsidRDefault="00771A21">
      <w:pPr>
        <w:numPr>
          <w:ilvl w:val="0"/>
          <w:numId w:val="6"/>
        </w:numPr>
        <w:ind w:left="705" w:right="10" w:hanging="360"/>
      </w:pPr>
      <w:r>
        <w:t xml:space="preserve">The project </w:t>
      </w:r>
      <w:proofErr w:type="gramStart"/>
      <w:r>
        <w:t>shall</w:t>
      </w:r>
      <w:proofErr w:type="gramEnd"/>
      <w:r>
        <w:t xml:space="preserve"> not involve creating new wearables or sensors. Integration is limited to existing APIs and platforms. </w:t>
      </w:r>
    </w:p>
    <w:p w14:paraId="0A586DF3" w14:textId="77777777" w:rsidR="00AE1BD0" w:rsidRDefault="00AE1BD0" w:rsidP="00AE1BD0">
      <w:pPr>
        <w:ind w:left="705" w:right="10"/>
      </w:pPr>
    </w:p>
    <w:p w14:paraId="4B16DFD1" w14:textId="57C5B852" w:rsidR="00E7159E" w:rsidRDefault="00771A21" w:rsidP="007E6E3E">
      <w:pPr>
        <w:pStyle w:val="Heading3"/>
      </w:pPr>
      <w:bookmarkStart w:id="2217" w:name="_Toc208607977"/>
      <w:r>
        <w:t>Public Social Media Integration</w:t>
      </w:r>
      <w:bookmarkEnd w:id="2217"/>
      <w:r>
        <w:t xml:space="preserve"> </w:t>
      </w:r>
    </w:p>
    <w:p w14:paraId="47952852" w14:textId="77777777" w:rsidR="00E7159E" w:rsidRDefault="00771A21" w:rsidP="006458FB">
      <w:pPr>
        <w:keepNext/>
        <w:keepLines/>
        <w:numPr>
          <w:ilvl w:val="0"/>
          <w:numId w:val="6"/>
        </w:numPr>
        <w:spacing w:line="240" w:lineRule="auto"/>
        <w:ind w:left="705" w:right="10" w:hanging="360"/>
      </w:pPr>
      <w:r>
        <w:lastRenderedPageBreak/>
        <w:t xml:space="preserve">The application shall not support public social media integration such as Facebook or </w:t>
      </w:r>
    </w:p>
    <w:p w14:paraId="4038B1FF" w14:textId="6407DD65" w:rsidR="00E7159E" w:rsidRDefault="00771A21" w:rsidP="006458FB">
      <w:pPr>
        <w:keepNext/>
        <w:keepLines/>
        <w:spacing w:line="240" w:lineRule="auto"/>
        <w:ind w:left="731" w:right="10"/>
      </w:pPr>
      <w:r>
        <w:t>Twitter cross-posting</w:t>
      </w:r>
      <w:r w:rsidR="006458FB">
        <w:t>.</w:t>
      </w:r>
    </w:p>
    <w:p w14:paraId="5A11662B" w14:textId="77777777" w:rsidR="00E7159E" w:rsidRDefault="00771A21">
      <w:pPr>
        <w:spacing w:after="16" w:line="259" w:lineRule="auto"/>
      </w:pPr>
      <w:r>
        <w:t xml:space="preserve"> </w:t>
      </w:r>
    </w:p>
    <w:p w14:paraId="7767FEFA" w14:textId="252E32D8" w:rsidR="00E7159E" w:rsidRDefault="00771A21" w:rsidP="007E6E3E">
      <w:pPr>
        <w:pStyle w:val="Heading3"/>
      </w:pPr>
      <w:bookmarkStart w:id="2218" w:name="_Toc208607978"/>
      <w:r>
        <w:t>Community Forums</w:t>
      </w:r>
      <w:bookmarkEnd w:id="2218"/>
      <w:r>
        <w:t xml:space="preserve"> </w:t>
      </w:r>
    </w:p>
    <w:p w14:paraId="1CA6E345" w14:textId="3897556F" w:rsidR="00463588" w:rsidRDefault="00771A21" w:rsidP="00463588">
      <w:pPr>
        <w:numPr>
          <w:ilvl w:val="0"/>
          <w:numId w:val="6"/>
        </w:numPr>
        <w:spacing w:after="521"/>
        <w:ind w:left="705" w:right="10" w:hanging="360"/>
      </w:pPr>
      <w:r>
        <w:t xml:space="preserve">The application </w:t>
      </w:r>
      <w:proofErr w:type="gramStart"/>
      <w:r>
        <w:t>shall</w:t>
      </w:r>
      <w:proofErr w:type="gramEnd"/>
      <w:r>
        <w:t xml:space="preserve"> not include open community forums or large-scale public networking features. </w:t>
      </w:r>
    </w:p>
    <w:p w14:paraId="2E577344" w14:textId="4EDBD359" w:rsidR="000F00AA" w:rsidRPr="007B3110" w:rsidRDefault="00463588" w:rsidP="007E6E3E">
      <w:pPr>
        <w:pStyle w:val="Heading3"/>
        <w:rPr>
          <w:i/>
        </w:rPr>
      </w:pPr>
      <w:bookmarkStart w:id="2219" w:name="_Toc208607979"/>
      <w:r w:rsidRPr="18B64FAA">
        <w:t>Hardware Integrations</w:t>
      </w:r>
      <w:r w:rsidR="007B3110" w:rsidRPr="18B64FAA">
        <w:t xml:space="preserve"> – </w:t>
      </w:r>
      <w:r w:rsidR="007B3110" w:rsidRPr="18B64FAA">
        <w:rPr>
          <w:i/>
        </w:rPr>
        <w:t>(added in v4.0)</w:t>
      </w:r>
      <w:bookmarkEnd w:id="2219"/>
    </w:p>
    <w:p w14:paraId="4FBD6A00" w14:textId="6A803524" w:rsidR="00463588" w:rsidRDefault="007B3110" w:rsidP="001277AF">
      <w:pPr>
        <w:pStyle w:val="ListParagraph"/>
        <w:numPr>
          <w:ilvl w:val="0"/>
          <w:numId w:val="107"/>
        </w:numPr>
        <w:ind w:left="720" w:right="10"/>
      </w:pPr>
      <w:r w:rsidRPr="007B3110">
        <w:t>No dedicated hardware (scanners, biometric devices) will be bundled. Only standard device cameras/scanners are supported. </w:t>
      </w:r>
    </w:p>
    <w:p w14:paraId="30176B78" w14:textId="77777777" w:rsidR="007B3110" w:rsidRDefault="007B3110" w:rsidP="007B3110">
      <w:pPr>
        <w:pStyle w:val="ListParagraph"/>
        <w:ind w:right="10"/>
      </w:pPr>
    </w:p>
    <w:p w14:paraId="43A860B0" w14:textId="607D6B85" w:rsidR="000F00AA" w:rsidRDefault="007B3110" w:rsidP="007E6E3E">
      <w:pPr>
        <w:pStyle w:val="Heading3"/>
        <w:rPr>
          <w:i/>
        </w:rPr>
      </w:pPr>
      <w:bookmarkStart w:id="2220" w:name="_Toc208607980"/>
      <w:r w:rsidRPr="733407A2">
        <w:t xml:space="preserve">Insurance </w:t>
      </w:r>
      <w:r w:rsidR="00C95404" w:rsidRPr="733407A2">
        <w:t>Adjudication</w:t>
      </w:r>
      <w:r w:rsidRPr="733407A2">
        <w:t xml:space="preserve"> Systems – </w:t>
      </w:r>
      <w:r w:rsidRPr="733407A2">
        <w:rPr>
          <w:i/>
        </w:rPr>
        <w:t>(added in v4.0)</w:t>
      </w:r>
      <w:bookmarkEnd w:id="2220"/>
    </w:p>
    <w:p w14:paraId="47CE1532" w14:textId="265C6FF4" w:rsidR="007B3110" w:rsidRPr="007B3110" w:rsidRDefault="00C95404" w:rsidP="001277AF">
      <w:pPr>
        <w:pStyle w:val="ListParagraph"/>
        <w:numPr>
          <w:ilvl w:val="0"/>
          <w:numId w:val="107"/>
        </w:numPr>
        <w:ind w:left="630" w:right="10"/>
      </w:pPr>
      <w:r w:rsidRPr="00C95404">
        <w:rPr>
          <w:rStyle w:val="normaltextrun"/>
          <w:shd w:val="clear" w:color="auto" w:fill="FFFFFF"/>
        </w:rPr>
        <w:t>Full claims adjudication, insurance eligibility verification, or direct EDI integration with insurers is out-of-scope. Only basic claim letter generation is included.</w:t>
      </w:r>
      <w:r w:rsidRPr="00C95404">
        <w:rPr>
          <w:rStyle w:val="eop"/>
          <w:shd w:val="clear" w:color="auto" w:fill="FFFFFF"/>
        </w:rPr>
        <w:t> </w:t>
      </w:r>
    </w:p>
    <w:p w14:paraId="070551F5" w14:textId="77777777" w:rsidR="007B3110" w:rsidRDefault="007B3110" w:rsidP="007B3110">
      <w:pPr>
        <w:ind w:right="10"/>
      </w:pPr>
    </w:p>
    <w:p w14:paraId="3F3E8C7B" w14:textId="68BAFBD7" w:rsidR="000F00AA" w:rsidRDefault="000F00AA" w:rsidP="007E6E3E">
      <w:pPr>
        <w:pStyle w:val="Heading3"/>
        <w:rPr>
          <w:i/>
        </w:rPr>
      </w:pPr>
      <w:bookmarkStart w:id="2221" w:name="_Toc208607981"/>
      <w:r w:rsidRPr="733407A2">
        <w:t xml:space="preserve">In-App Purchases for Subscription Billing – </w:t>
      </w:r>
      <w:r w:rsidRPr="733407A2">
        <w:rPr>
          <w:i/>
        </w:rPr>
        <w:t>(added in v4.0)</w:t>
      </w:r>
      <w:bookmarkEnd w:id="2221"/>
    </w:p>
    <w:p w14:paraId="4F0DDE46" w14:textId="43CD8290" w:rsidR="000F00AA" w:rsidRPr="00882B06" w:rsidRDefault="00882B06" w:rsidP="001277AF">
      <w:pPr>
        <w:pStyle w:val="ListParagraph"/>
        <w:numPr>
          <w:ilvl w:val="0"/>
          <w:numId w:val="107"/>
        </w:numPr>
        <w:ind w:left="720" w:right="10"/>
        <w:rPr>
          <w:rStyle w:val="eop"/>
        </w:rPr>
      </w:pPr>
      <w:r w:rsidRPr="00882B06">
        <w:rPr>
          <w:rStyle w:val="normaltextrun"/>
          <w:shd w:val="clear" w:color="auto" w:fill="FFFFFF"/>
        </w:rPr>
        <w:t>Direct use of Apple In-App Purchase (IAP) APIs for subscription payments will not be supported; instead, Stripe web redirection will be used.</w:t>
      </w:r>
      <w:r w:rsidRPr="00882B06">
        <w:rPr>
          <w:rStyle w:val="eop"/>
          <w:shd w:val="clear" w:color="auto" w:fill="FFFFFF"/>
        </w:rPr>
        <w:t> </w:t>
      </w:r>
    </w:p>
    <w:p w14:paraId="7C970A68" w14:textId="77777777" w:rsidR="00882B06" w:rsidRPr="000F00AA" w:rsidRDefault="00882B06" w:rsidP="00882B06">
      <w:pPr>
        <w:pStyle w:val="ListParagraph"/>
        <w:ind w:right="10"/>
      </w:pPr>
    </w:p>
    <w:p w14:paraId="023F4C1B" w14:textId="7D5C2E96" w:rsidR="00E7159E" w:rsidRDefault="00771A21" w:rsidP="753E7AF4">
      <w:pPr>
        <w:pStyle w:val="Heading1"/>
        <w:keepLines w:val="0"/>
        <w:ind w:left="-5"/>
        <w:rPr>
          <w:i/>
        </w:rPr>
      </w:pPr>
      <w:bookmarkStart w:id="2222" w:name="_Toc208607982"/>
      <w:r>
        <w:t xml:space="preserve">Stakeholders </w:t>
      </w:r>
      <w:r w:rsidR="2261C496">
        <w:t xml:space="preserve">- </w:t>
      </w:r>
      <w:r w:rsidR="2261C496" w:rsidRPr="753E7AF4">
        <w:rPr>
          <w:i/>
          <w:iCs/>
        </w:rPr>
        <w:t>(updated in v4.0)</w:t>
      </w:r>
      <w:bookmarkEnd w:id="2222"/>
    </w:p>
    <w:p w14:paraId="5D513979" w14:textId="6BC39272" w:rsidR="0A09FF41" w:rsidRDefault="0A09FF41" w:rsidP="753E7AF4">
      <w:pPr>
        <w:pStyle w:val="Heading2"/>
        <w:keepLines w:val="0"/>
        <w:ind w:left="-5"/>
        <w:rPr>
          <w:i/>
          <w:iCs/>
        </w:rPr>
      </w:pPr>
      <w:bookmarkStart w:id="2223" w:name="_Toc208607983"/>
      <w:r>
        <w:t xml:space="preserve">Internal: </w:t>
      </w:r>
      <w:r w:rsidR="1FAC172A">
        <w:t xml:space="preserve">- </w:t>
      </w:r>
      <w:r w:rsidR="1FAC172A" w:rsidRPr="753E7AF4">
        <w:rPr>
          <w:i/>
          <w:iCs/>
        </w:rPr>
        <w:t>(updated in v4.0)</w:t>
      </w:r>
      <w:bookmarkEnd w:id="2223"/>
    </w:p>
    <w:p w14:paraId="43D1E17A" w14:textId="4357876E" w:rsidR="26462B8E" w:rsidRDefault="26462B8E" w:rsidP="753E7AF4">
      <w:pPr>
        <w:keepNext/>
        <w:spacing w:after="207"/>
        <w:ind w:left="345" w:right="10"/>
      </w:pPr>
      <w:r w:rsidRPr="753E7AF4">
        <w:t>The Internal Stakeholders involved in this project are listed below. The details about the roles and responsibilities of the internal stakeholders are outlined in Section 10 of this document.</w:t>
      </w:r>
    </w:p>
    <w:p w14:paraId="4B5C0E44" w14:textId="16FB9034" w:rsidR="26462B8E" w:rsidRDefault="26462B8E" w:rsidP="001277AF">
      <w:pPr>
        <w:pStyle w:val="ListParagraph"/>
        <w:numPr>
          <w:ilvl w:val="0"/>
          <w:numId w:val="70"/>
        </w:numPr>
        <w:spacing w:after="207"/>
        <w:ind w:right="10"/>
        <w:rPr>
          <w:b/>
          <w:bCs/>
          <w:color w:val="000000" w:themeColor="text1"/>
        </w:rPr>
      </w:pPr>
      <w:r w:rsidRPr="753E7AF4">
        <w:rPr>
          <w:b/>
          <w:bCs/>
        </w:rPr>
        <w:t>Client / Product Owner</w:t>
      </w:r>
    </w:p>
    <w:p w14:paraId="6B001DD8" w14:textId="6B7CB29D" w:rsidR="26462B8E" w:rsidRDefault="26462B8E" w:rsidP="001277AF">
      <w:pPr>
        <w:pStyle w:val="ListParagraph"/>
        <w:numPr>
          <w:ilvl w:val="0"/>
          <w:numId w:val="70"/>
        </w:numPr>
        <w:spacing w:after="207"/>
        <w:ind w:right="10"/>
        <w:rPr>
          <w:b/>
          <w:bCs/>
          <w:color w:val="000000" w:themeColor="text1"/>
        </w:rPr>
      </w:pPr>
      <w:r w:rsidRPr="753E7AF4">
        <w:rPr>
          <w:b/>
          <w:bCs/>
        </w:rPr>
        <w:t>Project Mentor</w:t>
      </w:r>
    </w:p>
    <w:p w14:paraId="7A75FC13" w14:textId="16A85092" w:rsidR="26462B8E" w:rsidRDefault="26462B8E" w:rsidP="001277AF">
      <w:pPr>
        <w:pStyle w:val="ListParagraph"/>
        <w:numPr>
          <w:ilvl w:val="0"/>
          <w:numId w:val="70"/>
        </w:numPr>
        <w:spacing w:after="207"/>
        <w:ind w:right="10"/>
        <w:rPr>
          <w:b/>
          <w:bCs/>
          <w:color w:val="000000" w:themeColor="text1"/>
        </w:rPr>
      </w:pPr>
      <w:r w:rsidRPr="753E7AF4">
        <w:rPr>
          <w:b/>
          <w:bCs/>
        </w:rPr>
        <w:t>MS Teams &amp; GitHub Mentor</w:t>
      </w:r>
    </w:p>
    <w:p w14:paraId="695B806C" w14:textId="6042FEA2" w:rsidR="26462B8E" w:rsidRDefault="26462B8E" w:rsidP="001277AF">
      <w:pPr>
        <w:pStyle w:val="ListParagraph"/>
        <w:numPr>
          <w:ilvl w:val="0"/>
          <w:numId w:val="70"/>
        </w:numPr>
        <w:spacing w:after="207"/>
        <w:ind w:right="10"/>
        <w:rPr>
          <w:b/>
          <w:bCs/>
          <w:color w:val="000000" w:themeColor="text1"/>
        </w:rPr>
      </w:pPr>
      <w:r w:rsidRPr="753E7AF4">
        <w:rPr>
          <w:b/>
          <w:bCs/>
        </w:rPr>
        <w:t>Class Project Manager</w:t>
      </w:r>
    </w:p>
    <w:p w14:paraId="3270D36D" w14:textId="518AF47A" w:rsidR="00E7159E" w:rsidRDefault="00771A21" w:rsidP="001277AF">
      <w:pPr>
        <w:pStyle w:val="ListParagraph"/>
        <w:numPr>
          <w:ilvl w:val="0"/>
          <w:numId w:val="70"/>
        </w:numPr>
        <w:spacing w:after="207"/>
        <w:ind w:right="10"/>
        <w:rPr>
          <w:color w:val="000000" w:themeColor="text1"/>
        </w:rPr>
      </w:pPr>
      <w:r w:rsidRPr="753E7AF4">
        <w:rPr>
          <w:b/>
        </w:rPr>
        <w:t xml:space="preserve">Team </w:t>
      </w:r>
      <w:r w:rsidR="26462B8E" w:rsidRPr="753E7AF4">
        <w:rPr>
          <w:b/>
          <w:bCs/>
        </w:rPr>
        <w:t>Leads</w:t>
      </w:r>
      <w:r>
        <w:t xml:space="preserve"> </w:t>
      </w:r>
    </w:p>
    <w:p w14:paraId="7545C87A" w14:textId="06CCD1E4" w:rsidR="00E7159E" w:rsidRDefault="00771A21" w:rsidP="001277AF">
      <w:pPr>
        <w:pStyle w:val="ListParagraph"/>
        <w:numPr>
          <w:ilvl w:val="0"/>
          <w:numId w:val="70"/>
        </w:numPr>
        <w:spacing w:after="207"/>
        <w:ind w:right="10"/>
        <w:rPr>
          <w:b/>
          <w:color w:val="000000" w:themeColor="text1"/>
        </w:rPr>
      </w:pPr>
      <w:r w:rsidRPr="753E7AF4">
        <w:rPr>
          <w:b/>
        </w:rPr>
        <w:t>Technical Lead/Architect</w:t>
      </w:r>
    </w:p>
    <w:p w14:paraId="268B7B2A" w14:textId="74ACC5F6" w:rsidR="26462B8E" w:rsidRDefault="26462B8E" w:rsidP="001277AF">
      <w:pPr>
        <w:pStyle w:val="ListParagraph"/>
        <w:numPr>
          <w:ilvl w:val="0"/>
          <w:numId w:val="70"/>
        </w:numPr>
        <w:spacing w:after="207"/>
        <w:ind w:right="10"/>
        <w:rPr>
          <w:i/>
          <w:iCs/>
          <w:color w:val="000000" w:themeColor="text1"/>
        </w:rPr>
      </w:pPr>
      <w:r w:rsidRPr="753E7AF4">
        <w:rPr>
          <w:b/>
          <w:bCs/>
        </w:rPr>
        <w:t>AI/ML Specialist</w:t>
      </w:r>
      <w:r w:rsidRPr="753E7AF4">
        <w:t xml:space="preserve"> </w:t>
      </w:r>
    </w:p>
    <w:p w14:paraId="6132C762" w14:textId="297E41BD" w:rsidR="26462B8E" w:rsidRDefault="26462B8E" w:rsidP="001277AF">
      <w:pPr>
        <w:pStyle w:val="ListParagraph"/>
        <w:numPr>
          <w:ilvl w:val="0"/>
          <w:numId w:val="70"/>
        </w:numPr>
        <w:spacing w:after="207"/>
        <w:ind w:right="10"/>
        <w:rPr>
          <w:i/>
          <w:iCs/>
          <w:color w:val="000000" w:themeColor="text1"/>
        </w:rPr>
      </w:pPr>
      <w:r w:rsidRPr="753E7AF4">
        <w:rPr>
          <w:b/>
          <w:bCs/>
        </w:rPr>
        <w:t>Security &amp; Compliance Lead</w:t>
      </w:r>
      <w:r w:rsidRPr="753E7AF4">
        <w:t xml:space="preserve"> </w:t>
      </w:r>
      <w:r w:rsidRPr="753E7AF4">
        <w:rPr>
          <w:i/>
          <w:iCs/>
        </w:rPr>
        <w:t>(New: Essential for HIPAA, GDPR, and PCI DSS requirements across all teams)</w:t>
      </w:r>
    </w:p>
    <w:p w14:paraId="08C431BD" w14:textId="5CEE4BB2" w:rsidR="26462B8E" w:rsidRDefault="26462B8E" w:rsidP="001277AF">
      <w:pPr>
        <w:pStyle w:val="ListParagraph"/>
        <w:numPr>
          <w:ilvl w:val="0"/>
          <w:numId w:val="70"/>
        </w:numPr>
        <w:spacing w:after="207"/>
        <w:ind w:right="10"/>
        <w:rPr>
          <w:b/>
          <w:bCs/>
          <w:color w:val="000000" w:themeColor="text1"/>
        </w:rPr>
      </w:pPr>
      <w:r w:rsidRPr="753E7AF4">
        <w:rPr>
          <w:b/>
          <w:bCs/>
        </w:rPr>
        <w:t>Software Developers</w:t>
      </w:r>
    </w:p>
    <w:p w14:paraId="1BEF1C63" w14:textId="09C745D2" w:rsidR="26462B8E" w:rsidRDefault="26462B8E" w:rsidP="001277AF">
      <w:pPr>
        <w:pStyle w:val="ListParagraph"/>
        <w:numPr>
          <w:ilvl w:val="0"/>
          <w:numId w:val="70"/>
        </w:numPr>
        <w:spacing w:after="207"/>
        <w:ind w:right="10"/>
        <w:rPr>
          <w:b/>
          <w:bCs/>
          <w:color w:val="000000" w:themeColor="text1"/>
        </w:rPr>
      </w:pPr>
      <w:r w:rsidRPr="753E7AF4">
        <w:rPr>
          <w:b/>
          <w:bCs/>
        </w:rPr>
        <w:t>Lead Business Analyst</w:t>
      </w:r>
    </w:p>
    <w:p w14:paraId="22536E78" w14:textId="340374C7" w:rsidR="26462B8E" w:rsidRDefault="26462B8E" w:rsidP="001277AF">
      <w:pPr>
        <w:pStyle w:val="ListParagraph"/>
        <w:numPr>
          <w:ilvl w:val="0"/>
          <w:numId w:val="70"/>
        </w:numPr>
        <w:spacing w:after="207"/>
        <w:ind w:right="10"/>
        <w:rPr>
          <w:b/>
          <w:bCs/>
          <w:color w:val="000000" w:themeColor="text1"/>
        </w:rPr>
      </w:pPr>
      <w:r w:rsidRPr="753E7AF4">
        <w:rPr>
          <w:b/>
          <w:bCs/>
        </w:rPr>
        <w:t>Business Analysts</w:t>
      </w:r>
    </w:p>
    <w:p w14:paraId="714C8A6A" w14:textId="35F09D71" w:rsidR="26462B8E" w:rsidRDefault="26462B8E" w:rsidP="001277AF">
      <w:pPr>
        <w:pStyle w:val="ListParagraph"/>
        <w:numPr>
          <w:ilvl w:val="0"/>
          <w:numId w:val="70"/>
        </w:numPr>
        <w:spacing w:after="207"/>
        <w:ind w:right="10"/>
        <w:rPr>
          <w:b/>
          <w:bCs/>
          <w:color w:val="000000" w:themeColor="text1"/>
        </w:rPr>
      </w:pPr>
      <w:r w:rsidRPr="753E7AF4">
        <w:rPr>
          <w:b/>
          <w:bCs/>
        </w:rPr>
        <w:t>Lead UI/UX Designer</w:t>
      </w:r>
    </w:p>
    <w:p w14:paraId="14DF86CD" w14:textId="230B706F" w:rsidR="00E7159E" w:rsidRDefault="00771A21" w:rsidP="001277AF">
      <w:pPr>
        <w:pStyle w:val="ListParagraph"/>
        <w:numPr>
          <w:ilvl w:val="0"/>
          <w:numId w:val="70"/>
        </w:numPr>
        <w:spacing w:after="207"/>
        <w:ind w:right="10"/>
        <w:rPr>
          <w:i/>
        </w:rPr>
      </w:pPr>
      <w:r w:rsidRPr="753E7AF4">
        <w:rPr>
          <w:b/>
        </w:rPr>
        <w:t>UI/UX Designers</w:t>
      </w:r>
      <w:r>
        <w:t xml:space="preserve"> </w:t>
      </w:r>
    </w:p>
    <w:p w14:paraId="5087401C" w14:textId="09BE1CCE" w:rsidR="00E7159E" w:rsidRDefault="00771A21" w:rsidP="001277AF">
      <w:pPr>
        <w:pStyle w:val="ListParagraph"/>
        <w:numPr>
          <w:ilvl w:val="0"/>
          <w:numId w:val="70"/>
        </w:numPr>
        <w:spacing w:after="207"/>
        <w:ind w:right="10"/>
        <w:rPr>
          <w:b/>
          <w:color w:val="000000" w:themeColor="text1"/>
        </w:rPr>
      </w:pPr>
      <w:r w:rsidRPr="753E7AF4">
        <w:rPr>
          <w:b/>
        </w:rPr>
        <w:t>Lead Tester</w:t>
      </w:r>
    </w:p>
    <w:p w14:paraId="30F5BA74" w14:textId="6A92536E" w:rsidR="26462B8E" w:rsidRDefault="26462B8E" w:rsidP="001277AF">
      <w:pPr>
        <w:pStyle w:val="ListParagraph"/>
        <w:numPr>
          <w:ilvl w:val="0"/>
          <w:numId w:val="70"/>
        </w:numPr>
        <w:spacing w:after="207"/>
        <w:ind w:right="10"/>
        <w:rPr>
          <w:i/>
          <w:iCs/>
          <w:color w:val="000000" w:themeColor="text1"/>
        </w:rPr>
      </w:pPr>
      <w:r w:rsidRPr="753E7AF4">
        <w:rPr>
          <w:b/>
          <w:bCs/>
        </w:rPr>
        <w:lastRenderedPageBreak/>
        <w:t>Testers</w:t>
      </w:r>
      <w:r w:rsidRPr="753E7AF4">
        <w:t xml:space="preserve"> (including specialized Security Penetration Testers) </w:t>
      </w:r>
      <w:r w:rsidRPr="753E7AF4">
        <w:rPr>
          <w:i/>
          <w:iCs/>
        </w:rPr>
        <w:t>(Enhanced: To validate financial and health data security)</w:t>
      </w:r>
    </w:p>
    <w:p w14:paraId="31632E48" w14:textId="4A55D36B" w:rsidR="00E7159E" w:rsidRDefault="00771A21">
      <w:pPr>
        <w:pStyle w:val="Heading2"/>
        <w:spacing w:after="183"/>
        <w:ind w:left="-5"/>
      </w:pPr>
      <w:bookmarkStart w:id="2224" w:name="_Toc208607984"/>
      <w:r>
        <w:t xml:space="preserve">External: </w:t>
      </w:r>
      <w:r w:rsidR="00AE1BD0">
        <w:t>– (</w:t>
      </w:r>
      <w:r w:rsidR="6FDB478A" w:rsidRPr="753E7AF4">
        <w:rPr>
          <w:i/>
          <w:iCs/>
        </w:rPr>
        <w:t>updated in v4</w:t>
      </w:r>
      <w:r w:rsidR="00AE1BD0">
        <w:rPr>
          <w:i/>
          <w:iCs/>
        </w:rPr>
        <w:t>.</w:t>
      </w:r>
      <w:ins w:id="2225" w:author="Alondra Vega Pacheco" w:date="2025-09-12T22:20:00Z" w16du:dateUtc="2025-09-13T03:20:00Z">
        <w:r w:rsidR="00EC7F15">
          <w:rPr>
            <w:i/>
            <w:iCs/>
          </w:rPr>
          <w:t>1</w:t>
        </w:r>
      </w:ins>
      <w:del w:id="2226" w:author="Alondra Vega Pacheco" w:date="2025-09-12T22:20:00Z" w16du:dateUtc="2025-09-13T03:20:00Z">
        <w:r w:rsidR="00AE1BD0" w:rsidDel="00EC7F15">
          <w:rPr>
            <w:i/>
            <w:iCs/>
          </w:rPr>
          <w:delText>0</w:delText>
        </w:r>
      </w:del>
      <w:r w:rsidR="00AE1BD0">
        <w:rPr>
          <w:i/>
          <w:iCs/>
        </w:rPr>
        <w:t>)</w:t>
      </w:r>
      <w:bookmarkEnd w:id="2224"/>
    </w:p>
    <w:p w14:paraId="44F356EC" w14:textId="77777777" w:rsidR="00E7159E" w:rsidRDefault="00771A21">
      <w:pPr>
        <w:spacing w:after="277"/>
        <w:ind w:right="10"/>
      </w:pPr>
      <w:r>
        <w:t xml:space="preserve">The following are the key external stakeholders for the CareConnect project: </w:t>
      </w:r>
    </w:p>
    <w:p w14:paraId="76AB863C" w14:textId="317ADA8E" w:rsidR="2B86B0FC" w:rsidRDefault="2B86B0FC" w:rsidP="753E7AF4">
      <w:pPr>
        <w:ind w:right="10"/>
        <w:rPr>
          <w:b/>
          <w:bCs/>
        </w:rPr>
      </w:pPr>
      <w:r w:rsidRPr="753E7AF4">
        <w:rPr>
          <w:b/>
          <w:bCs/>
        </w:rPr>
        <w:t>End Users:</w:t>
      </w:r>
    </w:p>
    <w:p w14:paraId="1A82F621" w14:textId="660AF674" w:rsidR="2B86B0FC" w:rsidRDefault="2B86B0FC" w:rsidP="001277AF">
      <w:pPr>
        <w:numPr>
          <w:ilvl w:val="0"/>
          <w:numId w:val="69"/>
        </w:numPr>
        <w:ind w:right="10"/>
        <w:rPr>
          <w:color w:val="000000" w:themeColor="text1"/>
        </w:rPr>
      </w:pPr>
      <w:r w:rsidRPr="753E7AF4">
        <w:rPr>
          <w:b/>
          <w:bCs/>
        </w:rPr>
        <w:t>Patients/Care Recipients:</w:t>
      </w:r>
      <w:r w:rsidRPr="753E7AF4">
        <w:t xml:space="preserve"> End users who manage health tasks, receive reminders, and use AI features (</w:t>
      </w:r>
      <w:proofErr w:type="gramStart"/>
      <w:r w:rsidRPr="753E7AF4">
        <w:t>note-taking</w:t>
      </w:r>
      <w:proofErr w:type="gramEnd"/>
      <w:r w:rsidRPr="753E7AF4">
        <w:t>, mail assistant).</w:t>
      </w:r>
    </w:p>
    <w:p w14:paraId="2041C4A6" w14:textId="22C5E0E3" w:rsidR="2B86B0FC" w:rsidRPr="00722963" w:rsidRDefault="2B86B0FC" w:rsidP="001277AF">
      <w:pPr>
        <w:numPr>
          <w:ilvl w:val="0"/>
          <w:numId w:val="69"/>
        </w:numPr>
        <w:ind w:right="10"/>
        <w:rPr>
          <w:ins w:id="2227" w:author="Alondra Vega Pacheco" w:date="2025-09-07T11:18:00Z" w16du:dateUtc="2025-09-07T16:18:00Z"/>
          <w:color w:val="000000" w:themeColor="text1"/>
          <w:rPrChange w:id="2228" w:author="Alondra Vega Pacheco" w:date="2025-09-07T11:18:00Z" w16du:dateUtc="2025-09-07T16:18:00Z">
            <w:rPr>
              <w:ins w:id="2229" w:author="Alondra Vega Pacheco" w:date="2025-09-07T11:18:00Z" w16du:dateUtc="2025-09-07T16:18:00Z"/>
            </w:rPr>
          </w:rPrChange>
        </w:rPr>
      </w:pPr>
      <w:r w:rsidRPr="753E7AF4">
        <w:rPr>
          <w:b/>
          <w:bCs/>
        </w:rPr>
        <w:t>Caregivers:</w:t>
      </w:r>
      <w:r w:rsidRPr="753E7AF4">
        <w:t xml:space="preserve"> Individuals who manage patient schedules, tasks, wellness data, and review AI-generated notes and alerts.</w:t>
      </w:r>
    </w:p>
    <w:p w14:paraId="6B152E40" w14:textId="64BEAE73" w:rsidR="00722963" w:rsidRDefault="00722963">
      <w:pPr>
        <w:numPr>
          <w:ilvl w:val="1"/>
          <w:numId w:val="69"/>
        </w:numPr>
        <w:ind w:right="10"/>
        <w:rPr>
          <w:color w:val="000000" w:themeColor="text1"/>
        </w:rPr>
        <w:pPrChange w:id="2230" w:author="Alondra Vega Pacheco" w:date="2025-09-07T11:18:00Z" w16du:dateUtc="2025-09-07T16:18:00Z">
          <w:pPr>
            <w:numPr>
              <w:numId w:val="69"/>
            </w:numPr>
            <w:ind w:left="720" w:right="10" w:hanging="360"/>
          </w:pPr>
        </w:pPrChange>
      </w:pPr>
      <w:ins w:id="2231" w:author="Alondra Vega Pacheco" w:date="2025-09-07T11:18:00Z" w16du:dateUtc="2025-09-07T16:18:00Z">
        <w:r>
          <w:rPr>
            <w:color w:val="000000" w:themeColor="text1"/>
          </w:rPr>
          <w:t>Billing Coordinator (New</w:t>
        </w:r>
        <w:proofErr w:type="gramStart"/>
        <w:r>
          <w:rPr>
            <w:color w:val="000000" w:themeColor="text1"/>
          </w:rPr>
          <w:t>)(</w:t>
        </w:r>
        <w:proofErr w:type="gramEnd"/>
        <w:r>
          <w:rPr>
            <w:color w:val="000000" w:themeColor="text1"/>
          </w:rPr>
          <w:t xml:space="preserve">added in v4.1): </w:t>
        </w:r>
        <w:r w:rsidR="004941C2" w:rsidRPr="004941C2">
          <w:rPr>
            <w:color w:val="000000" w:themeColor="text1"/>
          </w:rPr>
          <w:t>A trusted caregiver or family member delegated by the patient to view medical invoices and update their payment status (e.g., paid, disputed, sent to insurance) within the system.</w:t>
        </w:r>
      </w:ins>
    </w:p>
    <w:p w14:paraId="41730707" w14:textId="6FAC8BF3" w:rsidR="2B86B0FC" w:rsidRDefault="2B86B0FC" w:rsidP="001277AF">
      <w:pPr>
        <w:numPr>
          <w:ilvl w:val="0"/>
          <w:numId w:val="69"/>
        </w:numPr>
        <w:ind w:right="10"/>
        <w:rPr>
          <w:color w:val="000000" w:themeColor="text1"/>
        </w:rPr>
      </w:pPr>
      <w:r w:rsidRPr="753E7AF4">
        <w:rPr>
          <w:b/>
          <w:bCs/>
        </w:rPr>
        <w:t>Family Members:</w:t>
      </w:r>
      <w:r w:rsidRPr="753E7AF4">
        <w:t xml:space="preserve"> Extended family who support care and may have secondary, read-only access to stay informed.</w:t>
      </w:r>
    </w:p>
    <w:p w14:paraId="00599B49" w14:textId="76B49E32" w:rsidR="2B86B0FC" w:rsidRDefault="2B86B0FC" w:rsidP="753E7AF4">
      <w:pPr>
        <w:ind w:right="10"/>
        <w:rPr>
          <w:b/>
          <w:bCs/>
        </w:rPr>
      </w:pPr>
      <w:r w:rsidRPr="753E7AF4">
        <w:rPr>
          <w:b/>
          <w:bCs/>
        </w:rPr>
        <w:t>Professional &amp; Advisory:</w:t>
      </w:r>
    </w:p>
    <w:p w14:paraId="247B312A" w14:textId="2F4DE14F" w:rsidR="2B86B0FC" w:rsidRDefault="2B86B0FC" w:rsidP="001277AF">
      <w:pPr>
        <w:numPr>
          <w:ilvl w:val="0"/>
          <w:numId w:val="68"/>
        </w:numPr>
        <w:ind w:right="10"/>
        <w:rPr>
          <w:color w:val="000000" w:themeColor="text1"/>
        </w:rPr>
      </w:pPr>
      <w:r w:rsidRPr="753E7AF4">
        <w:rPr>
          <w:b/>
          <w:bCs/>
        </w:rPr>
        <w:t>Health Professionals:</w:t>
      </w:r>
      <w:r w:rsidRPr="753E7AF4">
        <w:t xml:space="preserve"> Licensed providers who may use CareConnect for remote monitoring and coordination of care tasks.</w:t>
      </w:r>
    </w:p>
    <w:p w14:paraId="189D4154" w14:textId="42774BC2" w:rsidR="2B86B0FC" w:rsidRDefault="2B86B0FC" w:rsidP="001277AF">
      <w:pPr>
        <w:numPr>
          <w:ilvl w:val="0"/>
          <w:numId w:val="68"/>
        </w:numPr>
        <w:ind w:right="10"/>
        <w:rPr>
          <w:i/>
          <w:iCs/>
          <w:color w:val="000000" w:themeColor="text1"/>
        </w:rPr>
      </w:pPr>
      <w:r w:rsidRPr="753E7AF4">
        <w:rPr>
          <w:b/>
          <w:bCs/>
        </w:rPr>
        <w:t>Accessibility &amp; ASL Consultants</w:t>
      </w:r>
      <w:r w:rsidRPr="753E7AF4">
        <w:t xml:space="preserve"> </w:t>
      </w:r>
      <w:r w:rsidRPr="753E7AF4">
        <w:rPr>
          <w:i/>
          <w:iCs/>
        </w:rPr>
        <w:t>(New: Required to validate Team A's ASL and accessibility features)</w:t>
      </w:r>
    </w:p>
    <w:p w14:paraId="4AA18807" w14:textId="49DA05BA" w:rsidR="2B86B0FC" w:rsidRDefault="2B86B0FC" w:rsidP="001277AF">
      <w:pPr>
        <w:numPr>
          <w:ilvl w:val="0"/>
          <w:numId w:val="68"/>
        </w:numPr>
        <w:ind w:right="10"/>
        <w:rPr>
          <w:color w:val="000000" w:themeColor="text1"/>
        </w:rPr>
      </w:pPr>
      <w:r w:rsidRPr="753E7AF4">
        <w:rPr>
          <w:b/>
          <w:bCs/>
        </w:rPr>
        <w:t>Clients/Mentors:</w:t>
      </w:r>
      <w:r w:rsidRPr="753E7AF4">
        <w:t xml:space="preserve"> Advisors providing project development feedback.</w:t>
      </w:r>
    </w:p>
    <w:p w14:paraId="4AAF61BA" w14:textId="0F5D8A3D" w:rsidR="2B86B0FC" w:rsidRDefault="2B86B0FC" w:rsidP="001277AF">
      <w:pPr>
        <w:numPr>
          <w:ilvl w:val="0"/>
          <w:numId w:val="68"/>
        </w:numPr>
        <w:ind w:right="10"/>
        <w:rPr>
          <w:color w:val="000000" w:themeColor="text1"/>
        </w:rPr>
      </w:pPr>
      <w:r w:rsidRPr="753E7AF4">
        <w:rPr>
          <w:b/>
          <w:bCs/>
        </w:rPr>
        <w:t>University Faculty (Professor):</w:t>
      </w:r>
      <w:r w:rsidRPr="753E7AF4">
        <w:t xml:space="preserve"> Faculty overseeing and evaluating the capstone project.</w:t>
      </w:r>
    </w:p>
    <w:p w14:paraId="28FFE529" w14:textId="00EA1D27" w:rsidR="753E7AF4" w:rsidRDefault="753E7AF4" w:rsidP="753E7AF4">
      <w:pPr>
        <w:ind w:left="720" w:right="10"/>
        <w:rPr>
          <w:color w:val="000000" w:themeColor="text1"/>
        </w:rPr>
      </w:pPr>
    </w:p>
    <w:p w14:paraId="12375514" w14:textId="017A1445" w:rsidR="2B86B0FC" w:rsidRDefault="2B86B0FC" w:rsidP="753E7AF4">
      <w:pPr>
        <w:ind w:right="10"/>
        <w:rPr>
          <w:i/>
          <w:iCs/>
        </w:rPr>
      </w:pPr>
      <w:r w:rsidRPr="753E7AF4">
        <w:rPr>
          <w:b/>
          <w:bCs/>
        </w:rPr>
        <w:t>Platform, API &amp; Regulatory Providers:</w:t>
      </w:r>
      <w:r w:rsidRPr="753E7AF4">
        <w:t xml:space="preserve"> </w:t>
      </w:r>
    </w:p>
    <w:p w14:paraId="78CCCA82" w14:textId="0D754ACA" w:rsidR="2B86B0FC" w:rsidRDefault="2B86B0FC" w:rsidP="001277AF">
      <w:pPr>
        <w:numPr>
          <w:ilvl w:val="0"/>
          <w:numId w:val="67"/>
        </w:numPr>
        <w:ind w:right="10"/>
        <w:rPr>
          <w:color w:val="000000" w:themeColor="text1"/>
        </w:rPr>
      </w:pPr>
      <w:r w:rsidRPr="753E7AF4">
        <w:rPr>
          <w:b/>
          <w:bCs/>
        </w:rPr>
        <w:t>App Distributors:</w:t>
      </w:r>
      <w:r w:rsidRPr="753E7AF4">
        <w:t xml:space="preserve"> Apple App Store, Google Play Store.</w:t>
      </w:r>
    </w:p>
    <w:p w14:paraId="1359A075" w14:textId="72989DE4" w:rsidR="2B86B0FC" w:rsidRDefault="2B86B0FC" w:rsidP="001277AF">
      <w:pPr>
        <w:numPr>
          <w:ilvl w:val="0"/>
          <w:numId w:val="67"/>
        </w:numPr>
        <w:ind w:right="10"/>
        <w:rPr>
          <w:color w:val="000000" w:themeColor="text1"/>
        </w:rPr>
      </w:pPr>
      <w:r w:rsidRPr="753E7AF4">
        <w:rPr>
          <w:b/>
          <w:bCs/>
        </w:rPr>
        <w:t>Cloud &amp; AI Service Providers:</w:t>
      </w:r>
      <w:r w:rsidRPr="753E7AF4">
        <w:t xml:space="preserve"> AWS (hosting), Google Cloud AI / AWS Transcribe (AI models), Twilio.</w:t>
      </w:r>
    </w:p>
    <w:p w14:paraId="0D69F0D9" w14:textId="1F852971" w:rsidR="2B86B0FC" w:rsidRDefault="2B86B0FC" w:rsidP="001277AF">
      <w:pPr>
        <w:numPr>
          <w:ilvl w:val="0"/>
          <w:numId w:val="67"/>
        </w:numPr>
        <w:ind w:right="10"/>
        <w:rPr>
          <w:color w:val="000000" w:themeColor="text1"/>
        </w:rPr>
      </w:pPr>
      <w:r w:rsidRPr="753E7AF4">
        <w:rPr>
          <w:b/>
          <w:bCs/>
        </w:rPr>
        <w:t>Financial Service Providers:</w:t>
      </w:r>
      <w:r w:rsidRPr="753E7AF4">
        <w:t xml:space="preserve"> Stripe, Apple/Google.</w:t>
      </w:r>
    </w:p>
    <w:p w14:paraId="05C3203E" w14:textId="248FC3EC" w:rsidR="2B86B0FC" w:rsidRDefault="2B86B0FC" w:rsidP="001277AF">
      <w:pPr>
        <w:numPr>
          <w:ilvl w:val="0"/>
          <w:numId w:val="67"/>
        </w:numPr>
        <w:ind w:right="10"/>
        <w:rPr>
          <w:color w:val="000000" w:themeColor="text1"/>
        </w:rPr>
      </w:pPr>
      <w:r w:rsidRPr="753E7AF4">
        <w:rPr>
          <w:b/>
          <w:bCs/>
        </w:rPr>
        <w:t>OCR &amp; Hardware Integration Providers:</w:t>
      </w:r>
      <w:r w:rsidRPr="753E7AF4">
        <w:t xml:space="preserve"> Google Vision API / Adobe PDF Services (bill scanning - Team D), IoT Camera manufacturers.</w:t>
      </w:r>
    </w:p>
    <w:p w14:paraId="71249E77" w14:textId="22A46B8C" w:rsidR="2B86B0FC" w:rsidRDefault="2B86B0FC" w:rsidP="001277AF">
      <w:pPr>
        <w:numPr>
          <w:ilvl w:val="0"/>
          <w:numId w:val="67"/>
        </w:numPr>
        <w:ind w:right="10"/>
        <w:rPr>
          <w:i/>
          <w:iCs/>
        </w:rPr>
      </w:pPr>
      <w:r w:rsidRPr="753E7AF4">
        <w:rPr>
          <w:b/>
          <w:bCs/>
        </w:rPr>
        <w:t>USPS API Administrators</w:t>
      </w:r>
      <w:r w:rsidRPr="753E7AF4">
        <w:t xml:space="preserve"> </w:t>
      </w:r>
    </w:p>
    <w:p w14:paraId="37173B34" w14:textId="1AB8EC14" w:rsidR="2B86B0FC" w:rsidRDefault="2B86B0FC" w:rsidP="001277AF">
      <w:pPr>
        <w:numPr>
          <w:ilvl w:val="0"/>
          <w:numId w:val="67"/>
        </w:numPr>
        <w:ind w:right="10"/>
        <w:rPr>
          <w:i/>
          <w:iCs/>
          <w:color w:val="000000" w:themeColor="text1"/>
        </w:rPr>
      </w:pPr>
      <w:r w:rsidRPr="753E7AF4">
        <w:rPr>
          <w:b/>
          <w:bCs/>
        </w:rPr>
        <w:t>Compliance Auditors (HIPAA/GDPR/PCI DSS)</w:t>
      </w:r>
      <w:r w:rsidRPr="753E7AF4">
        <w:t xml:space="preserve"> </w:t>
      </w:r>
      <w:r w:rsidRPr="753E7AF4">
        <w:rPr>
          <w:i/>
          <w:iCs/>
        </w:rPr>
        <w:t>(New: External auditors may be needed to verify compliance for launch).</w:t>
      </w:r>
    </w:p>
    <w:p w14:paraId="4BDBCF7A" w14:textId="77777777" w:rsidR="00E7159E" w:rsidRDefault="00771A21">
      <w:pPr>
        <w:spacing w:line="259" w:lineRule="auto"/>
      </w:pPr>
      <w:r>
        <w:t xml:space="preserve"> </w:t>
      </w:r>
    </w:p>
    <w:p w14:paraId="4AB34E57" w14:textId="14120567" w:rsidR="00E7159E" w:rsidRDefault="00771A21">
      <w:pPr>
        <w:pStyle w:val="Heading1"/>
        <w:ind w:left="-5"/>
      </w:pPr>
      <w:bookmarkStart w:id="2232" w:name="_Toc208607985"/>
      <w:r>
        <w:t>Timeline &amp; Milestone</w:t>
      </w:r>
      <w:r>
        <w:rPr>
          <w:b w:val="0"/>
        </w:rPr>
        <w:t xml:space="preserve"> </w:t>
      </w:r>
      <w:r w:rsidR="00AE1BD0">
        <w:t>– (</w:t>
      </w:r>
      <w:r w:rsidR="00AE1BD0">
        <w:rPr>
          <w:i/>
          <w:iCs/>
        </w:rPr>
        <w:t>updated v4.0)</w:t>
      </w:r>
      <w:bookmarkEnd w:id="2232"/>
    </w:p>
    <w:p w14:paraId="5BD14355" w14:textId="3DEA1166" w:rsidR="00E7159E" w:rsidRDefault="00771A21">
      <w:pPr>
        <w:pStyle w:val="Heading2"/>
        <w:ind w:left="-5"/>
      </w:pPr>
      <w:bookmarkStart w:id="2233" w:name="_Toc208607986"/>
      <w:r>
        <w:t>Timeline and Milestone Table</w:t>
      </w:r>
      <w:bookmarkEnd w:id="2233"/>
      <w:r>
        <w:t xml:space="preserve"> </w:t>
      </w:r>
    </w:p>
    <w:p w14:paraId="7A73C597" w14:textId="6AA35B04" w:rsidR="00E7159E" w:rsidRDefault="00C33C49" w:rsidP="00C33C49">
      <w:pPr>
        <w:pStyle w:val="Caption"/>
      </w:pPr>
      <w:bookmarkStart w:id="2234" w:name="_Toc207458194"/>
      <w:bookmarkStart w:id="2235" w:name="_Toc208135985"/>
      <w:ins w:id="2236" w:author="Alondra Vega Pacheco" w:date="2025-09-07T11:11:00Z" w16du:dateUtc="2025-09-07T16:11:00Z">
        <w:r>
          <w:t xml:space="preserve">Table </w:t>
        </w:r>
      </w:ins>
      <w:del w:id="2237" w:author="Alondra Vega Pacheco" w:date="2025-09-07T11:11:00Z" w16du:dateUtc="2025-09-07T16:11:00Z">
        <w:r w:rsidR="00287926" w:rsidDel="00C33C49">
          <w:delText xml:space="preserve">Table </w:delText>
        </w:r>
      </w:del>
      <w:r w:rsidR="00287926">
        <w:fldChar w:fldCharType="begin"/>
      </w:r>
      <w:r w:rsidR="00287926">
        <w:instrText>SEQ Table \* ARABIC</w:instrText>
      </w:r>
      <w:r w:rsidR="00287926">
        <w:fldChar w:fldCharType="separate"/>
      </w:r>
      <w:ins w:id="2238" w:author="Alondra Vega Pacheco" w:date="2025-09-12T19:16:00Z" w16du:dateUtc="2025-09-13T00:16:00Z">
        <w:r w:rsidR="000B213E">
          <w:rPr>
            <w:noProof/>
          </w:rPr>
          <w:t>2</w:t>
        </w:r>
      </w:ins>
      <w:del w:id="2239" w:author="Alondra Vega Pacheco" w:date="2025-09-07T11:11:00Z" w16du:dateUtc="2025-09-07T16:11:00Z">
        <w:r w:rsidR="003B3F28" w:rsidDel="00C33C49">
          <w:rPr>
            <w:noProof/>
          </w:rPr>
          <w:delText>1</w:delText>
        </w:r>
      </w:del>
      <w:bookmarkEnd w:id="2234"/>
      <w:r w:rsidR="00287926">
        <w:fldChar w:fldCharType="end"/>
      </w:r>
      <w:ins w:id="2240" w:author="Alondra Vega Pacheco" w:date="2025-09-07T11:11:00Z" w16du:dateUtc="2025-09-07T16:11:00Z">
        <w:r>
          <w:t xml:space="preserve"> </w:t>
        </w:r>
      </w:ins>
      <w:r w:rsidR="00771A21">
        <w:t>Milestone and Timeline Table</w:t>
      </w:r>
      <w:bookmarkEnd w:id="2235"/>
      <w:r w:rsidR="00771A21">
        <w:t xml:space="preserve"> </w:t>
      </w:r>
    </w:p>
    <w:tbl>
      <w:tblPr>
        <w:tblStyle w:val="TableGrid"/>
        <w:tblW w:w="7739" w:type="dxa"/>
        <w:tblInd w:w="811" w:type="dxa"/>
        <w:tblCellMar>
          <w:top w:w="5" w:type="dxa"/>
          <w:left w:w="102" w:type="dxa"/>
          <w:right w:w="115" w:type="dxa"/>
        </w:tblCellMar>
        <w:tblLook w:val="04A0" w:firstRow="1" w:lastRow="0" w:firstColumn="1" w:lastColumn="0" w:noHBand="0" w:noVBand="1"/>
      </w:tblPr>
      <w:tblGrid>
        <w:gridCol w:w="1614"/>
        <w:gridCol w:w="4119"/>
        <w:gridCol w:w="2006"/>
      </w:tblGrid>
      <w:tr w:rsidR="00E7159E" w14:paraId="102FA580" w14:textId="77777777">
        <w:trPr>
          <w:trHeight w:val="307"/>
        </w:trPr>
        <w:tc>
          <w:tcPr>
            <w:tcW w:w="1614" w:type="dxa"/>
            <w:tcBorders>
              <w:top w:val="single" w:sz="6" w:space="0" w:color="000000"/>
              <w:left w:val="single" w:sz="6" w:space="0" w:color="000000"/>
              <w:bottom w:val="single" w:sz="4" w:space="0" w:color="000000"/>
              <w:right w:val="single" w:sz="4" w:space="0" w:color="000000"/>
            </w:tcBorders>
            <w:shd w:val="clear" w:color="auto" w:fill="D1D1D1"/>
          </w:tcPr>
          <w:p w14:paraId="46701F7A" w14:textId="77777777" w:rsidR="00E7159E" w:rsidRDefault="00771A21">
            <w:pPr>
              <w:spacing w:line="259" w:lineRule="auto"/>
              <w:ind w:left="4"/>
            </w:pPr>
            <w:r>
              <w:rPr>
                <w:b/>
              </w:rPr>
              <w:t xml:space="preserve">Milestone </w:t>
            </w:r>
          </w:p>
        </w:tc>
        <w:tc>
          <w:tcPr>
            <w:tcW w:w="4119" w:type="dxa"/>
            <w:tcBorders>
              <w:top w:val="single" w:sz="6" w:space="0" w:color="000000"/>
              <w:left w:val="single" w:sz="4" w:space="0" w:color="000000"/>
              <w:bottom w:val="single" w:sz="4" w:space="0" w:color="000000"/>
              <w:right w:val="single" w:sz="4" w:space="0" w:color="000000"/>
            </w:tcBorders>
            <w:shd w:val="clear" w:color="auto" w:fill="D1D1D1"/>
          </w:tcPr>
          <w:p w14:paraId="56745B45" w14:textId="77777777" w:rsidR="00E7159E" w:rsidRDefault="00771A21">
            <w:pPr>
              <w:spacing w:line="259" w:lineRule="auto"/>
              <w:ind w:left="4"/>
            </w:pPr>
            <w:r>
              <w:rPr>
                <w:b/>
              </w:rPr>
              <w:t xml:space="preserve">Deliverables Due </w:t>
            </w:r>
          </w:p>
        </w:tc>
        <w:tc>
          <w:tcPr>
            <w:tcW w:w="2006" w:type="dxa"/>
            <w:tcBorders>
              <w:top w:val="single" w:sz="6" w:space="0" w:color="000000"/>
              <w:left w:val="single" w:sz="4" w:space="0" w:color="000000"/>
              <w:bottom w:val="single" w:sz="4" w:space="0" w:color="000000"/>
              <w:right w:val="single" w:sz="6" w:space="0" w:color="000000"/>
            </w:tcBorders>
            <w:shd w:val="clear" w:color="auto" w:fill="D1D1D1"/>
          </w:tcPr>
          <w:p w14:paraId="48DE38A3" w14:textId="77777777" w:rsidR="00E7159E" w:rsidRDefault="00771A21">
            <w:pPr>
              <w:spacing w:line="259" w:lineRule="auto"/>
            </w:pPr>
            <w:r>
              <w:rPr>
                <w:b/>
              </w:rPr>
              <w:t xml:space="preserve">Due Date </w:t>
            </w:r>
          </w:p>
        </w:tc>
      </w:tr>
      <w:tr w:rsidR="00E7159E" w14:paraId="4E1EF6EB" w14:textId="77777777">
        <w:trPr>
          <w:trHeight w:val="1211"/>
        </w:trPr>
        <w:tc>
          <w:tcPr>
            <w:tcW w:w="1614" w:type="dxa"/>
            <w:tcBorders>
              <w:top w:val="single" w:sz="4" w:space="0" w:color="000000"/>
              <w:left w:val="single" w:sz="6" w:space="0" w:color="000000"/>
              <w:bottom w:val="single" w:sz="4" w:space="0" w:color="000000"/>
              <w:right w:val="single" w:sz="4" w:space="0" w:color="000000"/>
            </w:tcBorders>
          </w:tcPr>
          <w:p w14:paraId="0EECE2A4" w14:textId="77777777" w:rsidR="00E7159E" w:rsidRDefault="00771A21">
            <w:pPr>
              <w:spacing w:line="259" w:lineRule="auto"/>
              <w:ind w:left="4"/>
            </w:pPr>
            <w:r>
              <w:t xml:space="preserve">Milestone 1 </w:t>
            </w:r>
          </w:p>
        </w:tc>
        <w:tc>
          <w:tcPr>
            <w:tcW w:w="4119" w:type="dxa"/>
            <w:tcBorders>
              <w:top w:val="single" w:sz="4" w:space="0" w:color="000000"/>
              <w:left w:val="single" w:sz="4" w:space="0" w:color="000000"/>
              <w:bottom w:val="single" w:sz="4" w:space="0" w:color="000000"/>
              <w:right w:val="single" w:sz="4" w:space="0" w:color="000000"/>
            </w:tcBorders>
          </w:tcPr>
          <w:p w14:paraId="30BF5777" w14:textId="77777777" w:rsidR="00E7159E" w:rsidRDefault="00771A21" w:rsidP="001277AF">
            <w:pPr>
              <w:numPr>
                <w:ilvl w:val="0"/>
                <w:numId w:val="37"/>
              </w:numPr>
              <w:spacing w:line="259" w:lineRule="auto"/>
              <w:ind w:hanging="360"/>
            </w:pPr>
            <w:r>
              <w:t xml:space="preserve">Project Plan </w:t>
            </w:r>
          </w:p>
          <w:p w14:paraId="378B3850" w14:textId="77777777" w:rsidR="00E7159E" w:rsidRDefault="00771A21" w:rsidP="001277AF">
            <w:pPr>
              <w:numPr>
                <w:ilvl w:val="0"/>
                <w:numId w:val="37"/>
              </w:numPr>
              <w:spacing w:line="259" w:lineRule="auto"/>
              <w:ind w:hanging="360"/>
            </w:pPr>
            <w:r>
              <w:t xml:space="preserve">Software Requirements Specification </w:t>
            </w:r>
          </w:p>
        </w:tc>
        <w:tc>
          <w:tcPr>
            <w:tcW w:w="2006" w:type="dxa"/>
            <w:tcBorders>
              <w:top w:val="single" w:sz="4" w:space="0" w:color="000000"/>
              <w:left w:val="single" w:sz="4" w:space="0" w:color="000000"/>
              <w:bottom w:val="single" w:sz="4" w:space="0" w:color="000000"/>
              <w:right w:val="single" w:sz="6" w:space="0" w:color="000000"/>
            </w:tcBorders>
          </w:tcPr>
          <w:p w14:paraId="72FC24DC" w14:textId="7BFCA9F6" w:rsidR="00E7159E" w:rsidRDefault="00AE1BD0">
            <w:pPr>
              <w:spacing w:line="259" w:lineRule="auto"/>
            </w:pPr>
            <w:r>
              <w:t>August 30</w:t>
            </w:r>
            <w:r w:rsidRPr="00AE1BD0">
              <w:rPr>
                <w:vertAlign w:val="superscript"/>
              </w:rPr>
              <w:t>th</w:t>
            </w:r>
            <w:r>
              <w:t xml:space="preserve">, </w:t>
            </w:r>
            <w:proofErr w:type="gramStart"/>
            <w:r>
              <w:t>2025</w:t>
            </w:r>
            <w:proofErr w:type="gramEnd"/>
            <w:r>
              <w:t xml:space="preserve"> </w:t>
            </w:r>
          </w:p>
        </w:tc>
      </w:tr>
      <w:tr w:rsidR="00E7159E" w14:paraId="51B5B81B" w14:textId="77777777">
        <w:trPr>
          <w:trHeight w:val="600"/>
        </w:trPr>
        <w:tc>
          <w:tcPr>
            <w:tcW w:w="1614" w:type="dxa"/>
            <w:tcBorders>
              <w:top w:val="single" w:sz="4" w:space="0" w:color="000000"/>
              <w:left w:val="single" w:sz="6" w:space="0" w:color="000000"/>
              <w:bottom w:val="single" w:sz="4" w:space="0" w:color="000000"/>
              <w:right w:val="single" w:sz="4" w:space="0" w:color="000000"/>
            </w:tcBorders>
          </w:tcPr>
          <w:p w14:paraId="14F37DE6" w14:textId="77777777" w:rsidR="00E7159E" w:rsidRDefault="00771A21">
            <w:pPr>
              <w:spacing w:line="259" w:lineRule="auto"/>
              <w:ind w:left="4"/>
            </w:pPr>
            <w:r>
              <w:lastRenderedPageBreak/>
              <w:t xml:space="preserve">Milestone 2 </w:t>
            </w:r>
          </w:p>
        </w:tc>
        <w:tc>
          <w:tcPr>
            <w:tcW w:w="4119" w:type="dxa"/>
            <w:tcBorders>
              <w:top w:val="single" w:sz="4" w:space="0" w:color="000000"/>
              <w:left w:val="single" w:sz="4" w:space="0" w:color="000000"/>
              <w:bottom w:val="single" w:sz="4" w:space="0" w:color="000000"/>
              <w:right w:val="single" w:sz="4" w:space="0" w:color="000000"/>
            </w:tcBorders>
          </w:tcPr>
          <w:p w14:paraId="5C31A2F1" w14:textId="77777777" w:rsidR="00E7159E" w:rsidRDefault="00771A21" w:rsidP="001277AF">
            <w:pPr>
              <w:numPr>
                <w:ilvl w:val="0"/>
                <w:numId w:val="38"/>
              </w:numPr>
              <w:spacing w:line="259" w:lineRule="auto"/>
              <w:ind w:right="38" w:hanging="360"/>
            </w:pPr>
            <w:r>
              <w:t xml:space="preserve">Technical Design Document </w:t>
            </w:r>
          </w:p>
          <w:p w14:paraId="7744CED7" w14:textId="77777777" w:rsidR="00E7159E" w:rsidRDefault="00771A21" w:rsidP="001277AF">
            <w:pPr>
              <w:numPr>
                <w:ilvl w:val="0"/>
                <w:numId w:val="38"/>
              </w:numPr>
              <w:spacing w:line="259" w:lineRule="auto"/>
              <w:ind w:right="38" w:hanging="360"/>
            </w:pPr>
            <w:r>
              <w:t xml:space="preserve">Software Test Plan </w:t>
            </w:r>
          </w:p>
        </w:tc>
        <w:tc>
          <w:tcPr>
            <w:tcW w:w="2006" w:type="dxa"/>
            <w:tcBorders>
              <w:top w:val="single" w:sz="4" w:space="0" w:color="000000"/>
              <w:left w:val="single" w:sz="4" w:space="0" w:color="000000"/>
              <w:bottom w:val="single" w:sz="4" w:space="0" w:color="000000"/>
              <w:right w:val="single" w:sz="6" w:space="0" w:color="000000"/>
            </w:tcBorders>
          </w:tcPr>
          <w:p w14:paraId="25BFFF66" w14:textId="62280CDC" w:rsidR="00E7159E" w:rsidRDefault="00AE1BD0">
            <w:pPr>
              <w:spacing w:line="259" w:lineRule="auto"/>
            </w:pPr>
            <w:r>
              <w:t>September 13</w:t>
            </w:r>
            <w:r w:rsidRPr="00AE1BD0">
              <w:rPr>
                <w:vertAlign w:val="superscript"/>
              </w:rPr>
              <w:t>th</w:t>
            </w:r>
            <w:r>
              <w:t xml:space="preserve">, </w:t>
            </w:r>
            <w:proofErr w:type="gramStart"/>
            <w:r>
              <w:t>2025</w:t>
            </w:r>
            <w:proofErr w:type="gramEnd"/>
            <w:r>
              <w:t xml:space="preserve"> </w:t>
            </w:r>
          </w:p>
        </w:tc>
      </w:tr>
      <w:tr w:rsidR="00E7159E" w14:paraId="5BDF35C2" w14:textId="77777777">
        <w:trPr>
          <w:trHeight w:val="307"/>
        </w:trPr>
        <w:tc>
          <w:tcPr>
            <w:tcW w:w="1614" w:type="dxa"/>
            <w:tcBorders>
              <w:top w:val="single" w:sz="4" w:space="0" w:color="000000"/>
              <w:left w:val="single" w:sz="6" w:space="0" w:color="000000"/>
              <w:bottom w:val="single" w:sz="4" w:space="0" w:color="000000"/>
              <w:right w:val="single" w:sz="4" w:space="0" w:color="000000"/>
            </w:tcBorders>
          </w:tcPr>
          <w:p w14:paraId="4364CBA9" w14:textId="77777777" w:rsidR="00E7159E" w:rsidRDefault="00771A21">
            <w:pPr>
              <w:spacing w:line="259" w:lineRule="auto"/>
              <w:ind w:left="4"/>
            </w:pPr>
            <w:r>
              <w:t xml:space="preserve">Checkpoint </w:t>
            </w:r>
          </w:p>
        </w:tc>
        <w:tc>
          <w:tcPr>
            <w:tcW w:w="4119" w:type="dxa"/>
            <w:tcBorders>
              <w:top w:val="single" w:sz="4" w:space="0" w:color="000000"/>
              <w:left w:val="single" w:sz="4" w:space="0" w:color="000000"/>
              <w:bottom w:val="single" w:sz="4" w:space="0" w:color="000000"/>
              <w:right w:val="single" w:sz="4" w:space="0" w:color="000000"/>
            </w:tcBorders>
          </w:tcPr>
          <w:p w14:paraId="0CE5E2CC" w14:textId="3A42CB7B" w:rsidR="00E7159E" w:rsidRDefault="00AE1BD0">
            <w:pPr>
              <w:spacing w:line="259" w:lineRule="auto"/>
              <w:ind w:left="364"/>
            </w:pPr>
            <w:r>
              <w:t xml:space="preserve"> PowerPoint of Progress </w:t>
            </w:r>
          </w:p>
        </w:tc>
        <w:tc>
          <w:tcPr>
            <w:tcW w:w="2006" w:type="dxa"/>
            <w:tcBorders>
              <w:top w:val="single" w:sz="4" w:space="0" w:color="000000"/>
              <w:left w:val="single" w:sz="4" w:space="0" w:color="000000"/>
              <w:bottom w:val="single" w:sz="4" w:space="0" w:color="000000"/>
              <w:right w:val="single" w:sz="6" w:space="0" w:color="000000"/>
            </w:tcBorders>
          </w:tcPr>
          <w:p w14:paraId="6A3A5BC3" w14:textId="2F84FAF0" w:rsidR="00E7159E" w:rsidRDefault="00E7159E">
            <w:pPr>
              <w:spacing w:line="259" w:lineRule="auto"/>
            </w:pPr>
          </w:p>
        </w:tc>
      </w:tr>
      <w:tr w:rsidR="00E7159E" w14:paraId="7119DBA1" w14:textId="77777777">
        <w:trPr>
          <w:trHeight w:val="1167"/>
        </w:trPr>
        <w:tc>
          <w:tcPr>
            <w:tcW w:w="1614" w:type="dxa"/>
            <w:tcBorders>
              <w:top w:val="single" w:sz="4" w:space="0" w:color="000000"/>
              <w:left w:val="single" w:sz="6" w:space="0" w:color="000000"/>
              <w:bottom w:val="single" w:sz="4" w:space="0" w:color="000000"/>
              <w:right w:val="single" w:sz="4" w:space="0" w:color="000000"/>
            </w:tcBorders>
          </w:tcPr>
          <w:p w14:paraId="1D1E3F3A" w14:textId="77777777" w:rsidR="00E7159E" w:rsidRDefault="00771A21">
            <w:pPr>
              <w:spacing w:line="259" w:lineRule="auto"/>
              <w:ind w:left="4"/>
            </w:pPr>
            <w:r>
              <w:t xml:space="preserve">Milestone 3 </w:t>
            </w:r>
          </w:p>
        </w:tc>
        <w:tc>
          <w:tcPr>
            <w:tcW w:w="4119" w:type="dxa"/>
            <w:tcBorders>
              <w:top w:val="single" w:sz="4" w:space="0" w:color="000000"/>
              <w:left w:val="single" w:sz="4" w:space="0" w:color="000000"/>
              <w:bottom w:val="single" w:sz="4" w:space="0" w:color="000000"/>
              <w:right w:val="single" w:sz="4" w:space="0" w:color="000000"/>
            </w:tcBorders>
          </w:tcPr>
          <w:p w14:paraId="320FF81C" w14:textId="0E60D9BD" w:rsidR="00B40AB7" w:rsidRDefault="00275349" w:rsidP="001277AF">
            <w:pPr>
              <w:numPr>
                <w:ilvl w:val="0"/>
                <w:numId w:val="39"/>
              </w:numPr>
              <w:spacing w:line="259" w:lineRule="auto"/>
              <w:ind w:hanging="360"/>
            </w:pPr>
            <w:r>
              <w:t>Code</w:t>
            </w:r>
          </w:p>
          <w:p w14:paraId="2C6C4F31" w14:textId="77777777" w:rsidR="00E7159E" w:rsidRDefault="00771A21" w:rsidP="001277AF">
            <w:pPr>
              <w:numPr>
                <w:ilvl w:val="0"/>
                <w:numId w:val="39"/>
              </w:numPr>
              <w:spacing w:line="259" w:lineRule="auto"/>
              <w:ind w:hanging="360"/>
            </w:pPr>
            <w:r>
              <w:t xml:space="preserve">Programmer Guide </w:t>
            </w:r>
          </w:p>
          <w:p w14:paraId="352D46A5" w14:textId="58921830" w:rsidR="00E7159E" w:rsidRDefault="00771A21" w:rsidP="00B40AB7">
            <w:pPr>
              <w:numPr>
                <w:ilvl w:val="0"/>
                <w:numId w:val="39"/>
              </w:numPr>
              <w:spacing w:after="19" w:line="241" w:lineRule="auto"/>
              <w:ind w:hanging="360"/>
            </w:pPr>
            <w:r>
              <w:t xml:space="preserve">Deployment and Operations Guide </w:t>
            </w:r>
          </w:p>
        </w:tc>
        <w:tc>
          <w:tcPr>
            <w:tcW w:w="2006" w:type="dxa"/>
            <w:tcBorders>
              <w:top w:val="single" w:sz="4" w:space="0" w:color="000000"/>
              <w:left w:val="single" w:sz="4" w:space="0" w:color="000000"/>
              <w:bottom w:val="single" w:sz="4" w:space="0" w:color="000000"/>
              <w:right w:val="single" w:sz="6" w:space="0" w:color="000000"/>
            </w:tcBorders>
          </w:tcPr>
          <w:p w14:paraId="24FBF605" w14:textId="75A0AFE8" w:rsidR="00E7159E" w:rsidRDefault="00AE1BD0">
            <w:pPr>
              <w:spacing w:line="259" w:lineRule="auto"/>
            </w:pPr>
            <w:r>
              <w:t>October 25</w:t>
            </w:r>
            <w:r w:rsidRPr="00AE1BD0">
              <w:rPr>
                <w:vertAlign w:val="superscript"/>
              </w:rPr>
              <w:t>th</w:t>
            </w:r>
            <w:r>
              <w:t xml:space="preserve">, </w:t>
            </w:r>
            <w:proofErr w:type="gramStart"/>
            <w:r>
              <w:t>2025</w:t>
            </w:r>
            <w:proofErr w:type="gramEnd"/>
            <w:r>
              <w:t xml:space="preserve"> </w:t>
            </w:r>
          </w:p>
        </w:tc>
      </w:tr>
      <w:tr w:rsidR="00E7159E" w14:paraId="5B0FDC87" w14:textId="77777777">
        <w:trPr>
          <w:trHeight w:val="598"/>
        </w:trPr>
        <w:tc>
          <w:tcPr>
            <w:tcW w:w="1614" w:type="dxa"/>
            <w:tcBorders>
              <w:top w:val="single" w:sz="4" w:space="0" w:color="000000"/>
              <w:left w:val="single" w:sz="6" w:space="0" w:color="000000"/>
              <w:bottom w:val="single" w:sz="6" w:space="0" w:color="000000"/>
              <w:right w:val="single" w:sz="4" w:space="0" w:color="000000"/>
            </w:tcBorders>
          </w:tcPr>
          <w:p w14:paraId="080BAA13" w14:textId="77777777" w:rsidR="00E7159E" w:rsidRDefault="00771A21">
            <w:pPr>
              <w:spacing w:line="259" w:lineRule="auto"/>
              <w:ind w:left="4"/>
            </w:pPr>
            <w:r>
              <w:t xml:space="preserve">Milestone 4 </w:t>
            </w:r>
          </w:p>
        </w:tc>
        <w:tc>
          <w:tcPr>
            <w:tcW w:w="4119" w:type="dxa"/>
            <w:tcBorders>
              <w:top w:val="single" w:sz="4" w:space="0" w:color="000000"/>
              <w:left w:val="single" w:sz="4" w:space="0" w:color="000000"/>
              <w:bottom w:val="single" w:sz="6" w:space="0" w:color="000000"/>
              <w:right w:val="single" w:sz="4" w:space="0" w:color="000000"/>
            </w:tcBorders>
          </w:tcPr>
          <w:p w14:paraId="428854AC" w14:textId="77777777" w:rsidR="00E7159E" w:rsidRDefault="00771A21" w:rsidP="001277AF">
            <w:pPr>
              <w:numPr>
                <w:ilvl w:val="0"/>
                <w:numId w:val="40"/>
              </w:numPr>
              <w:spacing w:line="259" w:lineRule="auto"/>
              <w:ind w:hanging="360"/>
            </w:pPr>
            <w:r>
              <w:t xml:space="preserve">User Guide </w:t>
            </w:r>
          </w:p>
          <w:p w14:paraId="0325260D" w14:textId="77777777" w:rsidR="00E7159E" w:rsidRDefault="00771A21" w:rsidP="001277AF">
            <w:pPr>
              <w:numPr>
                <w:ilvl w:val="0"/>
                <w:numId w:val="40"/>
              </w:numPr>
              <w:spacing w:line="259" w:lineRule="auto"/>
              <w:ind w:hanging="360"/>
            </w:pPr>
            <w:r>
              <w:t xml:space="preserve">Test Report </w:t>
            </w:r>
          </w:p>
        </w:tc>
        <w:tc>
          <w:tcPr>
            <w:tcW w:w="2006" w:type="dxa"/>
            <w:tcBorders>
              <w:top w:val="single" w:sz="4" w:space="0" w:color="000000"/>
              <w:left w:val="single" w:sz="4" w:space="0" w:color="000000"/>
              <w:bottom w:val="single" w:sz="6" w:space="0" w:color="000000"/>
              <w:right w:val="single" w:sz="6" w:space="0" w:color="000000"/>
            </w:tcBorders>
          </w:tcPr>
          <w:p w14:paraId="433172DA" w14:textId="7E7070A6" w:rsidR="00E7159E" w:rsidRDefault="00AE1BD0">
            <w:pPr>
              <w:spacing w:line="259" w:lineRule="auto"/>
            </w:pPr>
            <w:r>
              <w:t>November 4</w:t>
            </w:r>
            <w:r w:rsidRPr="00AE1BD0">
              <w:rPr>
                <w:vertAlign w:val="superscript"/>
              </w:rPr>
              <w:t>th</w:t>
            </w:r>
            <w:r>
              <w:rPr>
                <w:vertAlign w:val="superscript"/>
              </w:rPr>
              <w:t xml:space="preserve">, </w:t>
            </w:r>
            <w:r>
              <w:t>2025</w:t>
            </w:r>
          </w:p>
        </w:tc>
      </w:tr>
    </w:tbl>
    <w:p w14:paraId="584426CB" w14:textId="1E08263B" w:rsidR="00AE1BD0" w:rsidRDefault="00771A21" w:rsidP="753E7AF4">
      <w:pPr>
        <w:spacing w:after="165"/>
        <w:ind w:right="10"/>
      </w:pPr>
      <w:r>
        <w:rPr>
          <w:i/>
        </w:rPr>
        <w:t xml:space="preserve">Note. </w:t>
      </w:r>
      <w:r>
        <w:t xml:space="preserve">This table outlines the major milestones and deliverable due dates for the CareConnect project. </w:t>
      </w:r>
      <w:r w:rsidR="00AE1BD0">
        <w:tab/>
      </w:r>
    </w:p>
    <w:p w14:paraId="580B586A" w14:textId="4768EB10" w:rsidR="00E7159E" w:rsidRDefault="00771A21" w:rsidP="00CC269E">
      <w:pPr>
        <w:pStyle w:val="Heading2"/>
        <w:spacing w:line="240" w:lineRule="auto"/>
        <w:ind w:hanging="14"/>
      </w:pPr>
      <w:bookmarkStart w:id="2241" w:name="_Toc208607987"/>
      <w:r>
        <w:lastRenderedPageBreak/>
        <w:t xml:space="preserve">Gantt Chart </w:t>
      </w:r>
      <w:r w:rsidR="00CE7152">
        <w:t>– (</w:t>
      </w:r>
      <w:r w:rsidR="00CE7152">
        <w:rPr>
          <w:i/>
          <w:iCs/>
        </w:rPr>
        <w:t>updated in v4.</w:t>
      </w:r>
      <w:del w:id="2242" w:author="Alondra Vega Pacheco" w:date="2025-09-12T22:21:00Z" w16du:dateUtc="2025-09-13T03:21:00Z">
        <w:r w:rsidR="00CE7152" w:rsidDel="006313B4">
          <w:rPr>
            <w:i/>
            <w:iCs/>
          </w:rPr>
          <w:delText>0)</w:delText>
        </w:r>
      </w:del>
      <w:bookmarkEnd w:id="2241"/>
      <w:ins w:id="2243" w:author="Alondra Vega Pacheco" w:date="2025-09-12T22:21:00Z" w16du:dateUtc="2025-09-13T03:21:00Z">
        <w:r w:rsidR="006313B4">
          <w:rPr>
            <w:i/>
            <w:iCs/>
          </w:rPr>
          <w:t>1</w:t>
        </w:r>
      </w:ins>
    </w:p>
    <w:p w14:paraId="2DCE6FFC" w14:textId="360ABB38" w:rsidR="00C1285A" w:rsidRPr="00C1285A" w:rsidRDefault="00C1285A" w:rsidP="00CC269E">
      <w:pPr>
        <w:pStyle w:val="Caption"/>
        <w:keepNext/>
      </w:pPr>
      <w:bookmarkStart w:id="2244" w:name="_Toc208597180"/>
      <w:r>
        <w:t xml:space="preserve">Figure </w:t>
      </w:r>
      <w:r>
        <w:fldChar w:fldCharType="begin"/>
      </w:r>
      <w:r>
        <w:instrText>SEQ Figure \* ARABIC</w:instrText>
      </w:r>
      <w:r>
        <w:fldChar w:fldCharType="separate"/>
      </w:r>
      <w:r w:rsidR="00942916">
        <w:rPr>
          <w:noProof/>
        </w:rPr>
        <w:t>1</w:t>
      </w:r>
      <w:r>
        <w:fldChar w:fldCharType="end"/>
      </w:r>
      <w:r w:rsidRPr="00C1285A">
        <w:rPr>
          <w:i w:val="0"/>
        </w:rPr>
        <w:t xml:space="preserve"> </w:t>
      </w:r>
      <w:r w:rsidRPr="00C1285A">
        <w:t>Gantt Chart of Milestones for CareConnect Project</w:t>
      </w:r>
      <w:bookmarkEnd w:id="2244"/>
      <w:r w:rsidRPr="00C1285A">
        <w:t xml:space="preserve"> </w:t>
      </w:r>
    </w:p>
    <w:p w14:paraId="023144B6" w14:textId="360C9819" w:rsidR="00CD4A94" w:rsidRDefault="004E457B" w:rsidP="00CC269E">
      <w:pPr>
        <w:keepNext/>
        <w:keepLines/>
        <w:spacing w:after="22" w:line="240" w:lineRule="auto"/>
        <w:ind w:left="-5"/>
        <w:rPr>
          <w:b/>
        </w:rPr>
      </w:pPr>
      <w:ins w:id="2245" w:author="Alondra Vega Pacheco" w:date="2025-09-12T18:23:00Z" w16du:dateUtc="2025-09-12T23:23:00Z">
        <w:r>
          <w:rPr>
            <w:noProof/>
            <w14:ligatures w14:val="standardContextual"/>
          </w:rPr>
          <w:drawing>
            <wp:inline distT="0" distB="0" distL="0" distR="0" wp14:anchorId="1C33D0C6" wp14:editId="5159A3A3">
              <wp:extent cx="6405245" cy="4665980"/>
              <wp:effectExtent l="0" t="0" r="0" b="0"/>
              <wp:docPr id="2" name="Picture 1" descr="A project timeline with a red line&#10;&#10;AI-generated content may be incorrect.">
                <a:extLst xmlns:a="http://schemas.openxmlformats.org/drawingml/2006/main">
                  <a:ext uri="{FF2B5EF4-FFF2-40B4-BE49-F238E27FC236}">
                    <a16:creationId xmlns:a16="http://schemas.microsoft.com/office/drawing/2014/main" id="{7ABA5453-C52F-5831-F38E-CAF0B22451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project timeline with a red line&#10;&#10;AI-generated content may be incorrect.">
                        <a:extLst>
                          <a:ext uri="{FF2B5EF4-FFF2-40B4-BE49-F238E27FC236}">
                            <a16:creationId xmlns:a16="http://schemas.microsoft.com/office/drawing/2014/main" id="{7ABA5453-C52F-5831-F38E-CAF0B2245183}"/>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5245" cy="4665980"/>
                      </a:xfrm>
                      <a:prstGeom prst="rect">
                        <a:avLst/>
                      </a:prstGeom>
                      <a:noFill/>
                    </pic:spPr>
                  </pic:pic>
                </a:graphicData>
              </a:graphic>
            </wp:inline>
          </w:drawing>
        </w:r>
      </w:ins>
    </w:p>
    <w:p w14:paraId="17392E03" w14:textId="77777777" w:rsidR="00CD4A94" w:rsidRDefault="00CD4A94" w:rsidP="00CC269E">
      <w:pPr>
        <w:keepNext/>
        <w:keepLines/>
        <w:spacing w:after="22" w:line="240" w:lineRule="auto"/>
        <w:ind w:left="-5"/>
        <w:rPr>
          <w:b/>
        </w:rPr>
      </w:pPr>
    </w:p>
    <w:p w14:paraId="2DF429BA" w14:textId="71D226DD" w:rsidR="00E7159E" w:rsidRDefault="00530DE8" w:rsidP="00BB14D6">
      <w:pPr>
        <w:spacing w:after="122" w:line="259" w:lineRule="auto"/>
      </w:pPr>
      <w:del w:id="2246" w:author="Alondra Vega Pacheco" w:date="2025-09-12T18:23:00Z" w16du:dateUtc="2025-09-12T23:23:00Z">
        <w:r w:rsidRPr="00530DE8" w:rsidDel="004E457B">
          <w:rPr>
            <w:noProof/>
          </w:rPr>
          <w:lastRenderedPageBreak/>
          <w:drawing>
            <wp:inline distT="0" distB="0" distL="0" distR="0" wp14:anchorId="667163A9" wp14:editId="2629D0C4">
              <wp:extent cx="6214375" cy="3477296"/>
              <wp:effectExtent l="0" t="0" r="0" b="2540"/>
              <wp:docPr id="724820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20172" name="Picture 1" descr="A screenshot of a computer&#10;&#10;AI-generated content may be incorrect."/>
                      <pic:cNvPicPr/>
                    </pic:nvPicPr>
                    <pic:blipFill rotWithShape="1">
                      <a:blip r:embed="rId15"/>
                      <a:srcRect l="4424" t="32354" r="33044" b="12447"/>
                      <a:stretch>
                        <a:fillRect/>
                      </a:stretch>
                    </pic:blipFill>
                    <pic:spPr bwMode="auto">
                      <a:xfrm>
                        <a:off x="0" y="0"/>
                        <a:ext cx="6264173" cy="3505161"/>
                      </a:xfrm>
                      <a:prstGeom prst="rect">
                        <a:avLst/>
                      </a:prstGeom>
                      <a:ln>
                        <a:noFill/>
                      </a:ln>
                      <a:extLst>
                        <a:ext uri="{53640926-AAD7-44D8-BBD7-CCE9431645EC}">
                          <a14:shadowObscured xmlns:a14="http://schemas.microsoft.com/office/drawing/2010/main"/>
                        </a:ext>
                      </a:extLst>
                    </pic:spPr>
                  </pic:pic>
                </a:graphicData>
              </a:graphic>
            </wp:inline>
          </w:drawing>
        </w:r>
      </w:del>
      <w:r w:rsidR="00E466CA">
        <w:t xml:space="preserve"> </w:t>
      </w:r>
    </w:p>
    <w:p w14:paraId="0AF192F3" w14:textId="77777777" w:rsidR="00E7159E" w:rsidRDefault="00771A21">
      <w:pPr>
        <w:spacing w:after="160"/>
        <w:ind w:right="10"/>
      </w:pPr>
      <w:r>
        <w:rPr>
          <w:i/>
        </w:rPr>
        <w:t xml:space="preserve">Note. </w:t>
      </w:r>
      <w:r>
        <w:t>This table outlines the major milestones and deliverable due dates for the CareConnect project.</w:t>
      </w:r>
      <w:r>
        <w:rPr>
          <w:i/>
        </w:rPr>
        <w:t xml:space="preserve"> </w:t>
      </w:r>
    </w:p>
    <w:p w14:paraId="709F279A" w14:textId="77777777" w:rsidR="00E7159E" w:rsidRDefault="00771A21">
      <w:pPr>
        <w:spacing w:after="160"/>
        <w:ind w:right="10"/>
      </w:pPr>
      <w:r>
        <w:t xml:space="preserve">This Gannt chart offers a clear, visual overview of the entire project timeline. It helps identify what is currently in progress, what is coming next, and what has been completed. It complements our written schedule by making the plan easier to understand </w:t>
      </w:r>
      <w:proofErr w:type="gramStart"/>
      <w:r>
        <w:t>at a glance</w:t>
      </w:r>
      <w:proofErr w:type="gramEnd"/>
      <w:r>
        <w:t xml:space="preserve">, and it will also serve as a living reference for future updates and progress tracking. </w:t>
      </w:r>
    </w:p>
    <w:p w14:paraId="31ABB1EE" w14:textId="7E5F54C8" w:rsidR="00117C50" w:rsidRDefault="00117C50" w:rsidP="00117C50">
      <w:pPr>
        <w:spacing w:after="357"/>
        <w:ind w:right="10"/>
      </w:pPr>
      <w:r>
        <w:t xml:space="preserve">An external Microsoft Project file has been included as a supplement of the overall documents for a more detailed view of the CareConnect project Gantt chart. </w:t>
      </w:r>
    </w:p>
    <w:p w14:paraId="54966CA0" w14:textId="39D82970" w:rsidR="00E7159E" w:rsidRDefault="00771A21">
      <w:pPr>
        <w:spacing w:line="259" w:lineRule="auto"/>
      </w:pPr>
      <w:r>
        <w:tab/>
      </w:r>
      <w:r>
        <w:rPr>
          <w:sz w:val="40"/>
        </w:rPr>
        <w:t xml:space="preserve"> </w:t>
      </w:r>
    </w:p>
    <w:p w14:paraId="29D229F7" w14:textId="766F59B1" w:rsidR="00E7159E" w:rsidRDefault="00771A21">
      <w:pPr>
        <w:pStyle w:val="Heading1"/>
        <w:spacing w:after="352"/>
        <w:ind w:left="-5"/>
        <w:rPr>
          <w:color w:val="0F4761" w:themeColor="accent1" w:themeShade="BF"/>
        </w:rPr>
      </w:pPr>
      <w:bookmarkStart w:id="2247" w:name="_Toc208607988"/>
      <w:r>
        <w:t>Technical Architecture</w:t>
      </w:r>
      <w:r w:rsidR="00955A0D">
        <w:t>– (</w:t>
      </w:r>
      <w:r w:rsidR="00955A0D">
        <w:rPr>
          <w:i/>
          <w:iCs/>
        </w:rPr>
        <w:t>updated in v4.0)</w:t>
      </w:r>
      <w:bookmarkEnd w:id="2247"/>
      <w:r w:rsidRPr="753E7AF4">
        <w:rPr>
          <w:color w:val="0F4761" w:themeColor="accent1" w:themeShade="BF"/>
        </w:rPr>
        <w:t xml:space="preserve"> </w:t>
      </w:r>
    </w:p>
    <w:p w14:paraId="7EA0BB86" w14:textId="77777777" w:rsidR="00E7159E" w:rsidRDefault="00771A21">
      <w:pPr>
        <w:spacing w:line="476" w:lineRule="auto"/>
        <w:ind w:right="10" w:firstLine="721"/>
      </w:pPr>
      <w:r>
        <w:t xml:space="preserve">The purpose of this section is to translate the functional and non-functional requirements defined in the SRS into an implementable, cloud-native architecture. It explains how </w:t>
      </w:r>
    </w:p>
    <w:p w14:paraId="7746F8DD" w14:textId="7BC1510B" w:rsidR="00E7159E" w:rsidRDefault="00771A21">
      <w:pPr>
        <w:spacing w:after="233" w:line="478" w:lineRule="auto"/>
        <w:ind w:right="10"/>
      </w:pPr>
      <w:r>
        <w:t>CareConnect’s caregiver/patient features, especially Billing &amp; Subscription Management and Analytics &amp; Reporting—will be realized on AWS using Flutter, Spring Boot micro-services, and managed platform services. The accompanying deployment and system architecture diagrams visualize component boundaries, data flow, and runtime hosting topology.</w:t>
      </w:r>
    </w:p>
    <w:p w14:paraId="67A3A577" w14:textId="3664B8F3" w:rsidR="00E7159E" w:rsidRDefault="00771A21" w:rsidP="00CC269E">
      <w:pPr>
        <w:pStyle w:val="Heading2"/>
        <w:ind w:left="-5"/>
      </w:pPr>
      <w:bookmarkStart w:id="2248" w:name="_Toc208607989"/>
      <w:r>
        <w:lastRenderedPageBreak/>
        <w:t xml:space="preserve">Architectural Objectives </w:t>
      </w:r>
      <w:r w:rsidR="008C7D66">
        <w:t xml:space="preserve">– </w:t>
      </w:r>
      <w:r w:rsidR="008C7D66">
        <w:rPr>
          <w:i/>
          <w:iCs/>
        </w:rPr>
        <w:t>(inherited from v3.0)</w:t>
      </w:r>
      <w:bookmarkEnd w:id="2248"/>
    </w:p>
    <w:p w14:paraId="0C0FB128" w14:textId="7B418468" w:rsidR="00E7159E" w:rsidRPr="00955A0D" w:rsidRDefault="00287926" w:rsidP="00CC269E">
      <w:pPr>
        <w:pStyle w:val="Caption"/>
        <w:rPr>
          <w:b/>
          <w:bCs/>
          <w:iCs w:val="0"/>
        </w:rPr>
      </w:pPr>
      <w:bookmarkStart w:id="2249" w:name="_Toc207458195"/>
      <w:bookmarkStart w:id="2250" w:name="_Toc208135986"/>
      <w:r>
        <w:t xml:space="preserve">Table </w:t>
      </w:r>
      <w:r>
        <w:fldChar w:fldCharType="begin"/>
      </w:r>
      <w:r>
        <w:instrText>SEQ Table \* ARABIC</w:instrText>
      </w:r>
      <w:r>
        <w:fldChar w:fldCharType="separate"/>
      </w:r>
      <w:ins w:id="2251" w:author="Alondra Vega Pacheco" w:date="2025-09-12T19:16:00Z" w16du:dateUtc="2025-09-13T00:16:00Z">
        <w:r w:rsidR="000B213E">
          <w:rPr>
            <w:noProof/>
          </w:rPr>
          <w:t>3</w:t>
        </w:r>
      </w:ins>
      <w:del w:id="2252" w:author="Alondra Vega Pacheco" w:date="2025-09-07T11:11:00Z" w16du:dateUtc="2025-09-07T16:11:00Z">
        <w:r w:rsidR="003B3F28" w:rsidDel="00C33C49">
          <w:rPr>
            <w:noProof/>
          </w:rPr>
          <w:delText>2</w:delText>
        </w:r>
      </w:del>
      <w:r>
        <w:fldChar w:fldCharType="end"/>
      </w:r>
      <w:r>
        <w:t xml:space="preserve"> </w:t>
      </w:r>
      <w:r w:rsidR="00771A21" w:rsidRPr="00955A0D">
        <w:rPr>
          <w:b/>
          <w:bCs/>
        </w:rPr>
        <w:t>Architectural Objectives Table</w:t>
      </w:r>
      <w:bookmarkEnd w:id="2249"/>
      <w:bookmarkEnd w:id="2250"/>
    </w:p>
    <w:tbl>
      <w:tblPr>
        <w:tblStyle w:val="TableGrid"/>
        <w:tblW w:w="9359" w:type="dxa"/>
        <w:tblInd w:w="12" w:type="dxa"/>
        <w:tblCellMar>
          <w:top w:w="26" w:type="dxa"/>
          <w:left w:w="12" w:type="dxa"/>
          <w:right w:w="10" w:type="dxa"/>
        </w:tblCellMar>
        <w:tblLook w:val="04A0" w:firstRow="1" w:lastRow="0" w:firstColumn="1" w:lastColumn="0" w:noHBand="0" w:noVBand="1"/>
      </w:tblPr>
      <w:tblGrid>
        <w:gridCol w:w="1583"/>
        <w:gridCol w:w="7776"/>
      </w:tblGrid>
      <w:tr w:rsidR="00E7159E" w14:paraId="7E56DA2E" w14:textId="77777777">
        <w:trPr>
          <w:trHeight w:val="614"/>
        </w:trPr>
        <w:tc>
          <w:tcPr>
            <w:tcW w:w="1583" w:type="dxa"/>
            <w:tcBorders>
              <w:top w:val="single" w:sz="8" w:space="0" w:color="000000"/>
              <w:left w:val="single" w:sz="8" w:space="0" w:color="000000"/>
              <w:bottom w:val="single" w:sz="8" w:space="0" w:color="000000"/>
              <w:right w:val="single" w:sz="8" w:space="0" w:color="000000"/>
            </w:tcBorders>
            <w:shd w:val="clear" w:color="auto" w:fill="D1D1D1"/>
          </w:tcPr>
          <w:p w14:paraId="510C06B9" w14:textId="77777777" w:rsidR="00E7159E" w:rsidRDefault="00771A21">
            <w:pPr>
              <w:spacing w:line="259" w:lineRule="auto"/>
            </w:pPr>
            <w:r>
              <w:rPr>
                <w:b/>
              </w:rPr>
              <w:t xml:space="preserve">Objective </w:t>
            </w:r>
          </w:p>
        </w:tc>
        <w:tc>
          <w:tcPr>
            <w:tcW w:w="7776" w:type="dxa"/>
            <w:tcBorders>
              <w:top w:val="single" w:sz="8" w:space="0" w:color="000000"/>
              <w:left w:val="single" w:sz="8" w:space="0" w:color="000000"/>
              <w:bottom w:val="single" w:sz="8" w:space="0" w:color="000000"/>
              <w:right w:val="single" w:sz="8" w:space="0" w:color="000000"/>
            </w:tcBorders>
            <w:shd w:val="clear" w:color="auto" w:fill="D1D1D1"/>
          </w:tcPr>
          <w:p w14:paraId="556AD414" w14:textId="77777777" w:rsidR="00E7159E" w:rsidRDefault="00771A21">
            <w:pPr>
              <w:spacing w:line="259" w:lineRule="auto"/>
              <w:ind w:left="2"/>
            </w:pPr>
            <w:r>
              <w:rPr>
                <w:b/>
              </w:rPr>
              <w:t xml:space="preserve">Rationale </w:t>
            </w:r>
          </w:p>
        </w:tc>
      </w:tr>
      <w:tr w:rsidR="00E7159E" w14:paraId="2B404D18" w14:textId="77777777">
        <w:trPr>
          <w:trHeight w:val="1045"/>
        </w:trPr>
        <w:tc>
          <w:tcPr>
            <w:tcW w:w="1583" w:type="dxa"/>
            <w:tcBorders>
              <w:top w:val="single" w:sz="8" w:space="0" w:color="000000"/>
              <w:left w:val="single" w:sz="8" w:space="0" w:color="000000"/>
              <w:bottom w:val="single" w:sz="8" w:space="0" w:color="000000"/>
              <w:right w:val="single" w:sz="8" w:space="0" w:color="000000"/>
            </w:tcBorders>
          </w:tcPr>
          <w:p w14:paraId="64FD0B86" w14:textId="77777777" w:rsidR="00E7159E" w:rsidRDefault="00771A21">
            <w:pPr>
              <w:spacing w:line="259" w:lineRule="auto"/>
            </w:pPr>
            <w:r>
              <w:rPr>
                <w:b/>
              </w:rPr>
              <w:t xml:space="preserve">Scalability </w:t>
            </w:r>
          </w:p>
        </w:tc>
        <w:tc>
          <w:tcPr>
            <w:tcW w:w="7776" w:type="dxa"/>
            <w:tcBorders>
              <w:top w:val="single" w:sz="8" w:space="0" w:color="000000"/>
              <w:left w:val="single" w:sz="8" w:space="0" w:color="000000"/>
              <w:bottom w:val="single" w:sz="8" w:space="0" w:color="000000"/>
              <w:right w:val="single" w:sz="8" w:space="0" w:color="000000"/>
            </w:tcBorders>
          </w:tcPr>
          <w:p w14:paraId="5AAFF469" w14:textId="77777777" w:rsidR="00E7159E" w:rsidRDefault="00771A21">
            <w:pPr>
              <w:spacing w:line="259" w:lineRule="auto"/>
              <w:ind w:left="2"/>
            </w:pPr>
            <w:r>
              <w:t xml:space="preserve">Must support adding thousands of patients without downtime while ingesting real-time wearable data. </w:t>
            </w:r>
          </w:p>
        </w:tc>
      </w:tr>
      <w:tr w:rsidR="00E7159E" w14:paraId="3ECE9087" w14:textId="77777777">
        <w:trPr>
          <w:trHeight w:val="1037"/>
        </w:trPr>
        <w:tc>
          <w:tcPr>
            <w:tcW w:w="1583" w:type="dxa"/>
            <w:tcBorders>
              <w:top w:val="single" w:sz="8" w:space="0" w:color="000000"/>
              <w:left w:val="single" w:sz="8" w:space="0" w:color="000000"/>
              <w:bottom w:val="single" w:sz="8" w:space="0" w:color="000000"/>
              <w:right w:val="single" w:sz="8" w:space="0" w:color="000000"/>
            </w:tcBorders>
          </w:tcPr>
          <w:p w14:paraId="5CDA493D" w14:textId="77777777" w:rsidR="00E7159E" w:rsidRDefault="00771A21">
            <w:pPr>
              <w:spacing w:after="117" w:line="259" w:lineRule="auto"/>
            </w:pPr>
            <w:r>
              <w:rPr>
                <w:b/>
              </w:rPr>
              <w:t xml:space="preserve">Regulatory </w:t>
            </w:r>
          </w:p>
          <w:p w14:paraId="3D3899DA" w14:textId="77777777" w:rsidR="00E7159E" w:rsidRDefault="00771A21">
            <w:pPr>
              <w:spacing w:line="259" w:lineRule="auto"/>
            </w:pPr>
            <w:r>
              <w:rPr>
                <w:b/>
              </w:rPr>
              <w:t xml:space="preserve">Compliance </w:t>
            </w:r>
          </w:p>
        </w:tc>
        <w:tc>
          <w:tcPr>
            <w:tcW w:w="7776" w:type="dxa"/>
            <w:tcBorders>
              <w:top w:val="single" w:sz="8" w:space="0" w:color="000000"/>
              <w:left w:val="single" w:sz="8" w:space="0" w:color="000000"/>
              <w:bottom w:val="single" w:sz="8" w:space="0" w:color="000000"/>
              <w:right w:val="single" w:sz="8" w:space="0" w:color="000000"/>
            </w:tcBorders>
          </w:tcPr>
          <w:p w14:paraId="3F73213A" w14:textId="77777777" w:rsidR="00E7159E" w:rsidRDefault="00771A21">
            <w:pPr>
              <w:spacing w:line="259" w:lineRule="auto"/>
              <w:ind w:left="2"/>
            </w:pPr>
            <w:r>
              <w:t xml:space="preserve">HIPAA/GDPR </w:t>
            </w:r>
            <w:proofErr w:type="gramStart"/>
            <w:r>
              <w:t>drive</w:t>
            </w:r>
            <w:proofErr w:type="gramEnd"/>
            <w:r>
              <w:t xml:space="preserve"> our choices for encryption, audit logging, and isolated VPC design. </w:t>
            </w:r>
          </w:p>
        </w:tc>
      </w:tr>
      <w:tr w:rsidR="00E7159E" w14:paraId="4380C25B" w14:textId="77777777">
        <w:trPr>
          <w:trHeight w:val="1037"/>
        </w:trPr>
        <w:tc>
          <w:tcPr>
            <w:tcW w:w="1583" w:type="dxa"/>
            <w:tcBorders>
              <w:top w:val="single" w:sz="8" w:space="0" w:color="000000"/>
              <w:left w:val="single" w:sz="8" w:space="0" w:color="000000"/>
              <w:bottom w:val="single" w:sz="8" w:space="0" w:color="000000"/>
              <w:right w:val="single" w:sz="8" w:space="0" w:color="000000"/>
            </w:tcBorders>
          </w:tcPr>
          <w:p w14:paraId="158B5872" w14:textId="77777777" w:rsidR="00E7159E" w:rsidRDefault="00771A21">
            <w:pPr>
              <w:spacing w:after="112" w:line="259" w:lineRule="auto"/>
            </w:pPr>
            <w:r>
              <w:rPr>
                <w:b/>
              </w:rPr>
              <w:t>Time-to-</w:t>
            </w:r>
          </w:p>
          <w:p w14:paraId="1DCCD93E" w14:textId="77777777" w:rsidR="00E7159E" w:rsidRDefault="00771A21">
            <w:pPr>
              <w:spacing w:line="259" w:lineRule="auto"/>
            </w:pPr>
            <w:r>
              <w:rPr>
                <w:b/>
              </w:rPr>
              <w:t xml:space="preserve">Market </w:t>
            </w:r>
          </w:p>
        </w:tc>
        <w:tc>
          <w:tcPr>
            <w:tcW w:w="7776" w:type="dxa"/>
            <w:tcBorders>
              <w:top w:val="single" w:sz="8" w:space="0" w:color="000000"/>
              <w:left w:val="single" w:sz="8" w:space="0" w:color="000000"/>
              <w:bottom w:val="single" w:sz="8" w:space="0" w:color="000000"/>
              <w:right w:val="single" w:sz="8" w:space="0" w:color="000000"/>
            </w:tcBorders>
          </w:tcPr>
          <w:p w14:paraId="56B6F278" w14:textId="77777777" w:rsidR="00E7159E" w:rsidRDefault="00771A21">
            <w:pPr>
              <w:spacing w:line="259" w:lineRule="auto"/>
              <w:ind w:left="2"/>
            </w:pPr>
            <w:r>
              <w:t>The eleven-week delivery window requires managed services (</w:t>
            </w:r>
            <w:proofErr w:type="spellStart"/>
            <w:r>
              <w:t>Fargate</w:t>
            </w:r>
            <w:proofErr w:type="spellEnd"/>
            <w:r>
              <w:t xml:space="preserve">, Cognito, MSK) to minimize ops toil. </w:t>
            </w:r>
          </w:p>
        </w:tc>
      </w:tr>
      <w:tr w:rsidR="00E7159E" w14:paraId="195710B6" w14:textId="77777777">
        <w:trPr>
          <w:trHeight w:val="1042"/>
        </w:trPr>
        <w:tc>
          <w:tcPr>
            <w:tcW w:w="1583" w:type="dxa"/>
            <w:tcBorders>
              <w:top w:val="single" w:sz="8" w:space="0" w:color="000000"/>
              <w:left w:val="single" w:sz="8" w:space="0" w:color="000000"/>
              <w:bottom w:val="single" w:sz="8" w:space="0" w:color="000000"/>
              <w:right w:val="single" w:sz="8" w:space="0" w:color="000000"/>
            </w:tcBorders>
          </w:tcPr>
          <w:p w14:paraId="3DACF1F4" w14:textId="77777777" w:rsidR="00E7159E" w:rsidRDefault="00771A21">
            <w:pPr>
              <w:spacing w:after="112" w:line="259" w:lineRule="auto"/>
            </w:pPr>
            <w:r>
              <w:rPr>
                <w:b/>
              </w:rPr>
              <w:t>Cost-</w:t>
            </w:r>
          </w:p>
          <w:p w14:paraId="2ECAEFC3" w14:textId="77777777" w:rsidR="00E7159E" w:rsidRDefault="00771A21">
            <w:pPr>
              <w:spacing w:line="259" w:lineRule="auto"/>
            </w:pPr>
            <w:r>
              <w:rPr>
                <w:b/>
              </w:rPr>
              <w:t xml:space="preserve">Efficiency </w:t>
            </w:r>
          </w:p>
        </w:tc>
        <w:tc>
          <w:tcPr>
            <w:tcW w:w="7776" w:type="dxa"/>
            <w:tcBorders>
              <w:top w:val="single" w:sz="8" w:space="0" w:color="000000"/>
              <w:left w:val="single" w:sz="8" w:space="0" w:color="000000"/>
              <w:bottom w:val="single" w:sz="8" w:space="0" w:color="000000"/>
              <w:right w:val="single" w:sz="8" w:space="0" w:color="000000"/>
            </w:tcBorders>
          </w:tcPr>
          <w:p w14:paraId="3A5CE8AD" w14:textId="77777777" w:rsidR="00E7159E" w:rsidRDefault="00771A21">
            <w:pPr>
              <w:spacing w:line="259" w:lineRule="auto"/>
              <w:ind w:left="2"/>
            </w:pPr>
            <w:r>
              <w:t xml:space="preserve">MVP phase should remain &lt;$300 / month; autoscaling and spot pricing mitigate idle spend. </w:t>
            </w:r>
          </w:p>
        </w:tc>
      </w:tr>
      <w:tr w:rsidR="00E7159E" w14:paraId="0C767A84" w14:textId="77777777">
        <w:trPr>
          <w:trHeight w:val="1037"/>
        </w:trPr>
        <w:tc>
          <w:tcPr>
            <w:tcW w:w="1583" w:type="dxa"/>
            <w:tcBorders>
              <w:top w:val="single" w:sz="8" w:space="0" w:color="000000"/>
              <w:left w:val="single" w:sz="8" w:space="0" w:color="000000"/>
              <w:bottom w:val="single" w:sz="8" w:space="0" w:color="000000"/>
              <w:right w:val="single" w:sz="8" w:space="0" w:color="000000"/>
            </w:tcBorders>
          </w:tcPr>
          <w:p w14:paraId="3C28E41E" w14:textId="77777777" w:rsidR="00E7159E" w:rsidRDefault="00771A21">
            <w:pPr>
              <w:spacing w:line="259" w:lineRule="auto"/>
            </w:pPr>
            <w:r>
              <w:rPr>
                <w:b/>
              </w:rPr>
              <w:t xml:space="preserve">Extensibility </w:t>
            </w:r>
          </w:p>
        </w:tc>
        <w:tc>
          <w:tcPr>
            <w:tcW w:w="7776" w:type="dxa"/>
            <w:tcBorders>
              <w:top w:val="single" w:sz="8" w:space="0" w:color="000000"/>
              <w:left w:val="single" w:sz="8" w:space="0" w:color="000000"/>
              <w:bottom w:val="single" w:sz="8" w:space="0" w:color="000000"/>
              <w:right w:val="single" w:sz="8" w:space="0" w:color="000000"/>
            </w:tcBorders>
          </w:tcPr>
          <w:p w14:paraId="07C4301D" w14:textId="77777777" w:rsidR="00E7159E" w:rsidRDefault="00771A21">
            <w:pPr>
              <w:spacing w:line="259" w:lineRule="auto"/>
              <w:ind w:left="2"/>
            </w:pPr>
            <w:r>
              <w:t xml:space="preserve">Event-driven, domain-oriented services allow future modules (e.g., Tele-health Bridge) to subscribe without direct coupling. </w:t>
            </w:r>
          </w:p>
        </w:tc>
      </w:tr>
    </w:tbl>
    <w:p w14:paraId="71113F18" w14:textId="77777777" w:rsidR="00955A0D" w:rsidRDefault="00955A0D">
      <w:pPr>
        <w:ind w:right="10"/>
      </w:pPr>
    </w:p>
    <w:p w14:paraId="3C3B4E99" w14:textId="1D6D4872" w:rsidR="003C14B8" w:rsidRPr="003C14B8" w:rsidRDefault="00771A21" w:rsidP="003C14B8">
      <w:pPr>
        <w:pStyle w:val="Heading2"/>
        <w:ind w:left="-5"/>
        <w:rPr>
          <w:i/>
          <w:iCs/>
        </w:rPr>
      </w:pPr>
      <w:bookmarkStart w:id="2253" w:name="_Toc208607990"/>
      <w:r>
        <w:t xml:space="preserve">Logical System Architecture </w:t>
      </w:r>
      <w:r w:rsidR="003C14B8">
        <w:t xml:space="preserve">– </w:t>
      </w:r>
      <w:r w:rsidR="003C14B8">
        <w:rPr>
          <w:i/>
          <w:iCs/>
        </w:rPr>
        <w:t>(updated in v4.0)</w:t>
      </w:r>
      <w:bookmarkEnd w:id="2253"/>
    </w:p>
    <w:p w14:paraId="42A0D34B" w14:textId="7ADF130E" w:rsidR="00287926" w:rsidRPr="00CC269E" w:rsidRDefault="00287926" w:rsidP="00955A0D">
      <w:pPr>
        <w:keepNext/>
        <w:spacing w:after="178" w:line="259" w:lineRule="auto"/>
        <w:ind w:hanging="14"/>
        <w:rPr>
          <w:b/>
        </w:rPr>
      </w:pPr>
    </w:p>
    <w:p w14:paraId="3E43EEC4" w14:textId="1EDA7027" w:rsidR="00E7159E" w:rsidRPr="003C14B8" w:rsidRDefault="00287926" w:rsidP="00CC269E">
      <w:pPr>
        <w:pStyle w:val="Caption"/>
        <w:rPr>
          <w:b/>
          <w:bCs/>
        </w:rPr>
      </w:pPr>
      <w:bookmarkStart w:id="2254" w:name="_Toc207458196"/>
      <w:bookmarkStart w:id="2255" w:name="_Toc208135987"/>
      <w:r>
        <w:t xml:space="preserve">Table </w:t>
      </w:r>
      <w:r>
        <w:fldChar w:fldCharType="begin"/>
      </w:r>
      <w:r>
        <w:instrText>SEQ Table \* ARABIC</w:instrText>
      </w:r>
      <w:r>
        <w:fldChar w:fldCharType="separate"/>
      </w:r>
      <w:ins w:id="2256" w:author="Alondra Vega Pacheco" w:date="2025-09-12T19:16:00Z" w16du:dateUtc="2025-09-13T00:16:00Z">
        <w:r w:rsidR="000B213E">
          <w:rPr>
            <w:noProof/>
          </w:rPr>
          <w:t>4</w:t>
        </w:r>
      </w:ins>
      <w:del w:id="2257" w:author="Alondra Vega Pacheco" w:date="2025-09-07T11:11:00Z" w16du:dateUtc="2025-09-07T16:11:00Z">
        <w:r w:rsidR="003B3F28" w:rsidDel="00C33C49">
          <w:rPr>
            <w:noProof/>
          </w:rPr>
          <w:delText>3</w:delText>
        </w:r>
      </w:del>
      <w:r>
        <w:fldChar w:fldCharType="end"/>
      </w:r>
      <w:r>
        <w:t xml:space="preserve"> </w:t>
      </w:r>
      <w:r w:rsidR="00771A21" w:rsidRPr="003C14B8">
        <w:rPr>
          <w:b/>
          <w:bCs/>
        </w:rPr>
        <w:t>Logical System Architecture Table</w:t>
      </w:r>
      <w:bookmarkEnd w:id="2254"/>
      <w:bookmarkEnd w:id="2255"/>
    </w:p>
    <w:tbl>
      <w:tblPr>
        <w:tblStyle w:val="TableGrid"/>
        <w:tblW w:w="9359" w:type="dxa"/>
        <w:tblInd w:w="12" w:type="dxa"/>
        <w:tblCellMar>
          <w:top w:w="26" w:type="dxa"/>
          <w:left w:w="12" w:type="dxa"/>
        </w:tblCellMar>
        <w:tblLook w:val="04A0" w:firstRow="1" w:lastRow="0" w:firstColumn="1" w:lastColumn="0" w:noHBand="0" w:noVBand="1"/>
      </w:tblPr>
      <w:tblGrid>
        <w:gridCol w:w="1485"/>
        <w:gridCol w:w="2349"/>
        <w:gridCol w:w="3977"/>
        <w:gridCol w:w="1548"/>
      </w:tblGrid>
      <w:tr w:rsidR="00E7159E" w14:paraId="27B80CF2" w14:textId="77777777" w:rsidTr="26F4A6D6">
        <w:trPr>
          <w:trHeight w:val="869"/>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4F2BBDA7" w14:textId="77777777" w:rsidR="00E7159E" w:rsidRDefault="00771A21" w:rsidP="00955A0D">
            <w:pPr>
              <w:keepNext/>
              <w:spacing w:line="259" w:lineRule="auto"/>
              <w:ind w:right="18"/>
              <w:jc w:val="center"/>
            </w:pPr>
            <w:r>
              <w:rPr>
                <w:b/>
              </w:rPr>
              <w:t xml:space="preserve">Tier </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5C179173" w14:textId="77777777" w:rsidR="00E7159E" w:rsidRDefault="00771A21" w:rsidP="00955A0D">
            <w:pPr>
              <w:keepNext/>
              <w:spacing w:after="117" w:line="259" w:lineRule="auto"/>
              <w:ind w:right="7"/>
              <w:jc w:val="center"/>
            </w:pPr>
            <w:r>
              <w:rPr>
                <w:b/>
              </w:rPr>
              <w:t xml:space="preserve">Logical </w:t>
            </w:r>
          </w:p>
          <w:p w14:paraId="0F33C431" w14:textId="77777777" w:rsidR="00E7159E" w:rsidRDefault="00771A21" w:rsidP="00955A0D">
            <w:pPr>
              <w:keepNext/>
              <w:spacing w:line="259" w:lineRule="auto"/>
              <w:ind w:right="19"/>
              <w:jc w:val="center"/>
            </w:pPr>
            <w:r>
              <w:rPr>
                <w:b/>
              </w:rPr>
              <w:t xml:space="preserve">Component </w:t>
            </w:r>
          </w:p>
        </w:tc>
        <w:tc>
          <w:tcPr>
            <w:tcW w:w="39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4FFA565B" w14:textId="77777777" w:rsidR="00E7159E" w:rsidRDefault="00771A21" w:rsidP="00955A0D">
            <w:pPr>
              <w:keepNext/>
              <w:spacing w:line="259" w:lineRule="auto"/>
              <w:ind w:right="20"/>
              <w:jc w:val="center"/>
            </w:pPr>
            <w:r>
              <w:rPr>
                <w:b/>
              </w:rPr>
              <w:t xml:space="preserve">Responsibilities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51CFB0A2" w14:textId="77777777" w:rsidR="00E7159E" w:rsidRDefault="00771A21" w:rsidP="00955A0D">
            <w:pPr>
              <w:keepNext/>
              <w:spacing w:line="259" w:lineRule="auto"/>
              <w:ind w:left="151"/>
            </w:pPr>
            <w:r>
              <w:rPr>
                <w:b/>
              </w:rPr>
              <w:t xml:space="preserve">Tech Choice </w:t>
            </w:r>
          </w:p>
        </w:tc>
      </w:tr>
      <w:tr w:rsidR="00E7159E" w14:paraId="4843F1CF" w14:textId="77777777" w:rsidTr="26F4A6D6">
        <w:trPr>
          <w:trHeight w:val="1299"/>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D56E70" w14:textId="77777777" w:rsidR="00E7159E" w:rsidRDefault="00771A21">
            <w:pPr>
              <w:spacing w:line="259" w:lineRule="auto"/>
            </w:pPr>
            <w:r>
              <w:rPr>
                <w:b/>
              </w:rPr>
              <w:t xml:space="preserve">Client </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FAA650" w14:textId="77777777" w:rsidR="00E7159E" w:rsidRDefault="00771A21">
            <w:pPr>
              <w:spacing w:after="117" w:line="259" w:lineRule="auto"/>
              <w:ind w:left="2"/>
            </w:pPr>
            <w:r>
              <w:t xml:space="preserve">Flutter Mobile + </w:t>
            </w:r>
          </w:p>
          <w:p w14:paraId="52CB2CEB" w14:textId="77777777" w:rsidR="00E7159E" w:rsidRDefault="00771A21">
            <w:pPr>
              <w:spacing w:line="259" w:lineRule="auto"/>
              <w:ind w:left="2"/>
            </w:pPr>
            <w:r>
              <w:t xml:space="preserve">Web </w:t>
            </w:r>
          </w:p>
        </w:tc>
        <w:tc>
          <w:tcPr>
            <w:tcW w:w="397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8715C0" w14:textId="415442AB" w:rsidR="00E7159E" w:rsidRDefault="00771A21">
            <w:pPr>
              <w:spacing w:line="259" w:lineRule="auto"/>
              <w:ind w:left="2" w:right="9"/>
            </w:pPr>
            <w:r>
              <w:t>UI, device APIs (camera, microphone), local cache, Stripe Elements, WebSocket listener</w:t>
            </w:r>
            <w:ins w:id="2258" w:author="Izabela Adler" w:date="2025-09-03T16:02:00Z">
              <w:r w:rsidR="3215024E">
                <w:t xml:space="preserve">, localization </w:t>
              </w:r>
            </w:ins>
            <w:ins w:id="2259" w:author="Izabela Adler" w:date="2025-09-03T16:09:00Z">
              <w:r w:rsidR="66E346DC">
                <w:t>framework for English (multili</w:t>
              </w:r>
            </w:ins>
            <w:ins w:id="2260" w:author="Izabela Adler" w:date="2025-09-03T16:10:00Z">
              <w:r w:rsidR="66E346DC">
                <w:t xml:space="preserve">ngual </w:t>
              </w:r>
            </w:ins>
            <w:ins w:id="2261" w:author="Izabela Adler" w:date="2025-09-03T16:14:00Z">
              <w:r w:rsidR="19D1EA30">
                <w:t xml:space="preserve">support </w:t>
              </w:r>
            </w:ins>
            <w:ins w:id="2262" w:author="Izabela Adler" w:date="2025-09-03T16:10:00Z">
              <w:r w:rsidR="66E346DC">
                <w:t>deferred to future)</w:t>
              </w:r>
            </w:ins>
            <w:del w:id="2263" w:author="Izabela Adler" w:date="2025-09-03T16:09:00Z">
              <w:r w:rsidDel="00771A21">
                <w:delText xml:space="preserve"> </w:delText>
              </w:r>
            </w:del>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5A538B" w14:textId="77777777" w:rsidR="00E7159E" w:rsidRDefault="00771A21">
            <w:pPr>
              <w:spacing w:line="259" w:lineRule="auto"/>
              <w:ind w:left="2"/>
            </w:pPr>
            <w:r>
              <w:t xml:space="preserve">Dart / Flutter </w:t>
            </w:r>
          </w:p>
        </w:tc>
      </w:tr>
      <w:tr w:rsidR="00E7159E" w14:paraId="268F479C" w14:textId="77777777" w:rsidTr="26F4A6D6">
        <w:trPr>
          <w:trHeight w:val="879"/>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A064D8" w14:textId="77777777" w:rsidR="00E7159E" w:rsidRDefault="00771A21">
            <w:pPr>
              <w:spacing w:line="259" w:lineRule="auto"/>
            </w:pPr>
            <w:r>
              <w:rPr>
                <w:b/>
              </w:rPr>
              <w:t xml:space="preserve">Edge </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4999B9" w14:textId="77777777" w:rsidR="00E7159E" w:rsidRDefault="00771A21">
            <w:pPr>
              <w:spacing w:after="112" w:line="259" w:lineRule="auto"/>
              <w:ind w:left="2"/>
            </w:pPr>
            <w:r>
              <w:t xml:space="preserve">Amazon </w:t>
            </w:r>
          </w:p>
          <w:p w14:paraId="6F9B0D38" w14:textId="77777777" w:rsidR="00E7159E" w:rsidRDefault="00771A21">
            <w:pPr>
              <w:spacing w:line="259" w:lineRule="auto"/>
              <w:ind w:left="2"/>
            </w:pPr>
            <w:proofErr w:type="spellStart"/>
            <w:r>
              <w:t>CloudFrontWAF</w:t>
            </w:r>
            <w:proofErr w:type="spellEnd"/>
            <w:r>
              <w:t xml:space="preserve"> </w:t>
            </w:r>
          </w:p>
        </w:tc>
        <w:tc>
          <w:tcPr>
            <w:tcW w:w="397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571455" w14:textId="77777777" w:rsidR="00E7159E" w:rsidRDefault="00771A21">
            <w:pPr>
              <w:spacing w:after="112" w:line="259" w:lineRule="auto"/>
              <w:ind w:left="2"/>
            </w:pPr>
            <w:r>
              <w:t xml:space="preserve">TLS termination, SPA hosting, DDoS &amp; </w:t>
            </w:r>
          </w:p>
          <w:p w14:paraId="69B3C570" w14:textId="77777777" w:rsidR="00E7159E" w:rsidRDefault="00771A21">
            <w:pPr>
              <w:spacing w:line="259" w:lineRule="auto"/>
              <w:ind w:left="2"/>
            </w:pPr>
            <w:r>
              <w:t xml:space="preserve">OWASP rules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AA3B3F" w14:textId="77777777" w:rsidR="00E7159E" w:rsidRDefault="00771A21">
            <w:pPr>
              <w:spacing w:after="112" w:line="259" w:lineRule="auto"/>
              <w:ind w:left="2"/>
            </w:pPr>
            <w:r>
              <w:t xml:space="preserve">CloudFront, </w:t>
            </w:r>
          </w:p>
          <w:p w14:paraId="0DAFA666" w14:textId="77777777" w:rsidR="00E7159E" w:rsidRDefault="00771A21">
            <w:pPr>
              <w:spacing w:line="259" w:lineRule="auto"/>
              <w:ind w:left="2"/>
            </w:pPr>
            <w:r>
              <w:t xml:space="preserve">AWS WAF </w:t>
            </w:r>
          </w:p>
        </w:tc>
      </w:tr>
      <w:tr w:rsidR="00E7159E" w14:paraId="34DE8981" w14:textId="77777777" w:rsidTr="26F4A6D6">
        <w:trPr>
          <w:trHeight w:val="1292"/>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BAFA1F" w14:textId="77777777" w:rsidR="00E7159E" w:rsidRDefault="00771A21">
            <w:pPr>
              <w:spacing w:line="259" w:lineRule="auto"/>
              <w:jc w:val="both"/>
            </w:pPr>
            <w:r>
              <w:rPr>
                <w:b/>
              </w:rPr>
              <w:lastRenderedPageBreak/>
              <w:t xml:space="preserve">API Gateway </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1A57EB" w14:textId="77777777" w:rsidR="00E7159E" w:rsidRDefault="00771A21">
            <w:pPr>
              <w:spacing w:line="259" w:lineRule="auto"/>
              <w:ind w:left="2"/>
            </w:pPr>
            <w:r>
              <w:t xml:space="preserve">REST &amp; WebSocket endpoints </w:t>
            </w:r>
          </w:p>
        </w:tc>
        <w:tc>
          <w:tcPr>
            <w:tcW w:w="397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ABB859" w14:textId="77777777" w:rsidR="00E7159E" w:rsidRDefault="00771A21">
            <w:pPr>
              <w:spacing w:line="259" w:lineRule="auto"/>
              <w:ind w:left="2"/>
            </w:pPr>
            <w:r>
              <w:t xml:space="preserve">Routing, JWT validation (Cognito), request throttling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CC1057" w14:textId="77777777" w:rsidR="00E7159E" w:rsidRDefault="00771A21">
            <w:pPr>
              <w:spacing w:after="113" w:line="259" w:lineRule="auto"/>
              <w:ind w:left="2"/>
            </w:pPr>
            <w:r>
              <w:t xml:space="preserve">Amazon API </w:t>
            </w:r>
          </w:p>
          <w:p w14:paraId="739BA38F" w14:textId="77777777" w:rsidR="00E7159E" w:rsidRDefault="00771A21">
            <w:pPr>
              <w:spacing w:line="259" w:lineRule="auto"/>
              <w:ind w:left="2"/>
            </w:pPr>
            <w:r>
              <w:t xml:space="preserve">Gateway </w:t>
            </w:r>
          </w:p>
        </w:tc>
      </w:tr>
      <w:tr w:rsidR="00E7159E" w14:paraId="4D824AFC" w14:textId="77777777" w:rsidTr="26F4A6D6">
        <w:trPr>
          <w:trHeight w:val="878"/>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4DEA8F" w14:textId="77777777" w:rsidR="00E7159E" w:rsidRDefault="00771A21">
            <w:pPr>
              <w:spacing w:after="112" w:line="259" w:lineRule="auto"/>
            </w:pPr>
            <w:r>
              <w:rPr>
                <w:b/>
              </w:rPr>
              <w:t xml:space="preserve">BFF (Service </w:t>
            </w:r>
          </w:p>
          <w:p w14:paraId="402C61D7" w14:textId="77777777" w:rsidR="00E7159E" w:rsidRDefault="00771A21">
            <w:pPr>
              <w:spacing w:line="259" w:lineRule="auto"/>
            </w:pPr>
            <w:r>
              <w:rPr>
                <w:b/>
              </w:rPr>
              <w:t xml:space="preserve">Mesh) </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B2528C" w14:textId="77777777" w:rsidR="00E7159E" w:rsidRDefault="00771A21">
            <w:pPr>
              <w:spacing w:after="112" w:line="259" w:lineRule="auto"/>
              <w:ind w:left="2"/>
            </w:pPr>
            <w:r>
              <w:t>Spring Boot API-</w:t>
            </w:r>
          </w:p>
          <w:p w14:paraId="31156561" w14:textId="77777777" w:rsidR="00E7159E" w:rsidRDefault="00771A21">
            <w:pPr>
              <w:spacing w:line="259" w:lineRule="auto"/>
              <w:ind w:left="2"/>
            </w:pPr>
            <w:r>
              <w:t xml:space="preserve">BFF </w:t>
            </w:r>
          </w:p>
        </w:tc>
        <w:tc>
          <w:tcPr>
            <w:tcW w:w="397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DF0DA3" w14:textId="77777777" w:rsidR="00E7159E" w:rsidRDefault="00771A21">
            <w:pPr>
              <w:spacing w:line="259" w:lineRule="auto"/>
              <w:ind w:left="2"/>
            </w:pPr>
            <w:r>
              <w:t xml:space="preserve">Aggregates downstream calls for mobile performance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1AF710" w14:textId="77777777" w:rsidR="00E7159E" w:rsidRDefault="00771A21">
            <w:pPr>
              <w:spacing w:after="112" w:line="259" w:lineRule="auto"/>
              <w:ind w:left="2"/>
            </w:pPr>
            <w:r>
              <w:t xml:space="preserve">ECS </w:t>
            </w:r>
            <w:proofErr w:type="spellStart"/>
            <w:r>
              <w:t>Fargate</w:t>
            </w:r>
            <w:proofErr w:type="spellEnd"/>
            <w:r>
              <w:t xml:space="preserve"> </w:t>
            </w:r>
          </w:p>
          <w:p w14:paraId="0984FA48" w14:textId="77777777" w:rsidR="00E7159E" w:rsidRDefault="00771A21">
            <w:pPr>
              <w:spacing w:line="259" w:lineRule="auto"/>
              <w:ind w:left="2"/>
            </w:pPr>
            <w:r>
              <w:t xml:space="preserve">(Java 17) </w:t>
            </w:r>
          </w:p>
        </w:tc>
      </w:tr>
      <w:tr w:rsidR="00E7159E" w14:paraId="17D9265D" w14:textId="77777777" w:rsidTr="26F4A6D6">
        <w:trPr>
          <w:trHeight w:val="2948"/>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83938B" w14:textId="77777777" w:rsidR="00E7159E" w:rsidRDefault="00771A21">
            <w:pPr>
              <w:spacing w:after="1" w:line="356" w:lineRule="auto"/>
            </w:pPr>
            <w:r>
              <w:rPr>
                <w:b/>
              </w:rPr>
              <w:t>Domain Micro-</w:t>
            </w:r>
          </w:p>
          <w:p w14:paraId="44C007D9" w14:textId="77777777" w:rsidR="00E7159E" w:rsidRDefault="00771A21">
            <w:pPr>
              <w:spacing w:line="259" w:lineRule="auto"/>
            </w:pPr>
            <w:r>
              <w:rPr>
                <w:b/>
              </w:rPr>
              <w:t xml:space="preserve">services </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F9ED32" w14:textId="77777777" w:rsidR="00E7159E" w:rsidRDefault="00771A21">
            <w:pPr>
              <w:spacing w:after="117" w:line="259" w:lineRule="auto"/>
              <w:ind w:left="2"/>
            </w:pPr>
            <w:proofErr w:type="gramStart"/>
            <w:r>
              <w:t>User-Service</w:t>
            </w:r>
            <w:proofErr w:type="gramEnd"/>
            <w:r>
              <w:t xml:space="preserve">, </w:t>
            </w:r>
          </w:p>
          <w:p w14:paraId="300D5714" w14:textId="77777777" w:rsidR="00E7159E" w:rsidRDefault="00771A21">
            <w:pPr>
              <w:spacing w:after="112" w:line="259" w:lineRule="auto"/>
              <w:ind w:left="2"/>
            </w:pPr>
            <w:proofErr w:type="gramStart"/>
            <w:r>
              <w:t>Billing-Service</w:t>
            </w:r>
            <w:proofErr w:type="gramEnd"/>
            <w:r>
              <w:t xml:space="preserve">, </w:t>
            </w:r>
          </w:p>
          <w:p w14:paraId="0AD271C9" w14:textId="77777777" w:rsidR="00E7159E" w:rsidRDefault="00771A21">
            <w:pPr>
              <w:spacing w:after="112" w:line="259" w:lineRule="auto"/>
              <w:ind w:left="2"/>
            </w:pPr>
            <w:r>
              <w:t>Scheduling-</w:t>
            </w:r>
          </w:p>
          <w:p w14:paraId="4663E57D" w14:textId="77777777" w:rsidR="00E7159E" w:rsidRDefault="00771A21">
            <w:pPr>
              <w:spacing w:after="113" w:line="259" w:lineRule="auto"/>
              <w:ind w:left="2"/>
            </w:pPr>
            <w:r>
              <w:t xml:space="preserve">Service, </w:t>
            </w:r>
          </w:p>
          <w:p w14:paraId="0167D277" w14:textId="0394EB27" w:rsidR="00E7159E" w:rsidRDefault="2DF09EE7">
            <w:pPr>
              <w:spacing w:line="360" w:lineRule="auto"/>
              <w:ind w:left="2"/>
            </w:pPr>
            <w:proofErr w:type="gramStart"/>
            <w:r>
              <w:t>Communication</w:t>
            </w:r>
            <w:ins w:id="2264" w:author="Izabela Adler" w:date="2025-09-03T14:21:00Z">
              <w:r w:rsidR="1409E36E">
                <w:t>-</w:t>
              </w:r>
            </w:ins>
            <w:r>
              <w:t>Service</w:t>
            </w:r>
            <w:proofErr w:type="gramEnd"/>
            <w:r>
              <w:t>, Analytics-</w:t>
            </w:r>
          </w:p>
          <w:p w14:paraId="0701E1D8" w14:textId="62A4D231" w:rsidR="00E7159E" w:rsidRDefault="2DF09EE7">
            <w:pPr>
              <w:spacing w:line="259" w:lineRule="auto"/>
              <w:ind w:left="2"/>
            </w:pPr>
            <w:r>
              <w:t>Service</w:t>
            </w:r>
            <w:ins w:id="2265" w:author="Izabela Adler" w:date="2025-09-03T14:21:00Z">
              <w:r w:rsidR="1C8651CF">
                <w:t xml:space="preserve">, Trigger-Detection </w:t>
              </w:r>
            </w:ins>
            <w:ins w:id="2266" w:author="Izabela Adler" w:date="2025-09-03T14:22:00Z">
              <w:r w:rsidR="1C8651CF">
                <w:t>Service.</w:t>
              </w:r>
            </w:ins>
            <w:del w:id="2267" w:author="Izabela Adler" w:date="2025-09-03T14:21:00Z">
              <w:r w:rsidR="00771A21" w:rsidDel="2DF09EE7">
                <w:delText xml:space="preserve"> </w:delText>
              </w:r>
            </w:del>
          </w:p>
        </w:tc>
        <w:tc>
          <w:tcPr>
            <w:tcW w:w="397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41E14D" w14:textId="77777777" w:rsidR="00E7159E" w:rsidRDefault="00771A21">
            <w:pPr>
              <w:spacing w:line="259" w:lineRule="auto"/>
              <w:ind w:left="2"/>
            </w:pPr>
            <w:r>
              <w:t xml:space="preserve">Each owns its schema; publishes Kafka topics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6D3766" w14:textId="77777777" w:rsidR="00E7159E" w:rsidRDefault="00771A21">
            <w:pPr>
              <w:spacing w:after="113" w:line="259" w:lineRule="auto"/>
              <w:ind w:left="2"/>
              <w:jc w:val="both"/>
            </w:pPr>
            <w:r>
              <w:t xml:space="preserve">Spring Boot -&gt; </w:t>
            </w:r>
          </w:p>
          <w:p w14:paraId="28F34635" w14:textId="77777777" w:rsidR="00E7159E" w:rsidRDefault="00771A21">
            <w:pPr>
              <w:spacing w:line="259" w:lineRule="auto"/>
              <w:ind w:left="2"/>
            </w:pPr>
            <w:r>
              <w:t xml:space="preserve">ECS </w:t>
            </w:r>
            <w:proofErr w:type="spellStart"/>
            <w:r>
              <w:t>Fargate</w:t>
            </w:r>
            <w:proofErr w:type="spellEnd"/>
            <w:r>
              <w:t xml:space="preserve"> </w:t>
            </w:r>
          </w:p>
        </w:tc>
      </w:tr>
      <w:tr w:rsidR="00E7159E" w14:paraId="2EE2136E" w14:textId="77777777" w:rsidTr="26F4A6D6">
        <w:trPr>
          <w:trHeight w:val="1710"/>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A17FBA" w14:textId="77777777" w:rsidR="00E7159E" w:rsidRDefault="00771A21">
            <w:pPr>
              <w:spacing w:line="259" w:lineRule="auto"/>
            </w:pPr>
            <w:r>
              <w:rPr>
                <w:b/>
              </w:rPr>
              <w:t xml:space="preserve">Data </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ADB00D" w14:textId="77777777" w:rsidR="00E7159E" w:rsidRDefault="00771A21">
            <w:pPr>
              <w:spacing w:after="112" w:line="259" w:lineRule="auto"/>
              <w:ind w:left="2"/>
            </w:pPr>
            <w:r>
              <w:t xml:space="preserve">Relational DB, </w:t>
            </w:r>
          </w:p>
          <w:p w14:paraId="7847C660" w14:textId="77777777" w:rsidR="00E7159E" w:rsidRDefault="00771A21">
            <w:pPr>
              <w:spacing w:after="112" w:line="259" w:lineRule="auto"/>
              <w:ind w:left="2"/>
            </w:pPr>
            <w:r>
              <w:t xml:space="preserve">Document DB, </w:t>
            </w:r>
          </w:p>
          <w:p w14:paraId="74924C81" w14:textId="77777777" w:rsidR="00E7159E" w:rsidRDefault="00771A21">
            <w:pPr>
              <w:spacing w:after="112" w:line="259" w:lineRule="auto"/>
              <w:ind w:left="2"/>
            </w:pPr>
            <w:r>
              <w:t xml:space="preserve">Time-series DB, </w:t>
            </w:r>
          </w:p>
          <w:p w14:paraId="2B8DE5D4" w14:textId="77777777" w:rsidR="00E7159E" w:rsidRDefault="00771A21">
            <w:pPr>
              <w:spacing w:line="259" w:lineRule="auto"/>
              <w:ind w:left="2"/>
            </w:pPr>
            <w:r>
              <w:t xml:space="preserve">Object Storage </w:t>
            </w:r>
          </w:p>
        </w:tc>
        <w:tc>
          <w:tcPr>
            <w:tcW w:w="397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B6BE51" w14:textId="77777777" w:rsidR="00E7159E" w:rsidRDefault="00771A21">
            <w:pPr>
              <w:spacing w:after="112" w:line="259" w:lineRule="auto"/>
              <w:ind w:left="2"/>
            </w:pPr>
            <w:r>
              <w:t xml:space="preserve">RDS (PostgreSQL), DynamoDB, </w:t>
            </w:r>
          </w:p>
          <w:p w14:paraId="66B0347E" w14:textId="77777777" w:rsidR="00E7159E" w:rsidRDefault="00771A21">
            <w:pPr>
              <w:spacing w:line="259" w:lineRule="auto"/>
              <w:ind w:left="2"/>
            </w:pPr>
            <w:r>
              <w:t xml:space="preserve">Timestream, S3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DAA469" w14:textId="77777777" w:rsidR="00E7159E" w:rsidRDefault="00771A21">
            <w:pPr>
              <w:spacing w:line="259" w:lineRule="auto"/>
              <w:ind w:left="2"/>
              <w:jc w:val="both"/>
            </w:pPr>
            <w:r>
              <w:t xml:space="preserve">Managed AWS </w:t>
            </w:r>
          </w:p>
        </w:tc>
      </w:tr>
      <w:tr w:rsidR="00E7159E" w14:paraId="6A8BF370" w14:textId="77777777" w:rsidTr="26F4A6D6">
        <w:trPr>
          <w:trHeight w:val="878"/>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104126" w14:textId="77777777" w:rsidR="00E7159E" w:rsidRDefault="00771A21">
            <w:pPr>
              <w:spacing w:line="259" w:lineRule="auto"/>
            </w:pPr>
            <w:r>
              <w:rPr>
                <w:b/>
              </w:rPr>
              <w:t xml:space="preserve">Integration </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A00EA5" w14:textId="77777777" w:rsidR="00E7159E" w:rsidRDefault="00771A21">
            <w:pPr>
              <w:spacing w:after="112" w:line="259" w:lineRule="auto"/>
              <w:ind w:left="2"/>
              <w:jc w:val="both"/>
            </w:pPr>
            <w:r>
              <w:t xml:space="preserve">Stripe, Fitbit, Nest, </w:t>
            </w:r>
          </w:p>
          <w:p w14:paraId="7B5EA07C" w14:textId="4BE52517" w:rsidR="00E7159E" w:rsidRDefault="00771A21">
            <w:pPr>
              <w:spacing w:line="259" w:lineRule="auto"/>
              <w:ind w:left="2"/>
            </w:pPr>
            <w:r>
              <w:t>FCM/APNs</w:t>
            </w:r>
            <w:r w:rsidR="64890B83">
              <w:t>, USPS Informed Delivery</w:t>
            </w:r>
          </w:p>
        </w:tc>
        <w:tc>
          <w:tcPr>
            <w:tcW w:w="397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3FBF5D" w14:textId="77777777" w:rsidR="00E7159E" w:rsidRDefault="00771A21">
            <w:pPr>
              <w:spacing w:line="259" w:lineRule="auto"/>
              <w:ind w:left="2"/>
            </w:pPr>
            <w:r>
              <w:t xml:space="preserve">External REST / Webhooks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9D3877" w14:textId="77777777" w:rsidR="00E7159E" w:rsidRDefault="00771A21">
            <w:pPr>
              <w:spacing w:line="259" w:lineRule="auto"/>
              <w:ind w:left="2"/>
            </w:pPr>
            <w:r>
              <w:t xml:space="preserve">HTTPS, JWT mutual-TLS </w:t>
            </w:r>
          </w:p>
        </w:tc>
      </w:tr>
      <w:tr w:rsidR="003C14B8" w14:paraId="5B73664A" w14:textId="77777777" w:rsidTr="26F4A6D6">
        <w:trPr>
          <w:trHeight w:val="878"/>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D07DF4" w14:textId="65F88469" w:rsidR="003C14B8" w:rsidRDefault="003C14B8" w:rsidP="003C14B8">
            <w:pPr>
              <w:spacing w:line="259" w:lineRule="auto"/>
              <w:rPr>
                <w:b/>
              </w:rPr>
            </w:pPr>
            <w:r>
              <w:rPr>
                <w:rStyle w:val="normaltextrun"/>
                <w:b/>
                <w:bCs/>
              </w:rPr>
              <w:t>(NEW) AI Monitoring</w:t>
            </w:r>
            <w:r>
              <w:rPr>
                <w:rStyle w:val="eop"/>
              </w:rPr>
              <w:t> </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7CAA91" w14:textId="5F504ACE" w:rsidR="003C14B8" w:rsidRDefault="003C14B8" w:rsidP="003C14B8">
            <w:pPr>
              <w:spacing w:after="112" w:line="259" w:lineRule="auto"/>
              <w:ind w:left="2"/>
              <w:jc w:val="both"/>
            </w:pPr>
            <w:r>
              <w:rPr>
                <w:rStyle w:val="normaltextrun"/>
              </w:rPr>
              <w:t>Amazon AIOps</w:t>
            </w:r>
            <w:r>
              <w:rPr>
                <w:rStyle w:val="eop"/>
              </w:rPr>
              <w:t> </w:t>
            </w:r>
          </w:p>
        </w:tc>
        <w:tc>
          <w:tcPr>
            <w:tcW w:w="397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A86DF8" w14:textId="2652A11F" w:rsidR="003C14B8" w:rsidRDefault="003C14B8" w:rsidP="003C14B8">
            <w:pPr>
              <w:spacing w:line="259" w:lineRule="auto"/>
              <w:ind w:left="2"/>
            </w:pPr>
            <w:r>
              <w:rPr>
                <w:rStyle w:val="normaltextrun"/>
              </w:rPr>
              <w:t xml:space="preserve">Monitor the output of </w:t>
            </w:r>
            <w:proofErr w:type="gramStart"/>
            <w:r>
              <w:rPr>
                <w:rStyle w:val="normaltextrun"/>
              </w:rPr>
              <w:t>the DeepSeek</w:t>
            </w:r>
            <w:proofErr w:type="gramEnd"/>
            <w:r>
              <w:rPr>
                <w:rStyle w:val="normaltextrun"/>
              </w:rPr>
              <w:t xml:space="preserve"> AI to ensure compliance with safety requirements.</w:t>
            </w:r>
            <w:r>
              <w:rPr>
                <w:rStyle w:val="eop"/>
              </w:rPr>
              <w:t>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8F8F25" w14:textId="4AFBE566" w:rsidR="003C14B8" w:rsidRDefault="003C14B8" w:rsidP="003C14B8">
            <w:pPr>
              <w:spacing w:line="259" w:lineRule="auto"/>
              <w:ind w:left="2"/>
            </w:pPr>
            <w:r>
              <w:rPr>
                <w:rStyle w:val="normaltextrun"/>
              </w:rPr>
              <w:t>AWS</w:t>
            </w:r>
            <w:r>
              <w:rPr>
                <w:rStyle w:val="eop"/>
              </w:rPr>
              <w:t> </w:t>
            </w:r>
          </w:p>
        </w:tc>
      </w:tr>
      <w:tr w:rsidR="00E7159E" w14:paraId="665BB089" w14:textId="77777777" w:rsidTr="26F4A6D6">
        <w:trPr>
          <w:trHeight w:val="869"/>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1606F119" w14:textId="77777777" w:rsidR="00E7159E" w:rsidRDefault="00771A21">
            <w:pPr>
              <w:spacing w:line="259" w:lineRule="auto"/>
              <w:ind w:right="18"/>
              <w:jc w:val="center"/>
            </w:pPr>
            <w:r>
              <w:rPr>
                <w:b/>
              </w:rPr>
              <w:t xml:space="preserve">Tier </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235C04A8" w14:textId="77777777" w:rsidR="00E7159E" w:rsidRDefault="00771A21">
            <w:pPr>
              <w:spacing w:after="117" w:line="259" w:lineRule="auto"/>
              <w:ind w:right="8"/>
              <w:jc w:val="center"/>
            </w:pPr>
            <w:r>
              <w:rPr>
                <w:b/>
              </w:rPr>
              <w:t xml:space="preserve">Logical </w:t>
            </w:r>
          </w:p>
          <w:p w14:paraId="1C2B59D4" w14:textId="77777777" w:rsidR="00E7159E" w:rsidRDefault="00771A21">
            <w:pPr>
              <w:spacing w:line="259" w:lineRule="auto"/>
              <w:ind w:right="20"/>
              <w:jc w:val="center"/>
            </w:pPr>
            <w:r>
              <w:rPr>
                <w:b/>
              </w:rPr>
              <w:t xml:space="preserve">Component </w:t>
            </w:r>
          </w:p>
        </w:tc>
        <w:tc>
          <w:tcPr>
            <w:tcW w:w="39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4621E7B7" w14:textId="77777777" w:rsidR="00E7159E" w:rsidRDefault="00771A21">
            <w:pPr>
              <w:spacing w:line="259" w:lineRule="auto"/>
              <w:ind w:right="21"/>
              <w:jc w:val="center"/>
            </w:pPr>
            <w:r>
              <w:rPr>
                <w:b/>
              </w:rPr>
              <w:t xml:space="preserve">Responsibilities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1DC33F2F" w14:textId="77777777" w:rsidR="00E7159E" w:rsidRDefault="00771A21">
            <w:pPr>
              <w:spacing w:line="259" w:lineRule="auto"/>
              <w:ind w:left="151"/>
            </w:pPr>
            <w:r>
              <w:rPr>
                <w:b/>
              </w:rPr>
              <w:t xml:space="preserve">Tech Choice </w:t>
            </w:r>
          </w:p>
        </w:tc>
      </w:tr>
      <w:tr w:rsidR="00E7159E" w14:paraId="060E0999" w14:textId="77777777" w:rsidTr="26F4A6D6">
        <w:trPr>
          <w:trHeight w:val="886"/>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905607" w14:textId="77777777" w:rsidR="00E7159E" w:rsidRDefault="00771A21">
            <w:pPr>
              <w:spacing w:line="259" w:lineRule="auto"/>
            </w:pPr>
            <w:r>
              <w:rPr>
                <w:b/>
              </w:rPr>
              <w:t xml:space="preserve">Streaming </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4137B7" w14:textId="77777777" w:rsidR="00E7159E" w:rsidRDefault="00771A21">
            <w:pPr>
              <w:spacing w:after="158" w:line="259" w:lineRule="auto"/>
              <w:ind w:left="2"/>
            </w:pPr>
            <w:r>
              <w:t xml:space="preserve">Event Bus </w:t>
            </w:r>
          </w:p>
          <w:p w14:paraId="430333E8" w14:textId="77777777" w:rsidR="00E7159E" w:rsidRDefault="00771A21">
            <w:pPr>
              <w:spacing w:line="259" w:lineRule="auto"/>
              <w:ind w:left="2"/>
            </w:pPr>
            <w:r>
              <w:t>(“</w:t>
            </w:r>
            <w:proofErr w:type="spellStart"/>
            <w:r>
              <w:t>CareBus</w:t>
            </w:r>
            <w:proofErr w:type="spellEnd"/>
            <w:r>
              <w:t xml:space="preserve">”) </w:t>
            </w:r>
          </w:p>
        </w:tc>
        <w:tc>
          <w:tcPr>
            <w:tcW w:w="397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EB2F9C" w14:textId="77777777" w:rsidR="00E7159E" w:rsidRDefault="00771A21">
            <w:pPr>
              <w:spacing w:line="259" w:lineRule="auto"/>
              <w:ind w:left="2"/>
            </w:pPr>
            <w:r>
              <w:t xml:space="preserve">Domain events, audit trail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8E55D5" w14:textId="77777777" w:rsidR="00E7159E" w:rsidRDefault="00771A21">
            <w:pPr>
              <w:spacing w:after="112" w:line="259" w:lineRule="auto"/>
              <w:ind w:left="2"/>
            </w:pPr>
            <w:r>
              <w:t xml:space="preserve">Amazon MSK </w:t>
            </w:r>
          </w:p>
          <w:p w14:paraId="107F7DE9" w14:textId="77777777" w:rsidR="00E7159E" w:rsidRDefault="00771A21">
            <w:pPr>
              <w:spacing w:line="259" w:lineRule="auto"/>
              <w:ind w:left="2"/>
            </w:pPr>
            <w:r>
              <w:t xml:space="preserve">(Kafka) </w:t>
            </w:r>
          </w:p>
        </w:tc>
      </w:tr>
      <w:tr w:rsidR="00E7159E" w14:paraId="6DC2AF71" w14:textId="77777777" w:rsidTr="26F4A6D6">
        <w:trPr>
          <w:trHeight w:val="879"/>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92DDAA" w14:textId="77777777" w:rsidR="00E7159E" w:rsidRDefault="00771A21">
            <w:pPr>
              <w:spacing w:line="259" w:lineRule="auto"/>
            </w:pPr>
            <w:r>
              <w:rPr>
                <w:b/>
              </w:rPr>
              <w:t xml:space="preserve">Analytics </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4EAD9C" w14:textId="77777777" w:rsidR="00E7159E" w:rsidRDefault="00771A21">
            <w:pPr>
              <w:spacing w:after="113" w:line="259" w:lineRule="auto"/>
              <w:ind w:left="2"/>
            </w:pPr>
            <w:r>
              <w:t xml:space="preserve">Athena / </w:t>
            </w:r>
          </w:p>
          <w:p w14:paraId="2966EDE6" w14:textId="77777777" w:rsidR="00E7159E" w:rsidRDefault="00771A21">
            <w:pPr>
              <w:spacing w:line="259" w:lineRule="auto"/>
              <w:ind w:left="2"/>
            </w:pPr>
            <w:proofErr w:type="spellStart"/>
            <w:r>
              <w:t>QuickSight</w:t>
            </w:r>
            <w:proofErr w:type="spellEnd"/>
            <w:r>
              <w:t xml:space="preserve"> </w:t>
            </w:r>
          </w:p>
        </w:tc>
        <w:tc>
          <w:tcPr>
            <w:tcW w:w="397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C15B2E" w14:textId="77777777" w:rsidR="00E7159E" w:rsidRDefault="00771A21">
            <w:pPr>
              <w:spacing w:line="259" w:lineRule="auto"/>
              <w:ind w:left="2"/>
            </w:pPr>
            <w:r>
              <w:t xml:space="preserve">Ad-hoc queries, dashboards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D3F09E" w14:textId="77777777" w:rsidR="00E7159E" w:rsidRDefault="00771A21">
            <w:pPr>
              <w:spacing w:line="259" w:lineRule="auto"/>
              <w:ind w:left="2" w:right="11"/>
              <w:jc w:val="both"/>
            </w:pPr>
            <w:r>
              <w:t xml:space="preserve">Nightly ETL via Glue-Jobs </w:t>
            </w:r>
          </w:p>
        </w:tc>
      </w:tr>
      <w:tr w:rsidR="00E7159E" w14:paraId="71931ED0" w14:textId="77777777" w:rsidTr="26F4A6D6">
        <w:trPr>
          <w:trHeight w:val="1292"/>
        </w:trPr>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D17E48" w14:textId="77777777" w:rsidR="00E7159E" w:rsidRDefault="00771A21">
            <w:pPr>
              <w:spacing w:after="112" w:line="259" w:lineRule="auto"/>
            </w:pPr>
            <w:r>
              <w:rPr>
                <w:b/>
              </w:rPr>
              <w:lastRenderedPageBreak/>
              <w:t xml:space="preserve">Security &amp; </w:t>
            </w:r>
          </w:p>
          <w:p w14:paraId="5FE67023" w14:textId="77777777" w:rsidR="00E7159E" w:rsidRDefault="00771A21">
            <w:pPr>
              <w:spacing w:line="259" w:lineRule="auto"/>
            </w:pPr>
            <w:r>
              <w:rPr>
                <w:b/>
              </w:rPr>
              <w:t xml:space="preserve">Ops </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68E2B5" w14:textId="77777777" w:rsidR="00E7159E" w:rsidRDefault="00771A21">
            <w:pPr>
              <w:spacing w:after="112" w:line="259" w:lineRule="auto"/>
              <w:ind w:left="2"/>
            </w:pPr>
            <w:r>
              <w:t xml:space="preserve">Cognito, KMS, </w:t>
            </w:r>
          </w:p>
          <w:p w14:paraId="20CDF420" w14:textId="77777777" w:rsidR="00E7159E" w:rsidRDefault="00771A21">
            <w:pPr>
              <w:spacing w:after="112" w:line="259" w:lineRule="auto"/>
              <w:ind w:left="2"/>
              <w:jc w:val="both"/>
            </w:pPr>
            <w:r>
              <w:t xml:space="preserve">IAM, CloudWatch, </w:t>
            </w:r>
          </w:p>
          <w:p w14:paraId="181B3636" w14:textId="77777777" w:rsidR="00E7159E" w:rsidRDefault="00771A21">
            <w:pPr>
              <w:spacing w:line="259" w:lineRule="auto"/>
              <w:ind w:left="2"/>
            </w:pPr>
            <w:proofErr w:type="spellStart"/>
            <w:r>
              <w:t>EventBridge</w:t>
            </w:r>
            <w:proofErr w:type="spellEnd"/>
            <w:r>
              <w:t xml:space="preserve"> </w:t>
            </w:r>
          </w:p>
        </w:tc>
        <w:tc>
          <w:tcPr>
            <w:tcW w:w="397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FB6D23" w14:textId="77777777" w:rsidR="00E7159E" w:rsidRDefault="00771A21">
            <w:pPr>
              <w:spacing w:line="259" w:lineRule="auto"/>
              <w:ind w:left="2"/>
            </w:pPr>
            <w:r>
              <w:t xml:space="preserve">AuthN/Z, secrets, logs, scheduled jobs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96C868" w14:textId="77777777" w:rsidR="00E7159E" w:rsidRDefault="00771A21">
            <w:pPr>
              <w:spacing w:line="259" w:lineRule="auto"/>
              <w:ind w:left="2"/>
            </w:pPr>
            <w:r>
              <w:t xml:space="preserve">AWS native </w:t>
            </w:r>
          </w:p>
        </w:tc>
      </w:tr>
    </w:tbl>
    <w:p w14:paraId="3411F405" w14:textId="77777777" w:rsidR="00E7159E" w:rsidRDefault="00771A21">
      <w:pPr>
        <w:spacing w:after="166"/>
        <w:ind w:right="10"/>
      </w:pPr>
      <w:r>
        <w:rPr>
          <w:i/>
        </w:rPr>
        <w:t xml:space="preserve">Note. </w:t>
      </w:r>
      <w:r>
        <w:t xml:space="preserve">This table identifies the key architectural objectives and rationale for the CareConnect platform. </w:t>
      </w:r>
    </w:p>
    <w:p w14:paraId="2FCB3138" w14:textId="77777777" w:rsidR="00E7159E" w:rsidRDefault="00771A21">
      <w:pPr>
        <w:spacing w:line="259" w:lineRule="auto"/>
      </w:pPr>
      <w:r>
        <w:t xml:space="preserve"> </w:t>
      </w:r>
      <w:r>
        <w:br w:type="page"/>
      </w:r>
    </w:p>
    <w:p w14:paraId="212BFD2C" w14:textId="6CA1FBE2" w:rsidR="00E7159E" w:rsidRPr="00353C54" w:rsidRDefault="00771A21" w:rsidP="00353C54">
      <w:pPr>
        <w:pStyle w:val="Heading2"/>
        <w:rPr>
          <w:i/>
          <w:iCs/>
        </w:rPr>
      </w:pPr>
      <w:bookmarkStart w:id="2268" w:name="_Toc208607991"/>
      <w:r>
        <w:lastRenderedPageBreak/>
        <w:t xml:space="preserve">High-Level System Architecture </w:t>
      </w:r>
      <w:r w:rsidRPr="00353C54">
        <w:t>Diagram</w:t>
      </w:r>
      <w:r w:rsidR="00353C54">
        <w:t xml:space="preserve">- </w:t>
      </w:r>
      <w:r w:rsidR="00353C54">
        <w:rPr>
          <w:i/>
          <w:iCs/>
        </w:rPr>
        <w:t>(updated in v4.0)</w:t>
      </w:r>
      <w:bookmarkEnd w:id="2268"/>
    </w:p>
    <w:p w14:paraId="2F9C53EE" w14:textId="232684F8" w:rsidR="00E7159E" w:rsidDel="009E37EB" w:rsidRDefault="00E7159E" w:rsidP="00CC269E">
      <w:pPr>
        <w:pStyle w:val="Caption"/>
        <w:rPr>
          <w:del w:id="2269" w:author="Alondra Vega Pacheco" w:date="2025-09-12T18:24:00Z" w16du:dateUtc="2025-09-12T23:24:00Z"/>
          <w:b/>
        </w:rPr>
      </w:pPr>
    </w:p>
    <w:p w14:paraId="1B4CAE3A" w14:textId="70A481FF" w:rsidR="00E7159E" w:rsidRDefault="009E37EB" w:rsidP="009E37EB">
      <w:pPr>
        <w:pStyle w:val="Caption"/>
      </w:pPr>
      <w:bookmarkStart w:id="2270" w:name="_Toc208597181"/>
      <w:ins w:id="2271" w:author="Alondra Vega Pacheco" w:date="2025-09-12T18:24:00Z" w16du:dateUtc="2025-09-12T23:24:00Z">
        <w:r>
          <w:t xml:space="preserve">Figure </w:t>
        </w:r>
        <w:r>
          <w:fldChar w:fldCharType="begin"/>
        </w:r>
        <w:r>
          <w:instrText xml:space="preserve"> SEQ Figure \* ARABIC </w:instrText>
        </w:r>
      </w:ins>
      <w:r>
        <w:fldChar w:fldCharType="separate"/>
      </w:r>
      <w:ins w:id="2272" w:author="Alondra Vega Pacheco" w:date="2025-09-12T19:18:00Z" w16du:dateUtc="2025-09-13T00:18:00Z">
        <w:r w:rsidR="00942916">
          <w:rPr>
            <w:noProof/>
          </w:rPr>
          <w:t>2</w:t>
        </w:r>
      </w:ins>
      <w:ins w:id="2273" w:author="Alondra Vega Pacheco" w:date="2025-09-12T18:24:00Z" w16du:dateUtc="2025-09-12T23:24:00Z">
        <w:r>
          <w:fldChar w:fldCharType="end"/>
        </w:r>
        <w:r>
          <w:t xml:space="preserve"> H</w:t>
        </w:r>
      </w:ins>
      <w:del w:id="2274" w:author="Alondra Vega Pacheco" w:date="2025-09-12T18:24:00Z" w16du:dateUtc="2025-09-12T23:24:00Z">
        <w:r w:rsidR="00CF31F7" w:rsidDel="009E37EB">
          <w:delText xml:space="preserve">Figure </w:delText>
        </w:r>
        <w:r w:rsidR="00CF31F7" w:rsidDel="009E37EB">
          <w:fldChar w:fldCharType="begin"/>
        </w:r>
        <w:r w:rsidR="00CF31F7" w:rsidDel="009E37EB">
          <w:delInstrText>SEQ Figure \* ARABIC</w:delInstrText>
        </w:r>
        <w:r w:rsidR="00CF31F7" w:rsidDel="009E37EB">
          <w:fldChar w:fldCharType="separate"/>
        </w:r>
        <w:r w:rsidR="003B3F28" w:rsidDel="009E37EB">
          <w:rPr>
            <w:noProof/>
          </w:rPr>
          <w:delText>2</w:delText>
        </w:r>
        <w:r w:rsidR="00CF31F7" w:rsidDel="009E37EB">
          <w:fldChar w:fldCharType="end"/>
        </w:r>
        <w:r w:rsidR="00CF31F7" w:rsidDel="009E37EB">
          <w:delText xml:space="preserve"> </w:delText>
        </w:r>
        <w:r w:rsidR="00771A21" w:rsidDel="009E37EB">
          <w:delText>H</w:delText>
        </w:r>
      </w:del>
      <w:r w:rsidR="00771A21">
        <w:t xml:space="preserve">igh-Level System Architecture Diagram 1 </w:t>
      </w:r>
      <w:r w:rsidR="00EA3B23">
        <w:t>(NEW)</w:t>
      </w:r>
      <w:bookmarkEnd w:id="2270"/>
    </w:p>
    <w:p w14:paraId="67C49599" w14:textId="4FE7F55C" w:rsidR="00E7159E" w:rsidRDefault="00EA3B23">
      <w:pPr>
        <w:spacing w:after="49" w:line="259" w:lineRule="auto"/>
      </w:pPr>
      <w:r>
        <w:rPr>
          <w:noProof/>
        </w:rPr>
        <w:drawing>
          <wp:inline distT="0" distB="0" distL="0" distR="0" wp14:anchorId="007943C1" wp14:editId="6E03B559">
            <wp:extent cx="5984240" cy="4402455"/>
            <wp:effectExtent l="0" t="0" r="0" b="4445"/>
            <wp:docPr id="1134099640" name="Picture 1" descr="A diagram of a cloud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99640" name="Picture 1" descr="A diagram of a cloud servic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84240" cy="4402455"/>
                    </a:xfrm>
                    <a:prstGeom prst="rect">
                      <a:avLst/>
                    </a:prstGeom>
                    <a:noFill/>
                    <a:ln>
                      <a:noFill/>
                    </a:ln>
                  </pic:spPr>
                </pic:pic>
              </a:graphicData>
            </a:graphic>
          </wp:inline>
        </w:drawing>
      </w:r>
    </w:p>
    <w:p w14:paraId="7BAC0710" w14:textId="77777777" w:rsidR="00E7159E" w:rsidRDefault="00771A21">
      <w:pPr>
        <w:spacing w:after="165"/>
        <w:ind w:right="10"/>
      </w:pPr>
      <w:r>
        <w:rPr>
          <w:i/>
        </w:rPr>
        <w:t xml:space="preserve">Note. </w:t>
      </w:r>
      <w:r>
        <w:t>This figure provides a visual timeline of the project's milestone deadlines using a Gantt chart.</w:t>
      </w:r>
      <w:r>
        <w:rPr>
          <w:sz w:val="18"/>
        </w:rPr>
        <w:t xml:space="preserve"> </w:t>
      </w:r>
    </w:p>
    <w:p w14:paraId="1197F404" w14:textId="77777777" w:rsidR="00E7159E" w:rsidRDefault="00771A21">
      <w:pPr>
        <w:spacing w:after="415" w:line="259" w:lineRule="auto"/>
      </w:pPr>
      <w:r>
        <w:t xml:space="preserve"> </w:t>
      </w:r>
    </w:p>
    <w:p w14:paraId="74102882" w14:textId="207676B8" w:rsidR="00E7159E" w:rsidRDefault="00CF31F7" w:rsidP="00CC269E">
      <w:pPr>
        <w:pStyle w:val="Caption"/>
      </w:pPr>
      <w:bookmarkStart w:id="2275" w:name="_Toc208597182"/>
      <w:r>
        <w:t xml:space="preserve">Figure </w:t>
      </w:r>
      <w:r>
        <w:fldChar w:fldCharType="begin"/>
      </w:r>
      <w:r>
        <w:instrText>SEQ Figure \* ARABIC</w:instrText>
      </w:r>
      <w:r>
        <w:fldChar w:fldCharType="separate"/>
      </w:r>
      <w:r w:rsidR="003B3F28">
        <w:rPr>
          <w:noProof/>
        </w:rPr>
        <w:t>3</w:t>
      </w:r>
      <w:r>
        <w:fldChar w:fldCharType="end"/>
      </w:r>
      <w:r>
        <w:t xml:space="preserve"> </w:t>
      </w:r>
      <w:r w:rsidR="00771A21">
        <w:t>High-Level System Architecture Diagram</w:t>
      </w:r>
      <w:r w:rsidR="00C939A5">
        <w:t xml:space="preserve"> 2</w:t>
      </w:r>
      <w:bookmarkEnd w:id="2275"/>
      <w:r w:rsidR="00771A21">
        <w:t xml:space="preserve"> </w:t>
      </w:r>
    </w:p>
    <w:p w14:paraId="2AEF02AE" w14:textId="77777777" w:rsidR="00E7159E" w:rsidRDefault="00771A21" w:rsidP="00AF464F">
      <w:pPr>
        <w:keepNext/>
        <w:spacing w:line="240" w:lineRule="auto"/>
      </w:pPr>
      <w:r>
        <w:rPr>
          <w:sz w:val="18"/>
        </w:rPr>
        <w:lastRenderedPageBreak/>
        <w:t xml:space="preserve"> </w:t>
      </w:r>
    </w:p>
    <w:p w14:paraId="2E46A601" w14:textId="77777777" w:rsidR="00E7159E" w:rsidRDefault="00771A21">
      <w:pPr>
        <w:spacing w:after="84" w:line="259" w:lineRule="auto"/>
        <w:jc w:val="right"/>
      </w:pPr>
      <w:r>
        <w:rPr>
          <w:noProof/>
        </w:rPr>
        <w:drawing>
          <wp:inline distT="0" distB="0" distL="0" distR="0" wp14:anchorId="37279250" wp14:editId="0424E76D">
            <wp:extent cx="5943600" cy="4285488"/>
            <wp:effectExtent l="0" t="0" r="0" b="0"/>
            <wp:docPr id="8834" name="Picture 8834" descr="Picture 3, Picture"/>
            <wp:cNvGraphicFramePr/>
            <a:graphic xmlns:a="http://schemas.openxmlformats.org/drawingml/2006/main">
              <a:graphicData uri="http://schemas.openxmlformats.org/drawingml/2006/picture">
                <pic:pic xmlns:pic="http://schemas.openxmlformats.org/drawingml/2006/picture">
                  <pic:nvPicPr>
                    <pic:cNvPr id="8834" name="Picture 8834"/>
                    <pic:cNvPicPr/>
                  </pic:nvPicPr>
                  <pic:blipFill>
                    <a:blip r:embed="rId17"/>
                    <a:stretch>
                      <a:fillRect/>
                    </a:stretch>
                  </pic:blipFill>
                  <pic:spPr>
                    <a:xfrm>
                      <a:off x="0" y="0"/>
                      <a:ext cx="5943600" cy="4285488"/>
                    </a:xfrm>
                    <a:prstGeom prst="rect">
                      <a:avLst/>
                    </a:prstGeom>
                  </pic:spPr>
                </pic:pic>
              </a:graphicData>
            </a:graphic>
          </wp:inline>
        </w:drawing>
      </w:r>
      <w:r>
        <w:t xml:space="preserve"> </w:t>
      </w:r>
    </w:p>
    <w:p w14:paraId="675B3134" w14:textId="77777777" w:rsidR="00E7159E" w:rsidRDefault="00771A21">
      <w:pPr>
        <w:spacing w:after="133"/>
        <w:ind w:right="10"/>
      </w:pPr>
      <w:r>
        <w:rPr>
          <w:i/>
        </w:rPr>
        <w:t xml:space="preserve">Note. </w:t>
      </w:r>
      <w:r>
        <w:t>This table identifies the key architectural objectives and rationale for the CareConnect platform.</w:t>
      </w:r>
      <w:r>
        <w:rPr>
          <w:sz w:val="18"/>
        </w:rPr>
        <w:t xml:space="preserve"> </w:t>
      </w:r>
    </w:p>
    <w:p w14:paraId="79B07F59" w14:textId="5C415CDC" w:rsidR="00E7159E" w:rsidRDefault="00771A21" w:rsidP="00CC269E">
      <w:pPr>
        <w:pStyle w:val="Heading2"/>
        <w:ind w:left="-5"/>
      </w:pPr>
      <w:bookmarkStart w:id="2276" w:name="_Toc208607992"/>
      <w:r>
        <w:t>Architectural Rationale</w:t>
      </w:r>
      <w:r w:rsidR="00820EC6">
        <w:t>-</w:t>
      </w:r>
      <w:r w:rsidR="00820EC6">
        <w:rPr>
          <w:i/>
          <w:iCs/>
        </w:rPr>
        <w:t>(updated in v4.0)</w:t>
      </w:r>
      <w:bookmarkEnd w:id="2276"/>
    </w:p>
    <w:p w14:paraId="0312665B" w14:textId="32FEBC0E" w:rsidR="00E7159E" w:rsidRDefault="001A7111" w:rsidP="00CC269E">
      <w:pPr>
        <w:pStyle w:val="Caption"/>
      </w:pPr>
      <w:bookmarkStart w:id="2277" w:name="_Toc207458197"/>
      <w:bookmarkStart w:id="2278" w:name="_Toc208135988"/>
      <w:r>
        <w:t xml:space="preserve">Table </w:t>
      </w:r>
      <w:r>
        <w:fldChar w:fldCharType="begin"/>
      </w:r>
      <w:r>
        <w:instrText>SEQ Table \* ARABIC</w:instrText>
      </w:r>
      <w:r>
        <w:fldChar w:fldCharType="separate"/>
      </w:r>
      <w:ins w:id="2279" w:author="Alondra Vega Pacheco" w:date="2025-09-12T19:16:00Z" w16du:dateUtc="2025-09-13T00:16:00Z">
        <w:r w:rsidR="000B213E">
          <w:rPr>
            <w:noProof/>
          </w:rPr>
          <w:t>5</w:t>
        </w:r>
      </w:ins>
      <w:del w:id="2280" w:author="Alondra Vega Pacheco" w:date="2025-09-07T11:11:00Z" w16du:dateUtc="2025-09-07T16:11:00Z">
        <w:r w:rsidR="003B3F28" w:rsidDel="00C33C49">
          <w:rPr>
            <w:noProof/>
          </w:rPr>
          <w:delText>4</w:delText>
        </w:r>
      </w:del>
      <w:r>
        <w:fldChar w:fldCharType="end"/>
      </w:r>
      <w:r>
        <w:t xml:space="preserve"> </w:t>
      </w:r>
      <w:r w:rsidR="00771A21">
        <w:t>Architectural Rationale Table</w:t>
      </w:r>
      <w:bookmarkEnd w:id="2277"/>
      <w:bookmarkEnd w:id="2278"/>
      <w:r w:rsidR="00771A21">
        <w:t xml:space="preserve"> </w:t>
      </w:r>
    </w:p>
    <w:tbl>
      <w:tblPr>
        <w:tblStyle w:val="TableGrid"/>
        <w:tblW w:w="9359" w:type="dxa"/>
        <w:tblInd w:w="12" w:type="dxa"/>
        <w:tblCellMar>
          <w:top w:w="26" w:type="dxa"/>
          <w:left w:w="12" w:type="dxa"/>
        </w:tblCellMar>
        <w:tblLook w:val="04A0" w:firstRow="1" w:lastRow="0" w:firstColumn="1" w:lastColumn="0" w:noHBand="0" w:noVBand="1"/>
      </w:tblPr>
      <w:tblGrid>
        <w:gridCol w:w="1350"/>
        <w:gridCol w:w="4563"/>
        <w:gridCol w:w="3446"/>
      </w:tblGrid>
      <w:tr w:rsidR="00E7159E" w14:paraId="44D430C9" w14:textId="77777777" w:rsidTr="007E6E3E">
        <w:trPr>
          <w:trHeight w:val="455"/>
          <w:tblHeader/>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73ED6F9F" w14:textId="77777777" w:rsidR="00E7159E" w:rsidRDefault="00771A21">
            <w:pPr>
              <w:spacing w:line="259" w:lineRule="auto"/>
              <w:ind w:left="125"/>
            </w:pPr>
            <w:r>
              <w:rPr>
                <w:b/>
              </w:rPr>
              <w:t xml:space="preserve">Concern </w:t>
            </w:r>
          </w:p>
        </w:tc>
        <w:tc>
          <w:tcPr>
            <w:tcW w:w="456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76E01A4D" w14:textId="77777777" w:rsidR="00E7159E" w:rsidRDefault="00771A21">
            <w:pPr>
              <w:spacing w:line="259" w:lineRule="auto"/>
              <w:ind w:right="14"/>
              <w:jc w:val="center"/>
            </w:pPr>
            <w:r>
              <w:rPr>
                <w:b/>
              </w:rPr>
              <w:t xml:space="preserve">Design Decision </w:t>
            </w:r>
          </w:p>
        </w:tc>
        <w:tc>
          <w:tcPr>
            <w:tcW w:w="34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0E5DF031" w14:textId="77777777" w:rsidR="00E7159E" w:rsidRDefault="00771A21">
            <w:pPr>
              <w:spacing w:line="259" w:lineRule="auto"/>
              <w:ind w:right="12"/>
              <w:jc w:val="center"/>
            </w:pPr>
            <w:r>
              <w:rPr>
                <w:b/>
              </w:rPr>
              <w:t xml:space="preserve">Justification </w:t>
            </w:r>
          </w:p>
        </w:tc>
      </w:tr>
      <w:tr w:rsidR="00E7159E" w14:paraId="49DC7D01" w14:textId="77777777" w:rsidTr="4C26581F">
        <w:trPr>
          <w:trHeight w:val="887"/>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607693" w14:textId="77777777" w:rsidR="00E7159E" w:rsidRDefault="00771A21">
            <w:pPr>
              <w:spacing w:line="259" w:lineRule="auto"/>
              <w:jc w:val="both"/>
            </w:pPr>
            <w:r>
              <w:rPr>
                <w:b/>
              </w:rPr>
              <w:t xml:space="preserve">Scalability </w:t>
            </w:r>
          </w:p>
        </w:tc>
        <w:tc>
          <w:tcPr>
            <w:tcW w:w="456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B199ED" w14:textId="77777777" w:rsidR="00E7159E" w:rsidRDefault="00771A21">
            <w:pPr>
              <w:spacing w:line="259" w:lineRule="auto"/>
              <w:ind w:left="2"/>
            </w:pPr>
            <w:r>
              <w:t xml:space="preserve">Stateless Spring Boot services on ECS </w:t>
            </w:r>
            <w:proofErr w:type="spellStart"/>
            <w:r>
              <w:t>Fargate</w:t>
            </w:r>
            <w:proofErr w:type="spellEnd"/>
            <w:r>
              <w:t xml:space="preserve">; event-driven via Kafka (MSK). </w:t>
            </w:r>
          </w:p>
        </w:tc>
        <w:tc>
          <w:tcPr>
            <w:tcW w:w="344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6AFF99" w14:textId="77777777" w:rsidR="00E7159E" w:rsidRDefault="00771A21">
            <w:pPr>
              <w:spacing w:line="259" w:lineRule="auto"/>
              <w:ind w:left="2"/>
              <w:jc w:val="both"/>
            </w:pPr>
            <w:r>
              <w:t>Auto-</w:t>
            </w:r>
            <w:proofErr w:type="gramStart"/>
            <w:r>
              <w:t>scales</w:t>
            </w:r>
            <w:proofErr w:type="gramEnd"/>
            <w:r>
              <w:t xml:space="preserve"> by CPU or queue lag; zero server management. </w:t>
            </w:r>
          </w:p>
        </w:tc>
      </w:tr>
      <w:tr w:rsidR="00E7159E" w14:paraId="2B694862" w14:textId="77777777" w:rsidTr="4C26581F">
        <w:trPr>
          <w:trHeight w:val="878"/>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B462D6" w14:textId="77777777" w:rsidR="00E7159E" w:rsidRDefault="00771A21">
            <w:pPr>
              <w:spacing w:line="259" w:lineRule="auto"/>
            </w:pPr>
            <w:r>
              <w:rPr>
                <w:b/>
              </w:rPr>
              <w:t xml:space="preserve">Latency </w:t>
            </w:r>
          </w:p>
        </w:tc>
        <w:tc>
          <w:tcPr>
            <w:tcW w:w="456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406C8E" w14:textId="77777777" w:rsidR="00E7159E" w:rsidRDefault="00771A21">
            <w:pPr>
              <w:spacing w:line="259" w:lineRule="auto"/>
              <w:ind w:left="2"/>
              <w:jc w:val="both"/>
            </w:pPr>
            <w:r>
              <w:t xml:space="preserve">API-BFF aggregates calls; CloudFront edge caching; WebSocket for live metrics. </w:t>
            </w:r>
          </w:p>
        </w:tc>
        <w:tc>
          <w:tcPr>
            <w:tcW w:w="344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9161FE" w14:textId="77777777" w:rsidR="00E7159E" w:rsidRDefault="00771A21">
            <w:pPr>
              <w:spacing w:line="259" w:lineRule="auto"/>
              <w:ind w:left="2"/>
            </w:pPr>
            <w:r>
              <w:t xml:space="preserve">Reduces mobile roundtrips; meets &lt;300 </w:t>
            </w:r>
            <w:proofErr w:type="spellStart"/>
            <w:r>
              <w:t>ms</w:t>
            </w:r>
            <w:proofErr w:type="spellEnd"/>
            <w:r>
              <w:t xml:space="preserve"> UX goal. </w:t>
            </w:r>
          </w:p>
        </w:tc>
      </w:tr>
      <w:tr w:rsidR="00E7159E" w14:paraId="52DA94D4" w14:textId="77777777" w:rsidTr="4C26581F">
        <w:trPr>
          <w:trHeight w:val="879"/>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0A9BDE" w14:textId="77777777" w:rsidR="00E7159E" w:rsidRDefault="00771A21">
            <w:pPr>
              <w:spacing w:after="112" w:line="259" w:lineRule="auto"/>
              <w:jc w:val="both"/>
            </w:pPr>
            <w:r>
              <w:rPr>
                <w:b/>
              </w:rPr>
              <w:t xml:space="preserve">Security &amp; </w:t>
            </w:r>
          </w:p>
          <w:p w14:paraId="0F0A32F9" w14:textId="77777777" w:rsidR="00E7159E" w:rsidRDefault="00771A21">
            <w:pPr>
              <w:spacing w:line="259" w:lineRule="auto"/>
            </w:pPr>
            <w:r>
              <w:rPr>
                <w:b/>
              </w:rPr>
              <w:t xml:space="preserve">HIPAA </w:t>
            </w:r>
          </w:p>
        </w:tc>
        <w:tc>
          <w:tcPr>
            <w:tcW w:w="456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522B17" w14:textId="77777777" w:rsidR="00E7159E" w:rsidRDefault="00771A21">
            <w:pPr>
              <w:spacing w:line="259" w:lineRule="auto"/>
              <w:ind w:left="2"/>
            </w:pPr>
            <w:r>
              <w:t xml:space="preserve">Cognito JWT, TLS 1.3, at-rest AES-256 (KMS), WAF, audit to Lake Formation. </w:t>
            </w:r>
          </w:p>
        </w:tc>
        <w:tc>
          <w:tcPr>
            <w:tcW w:w="344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4BCBEA" w14:textId="77777777" w:rsidR="00E7159E" w:rsidRDefault="00771A21">
            <w:pPr>
              <w:spacing w:line="259" w:lineRule="auto"/>
              <w:ind w:left="2"/>
              <w:jc w:val="both"/>
            </w:pPr>
            <w:r>
              <w:t xml:space="preserve">Satisfies HIPAA/GDPR encryption and audit mandates. </w:t>
            </w:r>
          </w:p>
        </w:tc>
      </w:tr>
      <w:tr w:rsidR="00E7159E" w14:paraId="32B681CD" w14:textId="77777777" w:rsidTr="4C26581F">
        <w:trPr>
          <w:trHeight w:val="874"/>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8C6FC8" w14:textId="002B05F3" w:rsidR="00E7159E" w:rsidRDefault="370B7056">
            <w:pPr>
              <w:spacing w:line="259" w:lineRule="auto"/>
            </w:pPr>
            <w:r w:rsidRPr="4C26581F">
              <w:rPr>
                <w:b/>
                <w:bCs/>
              </w:rPr>
              <w:t>Cost Control</w:t>
            </w:r>
            <w:r w:rsidR="00771A21" w:rsidRPr="4C26581F">
              <w:rPr>
                <w:b/>
                <w:bCs/>
              </w:rPr>
              <w:t xml:space="preserve"> </w:t>
            </w:r>
          </w:p>
        </w:tc>
        <w:tc>
          <w:tcPr>
            <w:tcW w:w="456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A916F5" w14:textId="77777777" w:rsidR="00E7159E" w:rsidRDefault="00771A21">
            <w:pPr>
              <w:spacing w:line="259" w:lineRule="auto"/>
              <w:ind w:left="2"/>
            </w:pPr>
            <w:proofErr w:type="spellStart"/>
            <w:r>
              <w:t>Fargate</w:t>
            </w:r>
            <w:proofErr w:type="spellEnd"/>
            <w:r>
              <w:t xml:space="preserve"> spot where possible; scale-to-zero Lambda ETL; S3 tiering to Glacier. </w:t>
            </w:r>
          </w:p>
        </w:tc>
        <w:tc>
          <w:tcPr>
            <w:tcW w:w="344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E2A3E7" w14:textId="77777777" w:rsidR="00E7159E" w:rsidRDefault="00771A21">
            <w:pPr>
              <w:spacing w:line="259" w:lineRule="auto"/>
              <w:ind w:left="2"/>
            </w:pPr>
            <w:r>
              <w:t xml:space="preserve">Keep MVP hosting below $300 a month during dev. </w:t>
            </w:r>
          </w:p>
        </w:tc>
      </w:tr>
      <w:tr w:rsidR="00E7159E" w14:paraId="681043AE" w14:textId="77777777" w:rsidTr="4C26581F">
        <w:trPr>
          <w:trHeight w:val="878"/>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9E67BF" w14:textId="226D513D" w:rsidR="00E7159E" w:rsidRDefault="00771A21">
            <w:pPr>
              <w:spacing w:line="259" w:lineRule="auto"/>
            </w:pPr>
            <w:r w:rsidRPr="4C26581F">
              <w:rPr>
                <w:b/>
                <w:bCs/>
              </w:rPr>
              <w:lastRenderedPageBreak/>
              <w:t xml:space="preserve">Extensibility </w:t>
            </w:r>
          </w:p>
        </w:tc>
        <w:tc>
          <w:tcPr>
            <w:tcW w:w="456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FECECC" w14:textId="77777777" w:rsidR="00E7159E" w:rsidRDefault="00771A21">
            <w:pPr>
              <w:spacing w:line="259" w:lineRule="auto"/>
              <w:ind w:left="2"/>
              <w:jc w:val="both"/>
            </w:pPr>
            <w:r>
              <w:t xml:space="preserve">Clean domain services; events on MSK, and Timestream for IoT expansion. </w:t>
            </w:r>
          </w:p>
        </w:tc>
        <w:tc>
          <w:tcPr>
            <w:tcW w:w="344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503BBA" w14:textId="77777777" w:rsidR="00E7159E" w:rsidRDefault="00771A21">
            <w:pPr>
              <w:spacing w:line="259" w:lineRule="auto"/>
              <w:ind w:left="2"/>
              <w:jc w:val="both"/>
            </w:pPr>
            <w:r>
              <w:t xml:space="preserve">New micro-services subscribe without coupling. </w:t>
            </w:r>
          </w:p>
        </w:tc>
      </w:tr>
      <w:tr w:rsidR="00E7159E" w14:paraId="2A675366" w14:textId="77777777" w:rsidTr="4C26581F">
        <w:trPr>
          <w:trHeight w:val="879"/>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0166D1" w14:textId="77777777" w:rsidR="00E7159E" w:rsidRDefault="00771A21">
            <w:pPr>
              <w:spacing w:after="113" w:line="259" w:lineRule="auto"/>
            </w:pPr>
            <w:r>
              <w:rPr>
                <w:b/>
              </w:rPr>
              <w:t xml:space="preserve">Dev </w:t>
            </w:r>
          </w:p>
          <w:p w14:paraId="77D23C62" w14:textId="77777777" w:rsidR="00E7159E" w:rsidRDefault="00771A21">
            <w:pPr>
              <w:spacing w:line="259" w:lineRule="auto"/>
            </w:pPr>
            <w:r>
              <w:rPr>
                <w:b/>
              </w:rPr>
              <w:t xml:space="preserve">Velocity </w:t>
            </w:r>
          </w:p>
        </w:tc>
        <w:tc>
          <w:tcPr>
            <w:tcW w:w="456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638159" w14:textId="77777777" w:rsidR="00E7159E" w:rsidRDefault="00771A21">
            <w:pPr>
              <w:spacing w:line="259" w:lineRule="auto"/>
              <w:ind w:left="2"/>
              <w:jc w:val="both"/>
            </w:pPr>
            <w:r>
              <w:t xml:space="preserve">Single </w:t>
            </w:r>
            <w:proofErr w:type="spellStart"/>
            <w:r>
              <w:t>Git</w:t>
            </w:r>
            <w:proofErr w:type="spellEnd"/>
            <w:r>
              <w:t xml:space="preserve"> repo, multi-module Maven; Shared DTOs; </w:t>
            </w:r>
            <w:proofErr w:type="spellStart"/>
            <w:r>
              <w:t>OpenAPI</w:t>
            </w:r>
            <w:proofErr w:type="spellEnd"/>
            <w:r>
              <w:t xml:space="preserve"> contracts. </w:t>
            </w:r>
          </w:p>
        </w:tc>
        <w:tc>
          <w:tcPr>
            <w:tcW w:w="344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661604" w14:textId="77777777" w:rsidR="00E7159E" w:rsidRDefault="00771A21">
            <w:pPr>
              <w:spacing w:line="259" w:lineRule="auto"/>
              <w:ind w:left="2"/>
            </w:pPr>
            <w:r>
              <w:t xml:space="preserve">Reduces cross-team merge pain; enables code-gen stubs. </w:t>
            </w:r>
          </w:p>
        </w:tc>
      </w:tr>
    </w:tbl>
    <w:p w14:paraId="58F72F85" w14:textId="77777777" w:rsidR="00E7159E" w:rsidRDefault="00771A21">
      <w:pPr>
        <w:spacing w:after="237"/>
        <w:ind w:right="10"/>
      </w:pPr>
      <w:r>
        <w:rPr>
          <w:i/>
        </w:rPr>
        <w:t xml:space="preserve">Note. </w:t>
      </w:r>
      <w:r>
        <w:t xml:space="preserve">This table details the logical system architecture, including component tiers, responsibilities, and technology choices. </w:t>
      </w:r>
    </w:p>
    <w:p w14:paraId="1DE6D563" w14:textId="7A8BB241" w:rsidR="00E7159E" w:rsidRPr="00820EC6" w:rsidRDefault="00771A21">
      <w:pPr>
        <w:pStyle w:val="Heading2"/>
        <w:ind w:left="-5"/>
        <w:rPr>
          <w:i/>
          <w:iCs/>
        </w:rPr>
      </w:pPr>
      <w:bookmarkStart w:id="2281" w:name="_Toc208607993"/>
      <w:r>
        <w:t xml:space="preserve">Runtime Flows </w:t>
      </w:r>
      <w:r w:rsidR="00820EC6">
        <w:t xml:space="preserve">– </w:t>
      </w:r>
      <w:r w:rsidR="00820EC6">
        <w:rPr>
          <w:i/>
          <w:iCs/>
        </w:rPr>
        <w:t>(updated in v4.0)</w:t>
      </w:r>
      <w:bookmarkEnd w:id="2281"/>
    </w:p>
    <w:p w14:paraId="0EE8BBFE" w14:textId="3B504F9D" w:rsidR="00A27C05" w:rsidRDefault="008F5272" w:rsidP="001277AF">
      <w:pPr>
        <w:pStyle w:val="NormalWeb"/>
        <w:numPr>
          <w:ilvl w:val="0"/>
          <w:numId w:val="77"/>
        </w:numPr>
        <w:spacing w:before="0" w:beforeAutospacing="0" w:after="240" w:afterAutospacing="0"/>
      </w:pPr>
      <w:r>
        <w:rPr>
          <w:rStyle w:val="Strong"/>
        </w:rPr>
        <w:t>Payment Happy-Path</w:t>
      </w:r>
      <w:r>
        <w:br/>
        <w:t>Patient → API-BFF → Billing-Svc → Stripe Charge → RDS commit → Push status = “ACTIVE.”</w:t>
      </w:r>
    </w:p>
    <w:p w14:paraId="324DFC4A" w14:textId="77777777" w:rsidR="008F5272" w:rsidRDefault="008F5272" w:rsidP="001277AF">
      <w:pPr>
        <w:pStyle w:val="NormalWeb"/>
        <w:numPr>
          <w:ilvl w:val="0"/>
          <w:numId w:val="77"/>
        </w:numPr>
        <w:spacing w:before="0" w:beforeAutospacing="0" w:after="240" w:afterAutospacing="0"/>
      </w:pPr>
      <w:r>
        <w:rPr>
          <w:rStyle w:val="Strong"/>
        </w:rPr>
        <w:t>Real-time Vital Update</w:t>
      </w:r>
      <w:r>
        <w:br/>
        <w:t>Fitbit Sync Lambda → Timestream → Analytics-Svc publishes event → WebSocket to client (&lt;5 s).</w:t>
      </w:r>
    </w:p>
    <w:p w14:paraId="74D463B1" w14:textId="77777777" w:rsidR="008F5272" w:rsidRDefault="008F5272" w:rsidP="001277AF">
      <w:pPr>
        <w:pStyle w:val="NormalWeb"/>
        <w:numPr>
          <w:ilvl w:val="0"/>
          <w:numId w:val="77"/>
        </w:numPr>
        <w:spacing w:before="0" w:beforeAutospacing="0" w:after="240" w:afterAutospacing="0"/>
      </w:pPr>
      <w:r>
        <w:rPr>
          <w:rStyle w:val="Strong"/>
        </w:rPr>
        <w:t>Nightly Batch</w:t>
      </w:r>
      <w:r>
        <w:br/>
      </w:r>
      <w:proofErr w:type="spellStart"/>
      <w:r>
        <w:t>EventBridge</w:t>
      </w:r>
      <w:proofErr w:type="spellEnd"/>
      <w:r>
        <w:t xml:space="preserve"> 02:00 UTC trigger → Glue Job aggregates TS → summary metrics → </w:t>
      </w:r>
      <w:proofErr w:type="spellStart"/>
      <w:r>
        <w:t>QuickSight</w:t>
      </w:r>
      <w:proofErr w:type="spellEnd"/>
      <w:r>
        <w:t xml:space="preserve"> refresh.</w:t>
      </w:r>
    </w:p>
    <w:p w14:paraId="13018214" w14:textId="12401AEA" w:rsidR="008F5272" w:rsidRDefault="008F5272" w:rsidP="001277AF">
      <w:pPr>
        <w:pStyle w:val="ListParagraph"/>
        <w:keepNext/>
        <w:numPr>
          <w:ilvl w:val="0"/>
          <w:numId w:val="77"/>
        </w:numPr>
        <w:spacing w:after="240"/>
      </w:pPr>
      <w:r w:rsidRPr="00A27C05">
        <w:rPr>
          <w:b/>
          <w:bCs/>
        </w:rPr>
        <w:t>Invoice OCR &amp; Review</w:t>
      </w:r>
      <w:r w:rsidRPr="00EE7B56">
        <w:br/>
        <w:t>Patient/Caregiver → Mobile App → API-BFF → OCR/AI-Svc → Extracted fields → Invoice-Svc stores draft → Review Screen (low-confidence fields highlighted) → Caregiver edits/approves → Final commit to RDS → Audit Log updated.</w:t>
      </w:r>
    </w:p>
    <w:p w14:paraId="7EF5A203" w14:textId="77777777" w:rsidR="00A27C05" w:rsidRPr="00EE7B56" w:rsidRDefault="00A27C05" w:rsidP="00A27C05">
      <w:pPr>
        <w:pStyle w:val="ListParagraph"/>
        <w:spacing w:after="240"/>
      </w:pPr>
    </w:p>
    <w:p w14:paraId="3BE7E7A6" w14:textId="77777777" w:rsidR="008F5272" w:rsidRDefault="008F5272" w:rsidP="001277AF">
      <w:pPr>
        <w:pStyle w:val="ListParagraph"/>
        <w:numPr>
          <w:ilvl w:val="0"/>
          <w:numId w:val="77"/>
        </w:numPr>
        <w:spacing w:after="240"/>
      </w:pPr>
      <w:r w:rsidRPr="00EE7B56">
        <w:rPr>
          <w:b/>
          <w:bCs/>
        </w:rPr>
        <w:t>EVV Clock-In/Clock-Out Flow</w:t>
      </w:r>
      <w:r w:rsidRPr="00EE7B56">
        <w:br/>
        <w:t>Caregiver → Mobile App (GPS + timestamp capture) → API-BFF → EVV-Svc → State Aggregator API → Acknowledgment stored in RDS → Confirmation pushed to caregiver.</w:t>
      </w:r>
    </w:p>
    <w:p w14:paraId="5AEBE1C2" w14:textId="77777777" w:rsidR="00A27C05" w:rsidRPr="00EE7B56" w:rsidRDefault="00A27C05" w:rsidP="00A27C05">
      <w:pPr>
        <w:pStyle w:val="ListParagraph"/>
        <w:spacing w:after="240"/>
      </w:pPr>
    </w:p>
    <w:p w14:paraId="4AAE8F7D" w14:textId="77777777" w:rsidR="008F5272" w:rsidRDefault="008F5272" w:rsidP="001277AF">
      <w:pPr>
        <w:pStyle w:val="ListParagraph"/>
        <w:numPr>
          <w:ilvl w:val="0"/>
          <w:numId w:val="77"/>
        </w:numPr>
        <w:spacing w:after="240"/>
      </w:pPr>
      <w:r w:rsidRPr="4C26581F">
        <w:rPr>
          <w:b/>
          <w:bCs/>
        </w:rPr>
        <w:t>Offline Mode Sync</w:t>
      </w:r>
      <w:r>
        <w:br/>
        <w:t>Patient/Caregiver → Mobile App captures invoice/clock-in data (encrypted local storage) → Device Queue → Connectivity Restored → Sync-Svc pushes batched data → OCR/EVV services process → Status updated in client app.</w:t>
      </w:r>
    </w:p>
    <w:p w14:paraId="2D348D3E" w14:textId="46CFB627" w:rsidR="4C26581F" w:rsidRDefault="4C26581F" w:rsidP="4C26581F">
      <w:pPr>
        <w:pStyle w:val="ListParagraph"/>
        <w:spacing w:after="240"/>
      </w:pPr>
    </w:p>
    <w:p w14:paraId="4FCF66FF" w14:textId="73EC9EB6" w:rsidR="213AB9F3" w:rsidRDefault="213AB9F3" w:rsidP="3B944261">
      <w:pPr>
        <w:pStyle w:val="ListParagraph"/>
        <w:rPr>
          <w:i/>
          <w:iCs/>
        </w:rPr>
      </w:pPr>
      <w:r w:rsidRPr="3B944261">
        <w:rPr>
          <w:i/>
          <w:iCs/>
        </w:rPr>
        <w:t>(</w:t>
      </w:r>
      <w:r w:rsidR="253388E2" w:rsidRPr="3B944261">
        <w:rPr>
          <w:i/>
          <w:iCs/>
        </w:rPr>
        <w:t xml:space="preserve">The </w:t>
      </w:r>
      <w:proofErr w:type="spellStart"/>
      <w:r w:rsidR="253388E2" w:rsidRPr="3B944261">
        <w:rPr>
          <w:i/>
          <w:iCs/>
        </w:rPr>
        <w:t>followeing</w:t>
      </w:r>
      <w:proofErr w:type="spellEnd"/>
      <w:r w:rsidR="253388E2" w:rsidRPr="3B944261">
        <w:rPr>
          <w:i/>
          <w:iCs/>
        </w:rPr>
        <w:t xml:space="preserve"> were </w:t>
      </w:r>
      <w:r w:rsidRPr="3B944261">
        <w:rPr>
          <w:i/>
          <w:iCs/>
        </w:rPr>
        <w:t>added in v4.0)</w:t>
      </w:r>
    </w:p>
    <w:p w14:paraId="7CF1AA41" w14:textId="0C1FD806" w:rsidR="4C26581F" w:rsidRDefault="4C26581F" w:rsidP="4C26581F">
      <w:pPr>
        <w:pStyle w:val="ListParagraph"/>
        <w:rPr>
          <w:i/>
          <w:iCs/>
        </w:rPr>
      </w:pPr>
    </w:p>
    <w:p w14:paraId="4582207F" w14:textId="77777777" w:rsidR="00820EC6" w:rsidRPr="00820EC6" w:rsidRDefault="00820EC6" w:rsidP="001277AF">
      <w:pPr>
        <w:pStyle w:val="ListParagraph"/>
        <w:numPr>
          <w:ilvl w:val="0"/>
          <w:numId w:val="77"/>
        </w:numPr>
        <w:spacing w:after="240"/>
      </w:pPr>
      <w:r w:rsidRPr="00820EC6">
        <w:rPr>
          <w:b/>
          <w:bCs/>
        </w:rPr>
        <w:t>AI Mood Detection</w:t>
      </w:r>
      <w:r w:rsidRPr="00820EC6">
        <w:t> </w:t>
      </w:r>
    </w:p>
    <w:p w14:paraId="2C257637" w14:textId="77777777" w:rsidR="00820EC6" w:rsidRPr="00820EC6" w:rsidRDefault="00820EC6" w:rsidP="00820EC6">
      <w:pPr>
        <w:pStyle w:val="ListParagraph"/>
        <w:spacing w:after="240"/>
      </w:pPr>
      <w:r w:rsidRPr="00820EC6">
        <w:t>HTTPS -&gt; CloudFront + WAF -&gt; API-BFF -&gt; AI Service -&gt; AWS S3 </w:t>
      </w:r>
    </w:p>
    <w:p w14:paraId="3434D9CC" w14:textId="77777777" w:rsidR="00820EC6" w:rsidRPr="00820EC6" w:rsidRDefault="00820EC6" w:rsidP="00820EC6">
      <w:pPr>
        <w:pStyle w:val="ListParagraph"/>
        <w:spacing w:after="240"/>
      </w:pPr>
      <w:r w:rsidRPr="00820EC6">
        <w:t> </w:t>
      </w:r>
    </w:p>
    <w:p w14:paraId="6A943B54" w14:textId="77777777" w:rsidR="00820EC6" w:rsidRPr="00820EC6" w:rsidRDefault="00820EC6" w:rsidP="001277AF">
      <w:pPr>
        <w:pStyle w:val="ListParagraph"/>
        <w:numPr>
          <w:ilvl w:val="0"/>
          <w:numId w:val="77"/>
        </w:numPr>
        <w:spacing w:after="240"/>
      </w:pPr>
      <w:r w:rsidRPr="00820EC6">
        <w:rPr>
          <w:b/>
          <w:bCs/>
        </w:rPr>
        <w:t xml:space="preserve">Health data &amp; </w:t>
      </w:r>
      <w:proofErr w:type="gramStart"/>
      <w:r w:rsidRPr="00820EC6">
        <w:rPr>
          <w:b/>
          <w:bCs/>
        </w:rPr>
        <w:t>symptom</w:t>
      </w:r>
      <w:proofErr w:type="gramEnd"/>
      <w:r w:rsidRPr="00820EC6">
        <w:rPr>
          <w:b/>
          <w:bCs/>
        </w:rPr>
        <w:t xml:space="preserve"> tracking</w:t>
      </w:r>
      <w:r w:rsidRPr="00820EC6">
        <w:t> </w:t>
      </w:r>
    </w:p>
    <w:p w14:paraId="25C8605D" w14:textId="01D47DE3" w:rsidR="00820EC6" w:rsidRDefault="00820EC6" w:rsidP="00820EC6">
      <w:pPr>
        <w:pStyle w:val="ListParagraph"/>
        <w:spacing w:after="240"/>
      </w:pPr>
      <w:r w:rsidRPr="00820EC6">
        <w:t>Request -&gt; HTTPS -&gt; CloudFront/WAF -&gt; API Gateway -&gt; API-BFF -&gt; User Service -&gt; AWS S3 </w:t>
      </w:r>
    </w:p>
    <w:p w14:paraId="1F88B8D2" w14:textId="77777777" w:rsidR="00820EC6" w:rsidRPr="00820EC6" w:rsidRDefault="00820EC6" w:rsidP="00820EC6">
      <w:pPr>
        <w:pStyle w:val="ListParagraph"/>
        <w:spacing w:after="240"/>
      </w:pPr>
    </w:p>
    <w:p w14:paraId="5DDAECDE" w14:textId="77777777" w:rsidR="00820EC6" w:rsidRPr="00820EC6" w:rsidRDefault="00820EC6" w:rsidP="001277AF">
      <w:pPr>
        <w:pStyle w:val="ListParagraph"/>
        <w:numPr>
          <w:ilvl w:val="0"/>
          <w:numId w:val="77"/>
        </w:numPr>
        <w:spacing w:after="240"/>
      </w:pPr>
      <w:r w:rsidRPr="00820EC6">
        <w:rPr>
          <w:b/>
          <w:bCs/>
        </w:rPr>
        <w:t>Medication Management with Reminders</w:t>
      </w:r>
      <w:r w:rsidRPr="00820EC6">
        <w:t> </w:t>
      </w:r>
    </w:p>
    <w:p w14:paraId="32BDD924" w14:textId="77777777" w:rsidR="00820EC6" w:rsidRDefault="00820EC6" w:rsidP="00820EC6">
      <w:pPr>
        <w:pStyle w:val="ListParagraph"/>
        <w:spacing w:after="240"/>
      </w:pPr>
      <w:r w:rsidRPr="00820EC6">
        <w:lastRenderedPageBreak/>
        <w:t xml:space="preserve">Patient -&gt; API Gateway -&gt; API-BFF -&gt; Scheduling-Service to </w:t>
      </w:r>
      <w:proofErr w:type="spellStart"/>
      <w:r w:rsidRPr="00820EC6">
        <w:t>upsert</w:t>
      </w:r>
      <w:proofErr w:type="spellEnd"/>
      <w:r w:rsidRPr="00820EC6">
        <w:t xml:space="preserve"> the schedule and dosing rules in RDS -&gt; Schedule triggered -&gt; Notification sent </w:t>
      </w:r>
    </w:p>
    <w:p w14:paraId="40A8B28B" w14:textId="77777777" w:rsidR="00820EC6" w:rsidRPr="00820EC6" w:rsidRDefault="00820EC6" w:rsidP="00820EC6">
      <w:pPr>
        <w:pStyle w:val="ListParagraph"/>
        <w:spacing w:after="240"/>
      </w:pPr>
    </w:p>
    <w:p w14:paraId="38400169" w14:textId="2D8A8CB6" w:rsidR="00820EC6" w:rsidRPr="00820EC6" w:rsidRDefault="00820EC6" w:rsidP="001277AF">
      <w:pPr>
        <w:pStyle w:val="ListParagraph"/>
        <w:numPr>
          <w:ilvl w:val="0"/>
          <w:numId w:val="77"/>
        </w:numPr>
        <w:spacing w:after="240"/>
      </w:pPr>
      <w:r w:rsidRPr="00820EC6">
        <w:t> </w:t>
      </w:r>
      <w:r w:rsidRPr="00820EC6">
        <w:rPr>
          <w:b/>
          <w:bCs/>
        </w:rPr>
        <w:t>Patient Check-In</w:t>
      </w:r>
      <w:r w:rsidRPr="00820EC6">
        <w:t> </w:t>
      </w:r>
    </w:p>
    <w:p w14:paraId="0A82EFFD" w14:textId="77777777" w:rsidR="00820EC6" w:rsidRDefault="00820EC6" w:rsidP="00820EC6">
      <w:pPr>
        <w:pStyle w:val="ListParagraph"/>
        <w:spacing w:after="240"/>
      </w:pPr>
      <w:r w:rsidRPr="00820EC6">
        <w:t>Patient → Data Inputs → Database → Notification for Caregiver </w:t>
      </w:r>
    </w:p>
    <w:p w14:paraId="76588EA9" w14:textId="77777777" w:rsidR="00820EC6" w:rsidRPr="00820EC6" w:rsidRDefault="00820EC6" w:rsidP="00820EC6">
      <w:pPr>
        <w:pStyle w:val="ListParagraph"/>
        <w:spacing w:after="240"/>
      </w:pPr>
    </w:p>
    <w:p w14:paraId="5C3D8464" w14:textId="6283337F" w:rsidR="00820EC6" w:rsidRPr="00820EC6" w:rsidRDefault="00820EC6" w:rsidP="001277AF">
      <w:pPr>
        <w:pStyle w:val="ListParagraph"/>
        <w:numPr>
          <w:ilvl w:val="0"/>
          <w:numId w:val="77"/>
        </w:numPr>
        <w:spacing w:after="240"/>
      </w:pPr>
      <w:r w:rsidRPr="00820EC6">
        <w:rPr>
          <w:b/>
          <w:bCs/>
        </w:rPr>
        <w:t>Voice Transcription</w:t>
      </w:r>
      <w:r w:rsidRPr="00820EC6">
        <w:t> </w:t>
      </w:r>
    </w:p>
    <w:p w14:paraId="57AB6581" w14:textId="3532F7C9" w:rsidR="213AB9F3" w:rsidRDefault="213AB9F3" w:rsidP="3B944261">
      <w:pPr>
        <w:pStyle w:val="ListParagraph"/>
        <w:spacing w:after="240"/>
        <w:rPr>
          <w:ins w:id="2282" w:author="Izabela Adler" w:date="2025-09-03T16:12:00Z" w16du:dateUtc="2025-09-03T16:12:23Z"/>
        </w:rPr>
      </w:pPr>
      <w:r>
        <w:t>Patient → Device Recording → DeepSeek API → DeepSeek AI → DeepSeek API → Text Display </w:t>
      </w:r>
    </w:p>
    <w:p w14:paraId="2F62D845" w14:textId="23586600" w:rsidR="26F4A6D6" w:rsidRDefault="26F4A6D6" w:rsidP="26F4A6D6">
      <w:pPr>
        <w:pStyle w:val="ListParagraph"/>
        <w:spacing w:after="240"/>
        <w:rPr>
          <w:ins w:id="2283" w:author="Izabela Adler" w:date="2025-09-03T16:12:00Z" w16du:dateUtc="2025-09-03T16:12:23Z"/>
        </w:rPr>
      </w:pPr>
    </w:p>
    <w:p w14:paraId="29051286" w14:textId="40CED729" w:rsidR="5AC8C714" w:rsidRDefault="5AC8C714">
      <w:pPr>
        <w:pStyle w:val="ListParagraph"/>
        <w:numPr>
          <w:ilvl w:val="0"/>
          <w:numId w:val="77"/>
        </w:numPr>
        <w:spacing w:after="240"/>
        <w:rPr>
          <w:ins w:id="2284" w:author="Izabela Adler" w:date="2025-09-03T16:13:00Z" w16du:dateUtc="2025-09-03T16:13:01Z"/>
          <w:b/>
          <w:bCs/>
          <w:rPrChange w:id="2285" w:author="Izabela Adler" w:date="2025-09-03T16:13:00Z">
            <w:rPr>
              <w:ins w:id="2286" w:author="Izabela Adler" w:date="2025-09-03T16:13:00Z" w16du:dateUtc="2025-09-03T16:13:01Z"/>
            </w:rPr>
          </w:rPrChange>
        </w:rPr>
        <w:pPrChange w:id="2287" w:author="Izabela Adler" w:date="2025-09-03T16:12:00Z">
          <w:pPr>
            <w:pStyle w:val="ListParagraph"/>
            <w:spacing w:after="240"/>
          </w:pPr>
        </w:pPrChange>
      </w:pPr>
      <w:ins w:id="2288" w:author="Izabela Adler" w:date="2025-09-03T16:12:00Z">
        <w:r w:rsidRPr="26F4A6D6">
          <w:rPr>
            <w:b/>
            <w:bCs/>
            <w:rPrChange w:id="2289" w:author="Izabela Adler" w:date="2025-09-03T16:13:00Z">
              <w:rPr/>
            </w:rPrChange>
          </w:rPr>
          <w:t>Multilingual</w:t>
        </w:r>
      </w:ins>
      <w:ins w:id="2290" w:author="Izabela Adler" w:date="2025-09-03T16:13:00Z">
        <w:r w:rsidRPr="26F4A6D6">
          <w:rPr>
            <w:b/>
            <w:bCs/>
            <w:rPrChange w:id="2291" w:author="Izabela Adler" w:date="2025-09-03T16:13:00Z">
              <w:rPr/>
            </w:rPrChange>
          </w:rPr>
          <w:t xml:space="preserve"> Support</w:t>
        </w:r>
      </w:ins>
    </w:p>
    <w:p w14:paraId="220CE4D4" w14:textId="3558A2A7" w:rsidR="0265CF10" w:rsidRDefault="0265CF10">
      <w:pPr>
        <w:pStyle w:val="ListParagraph"/>
        <w:spacing w:after="240"/>
        <w:rPr>
          <w:ins w:id="2292" w:author="Izabela Adler" w:date="2025-09-03T14:17:00Z" w16du:dateUtc="2025-09-03T14:17:44Z"/>
        </w:rPr>
        <w:pPrChange w:id="2293" w:author="Izabela Adler" w:date="2025-09-03T16:13:00Z">
          <w:pPr/>
        </w:pPrChange>
      </w:pPr>
      <w:ins w:id="2294" w:author="Izabela Adler" w:date="2025-09-03T16:14:00Z">
        <w:r>
          <w:t>Patient or caregiver selects language option</w:t>
        </w:r>
      </w:ins>
      <w:ins w:id="2295" w:author="Izabela Adler" w:date="2025-09-03T16:15:00Z">
        <w:r>
          <w:t xml:space="preserve"> → Mobile App frontend → English locale at runtime → UI ref</w:t>
        </w:r>
        <w:r w:rsidR="6E2B56FE">
          <w:t>reshes with selected resources.</w:t>
        </w:r>
      </w:ins>
    </w:p>
    <w:p w14:paraId="2E99A51C" w14:textId="5D59C02A" w:rsidR="3B944261" w:rsidRDefault="3B944261" w:rsidP="3B944261">
      <w:pPr>
        <w:pStyle w:val="ListParagraph"/>
        <w:spacing w:after="240"/>
        <w:rPr>
          <w:ins w:id="2296" w:author="Izabela Adler" w:date="2025-09-03T14:17:00Z" w16du:dateUtc="2025-09-03T14:17:45Z"/>
        </w:rPr>
      </w:pPr>
    </w:p>
    <w:p w14:paraId="1616A2B5" w14:textId="0EF41E33" w:rsidR="7B45D1FA" w:rsidRDefault="7B45D1FA">
      <w:pPr>
        <w:pStyle w:val="ListParagraph"/>
        <w:numPr>
          <w:ilvl w:val="0"/>
          <w:numId w:val="77"/>
        </w:numPr>
        <w:spacing w:after="240"/>
        <w:rPr>
          <w:ins w:id="2297" w:author="Izabela Adler" w:date="2025-09-03T14:18:00Z" w16du:dateUtc="2025-09-03T14:18:51Z"/>
          <w:b/>
          <w:bCs/>
          <w:rPrChange w:id="2298" w:author="Izabela Adler" w:date="2025-09-03T14:20:00Z">
            <w:rPr>
              <w:ins w:id="2299" w:author="Izabela Adler" w:date="2025-09-03T14:18:00Z" w16du:dateUtc="2025-09-03T14:18:51Z"/>
            </w:rPr>
          </w:rPrChange>
        </w:rPr>
        <w:pPrChange w:id="2300" w:author="Izabela Adler" w:date="2025-09-03T14:17:00Z">
          <w:pPr>
            <w:pStyle w:val="ListParagraph"/>
            <w:spacing w:after="240"/>
          </w:pPr>
        </w:pPrChange>
      </w:pPr>
      <w:ins w:id="2301" w:author="Izabela Adler" w:date="2025-09-03T14:18:00Z">
        <w:r w:rsidRPr="26F4A6D6">
          <w:rPr>
            <w:b/>
            <w:bCs/>
            <w:rPrChange w:id="2302" w:author="Izabela Adler" w:date="2025-09-03T14:20:00Z">
              <w:rPr/>
            </w:rPrChange>
          </w:rPr>
          <w:t xml:space="preserve">Trigger Detection </w:t>
        </w:r>
      </w:ins>
    </w:p>
    <w:p w14:paraId="2F65334E" w14:textId="4DA99099" w:rsidR="7B45D1FA" w:rsidRDefault="7B45D1FA">
      <w:pPr>
        <w:pStyle w:val="ListParagraph"/>
        <w:rPr>
          <w:ins w:id="2303" w:author="Izabela Adler" w:date="2025-09-03T16:11:00Z" w16du:dateUtc="2025-09-03T16:11:59Z"/>
        </w:rPr>
        <w:pPrChange w:id="2304" w:author="Izabela Adler" w:date="2025-09-03T14:18:00Z">
          <w:pPr/>
        </w:pPrChange>
      </w:pPr>
      <w:ins w:id="2305" w:author="Izabela Adler" w:date="2025-09-03T14:19:00Z">
        <w:r w:rsidRPr="26F4A6D6">
          <w:t xml:space="preserve">Documentation module </w:t>
        </w:r>
      </w:ins>
      <w:r w:rsidR="3B944261">
        <w:t>→</w:t>
      </w:r>
      <w:ins w:id="2306" w:author="Izabela Adler" w:date="2025-09-03T14:23:00Z">
        <w:r w:rsidR="660069E3">
          <w:t xml:space="preserve"> Trigger-Detection Serv</w:t>
        </w:r>
      </w:ins>
      <w:ins w:id="2307" w:author="Izabela Adler" w:date="2025-09-03T14:24:00Z">
        <w:r w:rsidR="660069E3">
          <w:t xml:space="preserve">ice </w:t>
        </w:r>
      </w:ins>
      <w:r w:rsidR="3B944261">
        <w:t>→</w:t>
      </w:r>
      <w:ins w:id="2308" w:author="Izabela Adler" w:date="2025-09-03T14:24:00Z">
        <w:r w:rsidR="754507DF">
          <w:t xml:space="preserve"> Caregiver Alert </w:t>
        </w:r>
      </w:ins>
      <w:r w:rsidR="3B944261">
        <w:t>→</w:t>
      </w:r>
      <w:ins w:id="2309" w:author="Izabela Adler" w:date="2025-09-03T14:24:00Z">
        <w:r w:rsidR="07A1C8EB">
          <w:t xml:space="preserve"> Audit Log Update</w:t>
        </w:r>
      </w:ins>
      <w:r w:rsidR="3B944261">
        <w:t xml:space="preserve"> </w:t>
      </w:r>
    </w:p>
    <w:p w14:paraId="5AF7DB2C" w14:textId="4D5D1E03" w:rsidR="7B45D1FA" w:rsidRDefault="7B45D1FA">
      <w:pPr>
        <w:rPr>
          <w:del w:id="2310" w:author="Izabela Adler" w:date="2025-09-03T14:20:00Z" w16du:dateUtc="2025-09-03T14:20:11Z"/>
        </w:rPr>
        <w:pPrChange w:id="2311" w:author="Izabela Adler" w:date="2025-09-03T16:17:00Z">
          <w:pPr>
            <w:pStyle w:val="ListParagraph"/>
          </w:pPr>
        </w:pPrChange>
      </w:pPr>
    </w:p>
    <w:p w14:paraId="33CBE814" w14:textId="77777777" w:rsidR="00C90BD5" w:rsidRPr="00EE7B56" w:rsidRDefault="00C90BD5" w:rsidP="00820EC6">
      <w:pPr>
        <w:pStyle w:val="ListParagraph"/>
        <w:spacing w:after="240"/>
      </w:pPr>
    </w:p>
    <w:p w14:paraId="3A1B3A26" w14:textId="66D155E4" w:rsidR="00E7159E" w:rsidRDefault="00771A21" w:rsidP="00955A0D">
      <w:pPr>
        <w:pStyle w:val="Heading2"/>
        <w:ind w:hanging="14"/>
      </w:pPr>
      <w:bookmarkStart w:id="2312" w:name="_Toc208607994"/>
      <w:r>
        <w:t xml:space="preserve">Technology Stack Summary </w:t>
      </w:r>
      <w:r w:rsidR="008C7D66">
        <w:t xml:space="preserve">– </w:t>
      </w:r>
      <w:r w:rsidR="008C7D66">
        <w:rPr>
          <w:i/>
          <w:iCs/>
        </w:rPr>
        <w:t>(inherited from v3.0)</w:t>
      </w:r>
      <w:bookmarkEnd w:id="2312"/>
    </w:p>
    <w:p w14:paraId="2FA860C5" w14:textId="0AE3FF6A" w:rsidR="00E7159E" w:rsidRPr="00ED02E7" w:rsidRDefault="001A7111" w:rsidP="00CC269E">
      <w:pPr>
        <w:pStyle w:val="Caption"/>
        <w:rPr>
          <w:i w:val="0"/>
        </w:rPr>
      </w:pPr>
      <w:bookmarkStart w:id="2313" w:name="_Toc207458198"/>
      <w:bookmarkStart w:id="2314" w:name="_Toc208135989"/>
      <w:r>
        <w:t xml:space="preserve">Table </w:t>
      </w:r>
      <w:r>
        <w:fldChar w:fldCharType="begin"/>
      </w:r>
      <w:r>
        <w:instrText>SEQ Table \* ARABIC</w:instrText>
      </w:r>
      <w:r>
        <w:fldChar w:fldCharType="separate"/>
      </w:r>
      <w:ins w:id="2315" w:author="Alondra Vega Pacheco" w:date="2025-09-12T19:16:00Z" w16du:dateUtc="2025-09-13T00:16:00Z">
        <w:r w:rsidR="000B213E">
          <w:rPr>
            <w:noProof/>
          </w:rPr>
          <w:t>6</w:t>
        </w:r>
      </w:ins>
      <w:del w:id="2316" w:author="Alondra Vega Pacheco" w:date="2025-09-07T11:11:00Z" w16du:dateUtc="2025-09-07T16:11:00Z">
        <w:r w:rsidR="003B3F28" w:rsidDel="00C33C49">
          <w:rPr>
            <w:noProof/>
          </w:rPr>
          <w:delText>5</w:delText>
        </w:r>
      </w:del>
      <w:bookmarkEnd w:id="2313"/>
      <w:r>
        <w:fldChar w:fldCharType="end"/>
      </w:r>
      <w:r>
        <w:t xml:space="preserve"> </w:t>
      </w:r>
      <w:r w:rsidR="00771A21" w:rsidRPr="00ED02E7">
        <w:t>Technology Stack Summary Table</w:t>
      </w:r>
      <w:bookmarkEnd w:id="2314"/>
    </w:p>
    <w:tbl>
      <w:tblPr>
        <w:tblStyle w:val="TableGrid"/>
        <w:tblW w:w="9945" w:type="dxa"/>
        <w:tblInd w:w="12" w:type="dxa"/>
        <w:tblCellMar>
          <w:top w:w="28" w:type="dxa"/>
          <w:right w:w="27" w:type="dxa"/>
        </w:tblCellMar>
        <w:tblLook w:val="04A0" w:firstRow="1" w:lastRow="0" w:firstColumn="1" w:lastColumn="0" w:noHBand="0" w:noVBand="1"/>
      </w:tblPr>
      <w:tblGrid>
        <w:gridCol w:w="1564"/>
        <w:gridCol w:w="4960"/>
        <w:gridCol w:w="3421"/>
      </w:tblGrid>
      <w:tr w:rsidR="00E7159E" w14:paraId="3376818E" w14:textId="77777777" w:rsidTr="007E6E3E">
        <w:trPr>
          <w:trHeight w:val="450"/>
          <w:tblHeader/>
        </w:trPr>
        <w:tc>
          <w:tcPr>
            <w:tcW w:w="1563" w:type="dxa"/>
            <w:tcBorders>
              <w:top w:val="single" w:sz="8" w:space="0" w:color="000000"/>
              <w:left w:val="single" w:sz="8" w:space="0" w:color="000000"/>
              <w:bottom w:val="single" w:sz="8" w:space="0" w:color="000000"/>
              <w:right w:val="single" w:sz="8" w:space="0" w:color="000000"/>
            </w:tcBorders>
            <w:shd w:val="clear" w:color="auto" w:fill="D1D1D1"/>
          </w:tcPr>
          <w:p w14:paraId="699542B3" w14:textId="77777777" w:rsidR="00E7159E" w:rsidRDefault="00771A21" w:rsidP="00955A0D">
            <w:pPr>
              <w:keepNext/>
              <w:spacing w:line="259" w:lineRule="auto"/>
              <w:ind w:left="25"/>
              <w:jc w:val="center"/>
            </w:pPr>
            <w:r>
              <w:rPr>
                <w:b/>
              </w:rPr>
              <w:t xml:space="preserve">Layer </w:t>
            </w:r>
          </w:p>
        </w:tc>
        <w:tc>
          <w:tcPr>
            <w:tcW w:w="4960" w:type="dxa"/>
            <w:tcBorders>
              <w:top w:val="single" w:sz="8" w:space="0" w:color="000000"/>
              <w:left w:val="single" w:sz="8" w:space="0" w:color="000000"/>
              <w:bottom w:val="single" w:sz="8" w:space="0" w:color="000000"/>
              <w:right w:val="single" w:sz="8" w:space="0" w:color="000000"/>
            </w:tcBorders>
            <w:shd w:val="clear" w:color="auto" w:fill="D1D1D1"/>
          </w:tcPr>
          <w:p w14:paraId="1E2CC4C4" w14:textId="77777777" w:rsidR="00E7159E" w:rsidRDefault="00771A21" w:rsidP="00955A0D">
            <w:pPr>
              <w:keepNext/>
              <w:spacing w:line="259" w:lineRule="auto"/>
              <w:ind w:left="15"/>
              <w:jc w:val="center"/>
            </w:pPr>
            <w:r>
              <w:rPr>
                <w:b/>
              </w:rPr>
              <w:t xml:space="preserve">Tech </w:t>
            </w:r>
          </w:p>
        </w:tc>
        <w:tc>
          <w:tcPr>
            <w:tcW w:w="3421" w:type="dxa"/>
            <w:tcBorders>
              <w:top w:val="single" w:sz="8" w:space="0" w:color="000000"/>
              <w:left w:val="single" w:sz="8" w:space="0" w:color="000000"/>
              <w:bottom w:val="single" w:sz="8" w:space="0" w:color="000000"/>
              <w:right w:val="single" w:sz="8" w:space="0" w:color="000000"/>
            </w:tcBorders>
            <w:shd w:val="clear" w:color="auto" w:fill="D1D1D1"/>
          </w:tcPr>
          <w:p w14:paraId="368550B8" w14:textId="77777777" w:rsidR="00E7159E" w:rsidRDefault="00771A21" w:rsidP="00955A0D">
            <w:pPr>
              <w:keepNext/>
              <w:spacing w:line="259" w:lineRule="auto"/>
              <w:ind w:left="21"/>
              <w:jc w:val="center"/>
            </w:pPr>
            <w:r>
              <w:rPr>
                <w:b/>
              </w:rPr>
              <w:t xml:space="preserve">Notes </w:t>
            </w:r>
          </w:p>
        </w:tc>
      </w:tr>
      <w:tr w:rsidR="00E7159E" w14:paraId="5471318D" w14:textId="77777777">
        <w:trPr>
          <w:trHeight w:val="901"/>
        </w:trPr>
        <w:tc>
          <w:tcPr>
            <w:tcW w:w="1563" w:type="dxa"/>
            <w:tcBorders>
              <w:top w:val="single" w:sz="8" w:space="0" w:color="000000"/>
              <w:left w:val="single" w:sz="8" w:space="0" w:color="000000"/>
              <w:bottom w:val="single" w:sz="8" w:space="0" w:color="000000"/>
              <w:right w:val="single" w:sz="8" w:space="0" w:color="000000"/>
            </w:tcBorders>
          </w:tcPr>
          <w:p w14:paraId="6454EED7" w14:textId="77777777" w:rsidR="00E7159E" w:rsidRDefault="00771A21">
            <w:pPr>
              <w:spacing w:line="259" w:lineRule="auto"/>
              <w:ind w:left="12"/>
            </w:pPr>
            <w:r>
              <w:rPr>
                <w:b/>
              </w:rPr>
              <w:t xml:space="preserve">Front-end </w:t>
            </w:r>
          </w:p>
        </w:tc>
        <w:tc>
          <w:tcPr>
            <w:tcW w:w="4960" w:type="dxa"/>
            <w:tcBorders>
              <w:top w:val="single" w:sz="8" w:space="0" w:color="000000"/>
              <w:left w:val="single" w:sz="8" w:space="0" w:color="000000"/>
              <w:bottom w:val="single" w:sz="8" w:space="0" w:color="000000"/>
              <w:right w:val="single" w:sz="8" w:space="0" w:color="000000"/>
            </w:tcBorders>
          </w:tcPr>
          <w:p w14:paraId="295B882C" w14:textId="77777777" w:rsidR="00E7159E" w:rsidRDefault="00771A21">
            <w:pPr>
              <w:spacing w:line="259" w:lineRule="auto"/>
              <w:ind w:left="14"/>
            </w:pPr>
            <w:r>
              <w:t xml:space="preserve">Flutter 3.x (Dart 3) </w:t>
            </w:r>
          </w:p>
        </w:tc>
        <w:tc>
          <w:tcPr>
            <w:tcW w:w="3421" w:type="dxa"/>
            <w:tcBorders>
              <w:top w:val="single" w:sz="8" w:space="0" w:color="000000"/>
              <w:left w:val="single" w:sz="8" w:space="0" w:color="000000"/>
              <w:bottom w:val="single" w:sz="8" w:space="0" w:color="000000"/>
              <w:right w:val="single" w:sz="8" w:space="0" w:color="000000"/>
            </w:tcBorders>
          </w:tcPr>
          <w:p w14:paraId="3783C033" w14:textId="77777777" w:rsidR="00E7159E" w:rsidRDefault="00771A21">
            <w:pPr>
              <w:spacing w:line="259" w:lineRule="auto"/>
              <w:ind w:left="14"/>
            </w:pPr>
            <w:r>
              <w:t xml:space="preserve">Single code-base iOS/Android/Web </w:t>
            </w:r>
          </w:p>
        </w:tc>
      </w:tr>
      <w:tr w:rsidR="00E7159E" w14:paraId="1997E8E6" w14:textId="77777777">
        <w:trPr>
          <w:trHeight w:val="903"/>
        </w:trPr>
        <w:tc>
          <w:tcPr>
            <w:tcW w:w="1563" w:type="dxa"/>
            <w:tcBorders>
              <w:top w:val="single" w:sz="8" w:space="0" w:color="000000"/>
              <w:left w:val="single" w:sz="8" w:space="0" w:color="000000"/>
              <w:bottom w:val="single" w:sz="8" w:space="0" w:color="000000"/>
              <w:right w:val="single" w:sz="8" w:space="0" w:color="000000"/>
            </w:tcBorders>
          </w:tcPr>
          <w:p w14:paraId="1586E3F0" w14:textId="77777777" w:rsidR="00E7159E" w:rsidRDefault="00771A21">
            <w:pPr>
              <w:spacing w:after="113" w:line="259" w:lineRule="auto"/>
              <w:ind w:left="12"/>
            </w:pPr>
            <w:r>
              <w:rPr>
                <w:b/>
              </w:rPr>
              <w:t xml:space="preserve">BFF &amp; </w:t>
            </w:r>
          </w:p>
          <w:p w14:paraId="72E32F5F" w14:textId="77777777" w:rsidR="00E7159E" w:rsidRDefault="00771A21">
            <w:pPr>
              <w:spacing w:line="259" w:lineRule="auto"/>
              <w:ind w:left="12"/>
            </w:pPr>
            <w:r>
              <w:rPr>
                <w:b/>
              </w:rPr>
              <w:t xml:space="preserve">Services </w:t>
            </w:r>
          </w:p>
        </w:tc>
        <w:tc>
          <w:tcPr>
            <w:tcW w:w="4960" w:type="dxa"/>
            <w:tcBorders>
              <w:top w:val="single" w:sz="8" w:space="0" w:color="000000"/>
              <w:left w:val="single" w:sz="8" w:space="0" w:color="000000"/>
              <w:bottom w:val="single" w:sz="8" w:space="0" w:color="000000"/>
              <w:right w:val="single" w:sz="8" w:space="0" w:color="000000"/>
            </w:tcBorders>
          </w:tcPr>
          <w:p w14:paraId="109D50C4" w14:textId="77777777" w:rsidR="00E7159E" w:rsidRDefault="00771A21">
            <w:pPr>
              <w:spacing w:line="259" w:lineRule="auto"/>
              <w:ind w:left="14"/>
            </w:pPr>
            <w:r>
              <w:t xml:space="preserve">Java 17, Spring Boot 3, Maven multi-module </w:t>
            </w:r>
          </w:p>
        </w:tc>
        <w:tc>
          <w:tcPr>
            <w:tcW w:w="3421" w:type="dxa"/>
            <w:tcBorders>
              <w:top w:val="single" w:sz="8" w:space="0" w:color="000000"/>
              <w:left w:val="single" w:sz="8" w:space="0" w:color="000000"/>
              <w:bottom w:val="single" w:sz="8" w:space="0" w:color="000000"/>
              <w:right w:val="single" w:sz="8" w:space="0" w:color="000000"/>
            </w:tcBorders>
          </w:tcPr>
          <w:p w14:paraId="7E302F6A" w14:textId="77777777" w:rsidR="00E7159E" w:rsidRDefault="00771A21">
            <w:pPr>
              <w:spacing w:line="259" w:lineRule="auto"/>
              <w:ind w:left="14"/>
            </w:pPr>
            <w:r>
              <w:t xml:space="preserve">Micrometer, Resilience4j </w:t>
            </w:r>
          </w:p>
        </w:tc>
      </w:tr>
      <w:tr w:rsidR="00E7159E" w14:paraId="5D90462F" w14:textId="77777777">
        <w:trPr>
          <w:trHeight w:val="893"/>
        </w:trPr>
        <w:tc>
          <w:tcPr>
            <w:tcW w:w="1563" w:type="dxa"/>
            <w:tcBorders>
              <w:top w:val="single" w:sz="8" w:space="0" w:color="000000"/>
              <w:left w:val="single" w:sz="8" w:space="0" w:color="000000"/>
              <w:bottom w:val="single" w:sz="8" w:space="0" w:color="000000"/>
              <w:right w:val="single" w:sz="8" w:space="0" w:color="000000"/>
            </w:tcBorders>
          </w:tcPr>
          <w:p w14:paraId="73CE8EE7" w14:textId="77777777" w:rsidR="00E7159E" w:rsidRDefault="00771A21">
            <w:pPr>
              <w:spacing w:line="259" w:lineRule="auto"/>
              <w:ind w:left="12"/>
            </w:pPr>
            <w:r>
              <w:rPr>
                <w:b/>
              </w:rPr>
              <w:t xml:space="preserve">Data </w:t>
            </w:r>
          </w:p>
        </w:tc>
        <w:tc>
          <w:tcPr>
            <w:tcW w:w="4960" w:type="dxa"/>
            <w:tcBorders>
              <w:top w:val="single" w:sz="8" w:space="0" w:color="000000"/>
              <w:left w:val="single" w:sz="8" w:space="0" w:color="000000"/>
              <w:bottom w:val="single" w:sz="8" w:space="0" w:color="000000"/>
              <w:right w:val="single" w:sz="8" w:space="0" w:color="000000"/>
            </w:tcBorders>
          </w:tcPr>
          <w:p w14:paraId="564D1B78" w14:textId="77777777" w:rsidR="00E7159E" w:rsidRDefault="00771A21">
            <w:pPr>
              <w:spacing w:line="259" w:lineRule="auto"/>
              <w:ind w:left="14"/>
            </w:pPr>
            <w:r>
              <w:t xml:space="preserve">RDS (Postgres 15), DynamoDB, Timestream 1.0 </w:t>
            </w:r>
          </w:p>
        </w:tc>
        <w:tc>
          <w:tcPr>
            <w:tcW w:w="3421" w:type="dxa"/>
            <w:tcBorders>
              <w:top w:val="single" w:sz="8" w:space="0" w:color="000000"/>
              <w:left w:val="single" w:sz="8" w:space="0" w:color="000000"/>
              <w:bottom w:val="single" w:sz="8" w:space="0" w:color="000000"/>
              <w:right w:val="single" w:sz="8" w:space="0" w:color="000000"/>
            </w:tcBorders>
          </w:tcPr>
          <w:p w14:paraId="6723A57B" w14:textId="77777777" w:rsidR="00E7159E" w:rsidRDefault="00771A21">
            <w:pPr>
              <w:spacing w:line="259" w:lineRule="auto"/>
              <w:ind w:left="14"/>
            </w:pPr>
            <w:r>
              <w:t xml:space="preserve">Flyway migrations </w:t>
            </w:r>
          </w:p>
        </w:tc>
      </w:tr>
      <w:tr w:rsidR="00E7159E" w14:paraId="6E267375" w14:textId="77777777">
        <w:trPr>
          <w:trHeight w:val="888"/>
        </w:trPr>
        <w:tc>
          <w:tcPr>
            <w:tcW w:w="1563" w:type="dxa"/>
            <w:tcBorders>
              <w:top w:val="single" w:sz="8" w:space="0" w:color="000000"/>
              <w:left w:val="single" w:sz="8" w:space="0" w:color="000000"/>
              <w:bottom w:val="single" w:sz="8" w:space="0" w:color="000000"/>
              <w:right w:val="single" w:sz="8" w:space="0" w:color="000000"/>
            </w:tcBorders>
          </w:tcPr>
          <w:p w14:paraId="02E16580" w14:textId="77777777" w:rsidR="00E7159E" w:rsidRDefault="00771A21">
            <w:pPr>
              <w:spacing w:line="259" w:lineRule="auto"/>
              <w:ind w:left="12"/>
            </w:pPr>
            <w:r>
              <w:rPr>
                <w:b/>
              </w:rPr>
              <w:t xml:space="preserve">Messaging </w:t>
            </w:r>
          </w:p>
        </w:tc>
        <w:tc>
          <w:tcPr>
            <w:tcW w:w="4960" w:type="dxa"/>
            <w:tcBorders>
              <w:top w:val="single" w:sz="8" w:space="0" w:color="000000"/>
              <w:left w:val="single" w:sz="8" w:space="0" w:color="000000"/>
              <w:bottom w:val="single" w:sz="8" w:space="0" w:color="000000"/>
              <w:right w:val="single" w:sz="8" w:space="0" w:color="000000"/>
            </w:tcBorders>
          </w:tcPr>
          <w:p w14:paraId="1BFF8C9C" w14:textId="77777777" w:rsidR="00E7159E" w:rsidRDefault="00771A21">
            <w:pPr>
              <w:spacing w:line="259" w:lineRule="auto"/>
              <w:ind w:left="14"/>
            </w:pPr>
            <w:r>
              <w:t xml:space="preserve">MSK (Kafka 3.x, TLS) </w:t>
            </w:r>
          </w:p>
        </w:tc>
        <w:tc>
          <w:tcPr>
            <w:tcW w:w="3421" w:type="dxa"/>
            <w:tcBorders>
              <w:top w:val="single" w:sz="8" w:space="0" w:color="000000"/>
              <w:left w:val="single" w:sz="8" w:space="0" w:color="000000"/>
              <w:bottom w:val="single" w:sz="8" w:space="0" w:color="000000"/>
              <w:right w:val="single" w:sz="8" w:space="0" w:color="000000"/>
            </w:tcBorders>
          </w:tcPr>
          <w:p w14:paraId="35C1FD7D" w14:textId="77777777" w:rsidR="00E7159E" w:rsidRDefault="00771A21">
            <w:pPr>
              <w:spacing w:line="259" w:lineRule="auto"/>
              <w:ind w:left="14"/>
            </w:pPr>
            <w:r>
              <w:t xml:space="preserve">Topic per domain (billing, vitals, alerts) </w:t>
            </w:r>
          </w:p>
        </w:tc>
      </w:tr>
      <w:tr w:rsidR="00E7159E" w14:paraId="0FBD4642" w14:textId="77777777">
        <w:trPr>
          <w:trHeight w:val="888"/>
        </w:trPr>
        <w:tc>
          <w:tcPr>
            <w:tcW w:w="1563" w:type="dxa"/>
            <w:tcBorders>
              <w:top w:val="single" w:sz="8" w:space="0" w:color="000000"/>
              <w:left w:val="single" w:sz="8" w:space="0" w:color="000000"/>
              <w:bottom w:val="single" w:sz="8" w:space="0" w:color="000000"/>
              <w:right w:val="single" w:sz="8" w:space="0" w:color="000000"/>
            </w:tcBorders>
          </w:tcPr>
          <w:p w14:paraId="5428418B" w14:textId="77777777" w:rsidR="00E7159E" w:rsidRDefault="00771A21">
            <w:pPr>
              <w:spacing w:line="259" w:lineRule="auto"/>
              <w:ind w:left="12"/>
            </w:pPr>
            <w:r>
              <w:rPr>
                <w:b/>
              </w:rPr>
              <w:t xml:space="preserve">CI/CD </w:t>
            </w:r>
          </w:p>
        </w:tc>
        <w:tc>
          <w:tcPr>
            <w:tcW w:w="4960" w:type="dxa"/>
            <w:tcBorders>
              <w:top w:val="single" w:sz="8" w:space="0" w:color="000000"/>
              <w:left w:val="single" w:sz="8" w:space="0" w:color="000000"/>
              <w:bottom w:val="single" w:sz="8" w:space="0" w:color="000000"/>
              <w:right w:val="single" w:sz="8" w:space="0" w:color="000000"/>
            </w:tcBorders>
          </w:tcPr>
          <w:p w14:paraId="27675CDF" w14:textId="77777777" w:rsidR="00E7159E" w:rsidRDefault="00771A21">
            <w:pPr>
              <w:spacing w:line="259" w:lineRule="auto"/>
              <w:ind w:left="14"/>
              <w:jc w:val="both"/>
            </w:pPr>
            <w:r>
              <w:t xml:space="preserve">GitHub Actions → AWS </w:t>
            </w:r>
            <w:proofErr w:type="spellStart"/>
            <w:r>
              <w:t>CodeBuild</w:t>
            </w:r>
            <w:proofErr w:type="spellEnd"/>
            <w:r>
              <w:t xml:space="preserve"> / </w:t>
            </w:r>
            <w:proofErr w:type="spellStart"/>
            <w:r>
              <w:t>CodeDeploy</w:t>
            </w:r>
            <w:proofErr w:type="spellEnd"/>
          </w:p>
        </w:tc>
        <w:tc>
          <w:tcPr>
            <w:tcW w:w="3421" w:type="dxa"/>
            <w:tcBorders>
              <w:top w:val="single" w:sz="8" w:space="0" w:color="000000"/>
              <w:left w:val="single" w:sz="8" w:space="0" w:color="000000"/>
              <w:bottom w:val="single" w:sz="8" w:space="0" w:color="000000"/>
              <w:right w:val="single" w:sz="8" w:space="0" w:color="000000"/>
            </w:tcBorders>
          </w:tcPr>
          <w:p w14:paraId="436295A7" w14:textId="77777777" w:rsidR="00E7159E" w:rsidRDefault="00771A21">
            <w:pPr>
              <w:spacing w:line="259" w:lineRule="auto"/>
              <w:ind w:left="14"/>
              <w:jc w:val="both"/>
            </w:pPr>
            <w:r>
              <w:t xml:space="preserve">Blue green ECS; </w:t>
            </w:r>
            <w:proofErr w:type="gramStart"/>
            <w:r>
              <w:t>semantic-version</w:t>
            </w:r>
            <w:proofErr w:type="gramEnd"/>
            <w:r>
              <w:t xml:space="preserve"> </w:t>
            </w:r>
          </w:p>
          <w:p w14:paraId="3813FBD0" w14:textId="77777777" w:rsidR="00E7159E" w:rsidRDefault="00771A21">
            <w:pPr>
              <w:spacing w:line="259" w:lineRule="auto"/>
              <w:ind w:left="-24"/>
            </w:pPr>
            <w:r>
              <w:t xml:space="preserve"> </w:t>
            </w:r>
          </w:p>
          <w:p w14:paraId="71B033B9" w14:textId="77777777" w:rsidR="00E7159E" w:rsidRDefault="00771A21">
            <w:pPr>
              <w:spacing w:line="259" w:lineRule="auto"/>
              <w:ind w:left="14"/>
            </w:pPr>
            <w:r>
              <w:t xml:space="preserve">tags </w:t>
            </w:r>
          </w:p>
        </w:tc>
      </w:tr>
      <w:tr w:rsidR="00E7159E" w14:paraId="7104EC48" w14:textId="77777777">
        <w:trPr>
          <w:trHeight w:val="893"/>
        </w:trPr>
        <w:tc>
          <w:tcPr>
            <w:tcW w:w="1563" w:type="dxa"/>
            <w:tcBorders>
              <w:top w:val="single" w:sz="8" w:space="0" w:color="000000"/>
              <w:left w:val="single" w:sz="8" w:space="0" w:color="000000"/>
              <w:bottom w:val="single" w:sz="8" w:space="0" w:color="000000"/>
              <w:right w:val="single" w:sz="8" w:space="0" w:color="000000"/>
            </w:tcBorders>
          </w:tcPr>
          <w:p w14:paraId="6B3D03CD" w14:textId="77777777" w:rsidR="00E7159E" w:rsidRDefault="00771A21">
            <w:pPr>
              <w:spacing w:line="259" w:lineRule="auto"/>
              <w:ind w:left="12"/>
              <w:jc w:val="both"/>
            </w:pPr>
            <w:r>
              <w:rPr>
                <w:b/>
              </w:rPr>
              <w:t xml:space="preserve">Observability </w:t>
            </w:r>
          </w:p>
        </w:tc>
        <w:tc>
          <w:tcPr>
            <w:tcW w:w="4960" w:type="dxa"/>
            <w:tcBorders>
              <w:top w:val="single" w:sz="8" w:space="0" w:color="000000"/>
              <w:left w:val="single" w:sz="8" w:space="0" w:color="000000"/>
              <w:bottom w:val="single" w:sz="8" w:space="0" w:color="000000"/>
              <w:right w:val="single" w:sz="8" w:space="0" w:color="000000"/>
            </w:tcBorders>
          </w:tcPr>
          <w:p w14:paraId="1EC7C7A9" w14:textId="77777777" w:rsidR="00E7159E" w:rsidRDefault="00771A21">
            <w:pPr>
              <w:spacing w:after="112" w:line="259" w:lineRule="auto"/>
              <w:ind w:left="14"/>
            </w:pPr>
            <w:r>
              <w:t xml:space="preserve">CloudWatch Logs, Prometheus ECS sidecar, </w:t>
            </w:r>
          </w:p>
          <w:p w14:paraId="71435F5B" w14:textId="77777777" w:rsidR="00E7159E" w:rsidRDefault="00771A21">
            <w:pPr>
              <w:spacing w:line="259" w:lineRule="auto"/>
              <w:ind w:left="14"/>
            </w:pPr>
            <w:r>
              <w:t xml:space="preserve">Grafana Cloud </w:t>
            </w:r>
          </w:p>
        </w:tc>
        <w:tc>
          <w:tcPr>
            <w:tcW w:w="3421" w:type="dxa"/>
            <w:tcBorders>
              <w:top w:val="single" w:sz="8" w:space="0" w:color="000000"/>
              <w:left w:val="single" w:sz="8" w:space="0" w:color="000000"/>
              <w:bottom w:val="single" w:sz="8" w:space="0" w:color="000000"/>
              <w:right w:val="single" w:sz="8" w:space="0" w:color="000000"/>
            </w:tcBorders>
          </w:tcPr>
          <w:p w14:paraId="40AE1268" w14:textId="77777777" w:rsidR="00E7159E" w:rsidRDefault="00771A21">
            <w:pPr>
              <w:spacing w:line="259" w:lineRule="auto"/>
              <w:ind w:left="14"/>
            </w:pPr>
            <w:r>
              <w:t xml:space="preserve">Traces via AWS X-Ray </w:t>
            </w:r>
          </w:p>
        </w:tc>
      </w:tr>
      <w:tr w:rsidR="00E7159E" w14:paraId="355D52D3" w14:textId="77777777">
        <w:trPr>
          <w:trHeight w:val="903"/>
        </w:trPr>
        <w:tc>
          <w:tcPr>
            <w:tcW w:w="1563" w:type="dxa"/>
            <w:tcBorders>
              <w:top w:val="single" w:sz="8" w:space="0" w:color="000000"/>
              <w:left w:val="single" w:sz="8" w:space="0" w:color="000000"/>
              <w:bottom w:val="single" w:sz="8" w:space="0" w:color="000000"/>
              <w:right w:val="single" w:sz="8" w:space="0" w:color="000000"/>
            </w:tcBorders>
          </w:tcPr>
          <w:p w14:paraId="64E97174" w14:textId="77777777" w:rsidR="00E7159E" w:rsidRDefault="00771A21">
            <w:pPr>
              <w:spacing w:line="259" w:lineRule="auto"/>
              <w:ind w:left="12"/>
            </w:pPr>
            <w:r>
              <w:rPr>
                <w:b/>
              </w:rPr>
              <w:t xml:space="preserve">Security </w:t>
            </w:r>
          </w:p>
        </w:tc>
        <w:tc>
          <w:tcPr>
            <w:tcW w:w="4960" w:type="dxa"/>
            <w:tcBorders>
              <w:top w:val="single" w:sz="8" w:space="0" w:color="000000"/>
              <w:left w:val="single" w:sz="8" w:space="0" w:color="000000"/>
              <w:bottom w:val="single" w:sz="8" w:space="0" w:color="000000"/>
              <w:right w:val="single" w:sz="8" w:space="0" w:color="000000"/>
            </w:tcBorders>
          </w:tcPr>
          <w:p w14:paraId="6AB24D2C" w14:textId="77777777" w:rsidR="00E7159E" w:rsidRDefault="00771A21">
            <w:pPr>
              <w:spacing w:line="259" w:lineRule="auto"/>
              <w:ind w:left="14"/>
            </w:pPr>
            <w:r>
              <w:t xml:space="preserve">AWS Cognito (OIDC), KMS, WAFv2, IAM-least privilege </w:t>
            </w:r>
          </w:p>
        </w:tc>
        <w:tc>
          <w:tcPr>
            <w:tcW w:w="3421" w:type="dxa"/>
            <w:tcBorders>
              <w:top w:val="single" w:sz="8" w:space="0" w:color="000000"/>
              <w:left w:val="single" w:sz="8" w:space="0" w:color="000000"/>
              <w:bottom w:val="single" w:sz="8" w:space="0" w:color="000000"/>
              <w:right w:val="single" w:sz="8" w:space="0" w:color="000000"/>
            </w:tcBorders>
          </w:tcPr>
          <w:p w14:paraId="55478F9D" w14:textId="77777777" w:rsidR="00E7159E" w:rsidRDefault="00771A21">
            <w:pPr>
              <w:spacing w:line="259" w:lineRule="auto"/>
              <w:ind w:left="14"/>
            </w:pPr>
            <w:r>
              <w:t xml:space="preserve">S3 Block Public Access </w:t>
            </w:r>
          </w:p>
        </w:tc>
      </w:tr>
    </w:tbl>
    <w:p w14:paraId="583F4BDB" w14:textId="77777777" w:rsidR="00E7159E" w:rsidRDefault="00771A21">
      <w:pPr>
        <w:spacing w:after="241" w:line="476" w:lineRule="auto"/>
        <w:ind w:right="10"/>
      </w:pPr>
      <w:r>
        <w:rPr>
          <w:i/>
        </w:rPr>
        <w:lastRenderedPageBreak/>
        <w:t xml:space="preserve">Note. </w:t>
      </w:r>
      <w:r>
        <w:t xml:space="preserve">This figure presents a high-level system architecture diagram showing data flow and component integration. </w:t>
      </w:r>
    </w:p>
    <w:p w14:paraId="0F4DFD48" w14:textId="4EE377CC" w:rsidR="00E7159E" w:rsidRDefault="00771A21">
      <w:pPr>
        <w:pStyle w:val="Heading2"/>
        <w:ind w:left="-5"/>
      </w:pPr>
      <w:bookmarkStart w:id="2317" w:name="_Toc208607995"/>
      <w:r>
        <w:t xml:space="preserve">Deployment Topology Highlights </w:t>
      </w:r>
      <w:r w:rsidR="008C7D66">
        <w:t xml:space="preserve">– </w:t>
      </w:r>
      <w:r w:rsidR="008C7D66">
        <w:rPr>
          <w:i/>
          <w:iCs/>
        </w:rPr>
        <w:t>(inherited from v3.0)</w:t>
      </w:r>
      <w:bookmarkEnd w:id="2317"/>
    </w:p>
    <w:p w14:paraId="3DFA7C23" w14:textId="77777777" w:rsidR="00E7159E" w:rsidRDefault="00771A21" w:rsidP="001277AF">
      <w:pPr>
        <w:numPr>
          <w:ilvl w:val="0"/>
          <w:numId w:val="7"/>
        </w:numPr>
        <w:spacing w:line="473" w:lineRule="auto"/>
        <w:ind w:left="705" w:right="10" w:hanging="360"/>
      </w:pPr>
      <w:r>
        <w:t xml:space="preserve">All Spring services run as container images in an ECS </w:t>
      </w:r>
      <w:proofErr w:type="spellStart"/>
      <w:r>
        <w:t>Fargate</w:t>
      </w:r>
      <w:proofErr w:type="spellEnd"/>
      <w:r>
        <w:t xml:space="preserve"> cluster inside a private subnet; only API Gateway and CloudFront are publicly routable. </w:t>
      </w:r>
    </w:p>
    <w:p w14:paraId="4D792168" w14:textId="77777777" w:rsidR="00E7159E" w:rsidRDefault="00771A21" w:rsidP="001277AF">
      <w:pPr>
        <w:numPr>
          <w:ilvl w:val="0"/>
          <w:numId w:val="7"/>
        </w:numPr>
        <w:spacing w:after="197"/>
        <w:ind w:left="705" w:right="10" w:hanging="360"/>
      </w:pPr>
      <w:r>
        <w:t xml:space="preserve">Secrets (DB passwords, Stripe keys) are stored in AWS Secrets Manager; tasks assume </w:t>
      </w:r>
    </w:p>
    <w:p w14:paraId="3B0372B1" w14:textId="77777777" w:rsidR="00E7159E" w:rsidRDefault="00771A21">
      <w:pPr>
        <w:spacing w:after="263"/>
        <w:ind w:left="731" w:right="10"/>
      </w:pPr>
      <w:r>
        <w:t xml:space="preserve">IAM roles with the least-privilege policy generated via AWS SAM. </w:t>
      </w:r>
    </w:p>
    <w:p w14:paraId="0E53B6F6" w14:textId="77777777" w:rsidR="00E7159E" w:rsidRDefault="00771A21" w:rsidP="001277AF">
      <w:pPr>
        <w:numPr>
          <w:ilvl w:val="0"/>
          <w:numId w:val="7"/>
        </w:numPr>
        <w:spacing w:after="27" w:line="473" w:lineRule="auto"/>
        <w:ind w:left="705" w:right="10" w:hanging="360"/>
      </w:pPr>
      <w:r>
        <w:t xml:space="preserve">Observability: structured JSON logs are shipped to CloudWatch; metrics and traces are exported via </w:t>
      </w:r>
      <w:proofErr w:type="spellStart"/>
      <w:r>
        <w:t>OpenTelemetry</w:t>
      </w:r>
      <w:proofErr w:type="spellEnd"/>
      <w:r>
        <w:t xml:space="preserve"> to a managed Grafana workspace. </w:t>
      </w:r>
    </w:p>
    <w:p w14:paraId="3C9EB9DC" w14:textId="77777777" w:rsidR="00E7159E" w:rsidRDefault="00771A21" w:rsidP="001277AF">
      <w:pPr>
        <w:numPr>
          <w:ilvl w:val="0"/>
          <w:numId w:val="7"/>
        </w:numPr>
        <w:spacing w:line="477" w:lineRule="auto"/>
        <w:ind w:left="705" w:right="10" w:hanging="360"/>
      </w:pPr>
      <w:r>
        <w:t xml:space="preserve">Blue/Green deployments are orchestrated by </w:t>
      </w:r>
      <w:proofErr w:type="spellStart"/>
      <w:r>
        <w:t>CodeDeploy</w:t>
      </w:r>
      <w:proofErr w:type="spellEnd"/>
      <w:r>
        <w:t xml:space="preserve">. Rollback is automatic on canary health-check failures (&lt;2 min). </w:t>
      </w:r>
    </w:p>
    <w:p w14:paraId="13181A66" w14:textId="77777777" w:rsidR="00E7159E" w:rsidRDefault="00771A21">
      <w:pPr>
        <w:spacing w:after="165"/>
        <w:ind w:right="10"/>
      </w:pPr>
      <w:r>
        <w:t xml:space="preserve">This section outlines a secure, scalable, serverless and cloud-native technical architecture for CareConnect. We will be using Amazon Web Services (AWS) to build the infrastructure and Flutter to build the user interface. </w:t>
      </w:r>
    </w:p>
    <w:p w14:paraId="1EB973A1" w14:textId="77777777" w:rsidR="00E7159E" w:rsidRDefault="00771A21">
      <w:pPr>
        <w:spacing w:after="237"/>
        <w:ind w:right="10"/>
      </w:pPr>
      <w:r>
        <w:t xml:space="preserve">This setup is well-suited for modern web and mobile applications that require secure access control, high availability while being able to scale to zero and integrate with internal AWS services and external third-party seamlessly. </w:t>
      </w:r>
    </w:p>
    <w:p w14:paraId="4B95A049" w14:textId="10A753BF" w:rsidR="00E7159E" w:rsidRPr="004E04FF" w:rsidRDefault="00771A21" w:rsidP="00955A0D">
      <w:pPr>
        <w:pStyle w:val="Heading2"/>
        <w:rPr>
          <w:i/>
          <w:iCs/>
        </w:rPr>
      </w:pPr>
      <w:bookmarkStart w:id="2318" w:name="_Toc208607996"/>
      <w:r w:rsidRPr="00955A0D">
        <w:t xml:space="preserve">Frontend </w:t>
      </w:r>
      <w:r w:rsidR="004E04FF">
        <w:t xml:space="preserve">– </w:t>
      </w:r>
      <w:r w:rsidR="004E04FF">
        <w:rPr>
          <w:i/>
          <w:iCs/>
        </w:rPr>
        <w:t>(updated in v4.</w:t>
      </w:r>
      <w:del w:id="2319" w:author="Alondra Vega Pacheco" w:date="2025-09-12T22:21:00Z" w16du:dateUtc="2025-09-13T03:21:00Z">
        <w:r w:rsidR="004E04FF" w:rsidDel="006313B4">
          <w:rPr>
            <w:i/>
            <w:iCs/>
          </w:rPr>
          <w:delText>0)</w:delText>
        </w:r>
      </w:del>
      <w:bookmarkEnd w:id="2318"/>
      <w:ins w:id="2320" w:author="Alondra Vega Pacheco" w:date="2025-09-12T22:21:00Z" w16du:dateUtc="2025-09-13T03:21:00Z">
        <w:r w:rsidR="006313B4">
          <w:rPr>
            <w:i/>
            <w:iCs/>
          </w:rPr>
          <w:t>1</w:t>
        </w:r>
      </w:ins>
    </w:p>
    <w:p w14:paraId="4632DE38" w14:textId="77777777" w:rsidR="00E7159E" w:rsidRDefault="00771A21">
      <w:pPr>
        <w:spacing w:after="247"/>
        <w:ind w:right="10"/>
        <w:rPr>
          <w:ins w:id="2321" w:author="Izabela Adler" w:date="2025-09-03T15:57:00Z" w16du:dateUtc="2025-09-03T15:57:06Z"/>
        </w:rPr>
      </w:pPr>
      <w:r w:rsidRPr="26F4A6D6">
        <w:rPr>
          <w:b/>
          <w:bCs/>
        </w:rPr>
        <w:t>CareConnect’s frontend</w:t>
      </w:r>
      <w:r>
        <w:t xml:space="preserve"> is primarily designed for ease-of-use by both patients and caregivers, with configurable features integrated in the code to allow for user preference of the UX. The frontend will be comprised of code using Flutter and Dart, allowing for support from a wide range of platforms. The UI was designed with role-specific functionality in mind. This allows for separate features dependent on the user’s role – patient or caregiver. </w:t>
      </w:r>
    </w:p>
    <w:p w14:paraId="0F8EAB10" w14:textId="64A9A5A0" w:rsidR="46310131" w:rsidRDefault="46310131" w:rsidP="26F4A6D6">
      <w:pPr>
        <w:spacing w:after="247"/>
        <w:ind w:right="10"/>
        <w:rPr>
          <w:ins w:id="2322" w:author="Izabela Adler" w:date="2025-09-03T16:10:00Z" w16du:dateUtc="2025-09-03T16:10:28Z"/>
        </w:rPr>
      </w:pPr>
      <w:ins w:id="2323" w:author="Izabela Adler" w:date="2025-09-03T16:10:00Z">
        <w:r>
          <w:t>The frontend provides a consistent navigation shell with role-aware menus and reusable page templates. State management supports responsive updates for documentation, scheduling, billing, and alerts while preserving usability on mobile devices.</w:t>
        </w:r>
      </w:ins>
    </w:p>
    <w:p w14:paraId="73F23724" w14:textId="5F9B5E10" w:rsidR="46310131" w:rsidRDefault="46310131" w:rsidP="26F4A6D6">
      <w:pPr>
        <w:spacing w:after="247"/>
        <w:ind w:right="10"/>
      </w:pPr>
      <w:ins w:id="2324" w:author="Izabela Adler" w:date="2025-09-03T16:10:00Z">
        <w:r>
          <w:t>Accessibility and performance are prioritized. Pages load within the target latency budget, apply text scaling, and provide clear validation and error messaging. Offline capture is supported for selected workflows with synchronization when connectivity is restored. A localization framework is included to support English at launch. Multilingual features are explicitly Out-of-Scope for the MVP, as documented in the Assumptions section.</w:t>
        </w:r>
      </w:ins>
    </w:p>
    <w:p w14:paraId="2883F20C" w14:textId="31075CC8" w:rsidR="00E7159E" w:rsidRPr="004E04FF" w:rsidRDefault="00771A21" w:rsidP="007E6E3E">
      <w:pPr>
        <w:keepNext/>
        <w:spacing w:after="276" w:line="240" w:lineRule="auto"/>
        <w:ind w:left="-5"/>
        <w:rPr>
          <w:i/>
          <w:iCs/>
        </w:rPr>
      </w:pPr>
      <w:r>
        <w:rPr>
          <w:b/>
        </w:rPr>
        <w:lastRenderedPageBreak/>
        <w:t xml:space="preserve">Main Pages: </w:t>
      </w:r>
      <w:r w:rsidR="004E04FF">
        <w:rPr>
          <w:b/>
          <w:i/>
          <w:iCs/>
        </w:rPr>
        <w:t>(updated in v4.0)</w:t>
      </w:r>
    </w:p>
    <w:p w14:paraId="7B6EB42D" w14:textId="77777777" w:rsidR="004E04FF" w:rsidRPr="004E04FF" w:rsidRDefault="004E04FF" w:rsidP="007E6E3E">
      <w:pPr>
        <w:keepNext/>
        <w:numPr>
          <w:ilvl w:val="0"/>
          <w:numId w:val="8"/>
        </w:numPr>
        <w:tabs>
          <w:tab w:val="num" w:pos="720"/>
        </w:tabs>
        <w:spacing w:line="240" w:lineRule="auto"/>
        <w:ind w:left="705" w:right="10" w:firstLine="375"/>
      </w:pPr>
      <w:r w:rsidRPr="004E04FF">
        <w:t>Welcome/Login page  </w:t>
      </w:r>
    </w:p>
    <w:p w14:paraId="61030DB8" w14:textId="77777777" w:rsidR="004E04FF" w:rsidRPr="004E04FF" w:rsidRDefault="004E04FF" w:rsidP="007E6E3E">
      <w:pPr>
        <w:keepNext/>
        <w:numPr>
          <w:ilvl w:val="0"/>
          <w:numId w:val="8"/>
        </w:numPr>
        <w:tabs>
          <w:tab w:val="num" w:pos="720"/>
        </w:tabs>
        <w:spacing w:line="240" w:lineRule="auto"/>
        <w:ind w:left="705" w:right="10" w:firstLine="375"/>
      </w:pPr>
      <w:r w:rsidRPr="004E04FF">
        <w:t>Patient Home Page </w:t>
      </w:r>
    </w:p>
    <w:p w14:paraId="4D3230EC" w14:textId="77777777" w:rsidR="004E04FF" w:rsidRPr="004E04FF" w:rsidRDefault="004E04FF" w:rsidP="007E6E3E">
      <w:pPr>
        <w:keepNext/>
        <w:numPr>
          <w:ilvl w:val="0"/>
          <w:numId w:val="8"/>
        </w:numPr>
        <w:tabs>
          <w:tab w:val="num" w:pos="720"/>
        </w:tabs>
        <w:spacing w:line="240" w:lineRule="auto"/>
        <w:ind w:left="705" w:right="10" w:firstLine="375"/>
      </w:pPr>
      <w:r w:rsidRPr="004E04FF">
        <w:t>Patient Symptoms &amp; Allergies Page </w:t>
      </w:r>
    </w:p>
    <w:p w14:paraId="198BA8DA" w14:textId="77777777" w:rsidR="004E04FF" w:rsidRPr="004E04FF" w:rsidRDefault="004E04FF" w:rsidP="007E6E3E">
      <w:pPr>
        <w:keepNext/>
        <w:numPr>
          <w:ilvl w:val="0"/>
          <w:numId w:val="8"/>
        </w:numPr>
        <w:tabs>
          <w:tab w:val="num" w:pos="720"/>
        </w:tabs>
        <w:spacing w:line="240" w:lineRule="auto"/>
        <w:ind w:left="705" w:right="10" w:firstLine="375"/>
      </w:pPr>
      <w:r w:rsidRPr="004E04FF">
        <w:t>Patient Check-In Page </w:t>
      </w:r>
    </w:p>
    <w:p w14:paraId="1DD961E1" w14:textId="77777777" w:rsidR="004E04FF" w:rsidRPr="004E04FF" w:rsidRDefault="004E04FF" w:rsidP="007E6E3E">
      <w:pPr>
        <w:keepNext/>
        <w:numPr>
          <w:ilvl w:val="0"/>
          <w:numId w:val="8"/>
        </w:numPr>
        <w:tabs>
          <w:tab w:val="num" w:pos="720"/>
        </w:tabs>
        <w:spacing w:line="240" w:lineRule="auto"/>
        <w:ind w:left="705" w:right="10" w:firstLine="375"/>
      </w:pPr>
      <w:r w:rsidRPr="004E04FF">
        <w:t>Patient Medications Page </w:t>
      </w:r>
    </w:p>
    <w:p w14:paraId="378CAE6F" w14:textId="77777777" w:rsidR="004E04FF" w:rsidRPr="004E04FF" w:rsidRDefault="004E04FF" w:rsidP="007E6E3E">
      <w:pPr>
        <w:keepNext/>
        <w:numPr>
          <w:ilvl w:val="0"/>
          <w:numId w:val="8"/>
        </w:numPr>
        <w:tabs>
          <w:tab w:val="num" w:pos="720"/>
        </w:tabs>
        <w:spacing w:line="240" w:lineRule="auto"/>
        <w:ind w:left="705" w:right="10" w:firstLine="375"/>
      </w:pPr>
      <w:r w:rsidRPr="004E04FF">
        <w:t>Patient’s Report Page </w:t>
      </w:r>
    </w:p>
    <w:p w14:paraId="2B0CACEB" w14:textId="77777777" w:rsidR="004E04FF" w:rsidRPr="004E04FF" w:rsidRDefault="004E04FF" w:rsidP="001277AF">
      <w:pPr>
        <w:numPr>
          <w:ilvl w:val="0"/>
          <w:numId w:val="8"/>
        </w:numPr>
        <w:tabs>
          <w:tab w:val="num" w:pos="720"/>
        </w:tabs>
        <w:ind w:left="705" w:right="10" w:firstLine="375"/>
      </w:pPr>
      <w:r w:rsidRPr="004E04FF">
        <w:t>In-App Messages </w:t>
      </w:r>
    </w:p>
    <w:p w14:paraId="20528FFC" w14:textId="77777777" w:rsidR="004E04FF" w:rsidRPr="004E04FF" w:rsidRDefault="004E04FF" w:rsidP="001277AF">
      <w:pPr>
        <w:numPr>
          <w:ilvl w:val="0"/>
          <w:numId w:val="8"/>
        </w:numPr>
        <w:tabs>
          <w:tab w:val="num" w:pos="720"/>
        </w:tabs>
        <w:ind w:left="705" w:right="10" w:firstLine="375"/>
      </w:pPr>
      <w:r w:rsidRPr="004E04FF">
        <w:t>Caregiver Home Page  </w:t>
      </w:r>
    </w:p>
    <w:p w14:paraId="1A6A7D82" w14:textId="77777777" w:rsidR="004E04FF" w:rsidRPr="004E04FF" w:rsidRDefault="004E04FF" w:rsidP="001277AF">
      <w:pPr>
        <w:numPr>
          <w:ilvl w:val="0"/>
          <w:numId w:val="8"/>
        </w:numPr>
        <w:tabs>
          <w:tab w:val="num" w:pos="720"/>
        </w:tabs>
        <w:ind w:left="705" w:right="10" w:firstLine="375"/>
      </w:pPr>
      <w:r w:rsidRPr="004E04FF">
        <w:t>Caregiver’s Schedule Page </w:t>
      </w:r>
    </w:p>
    <w:p w14:paraId="025D983B" w14:textId="77777777" w:rsidR="004E04FF" w:rsidRPr="004E04FF" w:rsidRDefault="004E04FF" w:rsidP="001277AF">
      <w:pPr>
        <w:numPr>
          <w:ilvl w:val="0"/>
          <w:numId w:val="8"/>
        </w:numPr>
        <w:tabs>
          <w:tab w:val="num" w:pos="720"/>
        </w:tabs>
        <w:ind w:left="705" w:right="10" w:firstLine="375"/>
      </w:pPr>
      <w:r w:rsidRPr="004E04FF">
        <w:t>Caregiver’s Patient list page </w:t>
      </w:r>
    </w:p>
    <w:p w14:paraId="5BA5C528" w14:textId="77777777" w:rsidR="004E04FF" w:rsidRPr="004E04FF" w:rsidRDefault="004E04FF" w:rsidP="001277AF">
      <w:pPr>
        <w:numPr>
          <w:ilvl w:val="0"/>
          <w:numId w:val="8"/>
        </w:numPr>
        <w:tabs>
          <w:tab w:val="num" w:pos="720"/>
        </w:tabs>
        <w:ind w:left="705" w:right="10" w:firstLine="375"/>
      </w:pPr>
      <w:r w:rsidRPr="004E04FF">
        <w:t>Admin panel </w:t>
      </w:r>
    </w:p>
    <w:p w14:paraId="01897271" w14:textId="77777777" w:rsidR="004E04FF" w:rsidRPr="004E04FF" w:rsidRDefault="004E04FF" w:rsidP="001277AF">
      <w:pPr>
        <w:numPr>
          <w:ilvl w:val="0"/>
          <w:numId w:val="8"/>
        </w:numPr>
        <w:tabs>
          <w:tab w:val="num" w:pos="720"/>
        </w:tabs>
        <w:ind w:left="705" w:right="10" w:firstLine="375"/>
      </w:pPr>
      <w:r w:rsidRPr="004E04FF">
        <w:t>Invoice Scanning Page </w:t>
      </w:r>
    </w:p>
    <w:p w14:paraId="057594B4" w14:textId="28A88EE2" w:rsidR="00443B95" w:rsidRDefault="00443B95" w:rsidP="00443B95">
      <w:pPr>
        <w:numPr>
          <w:ilvl w:val="0"/>
          <w:numId w:val="8"/>
        </w:numPr>
        <w:tabs>
          <w:tab w:val="num" w:pos="720"/>
        </w:tabs>
        <w:ind w:left="1080" w:right="10"/>
      </w:pPr>
      <w:r w:rsidRPr="004E04FF">
        <w:t xml:space="preserve">Invoice </w:t>
      </w:r>
      <w:r>
        <w:t>Review</w:t>
      </w:r>
      <w:r w:rsidR="00DE16AD">
        <w:t>/Payment</w:t>
      </w:r>
      <w:r w:rsidRPr="004E04FF">
        <w:t xml:space="preserve"> Page </w:t>
      </w:r>
    </w:p>
    <w:p w14:paraId="6F8F6730" w14:textId="3AF93345" w:rsidR="00DE16AD" w:rsidRPr="004E04FF" w:rsidRDefault="00DE16AD" w:rsidP="00443B95">
      <w:pPr>
        <w:numPr>
          <w:ilvl w:val="0"/>
          <w:numId w:val="8"/>
        </w:numPr>
        <w:tabs>
          <w:tab w:val="num" w:pos="720"/>
        </w:tabs>
        <w:ind w:left="1080" w:right="10"/>
      </w:pPr>
      <w:r>
        <w:t xml:space="preserve">Electronic Visit Verification </w:t>
      </w:r>
      <w:r w:rsidR="00C85962">
        <w:t>Page</w:t>
      </w:r>
    </w:p>
    <w:p w14:paraId="10F81A8B" w14:textId="77777777" w:rsidR="004E04FF" w:rsidRPr="004E04FF" w:rsidRDefault="004E04FF" w:rsidP="001277AF">
      <w:pPr>
        <w:numPr>
          <w:ilvl w:val="0"/>
          <w:numId w:val="8"/>
        </w:numPr>
        <w:tabs>
          <w:tab w:val="num" w:pos="720"/>
        </w:tabs>
        <w:ind w:left="705" w:right="10" w:firstLine="375"/>
      </w:pPr>
      <w:r w:rsidRPr="004E04FF">
        <w:t>Payment Page </w:t>
      </w:r>
    </w:p>
    <w:p w14:paraId="53E85E07" w14:textId="796B4837" w:rsidR="00E7159E" w:rsidRDefault="004E04FF" w:rsidP="001277AF">
      <w:pPr>
        <w:numPr>
          <w:ilvl w:val="0"/>
          <w:numId w:val="8"/>
        </w:numPr>
        <w:tabs>
          <w:tab w:val="num" w:pos="720"/>
        </w:tabs>
        <w:ind w:left="705" w:right="10" w:firstLine="375"/>
        <w:rPr>
          <w:ins w:id="2325" w:author="Amber Young" w:date="2025-09-11T20:24:00Z" w16du:dateUtc="2025-09-11T20:24:01Z"/>
        </w:rPr>
      </w:pPr>
      <w:r w:rsidRPr="004E04FF">
        <w:t>USPS Mail Assist Page </w:t>
      </w:r>
    </w:p>
    <w:p w14:paraId="558DF680" w14:textId="47F6DC58" w:rsidR="510DE4D7" w:rsidRDefault="510DE4D7" w:rsidP="547B1A5A">
      <w:pPr>
        <w:numPr>
          <w:ilvl w:val="0"/>
          <w:numId w:val="8"/>
        </w:numPr>
        <w:tabs>
          <w:tab w:val="num" w:pos="720"/>
        </w:tabs>
        <w:ind w:left="705" w:right="10" w:firstLine="375"/>
        <w:rPr>
          <w:ins w:id="2326" w:author="Amber Young" w:date="2025-09-11T20:24:00Z" w16du:dateUtc="2025-09-11T20:24:07Z"/>
        </w:rPr>
      </w:pPr>
      <w:ins w:id="2327" w:author="Amber Young" w:date="2025-09-11T20:24:00Z">
        <w:r>
          <w:t>Vial of Life</w:t>
        </w:r>
      </w:ins>
    </w:p>
    <w:p w14:paraId="276695FC" w14:textId="441B78A7" w:rsidR="510DE4D7" w:rsidRDefault="510DE4D7" w:rsidP="547B1A5A">
      <w:pPr>
        <w:numPr>
          <w:ilvl w:val="0"/>
          <w:numId w:val="8"/>
        </w:numPr>
        <w:tabs>
          <w:tab w:val="num" w:pos="720"/>
        </w:tabs>
        <w:ind w:left="705" w:right="10" w:firstLine="375"/>
        <w:rPr>
          <w:ins w:id="2328" w:author="Amber Young" w:date="2025-09-11T20:24:00Z" w16du:dateUtc="2025-09-11T20:24:13Z"/>
        </w:rPr>
      </w:pPr>
      <w:ins w:id="2329" w:author="Amber Young" w:date="2025-09-11T20:24:00Z">
        <w:r>
          <w:t>Fall Detection</w:t>
        </w:r>
      </w:ins>
    </w:p>
    <w:p w14:paraId="7EBBCC63" w14:textId="13FC709D" w:rsidR="510DE4D7" w:rsidRDefault="510DE4D7" w:rsidP="547B1A5A">
      <w:pPr>
        <w:numPr>
          <w:ilvl w:val="0"/>
          <w:numId w:val="8"/>
        </w:numPr>
        <w:tabs>
          <w:tab w:val="num" w:pos="720"/>
        </w:tabs>
        <w:ind w:left="705" w:right="10" w:firstLine="375"/>
        <w:rPr>
          <w:ins w:id="2330" w:author="Amber Young" w:date="2025-09-11T20:24:00Z" w16du:dateUtc="2025-09-11T20:24:33Z"/>
        </w:rPr>
      </w:pPr>
      <w:ins w:id="2331" w:author="Amber Young" w:date="2025-09-11T20:24:00Z">
        <w:r>
          <w:t>Smart home Integration with Alexa</w:t>
        </w:r>
      </w:ins>
    </w:p>
    <w:p w14:paraId="4CA37E70" w14:textId="78CA5290" w:rsidR="510DE4D7" w:rsidRDefault="510DE4D7" w:rsidP="547B1A5A">
      <w:pPr>
        <w:numPr>
          <w:ilvl w:val="0"/>
          <w:numId w:val="8"/>
        </w:numPr>
        <w:tabs>
          <w:tab w:val="num" w:pos="720"/>
        </w:tabs>
        <w:ind w:left="705" w:right="10" w:firstLine="375"/>
        <w:rPr>
          <w:ins w:id="2332" w:author="Amber Young" w:date="2025-09-11T20:24:00Z" w16du:dateUtc="2025-09-11T20:24:40Z"/>
        </w:rPr>
      </w:pPr>
      <w:ins w:id="2333" w:author="Amber Young" w:date="2025-09-11T20:24:00Z">
        <w:r>
          <w:t xml:space="preserve">Chatbot </w:t>
        </w:r>
      </w:ins>
    </w:p>
    <w:p w14:paraId="4ED2BAD5" w14:textId="00988A6C" w:rsidR="510DE4D7" w:rsidRDefault="510DE4D7" w:rsidP="547B1A5A">
      <w:pPr>
        <w:numPr>
          <w:ilvl w:val="0"/>
          <w:numId w:val="8"/>
        </w:numPr>
        <w:tabs>
          <w:tab w:val="num" w:pos="720"/>
        </w:tabs>
        <w:ind w:left="705" w:right="10" w:firstLine="375"/>
      </w:pPr>
      <w:ins w:id="2334" w:author="Amber Young" w:date="2025-09-11T20:24:00Z">
        <w:r>
          <w:t>Dashboards for patients and caregivers</w:t>
        </w:r>
      </w:ins>
    </w:p>
    <w:p w14:paraId="3E31337E" w14:textId="77777777" w:rsidR="004E04FF" w:rsidRDefault="004E04FF" w:rsidP="004E04FF">
      <w:pPr>
        <w:ind w:left="1080" w:right="10"/>
      </w:pPr>
    </w:p>
    <w:p w14:paraId="146C2556" w14:textId="480A319E" w:rsidR="00E7159E" w:rsidRPr="005230F8" w:rsidRDefault="00771A21">
      <w:pPr>
        <w:pStyle w:val="Heading2"/>
        <w:ind w:left="-5"/>
        <w:rPr>
          <w:i/>
          <w:iCs/>
        </w:rPr>
      </w:pPr>
      <w:bookmarkStart w:id="2335" w:name="_Toc208607997"/>
      <w:r>
        <w:t>Backend</w:t>
      </w:r>
      <w:r w:rsidR="005230F8">
        <w:t xml:space="preserve">- </w:t>
      </w:r>
      <w:r w:rsidR="005230F8">
        <w:rPr>
          <w:i/>
          <w:iCs/>
        </w:rPr>
        <w:t xml:space="preserve">(updated in </w:t>
      </w:r>
      <w:r w:rsidR="00794240">
        <w:rPr>
          <w:i/>
          <w:iCs/>
        </w:rPr>
        <w:t>v4.0)</w:t>
      </w:r>
      <w:bookmarkEnd w:id="2335"/>
    </w:p>
    <w:p w14:paraId="13E11236" w14:textId="77777777" w:rsidR="00E7159E" w:rsidRDefault="00771A21">
      <w:pPr>
        <w:spacing w:after="165"/>
        <w:ind w:right="10"/>
      </w:pPr>
      <w:r>
        <w:t>The backend will constitute a set of AWS services for the core infrastructure and integrate external third-party resources and API(s). We will be using Terraform for infrastructure as code (</w:t>
      </w:r>
      <w:proofErr w:type="spellStart"/>
      <w:r>
        <w:t>IaC</w:t>
      </w:r>
      <w:proofErr w:type="spellEnd"/>
      <w:r>
        <w:t xml:space="preserve">) management that would help to spin up, update, and take down all the resources needed in our infrastructure. </w:t>
      </w:r>
    </w:p>
    <w:p w14:paraId="3C845D69" w14:textId="77777777" w:rsidR="005230F8" w:rsidRDefault="00771A21" w:rsidP="001277AF">
      <w:pPr>
        <w:numPr>
          <w:ilvl w:val="0"/>
          <w:numId w:val="9"/>
        </w:numPr>
        <w:spacing w:after="176" w:line="265" w:lineRule="auto"/>
        <w:ind w:right="5" w:hanging="360"/>
      </w:pPr>
      <w:r>
        <w:t xml:space="preserve">Amazon Cognito – </w:t>
      </w:r>
      <w:r>
        <w:rPr>
          <w:i/>
        </w:rPr>
        <w:t xml:space="preserve">User Authentication and Authorization </w:t>
      </w:r>
    </w:p>
    <w:p w14:paraId="3D005D09" w14:textId="77777777" w:rsidR="005230F8" w:rsidRDefault="00771A21" w:rsidP="005230F8">
      <w:pPr>
        <w:spacing w:after="176" w:line="265" w:lineRule="auto"/>
        <w:ind w:left="713" w:right="5"/>
      </w:pPr>
      <w:r>
        <w:t xml:space="preserve">Purpose: Manages user sign-up, sign-in, and access control. </w:t>
      </w:r>
    </w:p>
    <w:p w14:paraId="51FDFE95" w14:textId="4FC8D5A4" w:rsidR="00E7159E" w:rsidRDefault="005230F8" w:rsidP="005230F8">
      <w:pPr>
        <w:keepNext/>
        <w:spacing w:after="176" w:line="240" w:lineRule="auto"/>
        <w:ind w:left="713" w:right="5"/>
      </w:pPr>
      <w:r>
        <w:tab/>
      </w:r>
      <w:r w:rsidR="00771A21">
        <w:t xml:space="preserve">Features: </w:t>
      </w:r>
    </w:p>
    <w:p w14:paraId="181C6B94" w14:textId="77777777" w:rsidR="00E7159E" w:rsidRDefault="00771A21" w:rsidP="001277AF">
      <w:pPr>
        <w:keepNext/>
        <w:numPr>
          <w:ilvl w:val="1"/>
          <w:numId w:val="9"/>
        </w:numPr>
        <w:spacing w:after="171" w:line="240" w:lineRule="auto"/>
        <w:ind w:right="10" w:hanging="360"/>
      </w:pPr>
      <w:r>
        <w:t xml:space="preserve">Supports OAuth2.0, SAML, and OpenID Connect. </w:t>
      </w:r>
    </w:p>
    <w:p w14:paraId="1557D141" w14:textId="77777777" w:rsidR="00E7159E" w:rsidRDefault="00771A21" w:rsidP="001277AF">
      <w:pPr>
        <w:numPr>
          <w:ilvl w:val="1"/>
          <w:numId w:val="9"/>
        </w:numPr>
        <w:spacing w:after="169"/>
        <w:ind w:right="10" w:hanging="360"/>
      </w:pPr>
      <w:r>
        <w:t xml:space="preserve">Integrates with API Gateway to secure endpoints. </w:t>
      </w:r>
    </w:p>
    <w:p w14:paraId="65035ED6" w14:textId="77777777" w:rsidR="00E7159E" w:rsidRDefault="00771A21" w:rsidP="001277AF">
      <w:pPr>
        <w:numPr>
          <w:ilvl w:val="1"/>
          <w:numId w:val="9"/>
        </w:numPr>
        <w:spacing w:after="170"/>
        <w:ind w:right="10" w:hanging="360"/>
      </w:pPr>
      <w:r>
        <w:t xml:space="preserve">Enables multi-factor authentication (MFA) and social identity providers (Google, Apple, etc.). </w:t>
      </w:r>
    </w:p>
    <w:p w14:paraId="4D5A28BC" w14:textId="77777777" w:rsidR="005230F8" w:rsidRDefault="00771A21" w:rsidP="001277AF">
      <w:pPr>
        <w:numPr>
          <w:ilvl w:val="0"/>
          <w:numId w:val="9"/>
        </w:numPr>
        <w:spacing w:after="33"/>
        <w:ind w:right="5" w:hanging="360"/>
      </w:pPr>
      <w:r>
        <w:t xml:space="preserve">Amazon API Gateway </w:t>
      </w:r>
    </w:p>
    <w:p w14:paraId="07FC7CA1" w14:textId="77777777" w:rsidR="005230F8" w:rsidRDefault="00771A21" w:rsidP="005230F8">
      <w:pPr>
        <w:spacing w:after="33"/>
        <w:ind w:left="713" w:right="5"/>
      </w:pPr>
      <w:r>
        <w:t xml:space="preserve">Purpose: Act as the entry point for all requests </w:t>
      </w:r>
    </w:p>
    <w:p w14:paraId="16D98AD8" w14:textId="3593F3CB" w:rsidR="00E7159E" w:rsidRDefault="00771A21" w:rsidP="005230F8">
      <w:pPr>
        <w:spacing w:after="33"/>
        <w:ind w:left="713" w:right="5"/>
      </w:pPr>
      <w:r>
        <w:t xml:space="preserve">Features:  </w:t>
      </w:r>
    </w:p>
    <w:p w14:paraId="32B02C14" w14:textId="77777777" w:rsidR="00E7159E" w:rsidRDefault="00771A21" w:rsidP="001277AF">
      <w:pPr>
        <w:numPr>
          <w:ilvl w:val="0"/>
          <w:numId w:val="10"/>
        </w:numPr>
        <w:ind w:right="10" w:hanging="360"/>
      </w:pPr>
      <w:r>
        <w:t xml:space="preserve">Routes requests to backend services. </w:t>
      </w:r>
    </w:p>
    <w:p w14:paraId="2B97CA2B" w14:textId="77777777" w:rsidR="00E7159E" w:rsidRDefault="00771A21" w:rsidP="001277AF">
      <w:pPr>
        <w:numPr>
          <w:ilvl w:val="0"/>
          <w:numId w:val="10"/>
        </w:numPr>
        <w:ind w:right="10" w:hanging="360"/>
      </w:pPr>
      <w:r>
        <w:t xml:space="preserve">Integrate with Cognito for authentication and authorization. </w:t>
      </w:r>
    </w:p>
    <w:p w14:paraId="7933915C" w14:textId="77777777" w:rsidR="00E7159E" w:rsidRDefault="00771A21" w:rsidP="001277AF">
      <w:pPr>
        <w:numPr>
          <w:ilvl w:val="0"/>
          <w:numId w:val="10"/>
        </w:numPr>
        <w:ind w:right="10" w:hanging="360"/>
      </w:pPr>
      <w:r>
        <w:t xml:space="preserve">Supports rate limiting, throttling, and monitoring. </w:t>
      </w:r>
    </w:p>
    <w:p w14:paraId="4A5C6A09" w14:textId="77777777" w:rsidR="005230F8" w:rsidRDefault="00771A21" w:rsidP="001277AF">
      <w:pPr>
        <w:numPr>
          <w:ilvl w:val="0"/>
          <w:numId w:val="11"/>
        </w:numPr>
        <w:spacing w:after="28"/>
        <w:ind w:left="705" w:right="502" w:hanging="360"/>
      </w:pPr>
      <w:r>
        <w:t xml:space="preserve">Amazon Elastic Container Service (ECS) </w:t>
      </w:r>
    </w:p>
    <w:p w14:paraId="565CBF99" w14:textId="77777777" w:rsidR="005230F8" w:rsidRDefault="00771A21" w:rsidP="005230F8">
      <w:pPr>
        <w:spacing w:after="28"/>
        <w:ind w:left="705" w:right="502"/>
      </w:pPr>
      <w:r>
        <w:lastRenderedPageBreak/>
        <w:t xml:space="preserve">Purpose: Host and orchestrate containers for the application, the backend. </w:t>
      </w:r>
    </w:p>
    <w:p w14:paraId="3F2F32BD" w14:textId="77777777" w:rsidR="00E7159E" w:rsidRDefault="00771A21" w:rsidP="005230F8">
      <w:pPr>
        <w:spacing w:after="28"/>
        <w:ind w:left="705" w:right="502"/>
      </w:pPr>
      <w:r>
        <w:t xml:space="preserve">Features:  </w:t>
      </w:r>
    </w:p>
    <w:p w14:paraId="10BA548E" w14:textId="77777777" w:rsidR="00E7159E" w:rsidRDefault="00771A21" w:rsidP="001277AF">
      <w:pPr>
        <w:numPr>
          <w:ilvl w:val="1"/>
          <w:numId w:val="11"/>
        </w:numPr>
        <w:ind w:right="10" w:hanging="360"/>
      </w:pPr>
      <w:r>
        <w:t xml:space="preserve">Supports </w:t>
      </w:r>
      <w:proofErr w:type="spellStart"/>
      <w:r>
        <w:t>Fargate</w:t>
      </w:r>
      <w:proofErr w:type="spellEnd"/>
      <w:r>
        <w:t xml:space="preserve"> for serverless type of launch </w:t>
      </w:r>
    </w:p>
    <w:p w14:paraId="574A8189" w14:textId="77777777" w:rsidR="00E7159E" w:rsidRDefault="00771A21" w:rsidP="001277AF">
      <w:pPr>
        <w:numPr>
          <w:ilvl w:val="1"/>
          <w:numId w:val="11"/>
        </w:numPr>
        <w:ind w:right="10" w:hanging="360"/>
      </w:pPr>
      <w:r>
        <w:t xml:space="preserve">Integrate with Application Load Balancer (ALB) for traffic distribution </w:t>
      </w:r>
    </w:p>
    <w:p w14:paraId="60583637" w14:textId="77777777" w:rsidR="00E7159E" w:rsidRDefault="00771A21" w:rsidP="001277AF">
      <w:pPr>
        <w:numPr>
          <w:ilvl w:val="1"/>
          <w:numId w:val="11"/>
        </w:numPr>
        <w:ind w:right="10" w:hanging="360"/>
      </w:pPr>
      <w:r>
        <w:t xml:space="preserve">Scalability </w:t>
      </w:r>
    </w:p>
    <w:p w14:paraId="3324C6D4" w14:textId="77777777" w:rsidR="00E7159E" w:rsidRDefault="00771A21" w:rsidP="001277AF">
      <w:pPr>
        <w:numPr>
          <w:ilvl w:val="1"/>
          <w:numId w:val="11"/>
        </w:numPr>
        <w:ind w:right="10" w:hanging="360"/>
      </w:pPr>
      <w:r>
        <w:t xml:space="preserve">Secure networking to block all external communications </w:t>
      </w:r>
    </w:p>
    <w:p w14:paraId="59AA7A2F" w14:textId="77777777" w:rsidR="005230F8" w:rsidRDefault="005230F8" w:rsidP="005230F8">
      <w:pPr>
        <w:ind w:left="1441" w:right="10"/>
      </w:pPr>
    </w:p>
    <w:p w14:paraId="3E6FA0A6" w14:textId="77777777" w:rsidR="005230F8" w:rsidRPr="005230F8" w:rsidRDefault="00771A21" w:rsidP="001277AF">
      <w:pPr>
        <w:numPr>
          <w:ilvl w:val="0"/>
          <w:numId w:val="11"/>
        </w:numPr>
        <w:ind w:left="705" w:right="502" w:hanging="360"/>
      </w:pPr>
      <w:proofErr w:type="spellStart"/>
      <w:r>
        <w:t>SpringBoot</w:t>
      </w:r>
      <w:proofErr w:type="spellEnd"/>
      <w:r>
        <w:t xml:space="preserve"> – For backend development </w:t>
      </w:r>
    </w:p>
    <w:p w14:paraId="24EC8D9B" w14:textId="35C4153D" w:rsidR="00E7159E" w:rsidRDefault="00771A21" w:rsidP="005230F8">
      <w:pPr>
        <w:ind w:left="705" w:right="502"/>
      </w:pPr>
      <w:r>
        <w:t xml:space="preserve">Purpose: Develop Rest API with Java </w:t>
      </w:r>
      <w:r w:rsidRPr="00F379D6">
        <w:rPr>
          <w:rFonts w:ascii="Segoe UI Symbol" w:eastAsia="Segoe UI Symbol" w:hAnsi="Segoe UI Symbol" w:cs="Segoe UI Symbol"/>
        </w:rPr>
        <w:t></w:t>
      </w:r>
      <w:r w:rsidRPr="00F379D6">
        <w:rPr>
          <w:rFonts w:ascii="Arial" w:eastAsia="Arial" w:hAnsi="Arial" w:cs="Arial"/>
        </w:rPr>
        <w:t xml:space="preserve"> </w:t>
      </w:r>
      <w:r>
        <w:t>Feature</w:t>
      </w:r>
      <w:r w:rsidR="005230F8">
        <w:t>s</w:t>
      </w:r>
      <w:r>
        <w:t xml:space="preserve">: </w:t>
      </w:r>
    </w:p>
    <w:p w14:paraId="22013DF0" w14:textId="77777777" w:rsidR="00E7159E" w:rsidRDefault="00771A21" w:rsidP="001277AF">
      <w:pPr>
        <w:numPr>
          <w:ilvl w:val="1"/>
          <w:numId w:val="11"/>
        </w:numPr>
        <w:ind w:right="10" w:hanging="360"/>
      </w:pPr>
      <w:r>
        <w:t xml:space="preserve">Robust and secure </w:t>
      </w:r>
    </w:p>
    <w:p w14:paraId="24B1F6BB" w14:textId="77777777" w:rsidR="00E7159E" w:rsidRDefault="00771A21" w:rsidP="001277AF">
      <w:pPr>
        <w:numPr>
          <w:ilvl w:val="1"/>
          <w:numId w:val="11"/>
        </w:numPr>
        <w:ind w:right="10" w:hanging="360"/>
      </w:pPr>
      <w:r>
        <w:t xml:space="preserve">Uses Java </w:t>
      </w:r>
    </w:p>
    <w:p w14:paraId="5A5335E7" w14:textId="77777777" w:rsidR="00E7159E" w:rsidRDefault="00771A21" w:rsidP="001277AF">
      <w:pPr>
        <w:numPr>
          <w:ilvl w:val="1"/>
          <w:numId w:val="11"/>
        </w:numPr>
        <w:ind w:right="10" w:hanging="360"/>
      </w:pPr>
      <w:r>
        <w:t xml:space="preserve">Supports and integrates countless external technologies for all aspects. </w:t>
      </w:r>
    </w:p>
    <w:p w14:paraId="4547D42E" w14:textId="77777777" w:rsidR="005230F8" w:rsidRDefault="00771A21" w:rsidP="001277AF">
      <w:pPr>
        <w:numPr>
          <w:ilvl w:val="0"/>
          <w:numId w:val="11"/>
        </w:numPr>
        <w:ind w:left="705" w:right="502" w:hanging="360"/>
      </w:pPr>
      <w:r>
        <w:t xml:space="preserve">Amazon Relational Database Service (RDS) – Managed SQL Database Server </w:t>
      </w:r>
      <w:r>
        <w:rPr>
          <w:rFonts w:ascii="Segoe UI Symbol" w:eastAsia="Segoe UI Symbol" w:hAnsi="Segoe UI Symbol" w:cs="Segoe UI Symbol"/>
        </w:rPr>
        <w:t></w:t>
      </w:r>
      <w:r>
        <w:rPr>
          <w:rFonts w:ascii="Arial" w:eastAsia="Arial" w:hAnsi="Arial" w:cs="Arial"/>
        </w:rPr>
        <w:t xml:space="preserve"> </w:t>
      </w:r>
      <w:r>
        <w:t xml:space="preserve">Purpose: Stores structured applications data. </w:t>
      </w:r>
    </w:p>
    <w:p w14:paraId="6FA3CCD0" w14:textId="77777777" w:rsidR="00E7159E" w:rsidRDefault="00771A21" w:rsidP="005230F8">
      <w:pPr>
        <w:ind w:left="705" w:right="502"/>
      </w:pPr>
      <w:r>
        <w:t xml:space="preserve">Features: </w:t>
      </w:r>
    </w:p>
    <w:p w14:paraId="79F53B2C" w14:textId="77777777" w:rsidR="00E7159E" w:rsidRDefault="00771A21" w:rsidP="001277AF">
      <w:pPr>
        <w:numPr>
          <w:ilvl w:val="1"/>
          <w:numId w:val="11"/>
        </w:numPr>
        <w:ind w:right="10" w:hanging="360"/>
      </w:pPr>
      <w:r>
        <w:t xml:space="preserve">Supports engines like MySQL and PostgreSQL. </w:t>
      </w:r>
    </w:p>
    <w:p w14:paraId="4FEC11AD" w14:textId="77777777" w:rsidR="00E7159E" w:rsidRDefault="00771A21" w:rsidP="001277AF">
      <w:pPr>
        <w:numPr>
          <w:ilvl w:val="1"/>
          <w:numId w:val="11"/>
        </w:numPr>
        <w:ind w:right="10" w:hanging="360"/>
      </w:pPr>
      <w:r>
        <w:t xml:space="preserve">Offers automated backups, and read replicas </w:t>
      </w:r>
    </w:p>
    <w:p w14:paraId="2E6EFC14" w14:textId="77777777" w:rsidR="00E7159E" w:rsidRDefault="00771A21" w:rsidP="001277AF">
      <w:pPr>
        <w:numPr>
          <w:ilvl w:val="1"/>
          <w:numId w:val="11"/>
        </w:numPr>
        <w:spacing w:after="129"/>
        <w:ind w:right="10" w:hanging="360"/>
      </w:pPr>
      <w:r>
        <w:t xml:space="preserve">Encrypted at rest and in transit </w:t>
      </w:r>
    </w:p>
    <w:p w14:paraId="72C96A1F" w14:textId="77777777" w:rsidR="00E7159E" w:rsidRDefault="00771A21">
      <w:pPr>
        <w:spacing w:after="169"/>
        <w:ind w:left="731" w:right="10"/>
      </w:pPr>
      <w:r>
        <w:t xml:space="preserve">For CareConnect, we will be using PostgreSQL. </w:t>
      </w:r>
    </w:p>
    <w:p w14:paraId="33F925D1" w14:textId="77777777" w:rsidR="00E7159E" w:rsidRDefault="00771A21" w:rsidP="001277AF">
      <w:pPr>
        <w:numPr>
          <w:ilvl w:val="0"/>
          <w:numId w:val="11"/>
        </w:numPr>
        <w:spacing w:after="33"/>
        <w:ind w:left="705" w:right="502" w:hanging="360"/>
      </w:pPr>
      <w:r>
        <w:t xml:space="preserve">Amazon S3 – for Object Storage </w:t>
      </w:r>
    </w:p>
    <w:p w14:paraId="2B0E3EB2" w14:textId="14124230" w:rsidR="00E7159E" w:rsidRDefault="00771A21" w:rsidP="132BE498">
      <w:pPr>
        <w:numPr>
          <w:ilvl w:val="1"/>
          <w:numId w:val="11"/>
        </w:numPr>
        <w:ind w:right="10" w:hanging="360"/>
        <w:rPr>
          <w:rFonts w:ascii="Segoe UI Symbol" w:eastAsia="Segoe UI Symbol" w:hAnsi="Segoe UI Symbol" w:cs="Segoe UI Symbol"/>
        </w:rPr>
      </w:pPr>
      <w:r>
        <w:t xml:space="preserve">Purpose: Stores static assets like image, documents. </w:t>
      </w:r>
      <w:r w:rsidRPr="132BE498">
        <w:rPr>
          <w:rFonts w:ascii="Segoe UI Symbol" w:eastAsia="Segoe UI Symbol" w:hAnsi="Segoe UI Symbol" w:cs="Segoe UI Symbol"/>
        </w:rPr>
        <w:t xml:space="preserve"> </w:t>
      </w:r>
    </w:p>
    <w:p w14:paraId="782C94D2" w14:textId="0C2CEC0F" w:rsidR="00E7159E" w:rsidRDefault="00771A21" w:rsidP="001277AF">
      <w:pPr>
        <w:numPr>
          <w:ilvl w:val="1"/>
          <w:numId w:val="11"/>
        </w:numPr>
        <w:ind w:right="10" w:hanging="360"/>
      </w:pPr>
      <w:r>
        <w:t xml:space="preserve">Features: </w:t>
      </w:r>
    </w:p>
    <w:p w14:paraId="61562A95" w14:textId="77777777" w:rsidR="00E7159E" w:rsidRDefault="00771A21" w:rsidP="132BE498">
      <w:pPr>
        <w:numPr>
          <w:ilvl w:val="2"/>
          <w:numId w:val="11"/>
        </w:numPr>
        <w:ind w:right="10"/>
      </w:pPr>
      <w:r>
        <w:t xml:space="preserve">Cheap </w:t>
      </w:r>
    </w:p>
    <w:p w14:paraId="41AC7E5B" w14:textId="77777777" w:rsidR="00E7159E" w:rsidRDefault="00771A21" w:rsidP="132BE498">
      <w:pPr>
        <w:numPr>
          <w:ilvl w:val="2"/>
          <w:numId w:val="11"/>
        </w:numPr>
        <w:ind w:right="10"/>
      </w:pPr>
      <w:r>
        <w:t xml:space="preserve">Durable </w:t>
      </w:r>
    </w:p>
    <w:p w14:paraId="117835F0" w14:textId="77777777" w:rsidR="00E7159E" w:rsidRDefault="00771A21" w:rsidP="132BE498">
      <w:pPr>
        <w:numPr>
          <w:ilvl w:val="2"/>
          <w:numId w:val="11"/>
        </w:numPr>
        <w:ind w:right="10"/>
      </w:pPr>
      <w:r>
        <w:t xml:space="preserve">Scalable </w:t>
      </w:r>
    </w:p>
    <w:p w14:paraId="4BB9F999" w14:textId="77777777" w:rsidR="00E7159E" w:rsidRDefault="00771A21" w:rsidP="001277AF">
      <w:pPr>
        <w:keepNext/>
        <w:numPr>
          <w:ilvl w:val="0"/>
          <w:numId w:val="11"/>
        </w:numPr>
        <w:spacing w:after="34"/>
        <w:ind w:left="705" w:right="502" w:hanging="360"/>
      </w:pPr>
      <w:r>
        <w:t xml:space="preserve">Amazon CloudWatch – for Monitoring and Logging </w:t>
      </w:r>
    </w:p>
    <w:p w14:paraId="49FD21F7" w14:textId="0EA78E45" w:rsidR="00E7159E" w:rsidRDefault="00771A21" w:rsidP="001277AF">
      <w:pPr>
        <w:keepNext/>
        <w:numPr>
          <w:ilvl w:val="2"/>
          <w:numId w:val="13"/>
        </w:numPr>
        <w:ind w:right="903" w:hanging="360"/>
      </w:pPr>
      <w:r>
        <w:t xml:space="preserve">Purpose: Provides observability into application and infrastructure </w:t>
      </w:r>
    </w:p>
    <w:p w14:paraId="38A95260" w14:textId="75543CB2" w:rsidR="00E7159E" w:rsidRDefault="00771A21" w:rsidP="001277AF">
      <w:pPr>
        <w:keepNext/>
        <w:numPr>
          <w:ilvl w:val="2"/>
          <w:numId w:val="13"/>
        </w:numPr>
        <w:ind w:right="903" w:hanging="360"/>
      </w:pPr>
      <w:r>
        <w:t xml:space="preserve">Features: </w:t>
      </w:r>
    </w:p>
    <w:p w14:paraId="52CA0703" w14:textId="77777777" w:rsidR="00E7159E" w:rsidRDefault="00771A21" w:rsidP="4C26581F">
      <w:pPr>
        <w:numPr>
          <w:ilvl w:val="3"/>
          <w:numId w:val="13"/>
        </w:numPr>
        <w:ind w:right="903"/>
      </w:pPr>
      <w:r>
        <w:t xml:space="preserve">Collects logs and metrics from ECS, API Gateway, RDS. </w:t>
      </w:r>
    </w:p>
    <w:p w14:paraId="79E55042" w14:textId="44F6A04B" w:rsidR="005230F8" w:rsidRDefault="00771A21" w:rsidP="4C26581F">
      <w:pPr>
        <w:numPr>
          <w:ilvl w:val="0"/>
          <w:numId w:val="11"/>
        </w:numPr>
        <w:ind w:left="705" w:right="502" w:hanging="360"/>
        <w:rPr>
          <w:rFonts w:ascii="Segoe UI Symbol" w:eastAsia="Segoe UI Symbol" w:hAnsi="Segoe UI Symbol" w:cs="Segoe UI Symbol"/>
        </w:rPr>
      </w:pPr>
      <w:r>
        <w:t xml:space="preserve">AWS Identity and Access Management (IAM) – Security and Permissions </w:t>
      </w:r>
      <w:r w:rsidRPr="4C26581F">
        <w:rPr>
          <w:rFonts w:ascii="Segoe UI Symbol" w:eastAsia="Segoe UI Symbol" w:hAnsi="Segoe UI Symbol" w:cs="Segoe UI Symbol"/>
        </w:rPr>
        <w:t xml:space="preserve"> </w:t>
      </w:r>
    </w:p>
    <w:p w14:paraId="2B7BEBA3" w14:textId="19E70E1D" w:rsidR="005230F8" w:rsidRDefault="00771A21" w:rsidP="132BE498">
      <w:pPr>
        <w:pStyle w:val="ListParagraph"/>
        <w:numPr>
          <w:ilvl w:val="1"/>
          <w:numId w:val="11"/>
        </w:numPr>
        <w:ind w:right="502"/>
        <w:rPr>
          <w:color w:val="000000" w:themeColor="text1"/>
        </w:rPr>
      </w:pPr>
      <w:r>
        <w:t xml:space="preserve">Purpose: Manage permission between AWS services, resources, and users. </w:t>
      </w:r>
    </w:p>
    <w:p w14:paraId="4C0B951F" w14:textId="77777777" w:rsidR="00E7159E" w:rsidRDefault="00771A21" w:rsidP="132BE498">
      <w:pPr>
        <w:pStyle w:val="ListParagraph"/>
        <w:ind w:right="502"/>
        <w:rPr>
          <w:color w:val="000000" w:themeColor="text1"/>
        </w:rPr>
      </w:pPr>
      <w:r>
        <w:t xml:space="preserve">Features: </w:t>
      </w:r>
    </w:p>
    <w:p w14:paraId="736495FC" w14:textId="77777777" w:rsidR="00E7159E" w:rsidRDefault="00771A21" w:rsidP="4C26581F">
      <w:pPr>
        <w:numPr>
          <w:ilvl w:val="3"/>
          <w:numId w:val="12"/>
        </w:numPr>
        <w:ind w:right="10"/>
      </w:pPr>
      <w:r>
        <w:t xml:space="preserve">Enforces least </w:t>
      </w:r>
      <w:proofErr w:type="gramStart"/>
      <w:r>
        <w:t>privilege</w:t>
      </w:r>
      <w:proofErr w:type="gramEnd"/>
      <w:r>
        <w:t xml:space="preserve"> access (LPA) </w:t>
      </w:r>
    </w:p>
    <w:p w14:paraId="0F7BC615" w14:textId="0C94E769" w:rsidR="00507BF4" w:rsidRDefault="00771A21" w:rsidP="4C26581F">
      <w:pPr>
        <w:numPr>
          <w:ilvl w:val="3"/>
          <w:numId w:val="12"/>
        </w:numPr>
        <w:spacing w:after="197"/>
        <w:ind w:right="10"/>
      </w:pPr>
      <w:r>
        <w:t xml:space="preserve">ECS tasks assume IAM roles to access RDS, S3 and more </w:t>
      </w:r>
    </w:p>
    <w:p w14:paraId="005892B8" w14:textId="4788C368" w:rsidR="00707036" w:rsidRDefault="00707036" w:rsidP="1868C2D6">
      <w:pPr>
        <w:pStyle w:val="paragraph"/>
        <w:numPr>
          <w:ilvl w:val="0"/>
          <w:numId w:val="11"/>
        </w:numPr>
        <w:spacing w:before="0" w:beforeAutospacing="0" w:after="0" w:afterAutospacing="0"/>
        <w:ind w:left="360"/>
        <w:textAlignment w:val="baseline"/>
        <w:rPr>
          <w:color w:val="000000"/>
        </w:rPr>
      </w:pPr>
      <w:r w:rsidRPr="1868C2D6">
        <w:rPr>
          <w:rStyle w:val="normaltextrun"/>
        </w:rPr>
        <w:t>DeepSeek AI – AI Parsing and Responses</w:t>
      </w:r>
      <w:r w:rsidRPr="1868C2D6">
        <w:rPr>
          <w:rStyle w:val="scxw128986300"/>
        </w:rPr>
        <w:t> </w:t>
      </w:r>
      <w:r w:rsidR="005230F8" w:rsidRPr="1868C2D6">
        <w:rPr>
          <w:rStyle w:val="scxw128986300"/>
        </w:rPr>
        <w:t xml:space="preserve">– </w:t>
      </w:r>
      <w:r w:rsidR="005230F8" w:rsidRPr="1868C2D6">
        <w:rPr>
          <w:rStyle w:val="scxw128986300"/>
          <w:i/>
          <w:iCs/>
        </w:rPr>
        <w:t>(added in v4.0)</w:t>
      </w:r>
      <w:r>
        <w:br/>
      </w:r>
      <w:r w:rsidRPr="1868C2D6">
        <w:rPr>
          <w:rStyle w:val="normaltextrun"/>
        </w:rPr>
        <w:t>         Purpose: Return an AI response to a prompt created by the program code</w:t>
      </w:r>
      <w:r w:rsidRPr="1868C2D6">
        <w:rPr>
          <w:rStyle w:val="scxw128986300"/>
        </w:rPr>
        <w:t> </w:t>
      </w:r>
      <w:r>
        <w:br/>
      </w:r>
      <w:r w:rsidRPr="1868C2D6">
        <w:rPr>
          <w:rStyle w:val="normaltextrun"/>
        </w:rPr>
        <w:t>         Features:</w:t>
      </w:r>
      <w:r w:rsidRPr="1868C2D6">
        <w:rPr>
          <w:rStyle w:val="eop"/>
        </w:rPr>
        <w:t> </w:t>
      </w:r>
    </w:p>
    <w:p w14:paraId="61015EB4" w14:textId="77777777" w:rsidR="00707036" w:rsidRDefault="00707036" w:rsidP="001277AF">
      <w:pPr>
        <w:pStyle w:val="paragraph"/>
        <w:numPr>
          <w:ilvl w:val="0"/>
          <w:numId w:val="117"/>
        </w:numPr>
        <w:spacing w:before="0" w:beforeAutospacing="0" w:after="0" w:afterAutospacing="0"/>
        <w:ind w:left="1260" w:firstLine="0"/>
        <w:textAlignment w:val="baseline"/>
        <w:rPr>
          <w:color w:val="000000"/>
        </w:rPr>
      </w:pPr>
      <w:r>
        <w:rPr>
          <w:rStyle w:val="normaltextrun"/>
        </w:rPr>
        <w:t>Take any given text, get an appropriate response from the AI server.</w:t>
      </w:r>
      <w:r>
        <w:rPr>
          <w:rStyle w:val="eop"/>
        </w:rPr>
        <w:t> </w:t>
      </w:r>
    </w:p>
    <w:p w14:paraId="68E73EA2" w14:textId="4EBB3F67" w:rsidR="00507BF4" w:rsidRPr="005230F8" w:rsidRDefault="00707036" w:rsidP="4C26581F">
      <w:pPr>
        <w:pStyle w:val="paragraph"/>
        <w:numPr>
          <w:ilvl w:val="0"/>
          <w:numId w:val="118"/>
        </w:numPr>
        <w:spacing w:before="0" w:beforeAutospacing="0" w:after="0" w:afterAutospacing="0"/>
        <w:ind w:left="1260" w:firstLine="0"/>
        <w:textAlignment w:val="baseline"/>
        <w:rPr>
          <w:color w:val="000000"/>
        </w:rPr>
      </w:pPr>
      <w:r w:rsidRPr="4C26581F">
        <w:rPr>
          <w:rStyle w:val="normaltextrun"/>
        </w:rPr>
        <w:t>Deal with higher level reasoning.</w:t>
      </w:r>
    </w:p>
    <w:p w14:paraId="1A284CEE" w14:textId="21AFCA5A" w:rsidR="00507BF4" w:rsidRPr="005230F8" w:rsidRDefault="00507BF4" w:rsidP="4C26581F">
      <w:pPr>
        <w:pStyle w:val="paragraph"/>
        <w:spacing w:before="0" w:beforeAutospacing="0" w:after="0" w:afterAutospacing="0"/>
        <w:ind w:left="1260"/>
        <w:textAlignment w:val="baseline"/>
        <w:rPr>
          <w:color w:val="000000"/>
        </w:rPr>
      </w:pPr>
    </w:p>
    <w:p w14:paraId="600029F7" w14:textId="622105E7" w:rsidR="00507BF4" w:rsidRPr="005230F8" w:rsidRDefault="41C851DB" w:rsidP="132BE498">
      <w:pPr>
        <w:pStyle w:val="paragraph"/>
        <w:numPr>
          <w:ilvl w:val="0"/>
          <w:numId w:val="11"/>
        </w:numPr>
        <w:spacing w:before="0" w:beforeAutospacing="0" w:after="0" w:afterAutospacing="0"/>
        <w:ind w:left="360"/>
        <w:textAlignment w:val="baseline"/>
        <w:rPr>
          <w:color w:val="000000"/>
        </w:rPr>
      </w:pPr>
      <w:r w:rsidRPr="132BE498">
        <w:rPr>
          <w:rStyle w:val="normaltextrun"/>
        </w:rPr>
        <w:t>USPS Informed Delivery API</w:t>
      </w:r>
      <w:r w:rsidR="044D6870" w:rsidRPr="132BE498">
        <w:rPr>
          <w:rStyle w:val="normaltextrun"/>
        </w:rPr>
        <w:t xml:space="preserve">– </w:t>
      </w:r>
      <w:r w:rsidR="044D6870" w:rsidRPr="132BE498">
        <w:rPr>
          <w:rStyle w:val="scxw128986300"/>
          <w:i/>
          <w:iCs/>
        </w:rPr>
        <w:t>(added in v4.0)</w:t>
      </w:r>
      <w:r w:rsidR="044D6870">
        <w:br/>
      </w:r>
      <w:r w:rsidR="044D6870" w:rsidRPr="132BE498">
        <w:rPr>
          <w:rStyle w:val="normaltextrun"/>
        </w:rPr>
        <w:t xml:space="preserve">         Purpose: </w:t>
      </w:r>
      <w:r w:rsidR="6C9DDA65" w:rsidRPr="132BE498">
        <w:rPr>
          <w:rStyle w:val="normaltextrun"/>
        </w:rPr>
        <w:t>Help clients deal with medical-related mail deliveries.</w:t>
      </w:r>
      <w:r w:rsidR="044D6870">
        <w:br/>
      </w:r>
      <w:r w:rsidR="044D6870" w:rsidRPr="132BE498">
        <w:rPr>
          <w:rStyle w:val="normaltextrun"/>
        </w:rPr>
        <w:t>         Features: </w:t>
      </w:r>
    </w:p>
    <w:p w14:paraId="25D2998F" w14:textId="0839CD8C" w:rsidR="00507BF4" w:rsidRPr="005230F8" w:rsidRDefault="6ADD088B" w:rsidP="132BE498">
      <w:pPr>
        <w:pStyle w:val="paragraph"/>
        <w:numPr>
          <w:ilvl w:val="0"/>
          <w:numId w:val="117"/>
        </w:numPr>
        <w:spacing w:before="0" w:beforeAutospacing="0" w:after="0" w:afterAutospacing="0"/>
        <w:ind w:left="1260" w:firstLine="0"/>
        <w:textAlignment w:val="baseline"/>
        <w:rPr>
          <w:rStyle w:val="normaltextrun"/>
        </w:rPr>
      </w:pPr>
      <w:r w:rsidRPr="132BE498">
        <w:rPr>
          <w:rStyle w:val="normaltextrun"/>
        </w:rPr>
        <w:t>AI-assisted mail reading and analysis</w:t>
      </w:r>
    </w:p>
    <w:p w14:paraId="42CEE6B7" w14:textId="78DDA0D7" w:rsidR="00507BF4" w:rsidRPr="005230F8" w:rsidRDefault="2B3415D2" w:rsidP="132BE498">
      <w:pPr>
        <w:pStyle w:val="paragraph"/>
        <w:numPr>
          <w:ilvl w:val="0"/>
          <w:numId w:val="118"/>
        </w:numPr>
        <w:spacing w:before="0" w:beforeAutospacing="0" w:after="0" w:afterAutospacing="0"/>
        <w:ind w:left="1260" w:firstLine="0"/>
        <w:textAlignment w:val="baseline"/>
        <w:rPr>
          <w:rStyle w:val="normaltextrun"/>
        </w:rPr>
      </w:pPr>
      <w:r w:rsidRPr="132BE498">
        <w:rPr>
          <w:rStyle w:val="normaltextrun"/>
        </w:rPr>
        <w:t>Security Protocols</w:t>
      </w:r>
    </w:p>
    <w:p w14:paraId="112A84A3" w14:textId="33A9C73D" w:rsidR="00507BF4" w:rsidRPr="005230F8" w:rsidRDefault="00507BF4" w:rsidP="4C26581F">
      <w:pPr>
        <w:pStyle w:val="paragraph"/>
        <w:spacing w:before="0" w:beforeAutospacing="0" w:after="0" w:afterAutospacing="0"/>
        <w:textAlignment w:val="baseline"/>
        <w:rPr>
          <w:rStyle w:val="normaltextrun"/>
          <w:color w:val="000000"/>
        </w:rPr>
      </w:pPr>
    </w:p>
    <w:p w14:paraId="1332F80D" w14:textId="70B6E517" w:rsidR="00507BF4" w:rsidRPr="005230F8" w:rsidRDefault="00707036" w:rsidP="4C26581F">
      <w:pPr>
        <w:pStyle w:val="paragraph"/>
        <w:spacing w:before="0" w:beforeAutospacing="0" w:after="0" w:afterAutospacing="0"/>
        <w:ind w:left="720"/>
        <w:textAlignment w:val="baseline"/>
        <w:rPr>
          <w:color w:val="000000"/>
        </w:rPr>
      </w:pPr>
      <w:r w:rsidRPr="4C26581F">
        <w:rPr>
          <w:rStyle w:val="scxw128986300"/>
        </w:rPr>
        <w:t> </w:t>
      </w:r>
      <w:r>
        <w:br/>
      </w:r>
    </w:p>
    <w:p w14:paraId="084D9C21" w14:textId="197FC67E" w:rsidR="00E7159E" w:rsidRDefault="00771A21">
      <w:pPr>
        <w:pStyle w:val="Heading2"/>
        <w:spacing w:after="189"/>
        <w:ind w:left="-5"/>
      </w:pPr>
      <w:bookmarkStart w:id="2336" w:name="_Toc208607998"/>
      <w:r>
        <w:lastRenderedPageBreak/>
        <w:t xml:space="preserve">Database </w:t>
      </w:r>
      <w:r w:rsidR="008C7D66">
        <w:t xml:space="preserve">– </w:t>
      </w:r>
      <w:r w:rsidR="008C7D66">
        <w:rPr>
          <w:i/>
          <w:iCs/>
        </w:rPr>
        <w:t>(inherited from v3.0)</w:t>
      </w:r>
      <w:bookmarkEnd w:id="2336"/>
    </w:p>
    <w:p w14:paraId="246B40AF" w14:textId="77777777" w:rsidR="00E7159E" w:rsidRDefault="00771A21">
      <w:pPr>
        <w:spacing w:after="252"/>
        <w:ind w:right="10"/>
      </w:pPr>
      <w:r>
        <w:t xml:space="preserve">The CareConnect database is designed to securely store and manage application data related to users, tasks, health records, and system operations. The database will ensure data integrity, support HIPAA compliance, and provide reliable access for both mobile and backend components. </w:t>
      </w:r>
    </w:p>
    <w:p w14:paraId="419D30DF" w14:textId="77777777" w:rsidR="00E7159E" w:rsidRDefault="00771A21">
      <w:pPr>
        <w:spacing w:after="275" w:line="259" w:lineRule="auto"/>
        <w:ind w:left="-5"/>
      </w:pPr>
      <w:r>
        <w:rPr>
          <w:b/>
        </w:rPr>
        <w:t xml:space="preserve">Database Technology Stack: </w:t>
      </w:r>
    </w:p>
    <w:p w14:paraId="4668B6CC" w14:textId="77777777" w:rsidR="00E7159E" w:rsidRDefault="00771A21" w:rsidP="001277AF">
      <w:pPr>
        <w:numPr>
          <w:ilvl w:val="0"/>
          <w:numId w:val="14"/>
        </w:numPr>
        <w:ind w:left="705" w:right="10" w:hanging="360"/>
      </w:pPr>
      <w:r>
        <w:rPr>
          <w:b/>
        </w:rPr>
        <w:t>Database Type:</w:t>
      </w:r>
      <w:r>
        <w:t xml:space="preserve"> Relational (SQL-based) </w:t>
      </w:r>
    </w:p>
    <w:p w14:paraId="3A399D81" w14:textId="77777777" w:rsidR="00E7159E" w:rsidRDefault="00771A21" w:rsidP="001277AF">
      <w:pPr>
        <w:numPr>
          <w:ilvl w:val="0"/>
          <w:numId w:val="14"/>
        </w:numPr>
        <w:ind w:left="705" w:right="10" w:hanging="360"/>
      </w:pPr>
      <w:r>
        <w:rPr>
          <w:b/>
        </w:rPr>
        <w:t>Preferred Platform:</w:t>
      </w:r>
      <w:r>
        <w:t xml:space="preserve"> PostgreSQL (hosted on AWS RDS, a cloud service) </w:t>
      </w:r>
    </w:p>
    <w:p w14:paraId="4F5C3F32" w14:textId="77777777" w:rsidR="00E7159E" w:rsidRDefault="00771A21" w:rsidP="001277AF">
      <w:pPr>
        <w:numPr>
          <w:ilvl w:val="0"/>
          <w:numId w:val="14"/>
        </w:numPr>
        <w:spacing w:after="251"/>
        <w:ind w:left="705" w:right="10" w:hanging="360"/>
      </w:pPr>
      <w:r>
        <w:rPr>
          <w:b/>
        </w:rPr>
        <w:t>ORM/Access Layer:</w:t>
      </w:r>
      <w:r>
        <w:t xml:space="preserve"> Dart packages compatible with Flutter, such as </w:t>
      </w:r>
      <w:proofErr w:type="spellStart"/>
      <w:r>
        <w:t>sqflite</w:t>
      </w:r>
      <w:proofErr w:type="spellEnd"/>
      <w:r>
        <w:t xml:space="preserve"> or drift for local </w:t>
      </w:r>
      <w:proofErr w:type="gramStart"/>
      <w:r>
        <w:t>caching</w:t>
      </w:r>
      <w:proofErr w:type="gramEnd"/>
      <w:r>
        <w:t xml:space="preserve"> if offline support is needed. </w:t>
      </w:r>
    </w:p>
    <w:p w14:paraId="20F13922" w14:textId="77777777" w:rsidR="00E7159E" w:rsidRDefault="00771A21">
      <w:pPr>
        <w:spacing w:after="283" w:line="259" w:lineRule="auto"/>
        <w:ind w:left="-5"/>
      </w:pPr>
      <w:r>
        <w:rPr>
          <w:b/>
        </w:rPr>
        <w:t xml:space="preserve">Key Database Components: </w:t>
      </w:r>
    </w:p>
    <w:p w14:paraId="61298A44" w14:textId="77777777" w:rsidR="00E7159E" w:rsidRDefault="00771A21" w:rsidP="001277AF">
      <w:pPr>
        <w:numPr>
          <w:ilvl w:val="0"/>
          <w:numId w:val="14"/>
        </w:numPr>
        <w:spacing w:line="259" w:lineRule="auto"/>
        <w:ind w:left="705" w:right="10" w:hanging="360"/>
      </w:pPr>
      <w:r>
        <w:rPr>
          <w:b/>
        </w:rPr>
        <w:t>Users Table</w:t>
      </w:r>
      <w:r>
        <w:t xml:space="preserve"> </w:t>
      </w:r>
    </w:p>
    <w:p w14:paraId="11AA4665" w14:textId="77777777" w:rsidR="00E7159E" w:rsidRDefault="00771A21">
      <w:pPr>
        <w:spacing w:after="32"/>
        <w:ind w:left="731" w:right="10"/>
      </w:pPr>
      <w:r>
        <w:t xml:space="preserve"> Stores account information for patients, caregivers, and admins. Includes authentication credentials, contact details, and role-based metadata. </w:t>
      </w:r>
    </w:p>
    <w:p w14:paraId="4C5B558D" w14:textId="77777777" w:rsidR="00E7159E" w:rsidRDefault="00771A21" w:rsidP="001277AF">
      <w:pPr>
        <w:numPr>
          <w:ilvl w:val="0"/>
          <w:numId w:val="14"/>
        </w:numPr>
        <w:spacing w:line="259" w:lineRule="auto"/>
        <w:ind w:left="705" w:right="10" w:hanging="360"/>
      </w:pPr>
      <w:r>
        <w:rPr>
          <w:b/>
        </w:rPr>
        <w:t>Patients Table</w:t>
      </w:r>
      <w:r>
        <w:t xml:space="preserve"> </w:t>
      </w:r>
    </w:p>
    <w:p w14:paraId="66EDD94A" w14:textId="77777777" w:rsidR="00E7159E" w:rsidRDefault="00771A21">
      <w:pPr>
        <w:spacing w:after="37"/>
        <w:ind w:left="731" w:right="10"/>
      </w:pPr>
      <w:r>
        <w:t xml:space="preserve"> Contains patient-specific profiles, medical notes, emergency contacts, and linked caregiver relationships. </w:t>
      </w:r>
    </w:p>
    <w:p w14:paraId="4DB5C845" w14:textId="77777777" w:rsidR="00E7159E" w:rsidRDefault="00771A21" w:rsidP="001277AF">
      <w:pPr>
        <w:numPr>
          <w:ilvl w:val="0"/>
          <w:numId w:val="14"/>
        </w:numPr>
        <w:spacing w:line="259" w:lineRule="auto"/>
        <w:ind w:left="705" w:right="10" w:hanging="360"/>
      </w:pPr>
      <w:r>
        <w:rPr>
          <w:b/>
        </w:rPr>
        <w:t>Care Tasks Table</w:t>
      </w:r>
      <w:r>
        <w:t xml:space="preserve"> </w:t>
      </w:r>
    </w:p>
    <w:p w14:paraId="51D0D77B" w14:textId="77777777" w:rsidR="00E7159E" w:rsidRDefault="00771A21">
      <w:pPr>
        <w:spacing w:after="37"/>
        <w:ind w:left="731" w:right="10"/>
      </w:pPr>
      <w:r>
        <w:t xml:space="preserve"> Stores both pre-defined and custom tasks related to care, such as medications, meals, and appointments, with timestamps, frequency, and completion status. </w:t>
      </w:r>
    </w:p>
    <w:p w14:paraId="462AC02B" w14:textId="77777777" w:rsidR="00E7159E" w:rsidRDefault="00771A21">
      <w:pPr>
        <w:spacing w:after="12" w:line="259" w:lineRule="auto"/>
        <w:ind w:left="731"/>
      </w:pPr>
      <w:r>
        <w:rPr>
          <w:b/>
        </w:rPr>
        <w:t>Notifications Table</w:t>
      </w:r>
      <w:r>
        <w:t xml:space="preserve"> </w:t>
      </w:r>
    </w:p>
    <w:p w14:paraId="711B0C6F" w14:textId="77777777" w:rsidR="00E7159E" w:rsidRDefault="00771A21">
      <w:pPr>
        <w:spacing w:after="37"/>
        <w:ind w:left="731" w:right="10"/>
      </w:pPr>
      <w:r>
        <w:t xml:space="preserve"> Logs system-generated alerts and reminders for both patients and caregivers, tracking delivery and response status. </w:t>
      </w:r>
    </w:p>
    <w:p w14:paraId="35B8E953" w14:textId="77777777" w:rsidR="00E7159E" w:rsidRDefault="00771A21" w:rsidP="001277AF">
      <w:pPr>
        <w:numPr>
          <w:ilvl w:val="0"/>
          <w:numId w:val="14"/>
        </w:numPr>
        <w:spacing w:line="259" w:lineRule="auto"/>
        <w:ind w:left="705" w:right="10" w:hanging="360"/>
      </w:pPr>
      <w:r>
        <w:rPr>
          <w:b/>
        </w:rPr>
        <w:t>Billing Table</w:t>
      </w:r>
      <w:r>
        <w:t xml:space="preserve"> </w:t>
      </w:r>
    </w:p>
    <w:p w14:paraId="692289F3" w14:textId="77777777" w:rsidR="00E7159E" w:rsidRDefault="00771A21" w:rsidP="00801A28">
      <w:pPr>
        <w:spacing w:after="37"/>
        <w:ind w:left="731" w:right="10"/>
      </w:pPr>
      <w:r>
        <w:t xml:space="preserve"> Manages billing events, payment history, subscription status, and Stripe transaction references. </w:t>
      </w:r>
    </w:p>
    <w:p w14:paraId="51017E9F" w14:textId="5B26589E" w:rsidR="00801A28" w:rsidRPr="00801A28" w:rsidRDefault="00801A28" w:rsidP="001277AF">
      <w:pPr>
        <w:numPr>
          <w:ilvl w:val="0"/>
          <w:numId w:val="14"/>
        </w:numPr>
        <w:spacing w:line="259" w:lineRule="auto"/>
        <w:ind w:left="705" w:right="10" w:hanging="360"/>
        <w:rPr>
          <w:b/>
        </w:rPr>
      </w:pPr>
      <w:r w:rsidRPr="00801A28">
        <w:rPr>
          <w:b/>
        </w:rPr>
        <w:t xml:space="preserve">Invoices Table </w:t>
      </w:r>
    </w:p>
    <w:p w14:paraId="3CF1ACA8" w14:textId="77777777" w:rsidR="00801A28" w:rsidRPr="00801A28" w:rsidRDefault="00801A28" w:rsidP="00801A28">
      <w:pPr>
        <w:spacing w:after="37"/>
        <w:ind w:left="731" w:right="10"/>
      </w:pPr>
      <w:r w:rsidRPr="00801A28">
        <w:t>Captured medical invoices from providers.</w:t>
      </w:r>
    </w:p>
    <w:p w14:paraId="4079EBD6" w14:textId="6650985A" w:rsidR="00801A28" w:rsidRPr="00801A28" w:rsidRDefault="00801A28" w:rsidP="001277AF">
      <w:pPr>
        <w:numPr>
          <w:ilvl w:val="0"/>
          <w:numId w:val="14"/>
        </w:numPr>
        <w:spacing w:line="259" w:lineRule="auto"/>
        <w:ind w:left="705" w:right="10" w:hanging="360"/>
        <w:rPr>
          <w:b/>
        </w:rPr>
      </w:pPr>
      <w:proofErr w:type="spellStart"/>
      <w:r w:rsidRPr="00801A28">
        <w:rPr>
          <w:b/>
        </w:rPr>
        <w:t>EVV_Visits</w:t>
      </w:r>
      <w:proofErr w:type="spellEnd"/>
      <w:r w:rsidRPr="00801A28">
        <w:rPr>
          <w:b/>
        </w:rPr>
        <w:t xml:space="preserve"> Table</w:t>
      </w:r>
    </w:p>
    <w:p w14:paraId="61E23B70" w14:textId="77777777" w:rsidR="004C062C" w:rsidRDefault="00801A28" w:rsidP="004C062C">
      <w:pPr>
        <w:spacing w:line="259" w:lineRule="auto"/>
        <w:ind w:left="705" w:right="10"/>
        <w:rPr>
          <w:sz w:val="22"/>
          <w:szCs w:val="22"/>
        </w:rPr>
      </w:pPr>
      <w:r w:rsidRPr="00801A28">
        <w:rPr>
          <w:sz w:val="22"/>
          <w:szCs w:val="22"/>
        </w:rPr>
        <w:t>Electronic Visit Verification visit records.</w:t>
      </w:r>
    </w:p>
    <w:p w14:paraId="451FFC64" w14:textId="04EBB743" w:rsidR="004C062C" w:rsidRPr="004C062C" w:rsidRDefault="004C062C" w:rsidP="001277AF">
      <w:pPr>
        <w:pStyle w:val="ListParagraph"/>
        <w:numPr>
          <w:ilvl w:val="0"/>
          <w:numId w:val="107"/>
        </w:numPr>
        <w:spacing w:line="259" w:lineRule="auto"/>
        <w:ind w:left="720" w:right="10"/>
        <w:rPr>
          <w:sz w:val="22"/>
          <w:szCs w:val="22"/>
        </w:rPr>
      </w:pPr>
      <w:r w:rsidRPr="004C062C">
        <w:rPr>
          <w:b/>
          <w:bCs/>
        </w:rPr>
        <w:t>Notifications Table</w:t>
      </w:r>
      <w:r w:rsidRPr="004C062C">
        <w:t>  </w:t>
      </w:r>
    </w:p>
    <w:p w14:paraId="772258B9" w14:textId="77777777" w:rsidR="004C062C" w:rsidRPr="004C062C" w:rsidRDefault="004C062C" w:rsidP="004C062C">
      <w:pPr>
        <w:ind w:left="731" w:right="10"/>
      </w:pPr>
      <w:r w:rsidRPr="004C062C">
        <w:t> Logs system-generated alerts and reminders for both patients and caregivers, tracking delivery and response status.  </w:t>
      </w:r>
    </w:p>
    <w:p w14:paraId="5AB73CF5" w14:textId="77777777" w:rsidR="004C062C" w:rsidRDefault="004C062C" w:rsidP="001277AF">
      <w:pPr>
        <w:numPr>
          <w:ilvl w:val="0"/>
          <w:numId w:val="119"/>
        </w:numPr>
        <w:ind w:right="10"/>
      </w:pPr>
      <w:r w:rsidRPr="004C062C">
        <w:rPr>
          <w:b/>
          <w:bCs/>
        </w:rPr>
        <w:t>Billing Table</w:t>
      </w:r>
      <w:r w:rsidRPr="004C062C">
        <w:t>  </w:t>
      </w:r>
    </w:p>
    <w:p w14:paraId="10BA416A" w14:textId="191BCDEA" w:rsidR="004C062C" w:rsidRPr="004C062C" w:rsidRDefault="004C062C" w:rsidP="004C062C">
      <w:pPr>
        <w:ind w:left="720" w:right="10"/>
      </w:pPr>
      <w:r w:rsidRPr="004C062C">
        <w:t> Manages billing events, payment history, subscription status, and Stripe transaction references.  </w:t>
      </w:r>
    </w:p>
    <w:p w14:paraId="1A91A222" w14:textId="77777777" w:rsidR="00801A28" w:rsidRDefault="00801A28">
      <w:pPr>
        <w:spacing w:after="253"/>
        <w:ind w:left="731" w:right="10"/>
      </w:pPr>
    </w:p>
    <w:p w14:paraId="39E000D0" w14:textId="77777777" w:rsidR="00E7159E" w:rsidRDefault="00771A21">
      <w:pPr>
        <w:spacing w:after="280" w:line="259" w:lineRule="auto"/>
        <w:ind w:left="-5"/>
      </w:pPr>
      <w:r>
        <w:rPr>
          <w:b/>
        </w:rPr>
        <w:t xml:space="preserve">Security &amp; Compliance Features: </w:t>
      </w:r>
    </w:p>
    <w:p w14:paraId="618C02DA" w14:textId="77777777" w:rsidR="00E7159E" w:rsidRDefault="00771A21" w:rsidP="001277AF">
      <w:pPr>
        <w:numPr>
          <w:ilvl w:val="0"/>
          <w:numId w:val="14"/>
        </w:numPr>
        <w:ind w:left="705" w:right="10" w:hanging="360"/>
      </w:pPr>
      <w:r>
        <w:t xml:space="preserve">Role-based access enforced through middleware </w:t>
      </w:r>
      <w:r>
        <w:rPr>
          <w:rFonts w:ascii="Segoe UI Symbol" w:eastAsia="Segoe UI Symbol" w:hAnsi="Segoe UI Symbol" w:cs="Segoe UI Symbol"/>
        </w:rPr>
        <w:t></w:t>
      </w:r>
      <w:r>
        <w:rPr>
          <w:rFonts w:ascii="Arial" w:eastAsia="Arial" w:hAnsi="Arial" w:cs="Arial"/>
        </w:rPr>
        <w:t xml:space="preserve"> </w:t>
      </w:r>
      <w:r>
        <w:t xml:space="preserve">Data encryption at rest and in transit </w:t>
      </w:r>
    </w:p>
    <w:p w14:paraId="5356567C" w14:textId="77777777" w:rsidR="00E7159E" w:rsidRDefault="00771A21" w:rsidP="001277AF">
      <w:pPr>
        <w:numPr>
          <w:ilvl w:val="0"/>
          <w:numId w:val="14"/>
        </w:numPr>
        <w:ind w:left="705" w:right="10" w:hanging="360"/>
      </w:pPr>
      <w:r>
        <w:t xml:space="preserve">Regular backups and automated failover support </w:t>
      </w:r>
    </w:p>
    <w:p w14:paraId="3240C577" w14:textId="77777777" w:rsidR="00E7159E" w:rsidRDefault="00771A21" w:rsidP="001277AF">
      <w:pPr>
        <w:numPr>
          <w:ilvl w:val="0"/>
          <w:numId w:val="14"/>
        </w:numPr>
        <w:spacing w:after="211"/>
        <w:ind w:left="705" w:right="10" w:hanging="360"/>
      </w:pPr>
      <w:r>
        <w:t xml:space="preserve">Data retention and purging policies for compliance </w:t>
      </w:r>
    </w:p>
    <w:p w14:paraId="79E427B7" w14:textId="77777777" w:rsidR="00E7159E" w:rsidRDefault="00771A21">
      <w:pPr>
        <w:spacing w:after="280" w:line="259" w:lineRule="auto"/>
        <w:ind w:left="-5"/>
      </w:pPr>
      <w:r>
        <w:rPr>
          <w:b/>
        </w:rPr>
        <w:t xml:space="preserve">Scalability Considerations: </w:t>
      </w:r>
    </w:p>
    <w:p w14:paraId="40D48E3E" w14:textId="77777777" w:rsidR="00E7159E" w:rsidRDefault="00771A21" w:rsidP="001277AF">
      <w:pPr>
        <w:numPr>
          <w:ilvl w:val="0"/>
          <w:numId w:val="14"/>
        </w:numPr>
        <w:ind w:left="705" w:right="10" w:hanging="360"/>
      </w:pPr>
      <w:r>
        <w:lastRenderedPageBreak/>
        <w:t xml:space="preserve">Support for multi-tenancy for different organizations or caregiver groups </w:t>
      </w:r>
    </w:p>
    <w:p w14:paraId="3561B69E" w14:textId="77777777" w:rsidR="00E7159E" w:rsidRDefault="00771A21" w:rsidP="001277AF">
      <w:pPr>
        <w:numPr>
          <w:ilvl w:val="0"/>
          <w:numId w:val="14"/>
        </w:numPr>
        <w:ind w:left="705" w:right="10" w:hanging="360"/>
      </w:pPr>
      <w:r>
        <w:t xml:space="preserve">Optimized indexes for common query patterns (e.g., task retrieval by date or caregiver) </w:t>
      </w:r>
    </w:p>
    <w:p w14:paraId="00A799ED" w14:textId="77777777" w:rsidR="00E7159E" w:rsidRDefault="00771A21" w:rsidP="001277AF">
      <w:pPr>
        <w:numPr>
          <w:ilvl w:val="0"/>
          <w:numId w:val="14"/>
        </w:numPr>
        <w:spacing w:after="283"/>
        <w:ind w:left="705" w:right="10" w:hanging="360"/>
      </w:pPr>
      <w:r>
        <w:t xml:space="preserve">Future-readiness for migration to a distributed database if user volume scales </w:t>
      </w:r>
    </w:p>
    <w:p w14:paraId="38C8DA5C" w14:textId="1D9631B3" w:rsidR="00E7159E" w:rsidRDefault="00771A21" w:rsidP="4C26581F">
      <w:pPr>
        <w:pStyle w:val="Heading2"/>
        <w:ind w:left="-5"/>
        <w:rPr>
          <w:i/>
          <w:iCs/>
        </w:rPr>
      </w:pPr>
      <w:bookmarkStart w:id="2337" w:name="_Toc208607999"/>
      <w:r>
        <w:t xml:space="preserve">APIs </w:t>
      </w:r>
      <w:r w:rsidR="008C7D66">
        <w:t xml:space="preserve">– </w:t>
      </w:r>
      <w:r w:rsidR="008C7D66" w:rsidRPr="4C26581F">
        <w:rPr>
          <w:i/>
          <w:iCs/>
        </w:rPr>
        <w:t>(</w:t>
      </w:r>
      <w:r w:rsidR="558F2A9E" w:rsidRPr="4C26581F">
        <w:rPr>
          <w:i/>
          <w:iCs/>
        </w:rPr>
        <w:t>Updated in v4.0</w:t>
      </w:r>
      <w:r w:rsidR="008C7D66" w:rsidRPr="4C26581F">
        <w:rPr>
          <w:i/>
          <w:iCs/>
        </w:rPr>
        <w:t>)</w:t>
      </w:r>
      <w:bookmarkEnd w:id="2337"/>
    </w:p>
    <w:p w14:paraId="0C6DDD48" w14:textId="77777777" w:rsidR="00E7159E" w:rsidRDefault="00771A21">
      <w:pPr>
        <w:spacing w:after="199"/>
        <w:ind w:right="10"/>
      </w:pPr>
      <w:r>
        <w:t xml:space="preserve">The CareConnect platform requires robust and secure API integrations to support its modular feature set. Each subsection describes the purpose, integration model, and relevant considerations for the respective API. </w:t>
      </w:r>
    </w:p>
    <w:p w14:paraId="6DCEDAA3" w14:textId="61D6DBAF" w:rsidR="00E7159E" w:rsidRDefault="00771A21" w:rsidP="004D64B2">
      <w:pPr>
        <w:pStyle w:val="Heading3"/>
      </w:pPr>
      <w:bookmarkStart w:id="2338" w:name="_Toc208608000"/>
      <w:r>
        <w:t>Fitbit Web API</w:t>
      </w:r>
      <w:bookmarkEnd w:id="2338"/>
      <w:r>
        <w:t xml:space="preserve"> </w:t>
      </w:r>
    </w:p>
    <w:p w14:paraId="33A683FF" w14:textId="77777777" w:rsidR="00E7159E" w:rsidRDefault="00771A21" w:rsidP="001277AF">
      <w:pPr>
        <w:numPr>
          <w:ilvl w:val="0"/>
          <w:numId w:val="15"/>
        </w:numPr>
        <w:spacing w:after="171"/>
        <w:ind w:left="705" w:right="10" w:hanging="360"/>
      </w:pPr>
      <w:r>
        <w:rPr>
          <w:b/>
        </w:rPr>
        <w:t>Purpose:</w:t>
      </w:r>
      <w:r>
        <w:t xml:space="preserve"> Retrieve heart rate and step count data from Fitbit devices. </w:t>
      </w:r>
    </w:p>
    <w:p w14:paraId="16228CF4" w14:textId="77777777" w:rsidR="00E7159E" w:rsidRDefault="00771A21" w:rsidP="001277AF">
      <w:pPr>
        <w:numPr>
          <w:ilvl w:val="0"/>
          <w:numId w:val="15"/>
        </w:numPr>
        <w:spacing w:after="178" w:line="259" w:lineRule="auto"/>
        <w:ind w:left="705" w:right="10" w:hanging="360"/>
      </w:pPr>
      <w:r>
        <w:rPr>
          <w:b/>
        </w:rPr>
        <w:t>Authentication:</w:t>
      </w:r>
      <w:r>
        <w:t xml:space="preserve"> OAuth 2.0 </w:t>
      </w:r>
    </w:p>
    <w:p w14:paraId="468632C6" w14:textId="77777777" w:rsidR="00E7159E" w:rsidRDefault="00771A21" w:rsidP="001277AF">
      <w:pPr>
        <w:numPr>
          <w:ilvl w:val="0"/>
          <w:numId w:val="15"/>
        </w:numPr>
        <w:spacing w:after="171"/>
        <w:ind w:left="705" w:right="10" w:hanging="360"/>
      </w:pPr>
      <w:r>
        <w:rPr>
          <w:b/>
        </w:rPr>
        <w:t>Data Accessed:</w:t>
      </w:r>
      <w:r>
        <w:t xml:space="preserve"> Heart rate, step count </w:t>
      </w:r>
    </w:p>
    <w:p w14:paraId="2556B05F" w14:textId="77777777" w:rsidR="00E7159E" w:rsidRDefault="00771A21" w:rsidP="001277AF">
      <w:pPr>
        <w:numPr>
          <w:ilvl w:val="0"/>
          <w:numId w:val="15"/>
        </w:numPr>
        <w:spacing w:after="178" w:line="259" w:lineRule="auto"/>
        <w:ind w:left="705" w:right="10" w:hanging="360"/>
      </w:pPr>
      <w:r>
        <w:rPr>
          <w:b/>
        </w:rPr>
        <w:t>Platform Support:</w:t>
      </w:r>
      <w:r>
        <w:t xml:space="preserve"> Android, iOS  </w:t>
      </w:r>
    </w:p>
    <w:p w14:paraId="09B8E935" w14:textId="77777777" w:rsidR="00E7159E" w:rsidRDefault="00771A21" w:rsidP="001277AF">
      <w:pPr>
        <w:numPr>
          <w:ilvl w:val="0"/>
          <w:numId w:val="15"/>
        </w:numPr>
        <w:spacing w:after="197"/>
        <w:ind w:left="705" w:right="10" w:hanging="360"/>
      </w:pPr>
      <w:proofErr w:type="gramStart"/>
      <w:r>
        <w:rPr>
          <w:b/>
        </w:rPr>
        <w:t>Considerations</w:t>
      </w:r>
      <w:proofErr w:type="gramEnd"/>
      <w:r>
        <w:rPr>
          <w:b/>
        </w:rPr>
        <w:t>:</w:t>
      </w:r>
      <w:r>
        <w:t xml:space="preserve"> Requires user account linking and periodic data sync. </w:t>
      </w:r>
    </w:p>
    <w:p w14:paraId="15D74EAE" w14:textId="212F1BBB" w:rsidR="00E7159E" w:rsidRPr="004D64B2" w:rsidRDefault="00771A21" w:rsidP="004D64B2">
      <w:pPr>
        <w:pStyle w:val="Heading3"/>
      </w:pPr>
      <w:bookmarkStart w:id="2339" w:name="_Toc208608001"/>
      <w:r w:rsidRPr="004D64B2">
        <w:t>Apple HealthKit API</w:t>
      </w:r>
      <w:bookmarkEnd w:id="2339"/>
      <w:r w:rsidRPr="004D64B2">
        <w:t xml:space="preserve"> </w:t>
      </w:r>
    </w:p>
    <w:p w14:paraId="7FF21411" w14:textId="77777777" w:rsidR="00E7159E" w:rsidRDefault="00771A21" w:rsidP="001277AF">
      <w:pPr>
        <w:numPr>
          <w:ilvl w:val="0"/>
          <w:numId w:val="16"/>
        </w:numPr>
        <w:spacing w:after="170"/>
        <w:ind w:left="705" w:right="10" w:hanging="360"/>
      </w:pPr>
      <w:r>
        <w:rPr>
          <w:b/>
        </w:rPr>
        <w:t>Purpose:</w:t>
      </w:r>
      <w:r>
        <w:t xml:space="preserve"> Retrieve heart rate and step count data on Apple Health on iOS devices. </w:t>
      </w:r>
    </w:p>
    <w:p w14:paraId="04F8CC7C" w14:textId="77777777" w:rsidR="00E7159E" w:rsidRDefault="00771A21" w:rsidP="001277AF">
      <w:pPr>
        <w:numPr>
          <w:ilvl w:val="0"/>
          <w:numId w:val="16"/>
        </w:numPr>
        <w:spacing w:after="171"/>
        <w:ind w:left="705" w:right="10" w:hanging="360"/>
      </w:pPr>
      <w:r>
        <w:rPr>
          <w:b/>
        </w:rPr>
        <w:t>Authentication:</w:t>
      </w:r>
      <w:r>
        <w:t xml:space="preserve"> Native iOS permission-based access </w:t>
      </w:r>
    </w:p>
    <w:p w14:paraId="57C971B5" w14:textId="77777777" w:rsidR="00E7159E" w:rsidRDefault="00771A21" w:rsidP="001277AF">
      <w:pPr>
        <w:numPr>
          <w:ilvl w:val="0"/>
          <w:numId w:val="16"/>
        </w:numPr>
        <w:spacing w:after="171"/>
        <w:ind w:left="705" w:right="10" w:hanging="360"/>
      </w:pPr>
      <w:r>
        <w:rPr>
          <w:b/>
        </w:rPr>
        <w:t>Data Accessed:</w:t>
      </w:r>
      <w:r>
        <w:t xml:space="preserve"> Heart rate, step count </w:t>
      </w:r>
    </w:p>
    <w:p w14:paraId="661C2397" w14:textId="77777777" w:rsidR="00E7159E" w:rsidRDefault="00771A21" w:rsidP="001277AF">
      <w:pPr>
        <w:numPr>
          <w:ilvl w:val="0"/>
          <w:numId w:val="16"/>
        </w:numPr>
        <w:spacing w:after="178" w:line="259" w:lineRule="auto"/>
        <w:ind w:left="705" w:right="10" w:hanging="360"/>
      </w:pPr>
      <w:r>
        <w:rPr>
          <w:b/>
        </w:rPr>
        <w:t>Platform Support:</w:t>
      </w:r>
      <w:r>
        <w:t xml:space="preserve"> iOS only </w:t>
      </w:r>
    </w:p>
    <w:p w14:paraId="608E34D7" w14:textId="77777777" w:rsidR="00E7159E" w:rsidRDefault="00771A21" w:rsidP="001277AF">
      <w:pPr>
        <w:numPr>
          <w:ilvl w:val="0"/>
          <w:numId w:val="16"/>
        </w:numPr>
        <w:spacing w:after="197"/>
        <w:ind w:left="705" w:right="10" w:hanging="360"/>
      </w:pPr>
      <w:proofErr w:type="gramStart"/>
      <w:r>
        <w:rPr>
          <w:b/>
        </w:rPr>
        <w:t>Considerations</w:t>
      </w:r>
      <w:proofErr w:type="gramEnd"/>
      <w:r>
        <w:rPr>
          <w:b/>
        </w:rPr>
        <w:t>:</w:t>
      </w:r>
      <w:r>
        <w:t xml:space="preserve"> Requires explicit user consent for each metric. </w:t>
      </w:r>
    </w:p>
    <w:p w14:paraId="4A8E05E7" w14:textId="7555E951" w:rsidR="00E7159E" w:rsidRDefault="00771A21" w:rsidP="004D64B2">
      <w:pPr>
        <w:pStyle w:val="Heading3"/>
      </w:pPr>
      <w:bookmarkStart w:id="2340" w:name="_Toc208608002"/>
      <w:r>
        <w:t>Google Health Connect API</w:t>
      </w:r>
      <w:bookmarkEnd w:id="2340"/>
      <w:r>
        <w:t xml:space="preserve"> </w:t>
      </w:r>
    </w:p>
    <w:p w14:paraId="45855B0A" w14:textId="77777777" w:rsidR="00E7159E" w:rsidRDefault="00771A21" w:rsidP="001277AF">
      <w:pPr>
        <w:numPr>
          <w:ilvl w:val="0"/>
          <w:numId w:val="17"/>
        </w:numPr>
        <w:spacing w:after="166"/>
        <w:ind w:left="705" w:right="10" w:hanging="360"/>
      </w:pPr>
      <w:r>
        <w:rPr>
          <w:b/>
        </w:rPr>
        <w:t>Purpose:</w:t>
      </w:r>
      <w:r>
        <w:t xml:space="preserve"> Retrieve heart rate and step count data on</w:t>
      </w:r>
      <w:r>
        <w:rPr>
          <w:b/>
        </w:rPr>
        <w:t xml:space="preserve"> </w:t>
      </w:r>
      <w:r>
        <w:t>Android devices through a unified API for Google Fit and partner apps.</w:t>
      </w:r>
      <w:r>
        <w:rPr>
          <w:b/>
        </w:rPr>
        <w:t xml:space="preserve"> </w:t>
      </w:r>
    </w:p>
    <w:p w14:paraId="28026C98" w14:textId="77777777" w:rsidR="00E7159E" w:rsidRDefault="00771A21" w:rsidP="001277AF">
      <w:pPr>
        <w:numPr>
          <w:ilvl w:val="0"/>
          <w:numId w:val="17"/>
        </w:numPr>
        <w:spacing w:after="171"/>
        <w:ind w:left="705" w:right="10" w:hanging="360"/>
      </w:pPr>
      <w:r>
        <w:rPr>
          <w:b/>
        </w:rPr>
        <w:t xml:space="preserve">Authentication: </w:t>
      </w:r>
      <w:r>
        <w:t>Android permission-based access</w:t>
      </w:r>
      <w:r>
        <w:rPr>
          <w:b/>
        </w:rPr>
        <w:t xml:space="preserve"> </w:t>
      </w:r>
    </w:p>
    <w:p w14:paraId="000CD485" w14:textId="77777777" w:rsidR="00E7159E" w:rsidRDefault="00771A21" w:rsidP="001277AF">
      <w:pPr>
        <w:numPr>
          <w:ilvl w:val="0"/>
          <w:numId w:val="17"/>
        </w:numPr>
        <w:spacing w:after="171"/>
        <w:ind w:left="705" w:right="10" w:hanging="360"/>
      </w:pPr>
      <w:r>
        <w:rPr>
          <w:b/>
        </w:rPr>
        <w:t xml:space="preserve">Data Accessed: </w:t>
      </w:r>
      <w:r>
        <w:t>Heart rate, step count</w:t>
      </w:r>
      <w:r>
        <w:rPr>
          <w:b/>
        </w:rPr>
        <w:t xml:space="preserve"> </w:t>
      </w:r>
    </w:p>
    <w:p w14:paraId="0741A8DE" w14:textId="77777777" w:rsidR="00E7159E" w:rsidRDefault="00771A21" w:rsidP="001277AF">
      <w:pPr>
        <w:numPr>
          <w:ilvl w:val="0"/>
          <w:numId w:val="17"/>
        </w:numPr>
        <w:spacing w:after="178" w:line="259" w:lineRule="auto"/>
        <w:ind w:left="705" w:right="10" w:hanging="360"/>
      </w:pPr>
      <w:r>
        <w:rPr>
          <w:b/>
        </w:rPr>
        <w:t xml:space="preserve">Platform Support: </w:t>
      </w:r>
      <w:r>
        <w:t>Android only</w:t>
      </w:r>
      <w:r>
        <w:rPr>
          <w:b/>
        </w:rPr>
        <w:t xml:space="preserve"> </w:t>
      </w:r>
    </w:p>
    <w:p w14:paraId="7CF8091D" w14:textId="77777777" w:rsidR="00E7159E" w:rsidRDefault="00771A21" w:rsidP="001277AF">
      <w:pPr>
        <w:numPr>
          <w:ilvl w:val="0"/>
          <w:numId w:val="17"/>
        </w:numPr>
        <w:spacing w:after="203"/>
        <w:ind w:left="705" w:right="10" w:hanging="360"/>
      </w:pPr>
      <w:r>
        <w:rPr>
          <w:b/>
        </w:rPr>
        <w:t>Considerations:</w:t>
      </w:r>
      <w:r>
        <w:t xml:space="preserve"> Health Connect to be installed and permitted. </w:t>
      </w:r>
    </w:p>
    <w:p w14:paraId="52829B6F" w14:textId="24AF0F8A" w:rsidR="00E7159E" w:rsidRDefault="00771A21" w:rsidP="004D64B2">
      <w:pPr>
        <w:pStyle w:val="Heading3"/>
      </w:pPr>
      <w:bookmarkStart w:id="2341" w:name="_Toc208608003"/>
      <w:r>
        <w:t>Google Smart Device Management (SDM) API</w:t>
      </w:r>
      <w:bookmarkEnd w:id="2341"/>
      <w:r>
        <w:t xml:space="preserve"> </w:t>
      </w:r>
    </w:p>
    <w:p w14:paraId="7791C95D" w14:textId="77777777" w:rsidR="00E7159E" w:rsidRDefault="00771A21" w:rsidP="001277AF">
      <w:pPr>
        <w:numPr>
          <w:ilvl w:val="0"/>
          <w:numId w:val="18"/>
        </w:numPr>
        <w:ind w:left="705" w:right="10" w:hanging="360"/>
      </w:pPr>
      <w:r>
        <w:rPr>
          <w:b/>
        </w:rPr>
        <w:t xml:space="preserve">Purpose: </w:t>
      </w:r>
      <w:r>
        <w:t>Interact with Google Nest smart home devices for environmental monitoring.</w:t>
      </w:r>
      <w:r>
        <w:rPr>
          <w:b/>
        </w:rPr>
        <w:t xml:space="preserve"> </w:t>
      </w:r>
    </w:p>
    <w:p w14:paraId="2EE6DF09" w14:textId="77777777" w:rsidR="00E7159E" w:rsidRDefault="00771A21" w:rsidP="001277AF">
      <w:pPr>
        <w:numPr>
          <w:ilvl w:val="0"/>
          <w:numId w:val="18"/>
        </w:numPr>
        <w:spacing w:line="259" w:lineRule="auto"/>
        <w:ind w:left="705" w:right="10" w:hanging="360"/>
      </w:pPr>
      <w:r>
        <w:rPr>
          <w:b/>
        </w:rPr>
        <w:t>Authentication:</w:t>
      </w:r>
      <w:r>
        <w:t xml:space="preserve"> OAuth 2.0 </w:t>
      </w:r>
    </w:p>
    <w:p w14:paraId="6A072579" w14:textId="77777777" w:rsidR="00E7159E" w:rsidRDefault="00771A21" w:rsidP="001277AF">
      <w:pPr>
        <w:numPr>
          <w:ilvl w:val="0"/>
          <w:numId w:val="18"/>
        </w:numPr>
        <w:ind w:left="705" w:right="10" w:hanging="360"/>
      </w:pPr>
      <w:r>
        <w:rPr>
          <w:b/>
        </w:rPr>
        <w:t>Data Accessed:</w:t>
      </w:r>
      <w:r>
        <w:t xml:space="preserve"> Motion events, device status, live camera availability </w:t>
      </w:r>
    </w:p>
    <w:p w14:paraId="2F357E8E" w14:textId="77777777" w:rsidR="00E7159E" w:rsidRDefault="00771A21" w:rsidP="001277AF">
      <w:pPr>
        <w:numPr>
          <w:ilvl w:val="0"/>
          <w:numId w:val="18"/>
        </w:numPr>
        <w:spacing w:after="1" w:line="259" w:lineRule="auto"/>
        <w:ind w:left="705" w:right="10" w:hanging="360"/>
      </w:pPr>
      <w:r>
        <w:rPr>
          <w:b/>
        </w:rPr>
        <w:t>Platform Support:</w:t>
      </w:r>
      <w:r>
        <w:t xml:space="preserve"> Cloud-based </w:t>
      </w:r>
    </w:p>
    <w:p w14:paraId="3244E122" w14:textId="77777777" w:rsidR="00E7159E" w:rsidRDefault="00771A21" w:rsidP="001277AF">
      <w:pPr>
        <w:numPr>
          <w:ilvl w:val="0"/>
          <w:numId w:val="18"/>
        </w:numPr>
        <w:spacing w:after="158"/>
        <w:ind w:left="705" w:right="10" w:hanging="360"/>
      </w:pPr>
      <w:r>
        <w:rPr>
          <w:b/>
        </w:rPr>
        <w:t>Considerations:</w:t>
      </w:r>
      <w:r>
        <w:t xml:space="preserve"> Must be carefully managed for privacy. </w:t>
      </w:r>
    </w:p>
    <w:p w14:paraId="177D9D23" w14:textId="17269A4A" w:rsidR="00E7159E" w:rsidRDefault="00771A21" w:rsidP="004D64B2">
      <w:pPr>
        <w:pStyle w:val="Heading3"/>
      </w:pPr>
      <w:bookmarkStart w:id="2342" w:name="_Toc208608004"/>
      <w:r>
        <w:lastRenderedPageBreak/>
        <w:t>Alexa Smart Home Skill API</w:t>
      </w:r>
      <w:bookmarkEnd w:id="2342"/>
      <w:r>
        <w:t xml:space="preserve"> </w:t>
      </w:r>
    </w:p>
    <w:p w14:paraId="4901FBA4" w14:textId="77777777" w:rsidR="00E7159E" w:rsidRDefault="00771A21" w:rsidP="001277AF">
      <w:pPr>
        <w:numPr>
          <w:ilvl w:val="0"/>
          <w:numId w:val="19"/>
        </w:numPr>
        <w:spacing w:after="172"/>
        <w:ind w:left="705" w:right="10" w:hanging="360"/>
      </w:pPr>
      <w:r>
        <w:rPr>
          <w:b/>
        </w:rPr>
        <w:t xml:space="preserve">Purpose: </w:t>
      </w:r>
      <w:r>
        <w:t>Enable control and monitoring of Alexa-compatible smart home devices.</w:t>
      </w:r>
      <w:r>
        <w:rPr>
          <w:b/>
        </w:rPr>
        <w:t xml:space="preserve"> </w:t>
      </w:r>
    </w:p>
    <w:p w14:paraId="6C1F97B2" w14:textId="77777777" w:rsidR="00E7159E" w:rsidRDefault="00771A21" w:rsidP="001277AF">
      <w:pPr>
        <w:numPr>
          <w:ilvl w:val="0"/>
          <w:numId w:val="19"/>
        </w:numPr>
        <w:spacing w:after="178" w:line="259" w:lineRule="auto"/>
        <w:ind w:left="705" w:right="10" w:hanging="360"/>
      </w:pPr>
      <w:r>
        <w:rPr>
          <w:b/>
        </w:rPr>
        <w:t xml:space="preserve">Authentication: </w:t>
      </w:r>
      <w:r>
        <w:t>OAuth 2.0</w:t>
      </w:r>
      <w:r>
        <w:rPr>
          <w:b/>
        </w:rPr>
        <w:t xml:space="preserve"> </w:t>
      </w:r>
    </w:p>
    <w:p w14:paraId="130B6EB2" w14:textId="77777777" w:rsidR="00E7159E" w:rsidRDefault="00771A21" w:rsidP="001277AF">
      <w:pPr>
        <w:numPr>
          <w:ilvl w:val="0"/>
          <w:numId w:val="19"/>
        </w:numPr>
        <w:spacing w:after="171"/>
        <w:ind w:left="705" w:right="10" w:hanging="360"/>
      </w:pPr>
      <w:r>
        <w:rPr>
          <w:b/>
        </w:rPr>
        <w:t xml:space="preserve">Data Accessed/Controlled: </w:t>
      </w:r>
      <w:r>
        <w:t>Device state, control directives</w:t>
      </w:r>
      <w:r>
        <w:rPr>
          <w:b/>
        </w:rPr>
        <w:t xml:space="preserve">. </w:t>
      </w:r>
    </w:p>
    <w:p w14:paraId="38A24CD9" w14:textId="77777777" w:rsidR="00E7159E" w:rsidRDefault="00771A21" w:rsidP="001277AF">
      <w:pPr>
        <w:numPr>
          <w:ilvl w:val="0"/>
          <w:numId w:val="19"/>
        </w:numPr>
        <w:spacing w:after="178" w:line="259" w:lineRule="auto"/>
        <w:ind w:left="705" w:right="10" w:hanging="360"/>
      </w:pPr>
      <w:r>
        <w:rPr>
          <w:b/>
        </w:rPr>
        <w:t xml:space="preserve">Platform Support: </w:t>
      </w:r>
      <w:r>
        <w:t>Cloud-based</w:t>
      </w:r>
      <w:r>
        <w:rPr>
          <w:b/>
        </w:rPr>
        <w:t xml:space="preserve"> </w:t>
      </w:r>
    </w:p>
    <w:p w14:paraId="456B04C9" w14:textId="77777777" w:rsidR="00E7159E" w:rsidRDefault="00771A21" w:rsidP="001277AF">
      <w:pPr>
        <w:numPr>
          <w:ilvl w:val="0"/>
          <w:numId w:val="19"/>
        </w:numPr>
        <w:spacing w:after="193"/>
        <w:ind w:left="705" w:right="10" w:hanging="360"/>
      </w:pPr>
      <w:proofErr w:type="gramStart"/>
      <w:r>
        <w:rPr>
          <w:b/>
        </w:rPr>
        <w:t>Considerations</w:t>
      </w:r>
      <w:proofErr w:type="gramEnd"/>
      <w:r>
        <w:rPr>
          <w:b/>
        </w:rPr>
        <w:t xml:space="preserve">: </w:t>
      </w:r>
      <w:r>
        <w:t>Integration requires Smart Home Skill certification and user account linking.</w:t>
      </w:r>
      <w:r>
        <w:rPr>
          <w:b/>
        </w:rPr>
        <w:t xml:space="preserve"> </w:t>
      </w:r>
    </w:p>
    <w:p w14:paraId="35A378B3" w14:textId="5C998212" w:rsidR="00E7159E" w:rsidRDefault="00771A21" w:rsidP="004D64B2">
      <w:pPr>
        <w:pStyle w:val="Heading3"/>
      </w:pPr>
      <w:bookmarkStart w:id="2343" w:name="_Toc208608005"/>
      <w:proofErr w:type="spellStart"/>
      <w:r>
        <w:t>OpenFDA</w:t>
      </w:r>
      <w:proofErr w:type="spellEnd"/>
      <w:r>
        <w:t xml:space="preserve"> API</w:t>
      </w:r>
      <w:bookmarkEnd w:id="2343"/>
      <w:r>
        <w:t xml:space="preserve"> </w:t>
      </w:r>
    </w:p>
    <w:p w14:paraId="5B5A3129" w14:textId="77777777" w:rsidR="00E7159E" w:rsidRDefault="00771A21" w:rsidP="001277AF">
      <w:pPr>
        <w:numPr>
          <w:ilvl w:val="0"/>
          <w:numId w:val="20"/>
        </w:numPr>
        <w:spacing w:after="171"/>
        <w:ind w:left="705" w:right="10" w:hanging="360"/>
      </w:pPr>
      <w:r>
        <w:rPr>
          <w:b/>
        </w:rPr>
        <w:t>Purpose:</w:t>
      </w:r>
      <w:r>
        <w:t xml:space="preserve"> Retrieve official medication information using NDC codes. </w:t>
      </w:r>
    </w:p>
    <w:p w14:paraId="2E1CCC56" w14:textId="77777777" w:rsidR="00E7159E" w:rsidRDefault="00771A21" w:rsidP="001277AF">
      <w:pPr>
        <w:numPr>
          <w:ilvl w:val="0"/>
          <w:numId w:val="20"/>
        </w:numPr>
        <w:spacing w:after="170"/>
        <w:ind w:left="705" w:right="10" w:hanging="360"/>
      </w:pPr>
      <w:r>
        <w:rPr>
          <w:b/>
        </w:rPr>
        <w:t>Authentication:</w:t>
      </w:r>
      <w:r>
        <w:t xml:space="preserve"> None (public API) </w:t>
      </w:r>
    </w:p>
    <w:p w14:paraId="21D7BBF0" w14:textId="77777777" w:rsidR="00E7159E" w:rsidRDefault="00771A21" w:rsidP="001277AF">
      <w:pPr>
        <w:numPr>
          <w:ilvl w:val="0"/>
          <w:numId w:val="20"/>
        </w:numPr>
        <w:spacing w:after="171"/>
        <w:ind w:left="705" w:right="10" w:hanging="360"/>
      </w:pPr>
      <w:r>
        <w:rPr>
          <w:b/>
        </w:rPr>
        <w:t>Data Accessed:</w:t>
      </w:r>
      <w:r>
        <w:t xml:space="preserve"> Medication name, dosage, manufacturer, instructions </w:t>
      </w:r>
    </w:p>
    <w:p w14:paraId="6C519E9B" w14:textId="77777777" w:rsidR="00E7159E" w:rsidRDefault="00771A21" w:rsidP="001277AF">
      <w:pPr>
        <w:numPr>
          <w:ilvl w:val="0"/>
          <w:numId w:val="20"/>
        </w:numPr>
        <w:spacing w:after="178" w:line="259" w:lineRule="auto"/>
        <w:ind w:left="705" w:right="10" w:hanging="360"/>
      </w:pPr>
      <w:r>
        <w:rPr>
          <w:b/>
        </w:rPr>
        <w:t>Platform Support:</w:t>
      </w:r>
      <w:r>
        <w:t xml:space="preserve"> Web-based </w:t>
      </w:r>
    </w:p>
    <w:p w14:paraId="06560223" w14:textId="05FEF60F" w:rsidR="00E7159E" w:rsidRDefault="00771A21" w:rsidP="00955A0D">
      <w:pPr>
        <w:spacing w:after="209"/>
        <w:ind w:right="10"/>
      </w:pPr>
      <w:r>
        <w:rPr>
          <w:b/>
        </w:rPr>
        <w:t>Considerations:</w:t>
      </w:r>
      <w:r>
        <w:t xml:space="preserve"> Used to auto-populate medication entries from scanned NDC codes. </w:t>
      </w:r>
    </w:p>
    <w:p w14:paraId="2C9CB94E" w14:textId="17386B58" w:rsidR="00E7159E" w:rsidRPr="004D64B2" w:rsidDel="00705ACB" w:rsidRDefault="00771A21" w:rsidP="007E6E3E">
      <w:pPr>
        <w:pStyle w:val="Heading3"/>
        <w:rPr>
          <w:del w:id="2344" w:author="Alondra Vega Pacheco" w:date="2025-09-12T22:18:00Z" w16du:dateUtc="2025-09-13T03:18:00Z"/>
        </w:rPr>
      </w:pPr>
      <w:del w:id="2345" w:author="Alondra Vega Pacheco" w:date="2025-09-12T22:18:00Z" w16du:dateUtc="2025-09-13T03:18:00Z">
        <w:r w:rsidRPr="004D64B2" w:rsidDel="00705ACB">
          <w:delText xml:space="preserve">Jitsi API </w:delText>
        </w:r>
        <w:bookmarkStart w:id="2346" w:name="_Toc208608006"/>
        <w:bookmarkEnd w:id="2346"/>
      </w:del>
    </w:p>
    <w:p w14:paraId="137DAED8" w14:textId="17ED09F2" w:rsidR="00E7159E" w:rsidDel="00705ACB" w:rsidRDefault="00842615" w:rsidP="004D64B2">
      <w:pPr>
        <w:keepNext/>
        <w:spacing w:after="41" w:line="259" w:lineRule="auto"/>
        <w:ind w:right="29"/>
        <w:rPr>
          <w:del w:id="2347" w:author="Alondra Vega Pacheco" w:date="2025-09-12T22:18:00Z" w16du:dateUtc="2025-09-13T03:18:00Z"/>
        </w:rPr>
      </w:pPr>
      <w:del w:id="2348" w:author="Alondra Vega Pacheco" w:date="2025-09-12T22:18:00Z" w16du:dateUtc="2025-09-13T03:18:00Z">
        <w:r w:rsidRPr="00842615" w:rsidDel="00705ACB">
          <w:rPr>
            <w:b/>
            <w:bCs/>
          </w:rPr>
          <w:delText xml:space="preserve">   Purpose</w:delText>
        </w:r>
        <w:r w:rsidDel="00705ACB">
          <w:delText xml:space="preserve">: Use audio and video calls for various communication functions in CareConnect. </w:delText>
        </w:r>
        <w:bookmarkStart w:id="2349" w:name="_Toc208608007"/>
        <w:bookmarkEnd w:id="2349"/>
      </w:del>
    </w:p>
    <w:p w14:paraId="57A94F36" w14:textId="448C603F" w:rsidR="00E7159E" w:rsidDel="00705ACB" w:rsidRDefault="00771A21" w:rsidP="001277AF">
      <w:pPr>
        <w:numPr>
          <w:ilvl w:val="0"/>
          <w:numId w:val="21"/>
        </w:numPr>
        <w:ind w:left="705" w:right="10" w:hanging="360"/>
        <w:rPr>
          <w:del w:id="2350" w:author="Alondra Vega Pacheco" w:date="2025-09-12T22:18:00Z" w16du:dateUtc="2025-09-13T03:18:00Z"/>
        </w:rPr>
      </w:pPr>
      <w:del w:id="2351" w:author="Alondra Vega Pacheco" w:date="2025-09-12T22:18:00Z" w16du:dateUtc="2025-09-13T03:18:00Z">
        <w:r w:rsidDel="00705ACB">
          <w:delText xml:space="preserve">Authentication: JWT Token </w:delText>
        </w:r>
        <w:bookmarkStart w:id="2352" w:name="_Toc208608008"/>
        <w:bookmarkEnd w:id="2352"/>
      </w:del>
    </w:p>
    <w:p w14:paraId="1550B40B" w14:textId="57CAA26E" w:rsidR="00E7159E" w:rsidDel="00705ACB" w:rsidRDefault="00771A21" w:rsidP="001277AF">
      <w:pPr>
        <w:numPr>
          <w:ilvl w:val="0"/>
          <w:numId w:val="21"/>
        </w:numPr>
        <w:ind w:left="705" w:right="10" w:hanging="360"/>
        <w:rPr>
          <w:del w:id="2353" w:author="Alondra Vega Pacheco" w:date="2025-09-12T22:18:00Z" w16du:dateUtc="2025-09-13T03:18:00Z"/>
        </w:rPr>
      </w:pPr>
      <w:del w:id="2354" w:author="Alondra Vega Pacheco" w:date="2025-09-12T22:18:00Z" w16du:dateUtc="2025-09-13T03:18:00Z">
        <w:r w:rsidDel="00705ACB">
          <w:delText xml:space="preserve">Data Accessed: Voice, video, calendar schedule. </w:delText>
        </w:r>
        <w:bookmarkStart w:id="2355" w:name="_Toc208608009"/>
        <w:bookmarkEnd w:id="2355"/>
      </w:del>
    </w:p>
    <w:p w14:paraId="5417D346" w14:textId="35471B98" w:rsidR="00E7159E" w:rsidDel="00705ACB" w:rsidRDefault="00771A21" w:rsidP="001277AF">
      <w:pPr>
        <w:numPr>
          <w:ilvl w:val="0"/>
          <w:numId w:val="21"/>
        </w:numPr>
        <w:ind w:left="705" w:right="10" w:hanging="360"/>
        <w:rPr>
          <w:del w:id="2356" w:author="Alondra Vega Pacheco" w:date="2025-09-12T22:18:00Z" w16du:dateUtc="2025-09-13T03:18:00Z"/>
        </w:rPr>
      </w:pPr>
      <w:del w:id="2357" w:author="Alondra Vega Pacheco" w:date="2025-09-12T22:18:00Z" w16du:dateUtc="2025-09-13T03:18:00Z">
        <w:r w:rsidDel="00705ACB">
          <w:delText xml:space="preserve">Platform Support: Web-based. Apple iOS. Android. </w:delText>
        </w:r>
        <w:bookmarkStart w:id="2358" w:name="_Toc208608010"/>
        <w:bookmarkEnd w:id="2358"/>
      </w:del>
    </w:p>
    <w:p w14:paraId="289984D1" w14:textId="37EF150A" w:rsidR="00E22D59" w:rsidDel="00705ACB" w:rsidRDefault="00771A21" w:rsidP="001277AF">
      <w:pPr>
        <w:numPr>
          <w:ilvl w:val="0"/>
          <w:numId w:val="21"/>
        </w:numPr>
        <w:spacing w:after="125"/>
        <w:ind w:left="705" w:right="10" w:hanging="360"/>
        <w:rPr>
          <w:del w:id="2359" w:author="Alondra Vega Pacheco" w:date="2025-09-12T22:18:00Z" w16du:dateUtc="2025-09-13T03:18:00Z"/>
        </w:rPr>
      </w:pPr>
      <w:del w:id="2360" w:author="Alondra Vega Pacheco" w:date="2025-09-12T22:18:00Z" w16du:dateUtc="2025-09-13T03:18:00Z">
        <w:r w:rsidDel="00705ACB">
          <w:delText xml:space="preserve">Considerations: Used for in-app messaging services. HIPPA compliant with set-up.  </w:delText>
        </w:r>
        <w:bookmarkStart w:id="2361" w:name="_Toc208608011"/>
        <w:bookmarkEnd w:id="2361"/>
      </w:del>
    </w:p>
    <w:p w14:paraId="40EF28EA" w14:textId="7CEDA8FB" w:rsidR="0025389A" w:rsidRPr="0025389A" w:rsidRDefault="0025389A" w:rsidP="4C26581F">
      <w:pPr>
        <w:pStyle w:val="Heading3"/>
        <w:rPr>
          <w:i/>
          <w:iCs/>
        </w:rPr>
      </w:pPr>
      <w:bookmarkStart w:id="2362" w:name="_Toc208608012"/>
      <w:r w:rsidRPr="4C26581F">
        <w:rPr>
          <w:lang w:bidi="en-US"/>
        </w:rPr>
        <w:t>DeepSeek</w:t>
      </w:r>
      <w:r>
        <w:t xml:space="preserve"> AI API </w:t>
      </w:r>
      <w:r w:rsidRPr="4C26581F">
        <w:rPr>
          <w:i/>
          <w:iCs/>
        </w:rPr>
        <w:t>(added in v4.0)</w:t>
      </w:r>
      <w:bookmarkEnd w:id="2362"/>
    </w:p>
    <w:p w14:paraId="32017180" w14:textId="77777777" w:rsidR="0025389A" w:rsidRPr="0025389A" w:rsidRDefault="0025389A" w:rsidP="001277AF">
      <w:pPr>
        <w:numPr>
          <w:ilvl w:val="0"/>
          <w:numId w:val="120"/>
        </w:numPr>
        <w:spacing w:after="125"/>
        <w:ind w:right="10"/>
      </w:pPr>
      <w:r w:rsidRPr="0025389A">
        <w:rPr>
          <w:b/>
          <w:bCs/>
        </w:rPr>
        <w:t>Purpose:</w:t>
      </w:r>
      <w:r w:rsidRPr="0025389A">
        <w:t xml:space="preserve"> Make queries to the DeepSeek AI servers </w:t>
      </w:r>
    </w:p>
    <w:p w14:paraId="7C6C02D4" w14:textId="77777777" w:rsidR="0025389A" w:rsidRPr="0025389A" w:rsidRDefault="0025389A" w:rsidP="001277AF">
      <w:pPr>
        <w:numPr>
          <w:ilvl w:val="0"/>
          <w:numId w:val="121"/>
        </w:numPr>
        <w:spacing w:after="125"/>
        <w:ind w:right="10"/>
      </w:pPr>
      <w:r w:rsidRPr="0025389A">
        <w:rPr>
          <w:b/>
          <w:bCs/>
        </w:rPr>
        <w:t>Authentication:</w:t>
      </w:r>
      <w:r w:rsidRPr="0025389A">
        <w:t xml:space="preserve"> http bearer authentication </w:t>
      </w:r>
    </w:p>
    <w:p w14:paraId="56B57C38" w14:textId="77777777" w:rsidR="0025389A" w:rsidRPr="0025389A" w:rsidRDefault="0025389A" w:rsidP="001277AF">
      <w:pPr>
        <w:numPr>
          <w:ilvl w:val="0"/>
          <w:numId w:val="122"/>
        </w:numPr>
        <w:spacing w:after="125"/>
        <w:ind w:right="10"/>
      </w:pPr>
      <w:r w:rsidRPr="0025389A">
        <w:rPr>
          <w:b/>
          <w:bCs/>
        </w:rPr>
        <w:t>Data Accessed:</w:t>
      </w:r>
      <w:r w:rsidRPr="0025389A">
        <w:t xml:space="preserve"> DeepSeek AI’s response to the given prompt. </w:t>
      </w:r>
    </w:p>
    <w:p w14:paraId="0B6B5E44" w14:textId="77777777" w:rsidR="0025389A" w:rsidRPr="0025389A" w:rsidRDefault="0025389A" w:rsidP="001277AF">
      <w:pPr>
        <w:numPr>
          <w:ilvl w:val="0"/>
          <w:numId w:val="123"/>
        </w:numPr>
        <w:spacing w:after="125"/>
        <w:ind w:right="10"/>
      </w:pPr>
      <w:r w:rsidRPr="0025389A">
        <w:rPr>
          <w:b/>
          <w:bCs/>
        </w:rPr>
        <w:t>Platform Support:</w:t>
      </w:r>
      <w:r w:rsidRPr="0025389A">
        <w:t xml:space="preserve"> Anything with internet. </w:t>
      </w:r>
    </w:p>
    <w:p w14:paraId="310C1C17" w14:textId="77777777" w:rsidR="0025389A" w:rsidRPr="0025389A" w:rsidRDefault="0025389A" w:rsidP="001277AF">
      <w:pPr>
        <w:numPr>
          <w:ilvl w:val="0"/>
          <w:numId w:val="124"/>
        </w:numPr>
        <w:spacing w:after="125"/>
        <w:ind w:right="10"/>
      </w:pPr>
      <w:r w:rsidRPr="0025389A">
        <w:rPr>
          <w:b/>
          <w:bCs/>
        </w:rPr>
        <w:t>Considerations:</w:t>
      </w:r>
      <w:r w:rsidRPr="0025389A">
        <w:t xml:space="preserve"> Charges a small fee for massive amounts of transactions, requires internet access, rate of response is variable based on traffic. </w:t>
      </w:r>
    </w:p>
    <w:p w14:paraId="733D04F9" w14:textId="3AFDF198" w:rsidR="00E22D59" w:rsidRDefault="595AE87C" w:rsidP="132BE498">
      <w:pPr>
        <w:pStyle w:val="Heading3"/>
      </w:pPr>
      <w:bookmarkStart w:id="2363" w:name="_Toc208608013"/>
      <w:r>
        <w:t>USPS Informed Delivery API</w:t>
      </w:r>
      <w:bookmarkEnd w:id="2363"/>
    </w:p>
    <w:p w14:paraId="6572B08A" w14:textId="76E81A7D" w:rsidR="00E22D59" w:rsidRDefault="595AE87C" w:rsidP="08CA8CC5">
      <w:pPr>
        <w:spacing w:after="125"/>
        <w:ind w:right="10"/>
        <w:rPr>
          <w:color w:val="000000" w:themeColor="text1"/>
        </w:rPr>
      </w:pPr>
      <w:r w:rsidRPr="08CA8CC5">
        <w:rPr>
          <w:color w:val="000000" w:themeColor="text1"/>
        </w:rPr>
        <w:t xml:space="preserve">Purpose: Use artificial intelligence and image scanning to </w:t>
      </w:r>
      <w:proofErr w:type="gramStart"/>
      <w:r w:rsidRPr="08CA8CC5">
        <w:rPr>
          <w:color w:val="000000" w:themeColor="text1"/>
        </w:rPr>
        <w:t>provide assistance to</w:t>
      </w:r>
      <w:proofErr w:type="gramEnd"/>
      <w:r w:rsidRPr="08CA8CC5">
        <w:rPr>
          <w:color w:val="000000" w:themeColor="text1"/>
        </w:rPr>
        <w:t xml:space="preserve"> patients viewing and reading their mail in CareConnect.</w:t>
      </w:r>
    </w:p>
    <w:p w14:paraId="3DC06DEA" w14:textId="6C3CE509" w:rsidR="00E22D59" w:rsidRDefault="595AE87C" w:rsidP="08CA8CC5">
      <w:pPr>
        <w:pStyle w:val="ListParagraph"/>
        <w:numPr>
          <w:ilvl w:val="0"/>
          <w:numId w:val="151"/>
        </w:numPr>
        <w:spacing w:after="125"/>
        <w:ind w:right="10"/>
        <w:rPr>
          <w:color w:val="000000" w:themeColor="text1"/>
        </w:rPr>
      </w:pPr>
      <w:r w:rsidRPr="08CA8CC5">
        <w:rPr>
          <w:color w:val="000000" w:themeColor="text1"/>
        </w:rPr>
        <w:t xml:space="preserve">Authentication: OAuth2.0, JWT Token. </w:t>
      </w:r>
      <w:r w:rsidR="00E22D59">
        <w:tab/>
      </w:r>
    </w:p>
    <w:p w14:paraId="2AC368AC" w14:textId="3E3CF0EE" w:rsidR="00E22D59" w:rsidRDefault="595AE87C" w:rsidP="08CA8CC5">
      <w:pPr>
        <w:pStyle w:val="ListParagraph"/>
        <w:numPr>
          <w:ilvl w:val="0"/>
          <w:numId w:val="151"/>
        </w:numPr>
        <w:spacing w:after="125"/>
        <w:ind w:right="10"/>
        <w:rPr>
          <w:color w:val="000000" w:themeColor="text1"/>
        </w:rPr>
      </w:pPr>
      <w:r w:rsidRPr="08CA8CC5">
        <w:rPr>
          <w:color w:val="000000" w:themeColor="text1"/>
        </w:rPr>
        <w:t xml:space="preserve">Data Accessed: Email, text, imaging, physical mail. </w:t>
      </w:r>
      <w:r w:rsidR="00E22D59">
        <w:tab/>
      </w:r>
    </w:p>
    <w:p w14:paraId="536098FB" w14:textId="0CFD5264" w:rsidR="00E22D59" w:rsidRDefault="595AE87C" w:rsidP="08CA8CC5">
      <w:pPr>
        <w:pStyle w:val="ListParagraph"/>
        <w:numPr>
          <w:ilvl w:val="0"/>
          <w:numId w:val="151"/>
        </w:numPr>
        <w:spacing w:after="125"/>
        <w:ind w:right="10"/>
        <w:rPr>
          <w:color w:val="000000" w:themeColor="text1"/>
        </w:rPr>
      </w:pPr>
      <w:r w:rsidRPr="08CA8CC5">
        <w:rPr>
          <w:color w:val="000000" w:themeColor="text1"/>
        </w:rPr>
        <w:t xml:space="preserve">Platform Support: Web-based. Apple iOS. Android. </w:t>
      </w:r>
      <w:r w:rsidR="00E22D59">
        <w:tab/>
      </w:r>
      <w:r w:rsidR="00E22D59">
        <w:tab/>
      </w:r>
    </w:p>
    <w:p w14:paraId="6D6FD85F" w14:textId="3E23F4B0" w:rsidR="00E22D59" w:rsidRDefault="595AE87C" w:rsidP="00CC269E">
      <w:pPr>
        <w:pStyle w:val="ListParagraph"/>
        <w:numPr>
          <w:ilvl w:val="0"/>
          <w:numId w:val="151"/>
        </w:numPr>
        <w:spacing w:after="125"/>
        <w:ind w:right="10"/>
      </w:pPr>
      <w:r w:rsidRPr="08CA8CC5">
        <w:rPr>
          <w:color w:val="000000" w:themeColor="text1"/>
        </w:rPr>
        <w:t xml:space="preserve">Considerations: Used for in-app mail analysis. HIPPA compliant with set-up and execution. </w:t>
      </w:r>
      <w:r w:rsidR="00E22D59">
        <w:tab/>
      </w:r>
    </w:p>
    <w:p w14:paraId="1D24A1F9" w14:textId="5CD31EC3" w:rsidR="00E7159E" w:rsidRPr="005F1BEB" w:rsidRDefault="00771A21">
      <w:pPr>
        <w:pStyle w:val="Heading2"/>
        <w:spacing w:after="135"/>
        <w:ind w:left="-5"/>
        <w:rPr>
          <w:i/>
          <w:iCs/>
        </w:rPr>
      </w:pPr>
      <w:bookmarkStart w:id="2364" w:name="_Toc208608014"/>
      <w:r>
        <w:lastRenderedPageBreak/>
        <w:t xml:space="preserve">AI Services </w:t>
      </w:r>
      <w:r w:rsidR="005F1BEB">
        <w:t xml:space="preserve">– </w:t>
      </w:r>
      <w:r w:rsidR="005F1BEB">
        <w:rPr>
          <w:i/>
          <w:iCs/>
        </w:rPr>
        <w:t>(updated in v4.0)</w:t>
      </w:r>
      <w:bookmarkEnd w:id="2364"/>
    </w:p>
    <w:p w14:paraId="21667DF0" w14:textId="053CD534" w:rsidR="00E7159E" w:rsidRDefault="5C81617F" w:rsidP="007E6E3E">
      <w:pPr>
        <w:pStyle w:val="Heading3"/>
      </w:pPr>
      <w:r>
        <w:t xml:space="preserve"> </w:t>
      </w:r>
      <w:bookmarkStart w:id="2365" w:name="_Toc208608015"/>
      <w:r w:rsidR="00771A21">
        <w:t>Purpose and User Flow</w:t>
      </w:r>
      <w:r w:rsidR="005F1BEB">
        <w:t xml:space="preserve"> – </w:t>
      </w:r>
      <w:r w:rsidR="005F1BEB">
        <w:rPr>
          <w:i/>
          <w:iCs/>
        </w:rPr>
        <w:t>(updated in v4.0)</w:t>
      </w:r>
      <w:bookmarkEnd w:id="2365"/>
    </w:p>
    <w:p w14:paraId="69F92D5C" w14:textId="2D37D3AE" w:rsidR="00825DDE" w:rsidRPr="00825DDE" w:rsidRDefault="00825DDE" w:rsidP="001277AF">
      <w:pPr>
        <w:numPr>
          <w:ilvl w:val="0"/>
          <w:numId w:val="125"/>
        </w:numPr>
      </w:pPr>
      <w:r w:rsidRPr="00825DDE">
        <w:t xml:space="preserve">Users can enter messages via voice, which will be automatically transcribed into text. The user will have the chance to review the </w:t>
      </w:r>
      <w:proofErr w:type="gramStart"/>
      <w:r w:rsidRPr="00825DDE">
        <w:t>created text</w:t>
      </w:r>
      <w:proofErr w:type="gramEnd"/>
      <w:r w:rsidRPr="00825DDE">
        <w:t xml:space="preserve">. Further, the voices of different users will be recognized by </w:t>
      </w:r>
      <w:proofErr w:type="gramStart"/>
      <w:r w:rsidRPr="00825DDE">
        <w:t>the AI</w:t>
      </w:r>
      <w:proofErr w:type="gramEnd"/>
      <w:r w:rsidRPr="00825DDE">
        <w:t xml:space="preserve"> voice recognition. </w:t>
      </w:r>
    </w:p>
    <w:p w14:paraId="174E21F4" w14:textId="77777777" w:rsidR="00825DDE" w:rsidRPr="00825DDE" w:rsidRDefault="00825DDE" w:rsidP="001277AF">
      <w:pPr>
        <w:numPr>
          <w:ilvl w:val="0"/>
          <w:numId w:val="126"/>
        </w:numPr>
      </w:pPr>
      <w:r w:rsidRPr="00825DDE">
        <w:t>AI will assist in the maintenance and creation of calendar events and appointments. </w:t>
      </w:r>
    </w:p>
    <w:p w14:paraId="2B7946F6" w14:textId="77777777" w:rsidR="00825DDE" w:rsidRPr="00825DDE" w:rsidRDefault="00825DDE" w:rsidP="001277AF">
      <w:pPr>
        <w:numPr>
          <w:ilvl w:val="0"/>
          <w:numId w:val="127"/>
        </w:numPr>
      </w:pPr>
      <w:r w:rsidRPr="00825DDE">
        <w:t>User mood will be detected and recorded via AI analysis of the user’s voice. </w:t>
      </w:r>
    </w:p>
    <w:p w14:paraId="66A4237B" w14:textId="77777777" w:rsidR="00825DDE" w:rsidRPr="00825DDE" w:rsidRDefault="00825DDE" w:rsidP="001277AF">
      <w:pPr>
        <w:numPr>
          <w:ilvl w:val="0"/>
          <w:numId w:val="128"/>
        </w:numPr>
      </w:pPr>
      <w:r w:rsidRPr="00825DDE">
        <w:t>Interface with smart home monitoring systems. </w:t>
      </w:r>
    </w:p>
    <w:p w14:paraId="41F216E7" w14:textId="77777777" w:rsidR="00825DDE" w:rsidRPr="00825DDE" w:rsidRDefault="00825DDE" w:rsidP="001277AF">
      <w:pPr>
        <w:numPr>
          <w:ilvl w:val="0"/>
          <w:numId w:val="129"/>
        </w:numPr>
      </w:pPr>
      <w:r w:rsidRPr="00825DDE">
        <w:t>Patients use the “Ask” feature in the app to type or ask questions about their treatment plans or symptoms. These questions are used as the basis for a document search, which will provide sources for any statements it makes. </w:t>
      </w:r>
    </w:p>
    <w:p w14:paraId="7F656100" w14:textId="77777777" w:rsidR="00825DDE" w:rsidRPr="00825DDE" w:rsidRDefault="00825DDE" w:rsidP="001277AF">
      <w:pPr>
        <w:numPr>
          <w:ilvl w:val="0"/>
          <w:numId w:val="130"/>
        </w:numPr>
      </w:pPr>
      <w:r w:rsidRPr="00825DDE">
        <w:t>Utilize DeepSeek, a HIPAA/GDPR-compliant LLM, to power the “Ask” feature for patients to pose personalized care questions.  </w:t>
      </w:r>
    </w:p>
    <w:p w14:paraId="6F4728F8" w14:textId="77777777" w:rsidR="00825DDE" w:rsidRPr="00825DDE" w:rsidRDefault="00825DDE" w:rsidP="001277AF">
      <w:pPr>
        <w:numPr>
          <w:ilvl w:val="0"/>
          <w:numId w:val="131"/>
        </w:numPr>
      </w:pPr>
      <w:r w:rsidRPr="00825DDE">
        <w:t>If a patient’s question looks risky or outside the AI’s safe zone, it’s held back for a real clinician to review before the patient sees it.  </w:t>
      </w:r>
    </w:p>
    <w:p w14:paraId="4AD27307" w14:textId="77777777" w:rsidR="00825DDE" w:rsidRPr="00825DDE" w:rsidRDefault="00825DDE" w:rsidP="00825DDE"/>
    <w:p w14:paraId="1724F3EF" w14:textId="70893DA8" w:rsidR="00E7159E" w:rsidRPr="004D64B2" w:rsidRDefault="00771A21" w:rsidP="004D64B2">
      <w:pPr>
        <w:pStyle w:val="Heading3"/>
      </w:pPr>
      <w:bookmarkStart w:id="2366" w:name="_Toc208608016"/>
      <w:r w:rsidRPr="004D64B2">
        <w:t>Technical Architecture</w:t>
      </w:r>
      <w:bookmarkEnd w:id="2366"/>
      <w:r w:rsidRPr="004D64B2">
        <w:t xml:space="preserve"> </w:t>
      </w:r>
    </w:p>
    <w:p w14:paraId="7FAECBE5" w14:textId="0E69637A" w:rsidR="00E7159E" w:rsidRDefault="004D64B2" w:rsidP="007E6E3E">
      <w:pPr>
        <w:pStyle w:val="Heading4"/>
      </w:pPr>
      <w:bookmarkStart w:id="2367" w:name="_Toc208608017"/>
      <w:r w:rsidRPr="000C5B04">
        <w:t>Frontend</w:t>
      </w:r>
      <w:r>
        <w:t xml:space="preserve"> Integration</w:t>
      </w:r>
      <w:bookmarkEnd w:id="2367"/>
      <w:r>
        <w:t xml:space="preserve"> </w:t>
      </w:r>
    </w:p>
    <w:p w14:paraId="6FD1199B" w14:textId="77777777" w:rsidR="00E7159E" w:rsidRDefault="00771A21" w:rsidP="001277AF">
      <w:pPr>
        <w:numPr>
          <w:ilvl w:val="0"/>
          <w:numId w:val="22"/>
        </w:numPr>
        <w:spacing w:after="130"/>
        <w:ind w:right="5" w:hanging="360"/>
      </w:pPr>
      <w:r>
        <w:t xml:space="preserve">Secure REST calls from the mobile app to an AI Gateway. </w:t>
      </w:r>
    </w:p>
    <w:p w14:paraId="43D05475" w14:textId="135E09C9" w:rsidR="00E7159E" w:rsidRDefault="00771A21" w:rsidP="007E6E3E">
      <w:pPr>
        <w:pStyle w:val="Heading4"/>
      </w:pPr>
      <w:bookmarkStart w:id="2368" w:name="_Toc208608018"/>
      <w:r>
        <w:t>AI Gateway</w:t>
      </w:r>
      <w:bookmarkEnd w:id="2368"/>
      <w:r>
        <w:t xml:space="preserve"> </w:t>
      </w:r>
    </w:p>
    <w:p w14:paraId="5AEE4F0E" w14:textId="769CEBA6" w:rsidR="004D64B2" w:rsidRDefault="00771A21" w:rsidP="4C26581F">
      <w:pPr>
        <w:numPr>
          <w:ilvl w:val="0"/>
          <w:numId w:val="22"/>
        </w:numPr>
        <w:spacing w:after="53" w:line="265" w:lineRule="auto"/>
        <w:ind w:right="5" w:hanging="360"/>
      </w:pPr>
      <w:r w:rsidRPr="4C26581F">
        <w:t xml:space="preserve">Handles authentication/authorization, rate limiting, and request routing to DeepSeek. </w:t>
      </w:r>
    </w:p>
    <w:p w14:paraId="7383637B" w14:textId="57725408" w:rsidR="004D64B2" w:rsidRDefault="004D64B2" w:rsidP="007E6E3E">
      <w:pPr>
        <w:pStyle w:val="Heading4"/>
      </w:pPr>
      <w:bookmarkStart w:id="2369" w:name="_Toc208608019"/>
      <w:r>
        <w:t>DeepSeek Service</w:t>
      </w:r>
      <w:bookmarkEnd w:id="2369"/>
      <w:r>
        <w:t xml:space="preserve"> </w:t>
      </w:r>
    </w:p>
    <w:p w14:paraId="2EFDDE63" w14:textId="24ECD3C3" w:rsidR="00E7159E" w:rsidRDefault="00771A21" w:rsidP="001277AF">
      <w:pPr>
        <w:pStyle w:val="ListParagraph"/>
        <w:numPr>
          <w:ilvl w:val="0"/>
          <w:numId w:val="56"/>
        </w:numPr>
        <w:spacing w:after="161"/>
        <w:ind w:left="1080" w:right="148"/>
      </w:pPr>
      <w:r>
        <w:t xml:space="preserve">Retrieves patient context from the backend, invokes LLM, and returns structured JSON answers. </w:t>
      </w:r>
    </w:p>
    <w:p w14:paraId="7F5225E3" w14:textId="50216841" w:rsidR="004D64B2" w:rsidRDefault="00771A21" w:rsidP="007E6E3E">
      <w:pPr>
        <w:pStyle w:val="Heading4"/>
      </w:pPr>
      <w:bookmarkStart w:id="2370" w:name="_Toc208608020"/>
      <w:r>
        <w:t>Review &amp; Escalation</w:t>
      </w:r>
      <w:bookmarkEnd w:id="2370"/>
      <w:r>
        <w:t xml:space="preserve"> </w:t>
      </w:r>
    </w:p>
    <w:p w14:paraId="5C49386E" w14:textId="358B5384" w:rsidR="00E7159E" w:rsidRDefault="00771A21" w:rsidP="001277AF">
      <w:pPr>
        <w:pStyle w:val="ListParagraph"/>
        <w:numPr>
          <w:ilvl w:val="0"/>
          <w:numId w:val="55"/>
        </w:numPr>
        <w:spacing w:after="195"/>
        <w:ind w:left="1080" w:right="443"/>
      </w:pPr>
      <w:r>
        <w:t xml:space="preserve">Flag any high-risk queries for human clinician review before delivering to the patient. </w:t>
      </w:r>
    </w:p>
    <w:p w14:paraId="0006C435" w14:textId="75DE4FAA" w:rsidR="00E7159E" w:rsidRDefault="00771A21" w:rsidP="007E6E3E">
      <w:pPr>
        <w:pStyle w:val="Heading4"/>
      </w:pPr>
      <w:bookmarkStart w:id="2371" w:name="_Toc208608021"/>
      <w:r>
        <w:t>Security and data Protection</w:t>
      </w:r>
      <w:bookmarkEnd w:id="2371"/>
      <w:r>
        <w:rPr>
          <w:sz w:val="24"/>
        </w:rPr>
        <w:t xml:space="preserve"> </w:t>
      </w:r>
    </w:p>
    <w:p w14:paraId="033A2FBC" w14:textId="77777777" w:rsidR="004D64B2" w:rsidRPr="004D64B2" w:rsidRDefault="00771A21" w:rsidP="001277AF">
      <w:pPr>
        <w:numPr>
          <w:ilvl w:val="0"/>
          <w:numId w:val="57"/>
        </w:numPr>
        <w:ind w:left="990" w:right="63" w:hanging="360"/>
      </w:pPr>
      <w:r>
        <w:t xml:space="preserve">Encryption: All PHI (Personal Health Information) in transit and at rest must use AES-256 encryption, and TLS 1.2+ for network calls. </w:t>
      </w:r>
    </w:p>
    <w:p w14:paraId="1EA1DC7A" w14:textId="5A80333A" w:rsidR="00E7159E" w:rsidRDefault="00771A21" w:rsidP="001277AF">
      <w:pPr>
        <w:numPr>
          <w:ilvl w:val="0"/>
          <w:numId w:val="57"/>
        </w:numPr>
        <w:ind w:left="990" w:right="63" w:hanging="360"/>
      </w:pPr>
      <w:r>
        <w:t xml:space="preserve">Data Minimization: Only supply DeepSeek with the minimal necessary attributes (e.g., plan ID, symptom entries) and discard logs after compliance retention periods. </w:t>
      </w:r>
    </w:p>
    <w:p w14:paraId="42940924" w14:textId="77777777" w:rsidR="00E7159E" w:rsidRDefault="00771A21" w:rsidP="001277AF">
      <w:pPr>
        <w:numPr>
          <w:ilvl w:val="0"/>
          <w:numId w:val="57"/>
        </w:numPr>
        <w:spacing w:after="193"/>
        <w:ind w:left="990" w:right="63" w:hanging="450"/>
      </w:pPr>
      <w:r>
        <w:t xml:space="preserve">Audit Logging: Maintain immutable logs of AI interactions, including timestamps, user IDs, and query transcripts, stored in a secure, access-controlled ledger. </w:t>
      </w:r>
    </w:p>
    <w:p w14:paraId="442F82DE" w14:textId="61285849" w:rsidR="00E7159E" w:rsidRDefault="00771A21" w:rsidP="007E6E3E">
      <w:pPr>
        <w:pStyle w:val="Heading4"/>
      </w:pPr>
      <w:bookmarkStart w:id="2372" w:name="_Toc208608022"/>
      <w:r>
        <w:t>Compliance and Governance</w:t>
      </w:r>
      <w:bookmarkEnd w:id="2372"/>
      <w:r>
        <w:rPr>
          <w:sz w:val="24"/>
        </w:rPr>
        <w:t xml:space="preserve"> </w:t>
      </w:r>
    </w:p>
    <w:p w14:paraId="667B0E50" w14:textId="77777777" w:rsidR="004D64B2" w:rsidRDefault="00771A21" w:rsidP="001277AF">
      <w:pPr>
        <w:pStyle w:val="ListParagraph"/>
        <w:numPr>
          <w:ilvl w:val="0"/>
          <w:numId w:val="58"/>
        </w:numPr>
        <w:spacing w:after="193"/>
        <w:ind w:left="1080" w:right="10"/>
      </w:pPr>
      <w:r>
        <w:t xml:space="preserve">Privacy by Design: Embed compliance controls into each component (e.g., tokenization, PII redaction) to ensure HIPAA and GDPR adherence from day one. </w:t>
      </w:r>
    </w:p>
    <w:p w14:paraId="512C6EEC" w14:textId="20CFF07D" w:rsidR="004D64B2" w:rsidRDefault="004D64B2" w:rsidP="001277AF">
      <w:pPr>
        <w:pStyle w:val="ListParagraph"/>
        <w:numPr>
          <w:ilvl w:val="0"/>
          <w:numId w:val="58"/>
        </w:numPr>
        <w:spacing w:after="193"/>
        <w:ind w:left="1080" w:right="10"/>
      </w:pPr>
      <w:r>
        <w:t xml:space="preserve">Human-in-the-Loop: Escalate any AI responses outside predefined safety envelopes to clinicians for manual approval. </w:t>
      </w:r>
    </w:p>
    <w:p w14:paraId="6DBC61DA" w14:textId="33AB641D" w:rsidR="00E7159E" w:rsidRDefault="00771A21" w:rsidP="001277AF">
      <w:pPr>
        <w:pStyle w:val="ListParagraph"/>
        <w:numPr>
          <w:ilvl w:val="0"/>
          <w:numId w:val="58"/>
        </w:numPr>
        <w:spacing w:after="193"/>
        <w:ind w:left="1080" w:right="10"/>
      </w:pPr>
      <w:r>
        <w:t xml:space="preserve">Periodic Review: Conduct quarterly risk assessments and model audits to validate compliance and performance. </w:t>
      </w:r>
    </w:p>
    <w:p w14:paraId="6F02D4EA" w14:textId="4BC3A09C" w:rsidR="00E7159E" w:rsidRDefault="00771A21" w:rsidP="007E6E3E">
      <w:pPr>
        <w:pStyle w:val="Heading4"/>
      </w:pPr>
      <w:bookmarkStart w:id="2373" w:name="_Toc208608023"/>
      <w:r>
        <w:lastRenderedPageBreak/>
        <w:t>Summary and Future Enhancements</w:t>
      </w:r>
      <w:bookmarkEnd w:id="2373"/>
      <w:r>
        <w:rPr>
          <w:sz w:val="24"/>
        </w:rPr>
        <w:t xml:space="preserve"> </w:t>
      </w:r>
    </w:p>
    <w:p w14:paraId="5AAF046D" w14:textId="54DC1408" w:rsidR="00E7159E" w:rsidRDefault="00771A21" w:rsidP="007E6E3E">
      <w:pPr>
        <w:pStyle w:val="Heading5"/>
      </w:pPr>
      <w:r>
        <w:t xml:space="preserve"> </w:t>
      </w:r>
      <w:bookmarkStart w:id="2374" w:name="_Toc208608024"/>
      <w:r>
        <w:t>AI Service Summary</w:t>
      </w:r>
      <w:bookmarkEnd w:id="2374"/>
      <w:r>
        <w:t xml:space="preserve"> </w:t>
      </w:r>
    </w:p>
    <w:p w14:paraId="0749A756" w14:textId="1F7CA902" w:rsidR="00E7159E" w:rsidRDefault="00771A21" w:rsidP="001277AF">
      <w:pPr>
        <w:numPr>
          <w:ilvl w:val="0"/>
          <w:numId w:val="23"/>
        </w:numPr>
        <w:spacing w:after="165"/>
        <w:ind w:left="1080" w:right="10" w:hanging="360"/>
      </w:pPr>
      <w:r>
        <w:t>The ability for patients to easily and efficiently get the information they need without having to wait for a human caregiver that might not be available is something that could significantly increase patient quality of life. The AI integration piece for the ‘Ask’ function is a great way to achieve this, though takes some careful planning to ensure we are implementing strict security best</w:t>
      </w:r>
      <w:r w:rsidR="004D64B2">
        <w:t xml:space="preserve"> </w:t>
      </w:r>
      <w:r>
        <w:t xml:space="preserve">practices and making sure we keep the quality-of-care high through human review when necessary. </w:t>
      </w:r>
    </w:p>
    <w:p w14:paraId="2FA54AA3" w14:textId="19F95A7D" w:rsidR="00E7159E" w:rsidRDefault="00771A21" w:rsidP="007E6E3E">
      <w:pPr>
        <w:pStyle w:val="Heading5"/>
      </w:pPr>
      <w:bookmarkStart w:id="2375" w:name="_Toc208608025"/>
      <w:r>
        <w:t>Future Enhancements</w:t>
      </w:r>
      <w:bookmarkEnd w:id="2375"/>
      <w:r>
        <w:t xml:space="preserve">  </w:t>
      </w:r>
    </w:p>
    <w:p w14:paraId="732D121F" w14:textId="77777777" w:rsidR="00E7159E" w:rsidRDefault="00771A21" w:rsidP="001277AF">
      <w:pPr>
        <w:numPr>
          <w:ilvl w:val="0"/>
          <w:numId w:val="23"/>
        </w:numPr>
        <w:spacing w:after="241"/>
        <w:ind w:left="1080" w:right="10" w:hanging="360"/>
      </w:pPr>
      <w:r>
        <w:t xml:space="preserve">Potential avenues for further AI integration would be automated care alerts for caregivers based on aggregating information on vitals and medicine reception by the patients and running LLM inference against the data to find anomalies. These anomalies would be reported back to caregivers in real-time as they are found to ensure the quickest triage and remedy. </w:t>
      </w:r>
    </w:p>
    <w:p w14:paraId="231D3755" w14:textId="28DEFFD1" w:rsidR="00E7159E" w:rsidRPr="008C7D66" w:rsidRDefault="00771A21">
      <w:pPr>
        <w:pStyle w:val="Heading2"/>
        <w:spacing w:after="136"/>
        <w:ind w:left="-5"/>
        <w:rPr>
          <w:i/>
          <w:iCs/>
        </w:rPr>
      </w:pPr>
      <w:bookmarkStart w:id="2376" w:name="_Toc208608026"/>
      <w:r>
        <w:t>Hosting</w:t>
      </w:r>
      <w:r w:rsidR="008C7D66">
        <w:t xml:space="preserve"> – </w:t>
      </w:r>
      <w:r w:rsidR="008C7D66">
        <w:rPr>
          <w:i/>
          <w:iCs/>
        </w:rPr>
        <w:t>(inherited from v3.0)</w:t>
      </w:r>
      <w:bookmarkEnd w:id="2376"/>
    </w:p>
    <w:p w14:paraId="32E08C53" w14:textId="3C6589F2" w:rsidR="00E7159E" w:rsidRDefault="00771A21" w:rsidP="007E6E3E">
      <w:pPr>
        <w:pStyle w:val="Heading3"/>
      </w:pPr>
      <w:bookmarkStart w:id="2377" w:name="_Toc208608027"/>
      <w:r>
        <w:t>Cloud Deployment Model</w:t>
      </w:r>
      <w:bookmarkEnd w:id="2377"/>
      <w:r>
        <w:t xml:space="preserve"> </w:t>
      </w:r>
    </w:p>
    <w:p w14:paraId="6B741AD3" w14:textId="77777777" w:rsidR="00E7159E" w:rsidRDefault="00771A21" w:rsidP="001277AF">
      <w:pPr>
        <w:numPr>
          <w:ilvl w:val="0"/>
          <w:numId w:val="24"/>
        </w:numPr>
        <w:spacing w:after="30"/>
        <w:ind w:left="1080" w:right="10" w:hanging="360"/>
      </w:pPr>
      <w:r>
        <w:t xml:space="preserve">Adopt API Gateway as the entry point for all client requests, enforcing authentication and throttling. </w:t>
      </w:r>
    </w:p>
    <w:p w14:paraId="60360637" w14:textId="77777777" w:rsidR="00E7159E" w:rsidRDefault="00771A21" w:rsidP="001277AF">
      <w:pPr>
        <w:numPr>
          <w:ilvl w:val="0"/>
          <w:numId w:val="24"/>
        </w:numPr>
        <w:spacing w:after="199"/>
        <w:ind w:left="1080" w:right="10" w:hanging="360"/>
      </w:pPr>
      <w:r>
        <w:t xml:space="preserve">Use AWS </w:t>
      </w:r>
      <w:proofErr w:type="spellStart"/>
      <w:r>
        <w:t>Fargate</w:t>
      </w:r>
      <w:proofErr w:type="spellEnd"/>
      <w:r>
        <w:t xml:space="preserve"> with ECS to run containerized services (backend API, AI Gateway) in a serverless-managed cluster, eliminating server management overhead. </w:t>
      </w:r>
    </w:p>
    <w:p w14:paraId="139945AC" w14:textId="192ECC3C" w:rsidR="00E7159E" w:rsidRDefault="00771A21" w:rsidP="007E6E3E">
      <w:pPr>
        <w:pStyle w:val="Heading3"/>
      </w:pPr>
      <w:bookmarkStart w:id="2378" w:name="_Toc208608028"/>
      <w:r w:rsidRPr="006F0EEB">
        <w:t>Containerization</w:t>
      </w:r>
      <w:r>
        <w:t xml:space="preserve"> and Orchestration</w:t>
      </w:r>
      <w:bookmarkEnd w:id="2378"/>
      <w:r>
        <w:t xml:space="preserve"> </w:t>
      </w:r>
    </w:p>
    <w:p w14:paraId="4E7E0A1F" w14:textId="77777777" w:rsidR="009006F9" w:rsidRDefault="00771A21" w:rsidP="001277AF">
      <w:pPr>
        <w:numPr>
          <w:ilvl w:val="0"/>
          <w:numId w:val="25"/>
        </w:numPr>
        <w:spacing w:after="41"/>
        <w:ind w:left="1080" w:right="10" w:hanging="360"/>
      </w:pPr>
      <w:r>
        <w:t xml:space="preserve">Docker Images: Build stateless microservices, each with immutable Docker images stored in Amazon’s ECR (Elastic Container Registry) </w:t>
      </w:r>
    </w:p>
    <w:p w14:paraId="36D994FA" w14:textId="61C7F139" w:rsidR="00E7159E" w:rsidRDefault="00771A21" w:rsidP="001277AF">
      <w:pPr>
        <w:numPr>
          <w:ilvl w:val="0"/>
          <w:numId w:val="25"/>
        </w:numPr>
        <w:spacing w:after="41"/>
        <w:ind w:left="1080" w:right="10" w:hanging="360"/>
      </w:pPr>
      <w:r>
        <w:t xml:space="preserve">ECS Task Definitions: Define CPU/memory limits and Amazon IAM (Identity and Access Management) roles per task, ensuring least-privilege access to AWS resources. </w:t>
      </w:r>
    </w:p>
    <w:p w14:paraId="5435085F" w14:textId="77777777" w:rsidR="00E7159E" w:rsidRDefault="00771A21" w:rsidP="001277AF">
      <w:pPr>
        <w:numPr>
          <w:ilvl w:val="0"/>
          <w:numId w:val="25"/>
        </w:numPr>
        <w:spacing w:after="193"/>
        <w:ind w:left="1080" w:right="10" w:hanging="360"/>
      </w:pPr>
      <w:r>
        <w:t xml:space="preserve">Auto Scaling: Configure ECS Service Auto Scaling to adjust desired tasks based on CPU/memory metrics. </w:t>
      </w:r>
    </w:p>
    <w:p w14:paraId="118EFE47" w14:textId="0507957B" w:rsidR="00E7159E" w:rsidRDefault="00771A21" w:rsidP="007E6E3E">
      <w:pPr>
        <w:pStyle w:val="Heading3"/>
      </w:pPr>
      <w:bookmarkStart w:id="2379" w:name="_Toc208608029"/>
      <w:r>
        <w:t>Serverless-First &amp; Scale-to-Zero</w:t>
      </w:r>
      <w:bookmarkEnd w:id="2379"/>
      <w:r>
        <w:t xml:space="preserve"> </w:t>
      </w:r>
    </w:p>
    <w:p w14:paraId="35BDB47F" w14:textId="74B74351" w:rsidR="00E7159E" w:rsidRDefault="00771A21">
      <w:pPr>
        <w:spacing w:after="154"/>
        <w:ind w:left="355" w:right="10"/>
      </w:pPr>
      <w:r>
        <w:t xml:space="preserve">Leverage AWS Lambda to achieve scale-to-zero and cost efficiency. </w:t>
      </w:r>
    </w:p>
    <w:p w14:paraId="49C249A6" w14:textId="426111F8" w:rsidR="00E7159E" w:rsidRDefault="00771A21" w:rsidP="007E6E3E">
      <w:pPr>
        <w:pStyle w:val="Heading3"/>
      </w:pPr>
      <w:bookmarkStart w:id="2380" w:name="_Toc208608030"/>
      <w:r>
        <w:t>Security and Reliability</w:t>
      </w:r>
      <w:bookmarkEnd w:id="2380"/>
      <w:r>
        <w:t xml:space="preserve"> </w:t>
      </w:r>
    </w:p>
    <w:p w14:paraId="3D903328" w14:textId="77777777" w:rsidR="00E7159E" w:rsidRDefault="00771A21" w:rsidP="001277AF">
      <w:pPr>
        <w:numPr>
          <w:ilvl w:val="0"/>
          <w:numId w:val="26"/>
        </w:numPr>
        <w:spacing w:after="31"/>
        <w:ind w:left="705" w:right="10" w:hanging="360"/>
      </w:pPr>
      <w:r>
        <w:t xml:space="preserve">Containers live inside a private network segment with no direct public access, and outbound calls go through controlled gateways. </w:t>
      </w:r>
    </w:p>
    <w:p w14:paraId="600754CE" w14:textId="5B549494" w:rsidR="00E7159E" w:rsidRDefault="00771A21" w:rsidP="001277AF">
      <w:pPr>
        <w:numPr>
          <w:ilvl w:val="0"/>
          <w:numId w:val="26"/>
        </w:numPr>
        <w:ind w:left="705" w:right="10" w:hanging="360"/>
      </w:pPr>
      <w:r>
        <w:t>We protect the front door with a web firewall and standard defenses against denial-of</w:t>
      </w:r>
      <w:r w:rsidR="009006F9">
        <w:t>-</w:t>
      </w:r>
      <w:r>
        <w:t xml:space="preserve">service attacks. </w:t>
      </w:r>
    </w:p>
    <w:p w14:paraId="144D436C" w14:textId="77777777" w:rsidR="00E7159E" w:rsidRDefault="00771A21" w:rsidP="001277AF">
      <w:pPr>
        <w:numPr>
          <w:ilvl w:val="0"/>
          <w:numId w:val="26"/>
        </w:numPr>
        <w:spacing w:after="237"/>
        <w:ind w:left="705" w:right="10" w:hanging="360"/>
      </w:pPr>
      <w:r>
        <w:t xml:space="preserve">Data backups and multi-zone deployments ensure that, even if one data center goes down, the service stays up, and data stays safe. </w:t>
      </w:r>
    </w:p>
    <w:p w14:paraId="73203EE1" w14:textId="7AEE0C29" w:rsidR="00E7159E" w:rsidRDefault="00771A21">
      <w:pPr>
        <w:pStyle w:val="Heading2"/>
        <w:ind w:left="-5"/>
      </w:pPr>
      <w:bookmarkStart w:id="2381" w:name="_Toc208608031"/>
      <w:r>
        <w:lastRenderedPageBreak/>
        <w:t>Security</w:t>
      </w:r>
      <w:bookmarkEnd w:id="2381"/>
      <w:r>
        <w:t xml:space="preserve"> </w:t>
      </w:r>
    </w:p>
    <w:p w14:paraId="371923DE" w14:textId="742B03AE" w:rsidR="00E7159E" w:rsidRDefault="00771A21">
      <w:pPr>
        <w:spacing w:after="195"/>
        <w:ind w:right="10"/>
      </w:pPr>
      <w:r>
        <w:t>Security is a core principle in the design and operation of the CareConnect application. Our approach integrates industry best practices to protect sensitive health information and ensure compliance with regulations such as the Health Insurance Portability and Accountability Act (HIPAA) and the General Data Protection Regulation (GDPR). Security measures are implemented across all components of the system</w:t>
      </w:r>
      <w:r w:rsidR="00842615">
        <w:t xml:space="preserve">, </w:t>
      </w:r>
      <w:r>
        <w:t>including the user interface, backend services, data storage, APIs (Application Programming Interfaces), and AI (Artificial Intelligence) features</w:t>
      </w:r>
      <w:r w:rsidR="00842615">
        <w:t xml:space="preserve">, </w:t>
      </w:r>
      <w:r>
        <w:t xml:space="preserve">through a combination of encryption, access controls, monitoring, and secure development practices. </w:t>
      </w:r>
    </w:p>
    <w:p w14:paraId="5A81C54D" w14:textId="02A9BC7E" w:rsidR="00E7159E" w:rsidRDefault="00771A21" w:rsidP="007E6E3E">
      <w:pPr>
        <w:pStyle w:val="Heading3"/>
      </w:pPr>
      <w:bookmarkStart w:id="2382" w:name="_Toc208608032"/>
      <w:r>
        <w:t>Data Protection</w:t>
      </w:r>
      <w:bookmarkEnd w:id="2382"/>
      <w:r>
        <w:t xml:space="preserve"> </w:t>
      </w:r>
    </w:p>
    <w:p w14:paraId="3F7B0A04" w14:textId="67E995F9" w:rsidR="00E7159E" w:rsidRDefault="00842615" w:rsidP="007E6E3E">
      <w:pPr>
        <w:pStyle w:val="Heading4"/>
      </w:pPr>
      <w:bookmarkStart w:id="2383" w:name="_Toc208608033"/>
      <w:r>
        <w:t>Encryption</w:t>
      </w:r>
      <w:bookmarkEnd w:id="2383"/>
      <w:r>
        <w:t xml:space="preserve"> </w:t>
      </w:r>
    </w:p>
    <w:p w14:paraId="6E3C1CA2" w14:textId="77777777" w:rsidR="00E7159E" w:rsidRDefault="00771A21" w:rsidP="001277AF">
      <w:pPr>
        <w:numPr>
          <w:ilvl w:val="0"/>
          <w:numId w:val="27"/>
        </w:numPr>
        <w:spacing w:after="153" w:line="282" w:lineRule="auto"/>
        <w:ind w:right="71" w:hanging="360"/>
      </w:pPr>
      <w:r>
        <w:t xml:space="preserve">All Personal Health Information (PHI) is encrypted both when stored and during transmission, using the strong industry encryption standards of AES 256 for data being stored and TLS 1.2 for any data in transit between systems. </w:t>
      </w:r>
    </w:p>
    <w:p w14:paraId="1323633F" w14:textId="6F76E464" w:rsidR="00E7159E" w:rsidRDefault="00842615" w:rsidP="007E6E3E">
      <w:pPr>
        <w:pStyle w:val="Heading4"/>
      </w:pPr>
      <w:bookmarkStart w:id="2384" w:name="_Toc208608034"/>
      <w:r>
        <w:t>Data Minimization</w:t>
      </w:r>
      <w:bookmarkEnd w:id="2384"/>
      <w:r>
        <w:t xml:space="preserve"> </w:t>
      </w:r>
    </w:p>
    <w:p w14:paraId="4FA32D0B" w14:textId="77777777" w:rsidR="00E7159E" w:rsidRDefault="00771A21" w:rsidP="001277AF">
      <w:pPr>
        <w:numPr>
          <w:ilvl w:val="0"/>
          <w:numId w:val="27"/>
        </w:numPr>
        <w:ind w:right="71" w:hanging="360"/>
      </w:pPr>
      <w:r>
        <w:t xml:space="preserve">We limit the collection and use of personal data to what is necessary for providing services. Identifiable information is replaced with tokens where possible, and logs are anonymized to protect user privacy. </w:t>
      </w:r>
    </w:p>
    <w:p w14:paraId="52DA06F7" w14:textId="77777777" w:rsidR="009553C0" w:rsidRDefault="009553C0" w:rsidP="009553C0">
      <w:pPr>
        <w:ind w:left="1441" w:right="71"/>
      </w:pPr>
    </w:p>
    <w:p w14:paraId="4203F1F0" w14:textId="08EDC0D5" w:rsidR="00E7159E" w:rsidRDefault="00771A21" w:rsidP="007E6E3E">
      <w:pPr>
        <w:pStyle w:val="Heading3"/>
      </w:pPr>
      <w:bookmarkStart w:id="2385" w:name="_Toc208608035"/>
      <w:r>
        <w:t>Authentication and Access Control</w:t>
      </w:r>
      <w:bookmarkEnd w:id="2385"/>
      <w:r>
        <w:t xml:space="preserve"> </w:t>
      </w:r>
    </w:p>
    <w:p w14:paraId="2C655017" w14:textId="31A4DE21" w:rsidR="00E7159E" w:rsidRDefault="00842615" w:rsidP="007E6E3E">
      <w:pPr>
        <w:pStyle w:val="Heading4"/>
      </w:pPr>
      <w:bookmarkStart w:id="2386" w:name="_Toc208608036"/>
      <w:r>
        <w:t>User Authentication</w:t>
      </w:r>
      <w:bookmarkEnd w:id="2386"/>
      <w:r>
        <w:t xml:space="preserve"> </w:t>
      </w:r>
    </w:p>
    <w:p w14:paraId="45BE5C45" w14:textId="77777777" w:rsidR="00E7159E" w:rsidRDefault="00771A21" w:rsidP="001277AF">
      <w:pPr>
        <w:numPr>
          <w:ilvl w:val="0"/>
          <w:numId w:val="28"/>
        </w:numPr>
        <w:spacing w:after="169"/>
        <w:ind w:right="132" w:hanging="360"/>
        <w:jc w:val="both"/>
      </w:pPr>
      <w:r>
        <w:t xml:space="preserve">Secure authentication mechanisms are in place, supporting multi-factor authentication (MFA) and social login options, to verify user identities effectively. </w:t>
      </w:r>
    </w:p>
    <w:p w14:paraId="32E69BB5" w14:textId="4AF75C01" w:rsidR="00E7159E" w:rsidRDefault="00842615" w:rsidP="007E6E3E">
      <w:pPr>
        <w:pStyle w:val="Heading4"/>
      </w:pPr>
      <w:bookmarkStart w:id="2387" w:name="_Toc208608037"/>
      <w:r>
        <w:t>Role-Based Access Control (RBAC)</w:t>
      </w:r>
      <w:bookmarkEnd w:id="2387"/>
      <w:r>
        <w:t xml:space="preserve"> </w:t>
      </w:r>
    </w:p>
    <w:p w14:paraId="53F04405" w14:textId="77777777" w:rsidR="00E7159E" w:rsidRDefault="00771A21" w:rsidP="001277AF">
      <w:pPr>
        <w:keepNext/>
        <w:numPr>
          <w:ilvl w:val="0"/>
          <w:numId w:val="28"/>
        </w:numPr>
        <w:spacing w:after="153" w:line="240" w:lineRule="auto"/>
        <w:ind w:right="132" w:hanging="360"/>
        <w:jc w:val="both"/>
      </w:pPr>
      <w:r>
        <w:t xml:space="preserve">Access to system features and data is determined by user roles (such as patient, caregiver, or administrator), ensuring users can only access information pertinent to their responsibilities. </w:t>
      </w:r>
    </w:p>
    <w:p w14:paraId="436E68C8" w14:textId="1BB515C2" w:rsidR="00E7159E" w:rsidRDefault="00771A21" w:rsidP="007E6E3E">
      <w:pPr>
        <w:pStyle w:val="Heading4"/>
      </w:pPr>
      <w:r>
        <w:t xml:space="preserve"> </w:t>
      </w:r>
      <w:bookmarkStart w:id="2388" w:name="_Toc208608038"/>
      <w:r>
        <w:t>Principle of Least Privilege</w:t>
      </w:r>
      <w:bookmarkEnd w:id="2388"/>
      <w:r>
        <w:t xml:space="preserve"> </w:t>
      </w:r>
    </w:p>
    <w:p w14:paraId="7DB688E2" w14:textId="68912482" w:rsidR="00E7159E" w:rsidRDefault="00771A21" w:rsidP="001277AF">
      <w:pPr>
        <w:numPr>
          <w:ilvl w:val="0"/>
          <w:numId w:val="28"/>
        </w:numPr>
        <w:spacing w:after="181" w:line="282" w:lineRule="auto"/>
        <w:ind w:right="132" w:hanging="360"/>
        <w:jc w:val="both"/>
      </w:pPr>
      <w:r>
        <w:t>Access permissions are granted based on the minimum necessary access required for a user's role, reducing potential security risks, and will be managed through AWS IAM (Identity &amp; Access Management)</w:t>
      </w:r>
      <w:r w:rsidR="00E568B4">
        <w:t>.</w:t>
      </w:r>
    </w:p>
    <w:p w14:paraId="5EAE4A33" w14:textId="0D10823B" w:rsidR="00E7159E" w:rsidRDefault="00771A21" w:rsidP="007E6E3E">
      <w:pPr>
        <w:pStyle w:val="Heading3"/>
      </w:pPr>
      <w:bookmarkStart w:id="2389" w:name="_Toc208608039"/>
      <w:r>
        <w:t>Secure APIs</w:t>
      </w:r>
      <w:bookmarkEnd w:id="2389"/>
      <w:r>
        <w:t xml:space="preserve"> </w:t>
      </w:r>
    </w:p>
    <w:p w14:paraId="5F61695B" w14:textId="404436DE" w:rsidR="00E7159E" w:rsidRDefault="00842615" w:rsidP="007E6E3E">
      <w:pPr>
        <w:pStyle w:val="Heading4"/>
      </w:pPr>
      <w:bookmarkStart w:id="2390" w:name="_Toc208608040"/>
      <w:r>
        <w:t>API Gateway Protection</w:t>
      </w:r>
      <w:bookmarkEnd w:id="2390"/>
      <w:r>
        <w:t xml:space="preserve"> </w:t>
      </w:r>
    </w:p>
    <w:p w14:paraId="3713B84D" w14:textId="3B064418" w:rsidR="00E7159E" w:rsidRDefault="00771A21" w:rsidP="001277AF">
      <w:pPr>
        <w:pStyle w:val="ListParagraph"/>
        <w:numPr>
          <w:ilvl w:val="0"/>
          <w:numId w:val="60"/>
        </w:numPr>
        <w:spacing w:after="196"/>
        <w:ind w:left="1440" w:right="10"/>
      </w:pPr>
      <w:r>
        <w:t xml:space="preserve">All API traffic is managed through AWS API Gateway, a secure gateway that enforces rate limiting and input validation to prevent misuse and attacks. </w:t>
      </w:r>
    </w:p>
    <w:p w14:paraId="0A923F90" w14:textId="0F5937A2" w:rsidR="00E7159E" w:rsidRDefault="00771A21" w:rsidP="007E6E3E">
      <w:pPr>
        <w:pStyle w:val="Heading3"/>
      </w:pPr>
      <w:bookmarkStart w:id="2391" w:name="_Toc208608041"/>
      <w:r>
        <w:t>Infrastructure Hardening</w:t>
      </w:r>
      <w:bookmarkEnd w:id="2391"/>
      <w:r>
        <w:t xml:space="preserve"> </w:t>
      </w:r>
    </w:p>
    <w:p w14:paraId="279D25C5" w14:textId="005B532D" w:rsidR="00E7159E" w:rsidRDefault="00842615" w:rsidP="007E6E3E">
      <w:pPr>
        <w:pStyle w:val="Heading4"/>
      </w:pPr>
      <w:bookmarkStart w:id="2392" w:name="_Toc208608042"/>
      <w:r>
        <w:lastRenderedPageBreak/>
        <w:t>Network Isolation</w:t>
      </w:r>
      <w:bookmarkEnd w:id="2392"/>
      <w:r>
        <w:t xml:space="preserve"> </w:t>
      </w:r>
    </w:p>
    <w:p w14:paraId="52BEC1B8" w14:textId="77777777" w:rsidR="00E7159E" w:rsidRDefault="00771A21" w:rsidP="001277AF">
      <w:pPr>
        <w:numPr>
          <w:ilvl w:val="0"/>
          <w:numId w:val="29"/>
        </w:numPr>
        <w:spacing w:after="162"/>
        <w:ind w:right="10" w:hanging="360"/>
      </w:pPr>
      <w:r>
        <w:t xml:space="preserve">System components are deployed within isolated virtual networks, preventing direct exposure to the internet and reducing the </w:t>
      </w:r>
      <w:proofErr w:type="gramStart"/>
      <w:r>
        <w:t>attack surface</w:t>
      </w:r>
      <w:proofErr w:type="gramEnd"/>
      <w:r>
        <w:t xml:space="preserve">. </w:t>
      </w:r>
    </w:p>
    <w:p w14:paraId="7B1A90CC" w14:textId="16E3FD4D" w:rsidR="00E7159E" w:rsidRDefault="00842615" w:rsidP="007E6E3E">
      <w:pPr>
        <w:pStyle w:val="Heading4"/>
      </w:pPr>
      <w:bookmarkStart w:id="2393" w:name="_Toc208608043"/>
      <w:r>
        <w:t>Web Application Firewall (WAF)</w:t>
      </w:r>
      <w:bookmarkEnd w:id="2393"/>
      <w:r>
        <w:t xml:space="preserve"> </w:t>
      </w:r>
    </w:p>
    <w:p w14:paraId="4531E3F6" w14:textId="77777777" w:rsidR="00E7159E" w:rsidRDefault="00771A21" w:rsidP="001277AF">
      <w:pPr>
        <w:numPr>
          <w:ilvl w:val="0"/>
          <w:numId w:val="29"/>
        </w:numPr>
        <w:spacing w:after="167"/>
        <w:ind w:right="10" w:hanging="360"/>
      </w:pPr>
      <w:r>
        <w:t xml:space="preserve">A firewall is in place to protect against common web exploits such as SQL injection and cross-site scripting (XSS). </w:t>
      </w:r>
    </w:p>
    <w:p w14:paraId="260325F7" w14:textId="53BD247E" w:rsidR="00E7159E" w:rsidRDefault="00842615" w:rsidP="007E6E3E">
      <w:pPr>
        <w:pStyle w:val="Heading4"/>
      </w:pPr>
      <w:bookmarkStart w:id="2394" w:name="_Toc208608044"/>
      <w:r>
        <w:t>Firewall Rules</w:t>
      </w:r>
      <w:bookmarkEnd w:id="2394"/>
      <w:r>
        <w:t xml:space="preserve"> </w:t>
      </w:r>
    </w:p>
    <w:p w14:paraId="61D44726" w14:textId="77777777" w:rsidR="00E7159E" w:rsidRDefault="00771A21" w:rsidP="001277AF">
      <w:pPr>
        <w:numPr>
          <w:ilvl w:val="0"/>
          <w:numId w:val="29"/>
        </w:numPr>
        <w:spacing w:after="191"/>
        <w:ind w:right="10" w:hanging="360"/>
      </w:pPr>
      <w:r>
        <w:t xml:space="preserve">Strict firewall configurations control traffic between system components, allowing for only necessary communication. </w:t>
      </w:r>
    </w:p>
    <w:p w14:paraId="27BA7584" w14:textId="08189328" w:rsidR="00E7159E" w:rsidRDefault="00771A21" w:rsidP="007E6E3E">
      <w:pPr>
        <w:pStyle w:val="Heading3"/>
      </w:pPr>
      <w:bookmarkStart w:id="2395" w:name="_Toc208608045"/>
      <w:r>
        <w:t>Monitoring and Logging</w:t>
      </w:r>
      <w:bookmarkEnd w:id="2395"/>
      <w:r>
        <w:t xml:space="preserve"> </w:t>
      </w:r>
    </w:p>
    <w:p w14:paraId="373B1455" w14:textId="607E1EDD" w:rsidR="00E7159E" w:rsidRDefault="00842615" w:rsidP="007E6E3E">
      <w:pPr>
        <w:pStyle w:val="Heading4"/>
      </w:pPr>
      <w:bookmarkStart w:id="2396" w:name="_Toc208608046"/>
      <w:r>
        <w:t>Real-Time Monitoring</w:t>
      </w:r>
      <w:bookmarkEnd w:id="2396"/>
      <w:r>
        <w:t xml:space="preserve"> </w:t>
      </w:r>
    </w:p>
    <w:p w14:paraId="7087D060" w14:textId="77777777" w:rsidR="00E7159E" w:rsidRDefault="00771A21" w:rsidP="001277AF">
      <w:pPr>
        <w:numPr>
          <w:ilvl w:val="0"/>
          <w:numId w:val="30"/>
        </w:numPr>
        <w:ind w:right="235" w:hanging="360"/>
      </w:pPr>
      <w:r>
        <w:t xml:space="preserve">CareConnect will leverage the capabilities of AWS CloudWatch to monitor threats to the system continuously and actively, monitoring administrators whenever an anomaly is detected. </w:t>
      </w:r>
    </w:p>
    <w:p w14:paraId="524C0A6E" w14:textId="07FAB3F3" w:rsidR="00E7159E" w:rsidRDefault="00842615" w:rsidP="007E6E3E">
      <w:pPr>
        <w:pStyle w:val="Heading4"/>
      </w:pPr>
      <w:bookmarkStart w:id="2397" w:name="_Toc208608047"/>
      <w:r>
        <w:t>Audit Logging</w:t>
      </w:r>
      <w:bookmarkEnd w:id="2397"/>
      <w:r>
        <w:t xml:space="preserve"> </w:t>
      </w:r>
    </w:p>
    <w:p w14:paraId="4A390536" w14:textId="77777777" w:rsidR="00E7159E" w:rsidRDefault="00771A21" w:rsidP="001277AF">
      <w:pPr>
        <w:numPr>
          <w:ilvl w:val="0"/>
          <w:numId w:val="30"/>
        </w:numPr>
        <w:spacing w:after="192"/>
        <w:ind w:right="235" w:hanging="360"/>
      </w:pPr>
      <w:r>
        <w:t xml:space="preserve">All critical actions, including logins, data modifications, and AI interactions, are recorded in secure and unchangeable logs to support auditing and compliance efforts. </w:t>
      </w:r>
    </w:p>
    <w:p w14:paraId="0889CE00" w14:textId="676742EE" w:rsidR="00E7159E" w:rsidRDefault="00771A21" w:rsidP="007E6E3E">
      <w:pPr>
        <w:pStyle w:val="Heading3"/>
      </w:pPr>
      <w:bookmarkStart w:id="2398" w:name="_Toc208608048"/>
      <w:r>
        <w:t>Vulnerability Management</w:t>
      </w:r>
      <w:bookmarkEnd w:id="2398"/>
      <w:r>
        <w:t xml:space="preserve"> </w:t>
      </w:r>
    </w:p>
    <w:p w14:paraId="7F95EF9C" w14:textId="24BF8406" w:rsidR="00842615" w:rsidRDefault="00842615" w:rsidP="007E6E3E">
      <w:pPr>
        <w:pStyle w:val="Heading4"/>
      </w:pPr>
      <w:bookmarkStart w:id="2399" w:name="_Toc208608049"/>
      <w:r>
        <w:t>Interval Scanning</w:t>
      </w:r>
      <w:bookmarkEnd w:id="2399"/>
      <w:r>
        <w:t xml:space="preserve"> </w:t>
      </w:r>
    </w:p>
    <w:p w14:paraId="29B08043" w14:textId="5C0638AD" w:rsidR="00E7159E" w:rsidRDefault="00771A21" w:rsidP="001277AF">
      <w:pPr>
        <w:pStyle w:val="ListParagraph"/>
        <w:numPr>
          <w:ilvl w:val="1"/>
          <w:numId w:val="61"/>
        </w:numPr>
        <w:spacing w:after="161"/>
        <w:ind w:left="1440" w:right="774"/>
      </w:pPr>
      <w:r>
        <w:t xml:space="preserve">The system undergoes routine scans to identify and address vulnerabilities in both backend and mobile components. </w:t>
      </w:r>
    </w:p>
    <w:p w14:paraId="73354EE5" w14:textId="4E7F44F9" w:rsidR="00E7159E" w:rsidRDefault="00842615" w:rsidP="007E6E3E">
      <w:pPr>
        <w:pStyle w:val="Heading4"/>
      </w:pPr>
      <w:bookmarkStart w:id="2400" w:name="_Toc208608050"/>
      <w:r>
        <w:t>Automated Patching</w:t>
      </w:r>
      <w:bookmarkEnd w:id="2400"/>
      <w:r>
        <w:t xml:space="preserve"> </w:t>
      </w:r>
    </w:p>
    <w:p w14:paraId="5F20AF1C" w14:textId="04FE9D53" w:rsidR="00E7159E" w:rsidRDefault="00771A21" w:rsidP="001277AF">
      <w:pPr>
        <w:pStyle w:val="ListParagraph"/>
        <w:numPr>
          <w:ilvl w:val="1"/>
          <w:numId w:val="62"/>
        </w:numPr>
        <w:spacing w:after="191"/>
        <w:ind w:left="1440" w:right="10"/>
      </w:pPr>
      <w:r>
        <w:t xml:space="preserve">Security patches are applied automatically to system components as part of our continuous integration and deployment processes, ensuring timely updates. </w:t>
      </w:r>
    </w:p>
    <w:p w14:paraId="03EAB20C" w14:textId="3E3E42C3" w:rsidR="00E7159E" w:rsidRDefault="00771A21" w:rsidP="007E6E3E">
      <w:pPr>
        <w:pStyle w:val="Heading3"/>
      </w:pPr>
      <w:bookmarkStart w:id="2401" w:name="_Toc208608051"/>
      <w:r>
        <w:t>Compliance Measures</w:t>
      </w:r>
      <w:bookmarkEnd w:id="2401"/>
      <w:r>
        <w:t xml:space="preserve"> </w:t>
      </w:r>
    </w:p>
    <w:p w14:paraId="5DBD26E9" w14:textId="1A692881" w:rsidR="00E7159E" w:rsidRDefault="00842615" w:rsidP="007E6E3E">
      <w:pPr>
        <w:pStyle w:val="Heading4"/>
      </w:pPr>
      <w:bookmarkStart w:id="2402" w:name="_Toc208608052"/>
      <w:r>
        <w:t>Regulatory Compliance</w:t>
      </w:r>
      <w:bookmarkEnd w:id="2402"/>
      <w:r>
        <w:t xml:space="preserve"> </w:t>
      </w:r>
    </w:p>
    <w:p w14:paraId="3C8AAD75" w14:textId="77777777" w:rsidR="00E7159E" w:rsidRDefault="00771A21" w:rsidP="001277AF">
      <w:pPr>
        <w:numPr>
          <w:ilvl w:val="0"/>
          <w:numId w:val="31"/>
        </w:numPr>
        <w:spacing w:after="162"/>
        <w:ind w:right="192" w:hanging="360"/>
      </w:pPr>
      <w:r>
        <w:t xml:space="preserve">The system is designed with privacy and security considerations from the outset, aligning with HIPAA and GDPR requirements. </w:t>
      </w:r>
    </w:p>
    <w:p w14:paraId="2F2D422A" w14:textId="13E1C8AA" w:rsidR="00E7159E" w:rsidRDefault="00771A21" w:rsidP="007E6E3E">
      <w:pPr>
        <w:pStyle w:val="Heading4"/>
      </w:pPr>
      <w:bookmarkStart w:id="2403" w:name="_Toc208608053"/>
      <w:r w:rsidRPr="4C26581F">
        <w:t>Data Retention and Deletion</w:t>
      </w:r>
      <w:bookmarkEnd w:id="2403"/>
      <w:r w:rsidRPr="4C26581F">
        <w:t xml:space="preserve"> </w:t>
      </w:r>
    </w:p>
    <w:p w14:paraId="765004DE" w14:textId="77777777" w:rsidR="00E7159E" w:rsidRDefault="00771A21" w:rsidP="001277AF">
      <w:pPr>
        <w:numPr>
          <w:ilvl w:val="0"/>
          <w:numId w:val="31"/>
        </w:numPr>
        <w:spacing w:after="508"/>
        <w:ind w:right="192" w:hanging="360"/>
      </w:pPr>
      <w:r>
        <w:t xml:space="preserve">Personal data is retained only as long as necessary for service provision, and users can request data deletion in accordance with legal guidelines. </w:t>
      </w:r>
    </w:p>
    <w:p w14:paraId="76D7C104" w14:textId="148E94E1" w:rsidR="00E7159E" w:rsidRDefault="00771A21">
      <w:pPr>
        <w:pStyle w:val="Heading1"/>
        <w:spacing w:after="0"/>
        <w:ind w:left="-5"/>
      </w:pPr>
      <w:bookmarkStart w:id="2404" w:name="_Toc208608054"/>
      <w:r>
        <w:t>Project Deliverables</w:t>
      </w:r>
      <w:r w:rsidR="1937FF42">
        <w:t xml:space="preserve">- </w:t>
      </w:r>
      <w:r w:rsidR="1937FF42" w:rsidRPr="503F0872">
        <w:rPr>
          <w:i/>
          <w:iCs/>
        </w:rPr>
        <w:t>(updated in v4.0)</w:t>
      </w:r>
      <w:bookmarkEnd w:id="2404"/>
    </w:p>
    <w:p w14:paraId="328B4B56" w14:textId="2F98F69B" w:rsidR="404F7C75" w:rsidRDefault="404F7C75" w:rsidP="503F0872">
      <w:pPr>
        <w:spacing w:line="240" w:lineRule="auto"/>
        <w:rPr>
          <w:color w:val="000000" w:themeColor="text1"/>
        </w:rPr>
      </w:pPr>
      <w:r w:rsidRPr="503F0872">
        <w:rPr>
          <w:color w:val="000000" w:themeColor="text1"/>
        </w:rPr>
        <w:t>The CareConnect platform is continuously evolving to meet the needs of patients, caregivers, and healthcare providers. The following deliverables represent both existing milestones and new integrations. Deliverables are categorized as in progress or new depending on their development stage.</w:t>
      </w:r>
    </w:p>
    <w:p w14:paraId="766464B4" w14:textId="77942DCE" w:rsidR="503F0872" w:rsidRDefault="503F0872" w:rsidP="503F0872">
      <w:pPr>
        <w:rPr>
          <w:color w:val="000000" w:themeColor="text1"/>
        </w:rPr>
      </w:pPr>
    </w:p>
    <w:p w14:paraId="5D431481" w14:textId="66F22271" w:rsidR="404F7C75" w:rsidRDefault="404F7C75" w:rsidP="503F0872">
      <w:pPr>
        <w:rPr>
          <w:color w:val="000000" w:themeColor="text1"/>
        </w:rPr>
      </w:pPr>
      <w:r w:rsidRPr="503F0872">
        <w:rPr>
          <w:color w:val="000000" w:themeColor="text1"/>
        </w:rPr>
        <w:t>Core Deliverables (In Progress)</w:t>
      </w:r>
    </w:p>
    <w:p w14:paraId="5553E950" w14:textId="50D5659B" w:rsidR="404F7C75" w:rsidRDefault="404F7C75" w:rsidP="503F0872">
      <w:pPr>
        <w:pStyle w:val="ListParagraph"/>
        <w:numPr>
          <w:ilvl w:val="0"/>
          <w:numId w:val="3"/>
        </w:numPr>
        <w:spacing w:beforeAutospacing="1" w:afterAutospacing="1" w:line="240" w:lineRule="auto"/>
        <w:rPr>
          <w:color w:val="000000" w:themeColor="text1"/>
        </w:rPr>
      </w:pPr>
      <w:r w:rsidRPr="503F0872">
        <w:rPr>
          <w:b/>
          <w:bCs/>
          <w:color w:val="000000" w:themeColor="text1"/>
        </w:rPr>
        <w:lastRenderedPageBreak/>
        <w:t>Fully functional mobile apps (Caregiver &amp; Patient)</w:t>
      </w:r>
    </w:p>
    <w:p w14:paraId="659EA128" w14:textId="494063BC" w:rsidR="404F7C75" w:rsidRDefault="404F7C75" w:rsidP="503F0872">
      <w:pPr>
        <w:pStyle w:val="ListParagraph"/>
        <w:numPr>
          <w:ilvl w:val="1"/>
          <w:numId w:val="3"/>
        </w:numPr>
        <w:spacing w:beforeAutospacing="1" w:afterAutospacing="1" w:line="240" w:lineRule="auto"/>
        <w:rPr>
          <w:color w:val="000000" w:themeColor="text1"/>
        </w:rPr>
      </w:pPr>
      <w:r w:rsidRPr="503F0872">
        <w:rPr>
          <w:color w:val="000000" w:themeColor="text1"/>
        </w:rPr>
        <w:t>A modern and well-designed, developed, and tested mobile application intended to enhance the overall patient/caregiver experience.</w:t>
      </w:r>
    </w:p>
    <w:p w14:paraId="46046CC3" w14:textId="1338847F" w:rsidR="404F7C75" w:rsidRDefault="404F7C75" w:rsidP="503F0872">
      <w:pPr>
        <w:pStyle w:val="ListParagraph"/>
        <w:numPr>
          <w:ilvl w:val="1"/>
          <w:numId w:val="3"/>
        </w:numPr>
        <w:spacing w:beforeAutospacing="1" w:afterAutospacing="1" w:line="240" w:lineRule="auto"/>
        <w:rPr>
          <w:color w:val="000000" w:themeColor="text1"/>
        </w:rPr>
      </w:pPr>
      <w:proofErr w:type="gramStart"/>
      <w:r w:rsidRPr="503F0872">
        <w:rPr>
          <w:color w:val="000000" w:themeColor="text1"/>
        </w:rPr>
        <w:t>Current status</w:t>
      </w:r>
      <w:proofErr w:type="gramEnd"/>
      <w:r w:rsidRPr="503F0872">
        <w:rPr>
          <w:color w:val="000000" w:themeColor="text1"/>
        </w:rPr>
        <w:t xml:space="preserve">: </w:t>
      </w:r>
      <w:r w:rsidRPr="503F0872">
        <w:rPr>
          <w:b/>
          <w:bCs/>
          <w:color w:val="000000" w:themeColor="text1"/>
        </w:rPr>
        <w:t>In Progress</w:t>
      </w:r>
      <w:r w:rsidRPr="503F0872">
        <w:rPr>
          <w:color w:val="000000" w:themeColor="text1"/>
        </w:rPr>
        <w:t>.</w:t>
      </w:r>
    </w:p>
    <w:p w14:paraId="6D1845D1" w14:textId="42CD69C6" w:rsidR="404F7C75" w:rsidRDefault="404F7C75" w:rsidP="503F0872">
      <w:pPr>
        <w:pStyle w:val="ListParagraph"/>
        <w:numPr>
          <w:ilvl w:val="0"/>
          <w:numId w:val="3"/>
        </w:numPr>
        <w:spacing w:beforeAutospacing="1" w:afterAutospacing="1" w:line="240" w:lineRule="auto"/>
        <w:rPr>
          <w:color w:val="000000" w:themeColor="text1"/>
        </w:rPr>
      </w:pPr>
      <w:r w:rsidRPr="503F0872">
        <w:rPr>
          <w:b/>
          <w:bCs/>
          <w:color w:val="000000" w:themeColor="text1"/>
        </w:rPr>
        <w:t>Web dashboard for caregivers</w:t>
      </w:r>
    </w:p>
    <w:p w14:paraId="1CED21E0" w14:textId="6A6B1E26" w:rsidR="404F7C75" w:rsidRDefault="404F7C75" w:rsidP="503F0872">
      <w:pPr>
        <w:pStyle w:val="ListParagraph"/>
        <w:numPr>
          <w:ilvl w:val="1"/>
          <w:numId w:val="3"/>
        </w:numPr>
        <w:spacing w:beforeAutospacing="1" w:afterAutospacing="1" w:line="240" w:lineRule="auto"/>
        <w:rPr>
          <w:color w:val="000000" w:themeColor="text1"/>
        </w:rPr>
      </w:pPr>
      <w:r w:rsidRPr="503F0872">
        <w:rPr>
          <w:color w:val="000000" w:themeColor="text1"/>
        </w:rPr>
        <w:t>Caregivers (professional or family) will have the ability to add new patients, view a list of existing patients, and connect in one-on-one sessions.</w:t>
      </w:r>
    </w:p>
    <w:p w14:paraId="54A51990" w14:textId="42FCDFC9" w:rsidR="404F7C75" w:rsidRDefault="404F7C75" w:rsidP="503F0872">
      <w:pPr>
        <w:pStyle w:val="ListParagraph"/>
        <w:numPr>
          <w:ilvl w:val="1"/>
          <w:numId w:val="3"/>
        </w:numPr>
        <w:spacing w:beforeAutospacing="1" w:afterAutospacing="1" w:line="240" w:lineRule="auto"/>
        <w:rPr>
          <w:color w:val="000000" w:themeColor="text1"/>
        </w:rPr>
      </w:pPr>
      <w:proofErr w:type="gramStart"/>
      <w:r w:rsidRPr="503F0872">
        <w:rPr>
          <w:color w:val="000000" w:themeColor="text1"/>
        </w:rPr>
        <w:t>Current status</w:t>
      </w:r>
      <w:proofErr w:type="gramEnd"/>
      <w:r w:rsidRPr="503F0872">
        <w:rPr>
          <w:color w:val="000000" w:themeColor="text1"/>
        </w:rPr>
        <w:t xml:space="preserve">: </w:t>
      </w:r>
      <w:r w:rsidRPr="503F0872">
        <w:rPr>
          <w:b/>
          <w:bCs/>
          <w:color w:val="000000" w:themeColor="text1"/>
        </w:rPr>
        <w:t>In Progress</w:t>
      </w:r>
      <w:r w:rsidRPr="503F0872">
        <w:rPr>
          <w:color w:val="000000" w:themeColor="text1"/>
        </w:rPr>
        <w:t>.</w:t>
      </w:r>
    </w:p>
    <w:p w14:paraId="21A126CE" w14:textId="4352908E" w:rsidR="404F7C75" w:rsidRDefault="404F7C75" w:rsidP="503F0872">
      <w:pPr>
        <w:pStyle w:val="ListParagraph"/>
        <w:numPr>
          <w:ilvl w:val="0"/>
          <w:numId w:val="3"/>
        </w:numPr>
        <w:spacing w:beforeAutospacing="1" w:afterAutospacing="1" w:line="240" w:lineRule="auto"/>
        <w:rPr>
          <w:color w:val="000000" w:themeColor="text1"/>
        </w:rPr>
      </w:pPr>
      <w:r w:rsidRPr="503F0872">
        <w:rPr>
          <w:b/>
          <w:bCs/>
          <w:color w:val="000000" w:themeColor="text1"/>
        </w:rPr>
        <w:t>Admin panel for operations</w:t>
      </w:r>
    </w:p>
    <w:p w14:paraId="56B4F448" w14:textId="5CCE7595" w:rsidR="404F7C75" w:rsidRDefault="404F7C75" w:rsidP="503F0872">
      <w:pPr>
        <w:pStyle w:val="ListParagraph"/>
        <w:numPr>
          <w:ilvl w:val="1"/>
          <w:numId w:val="3"/>
        </w:numPr>
        <w:spacing w:beforeAutospacing="1" w:afterAutospacing="1" w:line="240" w:lineRule="auto"/>
        <w:rPr>
          <w:color w:val="000000" w:themeColor="text1"/>
        </w:rPr>
      </w:pPr>
      <w:r w:rsidRPr="503F0872">
        <w:rPr>
          <w:color w:val="000000" w:themeColor="text1"/>
        </w:rPr>
        <w:t>Ability for admins to add, edit, and delete entries in the system database.</w:t>
      </w:r>
    </w:p>
    <w:p w14:paraId="0E6BF528" w14:textId="59577AD4" w:rsidR="404F7C75" w:rsidRDefault="404F7C75" w:rsidP="503F0872">
      <w:pPr>
        <w:pStyle w:val="ListParagraph"/>
        <w:numPr>
          <w:ilvl w:val="1"/>
          <w:numId w:val="3"/>
        </w:numPr>
        <w:spacing w:beforeAutospacing="1" w:afterAutospacing="1" w:line="240" w:lineRule="auto"/>
        <w:rPr>
          <w:color w:val="000000" w:themeColor="text1"/>
        </w:rPr>
      </w:pPr>
      <w:r w:rsidRPr="503F0872">
        <w:rPr>
          <w:color w:val="000000" w:themeColor="text1"/>
        </w:rPr>
        <w:t xml:space="preserve">Provides access to all features of </w:t>
      </w:r>
      <w:proofErr w:type="gramStart"/>
      <w:r w:rsidRPr="503F0872">
        <w:rPr>
          <w:color w:val="000000" w:themeColor="text1"/>
        </w:rPr>
        <w:t>the platform</w:t>
      </w:r>
      <w:proofErr w:type="gramEnd"/>
      <w:r w:rsidRPr="503F0872">
        <w:rPr>
          <w:color w:val="000000" w:themeColor="text1"/>
        </w:rPr>
        <w:t xml:space="preserve"> UI.</w:t>
      </w:r>
    </w:p>
    <w:p w14:paraId="5310BCE9" w14:textId="5E06077C" w:rsidR="404F7C75" w:rsidRDefault="404F7C75" w:rsidP="503F0872">
      <w:pPr>
        <w:pStyle w:val="ListParagraph"/>
        <w:numPr>
          <w:ilvl w:val="1"/>
          <w:numId w:val="3"/>
        </w:numPr>
        <w:spacing w:beforeAutospacing="1" w:afterAutospacing="1" w:line="240" w:lineRule="auto"/>
        <w:rPr>
          <w:color w:val="000000" w:themeColor="text1"/>
        </w:rPr>
      </w:pPr>
      <w:proofErr w:type="gramStart"/>
      <w:r w:rsidRPr="503F0872">
        <w:rPr>
          <w:color w:val="000000" w:themeColor="text1"/>
        </w:rPr>
        <w:t>Current status</w:t>
      </w:r>
      <w:proofErr w:type="gramEnd"/>
      <w:r w:rsidRPr="503F0872">
        <w:rPr>
          <w:color w:val="000000" w:themeColor="text1"/>
        </w:rPr>
        <w:t xml:space="preserve">: </w:t>
      </w:r>
      <w:r w:rsidRPr="503F0872">
        <w:rPr>
          <w:b/>
          <w:bCs/>
          <w:color w:val="000000" w:themeColor="text1"/>
        </w:rPr>
        <w:t>In Progress</w:t>
      </w:r>
      <w:r w:rsidRPr="503F0872">
        <w:rPr>
          <w:color w:val="000000" w:themeColor="text1"/>
        </w:rPr>
        <w:t>.</w:t>
      </w:r>
    </w:p>
    <w:p w14:paraId="69373302" w14:textId="42B9205E" w:rsidR="404F7C75" w:rsidRDefault="404F7C75" w:rsidP="503F0872">
      <w:pPr>
        <w:pStyle w:val="ListParagraph"/>
        <w:numPr>
          <w:ilvl w:val="0"/>
          <w:numId w:val="3"/>
        </w:numPr>
        <w:spacing w:beforeAutospacing="1" w:afterAutospacing="1" w:line="240" w:lineRule="auto"/>
        <w:rPr>
          <w:color w:val="000000" w:themeColor="text1"/>
        </w:rPr>
      </w:pPr>
      <w:r w:rsidRPr="503F0872">
        <w:rPr>
          <w:b/>
          <w:bCs/>
          <w:color w:val="000000" w:themeColor="text1"/>
        </w:rPr>
        <w:t>Technical documentation</w:t>
      </w:r>
    </w:p>
    <w:p w14:paraId="5448077A" w14:textId="409D5632" w:rsidR="404F7C75" w:rsidRDefault="404F7C75" w:rsidP="503F0872">
      <w:pPr>
        <w:pStyle w:val="ListParagraph"/>
        <w:numPr>
          <w:ilvl w:val="1"/>
          <w:numId w:val="3"/>
        </w:numPr>
        <w:spacing w:beforeAutospacing="1" w:afterAutospacing="1" w:line="240" w:lineRule="auto"/>
        <w:rPr>
          <w:color w:val="000000" w:themeColor="text1"/>
        </w:rPr>
      </w:pPr>
      <w:r w:rsidRPr="503F0872">
        <w:rPr>
          <w:color w:val="000000" w:themeColor="text1"/>
        </w:rPr>
        <w:t>Developer comments embedded throughout the codebase for readability.</w:t>
      </w:r>
    </w:p>
    <w:p w14:paraId="2322D780" w14:textId="33C43C24" w:rsidR="404F7C75" w:rsidRDefault="404F7C75" w:rsidP="503F0872">
      <w:pPr>
        <w:pStyle w:val="ListParagraph"/>
        <w:numPr>
          <w:ilvl w:val="1"/>
          <w:numId w:val="3"/>
        </w:numPr>
        <w:spacing w:beforeAutospacing="1" w:afterAutospacing="1" w:line="240" w:lineRule="auto"/>
        <w:rPr>
          <w:color w:val="000000" w:themeColor="text1"/>
        </w:rPr>
      </w:pPr>
      <w:r w:rsidRPr="503F0872">
        <w:rPr>
          <w:color w:val="000000" w:themeColor="text1"/>
        </w:rPr>
        <w:t>GitHub README updated with instructions, dependencies, and integration notes.</w:t>
      </w:r>
    </w:p>
    <w:p w14:paraId="43D4654E" w14:textId="19BEE76F" w:rsidR="404F7C75" w:rsidRDefault="404F7C75" w:rsidP="503F0872">
      <w:pPr>
        <w:pStyle w:val="ListParagraph"/>
        <w:numPr>
          <w:ilvl w:val="1"/>
          <w:numId w:val="3"/>
        </w:numPr>
        <w:spacing w:beforeAutospacing="1" w:afterAutospacing="1" w:line="240" w:lineRule="auto"/>
        <w:rPr>
          <w:color w:val="000000" w:themeColor="text1"/>
        </w:rPr>
      </w:pPr>
      <w:proofErr w:type="gramStart"/>
      <w:r w:rsidRPr="503F0872">
        <w:rPr>
          <w:color w:val="000000" w:themeColor="text1"/>
        </w:rPr>
        <w:t>Current status</w:t>
      </w:r>
      <w:proofErr w:type="gramEnd"/>
      <w:r w:rsidRPr="503F0872">
        <w:rPr>
          <w:color w:val="000000" w:themeColor="text1"/>
        </w:rPr>
        <w:t xml:space="preserve">: </w:t>
      </w:r>
      <w:r w:rsidRPr="503F0872">
        <w:rPr>
          <w:b/>
          <w:bCs/>
          <w:color w:val="000000" w:themeColor="text1"/>
        </w:rPr>
        <w:t>In Progress</w:t>
      </w:r>
      <w:r w:rsidRPr="503F0872">
        <w:rPr>
          <w:color w:val="000000" w:themeColor="text1"/>
        </w:rPr>
        <w:t>.</w:t>
      </w:r>
    </w:p>
    <w:p w14:paraId="4072A0D0" w14:textId="174BA519" w:rsidR="404F7C75" w:rsidRDefault="404F7C75" w:rsidP="503F0872">
      <w:pPr>
        <w:pStyle w:val="ListParagraph"/>
        <w:numPr>
          <w:ilvl w:val="0"/>
          <w:numId w:val="3"/>
        </w:numPr>
        <w:spacing w:beforeAutospacing="1" w:afterAutospacing="1" w:line="240" w:lineRule="auto"/>
        <w:rPr>
          <w:color w:val="000000" w:themeColor="text1"/>
        </w:rPr>
      </w:pPr>
      <w:r w:rsidRPr="503F0872">
        <w:rPr>
          <w:b/>
          <w:bCs/>
          <w:color w:val="000000" w:themeColor="text1"/>
        </w:rPr>
        <w:t>User manuals &amp; onboarding guides</w:t>
      </w:r>
    </w:p>
    <w:p w14:paraId="4E01EAB4" w14:textId="015AC97D" w:rsidR="404F7C75" w:rsidRDefault="404F7C75" w:rsidP="503F0872">
      <w:pPr>
        <w:pStyle w:val="ListParagraph"/>
        <w:numPr>
          <w:ilvl w:val="1"/>
          <w:numId w:val="3"/>
        </w:numPr>
        <w:spacing w:beforeAutospacing="1" w:afterAutospacing="1" w:line="240" w:lineRule="auto"/>
        <w:rPr>
          <w:color w:val="000000" w:themeColor="text1"/>
        </w:rPr>
      </w:pPr>
      <w:r w:rsidRPr="503F0872">
        <w:rPr>
          <w:color w:val="000000" w:themeColor="text1"/>
        </w:rPr>
        <w:t>Includes descriptions of all UI pages and functionality.</w:t>
      </w:r>
    </w:p>
    <w:p w14:paraId="1CE86F2A" w14:textId="54CF979E" w:rsidR="404F7C75" w:rsidRDefault="404F7C75" w:rsidP="503F0872">
      <w:pPr>
        <w:pStyle w:val="ListParagraph"/>
        <w:numPr>
          <w:ilvl w:val="1"/>
          <w:numId w:val="3"/>
        </w:numPr>
        <w:spacing w:beforeAutospacing="1" w:afterAutospacing="1" w:line="240" w:lineRule="auto"/>
        <w:rPr>
          <w:color w:val="000000" w:themeColor="text1"/>
        </w:rPr>
      </w:pPr>
      <w:r w:rsidRPr="503F0872">
        <w:rPr>
          <w:color w:val="000000" w:themeColor="text1"/>
        </w:rPr>
        <w:t>Designed to ensure smooth adoption by caregivers, patients, and administrators.</w:t>
      </w:r>
    </w:p>
    <w:p w14:paraId="2242191B" w14:textId="2E177786" w:rsidR="404F7C75" w:rsidRDefault="404F7C75" w:rsidP="503F0872">
      <w:pPr>
        <w:pStyle w:val="ListParagraph"/>
        <w:numPr>
          <w:ilvl w:val="1"/>
          <w:numId w:val="3"/>
        </w:numPr>
        <w:spacing w:beforeAutospacing="1" w:afterAutospacing="1" w:line="240" w:lineRule="auto"/>
        <w:rPr>
          <w:color w:val="000000" w:themeColor="text1"/>
        </w:rPr>
      </w:pPr>
      <w:proofErr w:type="gramStart"/>
      <w:r w:rsidRPr="503F0872">
        <w:rPr>
          <w:color w:val="000000" w:themeColor="text1"/>
        </w:rPr>
        <w:t>Current status</w:t>
      </w:r>
      <w:proofErr w:type="gramEnd"/>
      <w:r w:rsidRPr="503F0872">
        <w:rPr>
          <w:color w:val="000000" w:themeColor="text1"/>
        </w:rPr>
        <w:t xml:space="preserve">: </w:t>
      </w:r>
      <w:r w:rsidRPr="503F0872">
        <w:rPr>
          <w:b/>
          <w:bCs/>
          <w:color w:val="000000" w:themeColor="text1"/>
        </w:rPr>
        <w:t>In Progress</w:t>
      </w:r>
      <w:r w:rsidRPr="503F0872">
        <w:rPr>
          <w:color w:val="000000" w:themeColor="text1"/>
        </w:rPr>
        <w:t>.</w:t>
      </w:r>
    </w:p>
    <w:p w14:paraId="3D995ED2" w14:textId="1D90FA1A" w:rsidR="404F7C75" w:rsidRDefault="404F7C75" w:rsidP="503F0872">
      <w:pPr>
        <w:pStyle w:val="Heading3"/>
        <w:rPr>
          <w:color w:val="000000" w:themeColor="text1"/>
          <w:sz w:val="27"/>
          <w:szCs w:val="27"/>
        </w:rPr>
      </w:pPr>
      <w:r w:rsidRPr="503F0872">
        <w:rPr>
          <w:color w:val="000000" w:themeColor="text1"/>
          <w:szCs w:val="28"/>
        </w:rPr>
        <w:t xml:space="preserve"> </w:t>
      </w:r>
      <w:bookmarkStart w:id="2405" w:name="_Toc208608055"/>
      <w:r w:rsidRPr="503F0872">
        <w:rPr>
          <w:bCs/>
          <w:color w:val="000000" w:themeColor="text1"/>
          <w:sz w:val="27"/>
          <w:szCs w:val="27"/>
        </w:rPr>
        <w:t>Upcoming Milestones (New Deliverables)</w:t>
      </w:r>
      <w:bookmarkEnd w:id="2405"/>
    </w:p>
    <w:p w14:paraId="728214B2" w14:textId="4AC66BA3" w:rsidR="404F7C75" w:rsidRDefault="404F7C75" w:rsidP="503F0872">
      <w:pPr>
        <w:pStyle w:val="ListParagraph"/>
        <w:numPr>
          <w:ilvl w:val="0"/>
          <w:numId w:val="2"/>
        </w:numPr>
        <w:spacing w:beforeAutospacing="1" w:afterAutospacing="1" w:line="240" w:lineRule="auto"/>
        <w:rPr>
          <w:color w:val="000000" w:themeColor="text1"/>
        </w:rPr>
      </w:pPr>
      <w:r w:rsidRPr="503F0872">
        <w:rPr>
          <w:b/>
          <w:bCs/>
          <w:color w:val="000000" w:themeColor="text1"/>
        </w:rPr>
        <w:t>CareConnect Invoice-Bill Assistant (New)</w:t>
      </w:r>
    </w:p>
    <w:p w14:paraId="66989B9E" w14:textId="30AB6B82" w:rsidR="404F7C75" w:rsidRDefault="404F7C75" w:rsidP="503F0872">
      <w:pPr>
        <w:pStyle w:val="ListParagraph"/>
        <w:numPr>
          <w:ilvl w:val="1"/>
          <w:numId w:val="2"/>
        </w:numPr>
        <w:spacing w:beforeAutospacing="1" w:afterAutospacing="1" w:line="240" w:lineRule="auto"/>
        <w:rPr>
          <w:color w:val="000000" w:themeColor="text1"/>
        </w:rPr>
      </w:pPr>
      <w:r w:rsidRPr="503F0872">
        <w:rPr>
          <w:color w:val="000000" w:themeColor="text1"/>
        </w:rPr>
        <w:t>Provides automated invoice generation, billing summaries, and patient-friendly cost breakdowns.</w:t>
      </w:r>
    </w:p>
    <w:p w14:paraId="61DDE698" w14:textId="20354D24" w:rsidR="404F7C75" w:rsidRDefault="404F7C75" w:rsidP="503F0872">
      <w:pPr>
        <w:pStyle w:val="ListParagraph"/>
        <w:numPr>
          <w:ilvl w:val="0"/>
          <w:numId w:val="2"/>
        </w:numPr>
        <w:spacing w:beforeAutospacing="1" w:afterAutospacing="1" w:line="240" w:lineRule="auto"/>
        <w:rPr>
          <w:color w:val="000000" w:themeColor="text1"/>
        </w:rPr>
      </w:pPr>
      <w:r w:rsidRPr="503F0872">
        <w:rPr>
          <w:b/>
          <w:bCs/>
          <w:color w:val="000000" w:themeColor="text1"/>
        </w:rPr>
        <w:t>Invoice/Payment Support (New)</w:t>
      </w:r>
    </w:p>
    <w:p w14:paraId="4BB8701F" w14:textId="4B62F4E3" w:rsidR="404F7C75" w:rsidRDefault="404F7C75" w:rsidP="503F0872">
      <w:pPr>
        <w:pStyle w:val="ListParagraph"/>
        <w:numPr>
          <w:ilvl w:val="1"/>
          <w:numId w:val="2"/>
        </w:numPr>
        <w:spacing w:beforeAutospacing="1" w:afterAutospacing="1" w:line="240" w:lineRule="auto"/>
        <w:rPr>
          <w:color w:val="000000" w:themeColor="text1"/>
        </w:rPr>
      </w:pPr>
      <w:r w:rsidRPr="503F0872">
        <w:rPr>
          <w:color w:val="000000" w:themeColor="text1"/>
        </w:rPr>
        <w:t>Expansion of the Invoice-Bill Assistant to handle full payment processing and integration with financial systems.</w:t>
      </w:r>
    </w:p>
    <w:p w14:paraId="1126D78C" w14:textId="24FB6C77" w:rsidR="404F7C75" w:rsidRDefault="404F7C75" w:rsidP="503F0872">
      <w:pPr>
        <w:pStyle w:val="ListParagraph"/>
        <w:numPr>
          <w:ilvl w:val="0"/>
          <w:numId w:val="2"/>
        </w:numPr>
        <w:spacing w:beforeAutospacing="1" w:afterAutospacing="1" w:line="240" w:lineRule="auto"/>
        <w:rPr>
          <w:color w:val="000000" w:themeColor="text1"/>
        </w:rPr>
      </w:pPr>
      <w:r w:rsidRPr="503F0872">
        <w:rPr>
          <w:b/>
          <w:bCs/>
          <w:color w:val="000000" w:themeColor="text1"/>
        </w:rPr>
        <w:t>CareConnect Mail Delivered Assistant (New)</w:t>
      </w:r>
    </w:p>
    <w:p w14:paraId="0C7872E5" w14:textId="64B6B921" w:rsidR="404F7C75" w:rsidRDefault="404F7C75" w:rsidP="503F0872">
      <w:pPr>
        <w:pStyle w:val="ListParagraph"/>
        <w:numPr>
          <w:ilvl w:val="1"/>
          <w:numId w:val="2"/>
        </w:numPr>
        <w:spacing w:beforeAutospacing="1" w:afterAutospacing="1" w:line="240" w:lineRule="auto"/>
        <w:rPr>
          <w:color w:val="000000" w:themeColor="text1"/>
        </w:rPr>
      </w:pPr>
      <w:r w:rsidRPr="503F0872">
        <w:rPr>
          <w:color w:val="000000" w:themeColor="text1"/>
        </w:rPr>
        <w:t>Scans, organizes, and summarizes incoming patient/caregiver mail into an accessible dashboard.</w:t>
      </w:r>
    </w:p>
    <w:p w14:paraId="0FF33D2D" w14:textId="345A7A54" w:rsidR="404F7C75" w:rsidRDefault="404F7C75" w:rsidP="503F0872">
      <w:pPr>
        <w:pStyle w:val="ListParagraph"/>
        <w:numPr>
          <w:ilvl w:val="0"/>
          <w:numId w:val="2"/>
        </w:numPr>
        <w:spacing w:beforeAutospacing="1" w:afterAutospacing="1" w:line="240" w:lineRule="auto"/>
        <w:rPr>
          <w:color w:val="000000" w:themeColor="text1"/>
        </w:rPr>
      </w:pPr>
      <w:r w:rsidRPr="503F0872">
        <w:rPr>
          <w:b/>
          <w:bCs/>
          <w:color w:val="000000" w:themeColor="text1"/>
        </w:rPr>
        <w:t>CareConnect Home Monitoring Integration (New)</w:t>
      </w:r>
    </w:p>
    <w:p w14:paraId="09B027D5" w14:textId="62ABCBAD" w:rsidR="404F7C75" w:rsidRDefault="404F7C75" w:rsidP="503F0872">
      <w:pPr>
        <w:pStyle w:val="ListParagraph"/>
        <w:numPr>
          <w:ilvl w:val="1"/>
          <w:numId w:val="2"/>
        </w:numPr>
        <w:spacing w:beforeAutospacing="1" w:afterAutospacing="1" w:line="240" w:lineRule="auto"/>
        <w:rPr>
          <w:color w:val="000000" w:themeColor="text1"/>
        </w:rPr>
      </w:pPr>
      <w:r w:rsidRPr="503F0872">
        <w:rPr>
          <w:color w:val="000000" w:themeColor="text1"/>
        </w:rPr>
        <w:t>Enables integration with home monitoring devices for real-time patient vitals tracking.</w:t>
      </w:r>
    </w:p>
    <w:p w14:paraId="33B18E5D" w14:textId="50842548" w:rsidR="404F7C75" w:rsidRDefault="404F7C75" w:rsidP="503F0872">
      <w:pPr>
        <w:pStyle w:val="ListParagraph"/>
        <w:numPr>
          <w:ilvl w:val="0"/>
          <w:numId w:val="2"/>
        </w:numPr>
        <w:spacing w:beforeAutospacing="1" w:afterAutospacing="1" w:line="240" w:lineRule="auto"/>
        <w:rPr>
          <w:color w:val="000000" w:themeColor="text1"/>
        </w:rPr>
      </w:pPr>
      <w:r w:rsidRPr="503F0872">
        <w:rPr>
          <w:b/>
          <w:bCs/>
          <w:color w:val="000000" w:themeColor="text1"/>
        </w:rPr>
        <w:t>Smart Home Integration (New)</w:t>
      </w:r>
    </w:p>
    <w:p w14:paraId="65C4E1E7" w14:textId="3AA3120A" w:rsidR="404F7C75" w:rsidRDefault="404F7C75" w:rsidP="503F0872">
      <w:pPr>
        <w:pStyle w:val="ListParagraph"/>
        <w:numPr>
          <w:ilvl w:val="1"/>
          <w:numId w:val="2"/>
        </w:numPr>
        <w:spacing w:beforeAutospacing="1" w:afterAutospacing="1" w:line="240" w:lineRule="auto"/>
        <w:rPr>
          <w:color w:val="000000" w:themeColor="text1"/>
        </w:rPr>
      </w:pPr>
      <w:r w:rsidRPr="503F0872">
        <w:rPr>
          <w:color w:val="000000" w:themeColor="text1"/>
        </w:rPr>
        <w:t>Expansion of CareConnect Home Monitoring to integrate with broader smart home cameras for patient fall detection.</w:t>
      </w:r>
    </w:p>
    <w:p w14:paraId="0F53B03C" w14:textId="197061EC" w:rsidR="404F7C75" w:rsidRDefault="404F7C75" w:rsidP="503F0872">
      <w:pPr>
        <w:pStyle w:val="ListParagraph"/>
        <w:numPr>
          <w:ilvl w:val="0"/>
          <w:numId w:val="2"/>
        </w:numPr>
        <w:spacing w:beforeAutospacing="1" w:afterAutospacing="1" w:line="240" w:lineRule="auto"/>
        <w:rPr>
          <w:color w:val="000000" w:themeColor="text1"/>
        </w:rPr>
      </w:pPr>
      <w:r w:rsidRPr="503F0872">
        <w:rPr>
          <w:b/>
          <w:bCs/>
          <w:color w:val="000000" w:themeColor="text1"/>
        </w:rPr>
        <w:t>AI Mood Module (In Progress)</w:t>
      </w:r>
    </w:p>
    <w:p w14:paraId="7A7A4575" w14:textId="745E7843" w:rsidR="404F7C75" w:rsidRDefault="404F7C75" w:rsidP="503F0872">
      <w:pPr>
        <w:pStyle w:val="ListParagraph"/>
        <w:numPr>
          <w:ilvl w:val="1"/>
          <w:numId w:val="2"/>
        </w:numPr>
        <w:spacing w:beforeAutospacing="1" w:afterAutospacing="1" w:line="240" w:lineRule="auto"/>
        <w:rPr>
          <w:color w:val="000000" w:themeColor="text1"/>
        </w:rPr>
      </w:pPr>
      <w:r w:rsidRPr="503F0872">
        <w:rPr>
          <w:color w:val="000000" w:themeColor="text1"/>
        </w:rPr>
        <w:t>Leverages sentiment analysis to assess and monitor patient emotional well-being through caregiver-patient interactions.</w:t>
      </w:r>
    </w:p>
    <w:p w14:paraId="30B5F55D" w14:textId="1FFA5C78" w:rsidR="404F7C75" w:rsidRDefault="404F7C75" w:rsidP="503F0872">
      <w:pPr>
        <w:pStyle w:val="ListParagraph"/>
        <w:numPr>
          <w:ilvl w:val="0"/>
          <w:numId w:val="2"/>
        </w:numPr>
        <w:spacing w:beforeAutospacing="1" w:afterAutospacing="1" w:line="240" w:lineRule="auto"/>
        <w:rPr>
          <w:color w:val="000000" w:themeColor="text1"/>
        </w:rPr>
      </w:pPr>
      <w:r w:rsidRPr="503F0872">
        <w:rPr>
          <w:b/>
          <w:bCs/>
          <w:color w:val="000000" w:themeColor="text1"/>
        </w:rPr>
        <w:t>Medication Management Feature (In Progress)</w:t>
      </w:r>
    </w:p>
    <w:p w14:paraId="2515357C" w14:textId="37CE6055" w:rsidR="404F7C75" w:rsidRDefault="404F7C75" w:rsidP="503F0872">
      <w:pPr>
        <w:pStyle w:val="ListParagraph"/>
        <w:numPr>
          <w:ilvl w:val="1"/>
          <w:numId w:val="2"/>
        </w:numPr>
        <w:spacing w:beforeAutospacing="1" w:afterAutospacing="1" w:line="240" w:lineRule="auto"/>
        <w:rPr>
          <w:color w:val="000000" w:themeColor="text1"/>
        </w:rPr>
      </w:pPr>
      <w:r w:rsidRPr="503F0872">
        <w:rPr>
          <w:color w:val="000000" w:themeColor="text1"/>
        </w:rPr>
        <w:t>Allow patients and caregivers to manage prescriptions, reminders, refill alerts, and dosage tracking.</w:t>
      </w:r>
    </w:p>
    <w:p w14:paraId="60DD69BC" w14:textId="05994588" w:rsidR="404F7C75" w:rsidRDefault="404F7C75" w:rsidP="503F0872">
      <w:pPr>
        <w:pStyle w:val="ListParagraph"/>
        <w:numPr>
          <w:ilvl w:val="0"/>
          <w:numId w:val="2"/>
        </w:numPr>
        <w:spacing w:beforeAutospacing="1" w:afterAutospacing="1" w:line="240" w:lineRule="auto"/>
        <w:rPr>
          <w:color w:val="000000" w:themeColor="text1"/>
        </w:rPr>
      </w:pPr>
      <w:r w:rsidRPr="503F0872">
        <w:rPr>
          <w:b/>
          <w:bCs/>
          <w:color w:val="000000" w:themeColor="text1"/>
        </w:rPr>
        <w:t>Check-In Prototype (In Progress)</w:t>
      </w:r>
    </w:p>
    <w:p w14:paraId="31807106" w14:textId="035808EC" w:rsidR="404F7C75" w:rsidRDefault="404F7C75" w:rsidP="503F0872">
      <w:pPr>
        <w:pStyle w:val="ListParagraph"/>
        <w:numPr>
          <w:ilvl w:val="1"/>
          <w:numId w:val="2"/>
        </w:numPr>
        <w:spacing w:beforeAutospacing="1" w:afterAutospacing="1" w:line="240" w:lineRule="auto"/>
        <w:rPr>
          <w:color w:val="000000" w:themeColor="text1"/>
        </w:rPr>
      </w:pPr>
      <w:r w:rsidRPr="503F0872">
        <w:rPr>
          <w:color w:val="000000" w:themeColor="text1"/>
        </w:rPr>
        <w:lastRenderedPageBreak/>
        <w:t>A lightweight daily check-in system to collect mood, vitals, and wellness updates.</w:t>
      </w:r>
    </w:p>
    <w:p w14:paraId="1DDAE3CF" w14:textId="4DD46464" w:rsidR="404F7C75" w:rsidRDefault="404F7C75" w:rsidP="503F0872">
      <w:pPr>
        <w:pStyle w:val="ListParagraph"/>
        <w:numPr>
          <w:ilvl w:val="0"/>
          <w:numId w:val="2"/>
        </w:numPr>
        <w:spacing w:beforeAutospacing="1" w:afterAutospacing="1" w:line="240" w:lineRule="auto"/>
        <w:rPr>
          <w:color w:val="000000" w:themeColor="text1"/>
        </w:rPr>
      </w:pPr>
      <w:r w:rsidRPr="503F0872">
        <w:rPr>
          <w:b/>
          <w:bCs/>
          <w:color w:val="000000" w:themeColor="text1"/>
        </w:rPr>
        <w:t>Telemedicine Call Transcription Module (New, High-Value)</w:t>
      </w:r>
    </w:p>
    <w:p w14:paraId="78AEA8B2" w14:textId="34D23AFF" w:rsidR="404F7C75" w:rsidRDefault="404F7C75" w:rsidP="503F0872">
      <w:pPr>
        <w:pStyle w:val="ListParagraph"/>
        <w:numPr>
          <w:ilvl w:val="1"/>
          <w:numId w:val="2"/>
        </w:numPr>
        <w:spacing w:beforeAutospacing="1" w:afterAutospacing="1" w:line="240" w:lineRule="auto"/>
        <w:rPr>
          <w:color w:val="000000" w:themeColor="text1"/>
        </w:rPr>
      </w:pPr>
      <w:r w:rsidRPr="503F0872">
        <w:rPr>
          <w:color w:val="000000" w:themeColor="text1"/>
        </w:rPr>
        <w:t>Real-time transcription of telemedicine calls, enabling searchable visit notes and enhanced caregiver documentation.</w:t>
      </w:r>
    </w:p>
    <w:p w14:paraId="1CB5EC21" w14:textId="30AC7407" w:rsidR="404F7C75" w:rsidRDefault="404F7C75" w:rsidP="503F0872">
      <w:pPr>
        <w:pStyle w:val="ListParagraph"/>
        <w:numPr>
          <w:ilvl w:val="0"/>
          <w:numId w:val="2"/>
        </w:numPr>
        <w:spacing w:beforeAutospacing="1" w:afterAutospacing="1" w:line="240" w:lineRule="auto"/>
        <w:rPr>
          <w:color w:val="000000" w:themeColor="text1"/>
        </w:rPr>
      </w:pPr>
      <w:r w:rsidRPr="503F0872">
        <w:rPr>
          <w:b/>
          <w:bCs/>
          <w:color w:val="000000" w:themeColor="text1"/>
        </w:rPr>
        <w:t>Medical Visit Notetaker Engine (New, High-Value)</w:t>
      </w:r>
    </w:p>
    <w:p w14:paraId="5C3E2239" w14:textId="13AD4F0E" w:rsidR="404F7C75" w:rsidRDefault="404F7C75" w:rsidP="503F0872">
      <w:pPr>
        <w:pStyle w:val="ListParagraph"/>
        <w:numPr>
          <w:ilvl w:val="1"/>
          <w:numId w:val="2"/>
        </w:numPr>
        <w:spacing w:beforeAutospacing="1" w:afterAutospacing="1" w:line="240" w:lineRule="auto"/>
        <w:rPr>
          <w:color w:val="000000" w:themeColor="text1"/>
        </w:rPr>
      </w:pPr>
      <w:r w:rsidRPr="503F0872">
        <w:rPr>
          <w:color w:val="000000" w:themeColor="text1"/>
        </w:rPr>
        <w:t>Automatically summarizes key visit details, decisions, and follow-up items for both patients and caregivers.</w:t>
      </w:r>
    </w:p>
    <w:p w14:paraId="39B1B794" w14:textId="23D5D241" w:rsidR="404F7C75" w:rsidRDefault="404F7C75" w:rsidP="503F0872">
      <w:pPr>
        <w:pStyle w:val="ListParagraph"/>
        <w:numPr>
          <w:ilvl w:val="0"/>
          <w:numId w:val="2"/>
        </w:numPr>
        <w:spacing w:beforeAutospacing="1" w:afterAutospacing="1" w:line="240" w:lineRule="auto"/>
        <w:rPr>
          <w:color w:val="000000" w:themeColor="text1"/>
        </w:rPr>
      </w:pPr>
      <w:r w:rsidRPr="503F0872">
        <w:rPr>
          <w:b/>
          <w:bCs/>
          <w:color w:val="000000" w:themeColor="text1"/>
        </w:rPr>
        <w:t>ADA-Compliant Mail Digest Feature (New, High-Value)</w:t>
      </w:r>
    </w:p>
    <w:p w14:paraId="3FFA62CB" w14:textId="712C3C71" w:rsidR="404F7C75" w:rsidRDefault="404F7C75" w:rsidP="503F0872">
      <w:pPr>
        <w:pStyle w:val="ListParagraph"/>
        <w:numPr>
          <w:ilvl w:val="1"/>
          <w:numId w:val="2"/>
        </w:numPr>
        <w:spacing w:beforeAutospacing="1" w:afterAutospacing="1" w:line="240" w:lineRule="auto"/>
        <w:rPr>
          <w:color w:val="000000" w:themeColor="text1"/>
        </w:rPr>
      </w:pPr>
      <w:r w:rsidRPr="503F0872">
        <w:rPr>
          <w:color w:val="000000" w:themeColor="text1"/>
        </w:rPr>
        <w:t>Creates accessible digests of incoming messages, fully compliant with ADA standards for readability.</w:t>
      </w:r>
    </w:p>
    <w:p w14:paraId="0995E249" w14:textId="1C1771C0" w:rsidR="404F7C75" w:rsidRDefault="404F7C75" w:rsidP="503F0872">
      <w:pPr>
        <w:pStyle w:val="ListParagraph"/>
        <w:numPr>
          <w:ilvl w:val="0"/>
          <w:numId w:val="2"/>
        </w:numPr>
        <w:spacing w:beforeAutospacing="1" w:afterAutospacing="1" w:line="240" w:lineRule="auto"/>
        <w:rPr>
          <w:color w:val="000000" w:themeColor="text1"/>
        </w:rPr>
      </w:pPr>
      <w:r w:rsidRPr="503F0872">
        <w:rPr>
          <w:b/>
          <w:bCs/>
          <w:color w:val="000000" w:themeColor="text1"/>
        </w:rPr>
        <w:t>ASL Conversion Interface (New, High-Value)</w:t>
      </w:r>
    </w:p>
    <w:p w14:paraId="16FC099A" w14:textId="6A43FC69" w:rsidR="404F7C75" w:rsidRDefault="404F7C75" w:rsidP="503F0872">
      <w:pPr>
        <w:pStyle w:val="ListParagraph"/>
        <w:numPr>
          <w:ilvl w:val="1"/>
          <w:numId w:val="2"/>
        </w:numPr>
        <w:spacing w:beforeAutospacing="1" w:afterAutospacing="1" w:line="240" w:lineRule="auto"/>
        <w:rPr>
          <w:color w:val="000000" w:themeColor="text1"/>
        </w:rPr>
      </w:pPr>
      <w:r w:rsidRPr="503F0872">
        <w:rPr>
          <w:color w:val="000000" w:themeColor="text1"/>
        </w:rPr>
        <w:t>Converts speech and text to American Sign Language (ASL) animations or visual outputs for accessibility.</w:t>
      </w:r>
    </w:p>
    <w:p w14:paraId="79B8C3DC" w14:textId="09563EB0" w:rsidR="00E7159E" w:rsidRDefault="00771A21" w:rsidP="503F0872">
      <w:pPr>
        <w:pStyle w:val="Heading1"/>
        <w:ind w:left="-5"/>
        <w:rPr>
          <w:i/>
          <w:iCs/>
        </w:rPr>
      </w:pPr>
      <w:bookmarkStart w:id="2406" w:name="_Toc208608056"/>
      <w:r>
        <w:t>Risk &amp; Mitigation</w:t>
      </w:r>
      <w:r w:rsidR="2E708882">
        <w:t xml:space="preserve">- </w:t>
      </w:r>
      <w:r w:rsidR="2E708882" w:rsidRPr="503F0872">
        <w:rPr>
          <w:i/>
          <w:iCs/>
        </w:rPr>
        <w:t>(updated in v4.0)</w:t>
      </w:r>
      <w:bookmarkEnd w:id="2406"/>
    </w:p>
    <w:p w14:paraId="403ED5B8" w14:textId="358E6A45" w:rsidR="00E7159E" w:rsidRDefault="00771A21" w:rsidP="503F0872">
      <w:pPr>
        <w:pStyle w:val="Heading2"/>
        <w:ind w:left="-5"/>
        <w:rPr>
          <w:i/>
          <w:iCs/>
        </w:rPr>
      </w:pPr>
      <w:bookmarkStart w:id="2407" w:name="_Toc208608057"/>
      <w:r>
        <w:t>Risk Probability Matrix</w:t>
      </w:r>
      <w:r w:rsidR="08DDB322">
        <w:t xml:space="preserve"> - </w:t>
      </w:r>
      <w:r w:rsidR="08DDB322" w:rsidRPr="503F0872">
        <w:rPr>
          <w:i/>
          <w:iCs/>
        </w:rPr>
        <w:t>(inherited from v3.0)</w:t>
      </w:r>
      <w:bookmarkEnd w:id="2407"/>
    </w:p>
    <w:p w14:paraId="37271340" w14:textId="6626CD89" w:rsidR="00E7159E" w:rsidRPr="00104E88" w:rsidRDefault="001A7111" w:rsidP="00CC269E">
      <w:pPr>
        <w:pStyle w:val="Caption"/>
      </w:pPr>
      <w:bookmarkStart w:id="2408" w:name="_Toc207458199"/>
      <w:bookmarkStart w:id="2409" w:name="_Toc208135990"/>
      <w:r>
        <w:t xml:space="preserve">Table </w:t>
      </w:r>
      <w:r>
        <w:fldChar w:fldCharType="begin"/>
      </w:r>
      <w:r>
        <w:instrText>SEQ Table \* ARABIC</w:instrText>
      </w:r>
      <w:r>
        <w:fldChar w:fldCharType="separate"/>
      </w:r>
      <w:ins w:id="2410" w:author="Alondra Vega Pacheco" w:date="2025-09-12T19:16:00Z" w16du:dateUtc="2025-09-13T00:16:00Z">
        <w:r w:rsidR="000B213E">
          <w:rPr>
            <w:noProof/>
          </w:rPr>
          <w:t>7</w:t>
        </w:r>
      </w:ins>
      <w:del w:id="2411" w:author="Alondra Vega Pacheco" w:date="2025-09-07T11:11:00Z" w16du:dateUtc="2025-09-07T16:11:00Z">
        <w:r w:rsidR="003B3F28" w:rsidDel="00C33C49">
          <w:rPr>
            <w:noProof/>
          </w:rPr>
          <w:delText>6</w:delText>
        </w:r>
      </w:del>
      <w:bookmarkEnd w:id="2408"/>
      <w:r>
        <w:fldChar w:fldCharType="end"/>
      </w:r>
      <w:r>
        <w:t xml:space="preserve"> </w:t>
      </w:r>
      <w:r w:rsidR="00771A21" w:rsidRPr="00104E88">
        <w:t>Risk Probability Matrix Table</w:t>
      </w:r>
      <w:bookmarkEnd w:id="2409"/>
    </w:p>
    <w:tbl>
      <w:tblPr>
        <w:tblStyle w:val="TableGrid"/>
        <w:tblW w:w="9359" w:type="dxa"/>
        <w:tblInd w:w="12" w:type="dxa"/>
        <w:tblCellMar>
          <w:top w:w="9" w:type="dxa"/>
          <w:left w:w="108" w:type="dxa"/>
          <w:right w:w="72" w:type="dxa"/>
        </w:tblCellMar>
        <w:tblLook w:val="04A0" w:firstRow="1" w:lastRow="0" w:firstColumn="1" w:lastColumn="0" w:noHBand="0" w:noVBand="1"/>
      </w:tblPr>
      <w:tblGrid>
        <w:gridCol w:w="1870"/>
        <w:gridCol w:w="1873"/>
        <w:gridCol w:w="1873"/>
        <w:gridCol w:w="1873"/>
        <w:gridCol w:w="1870"/>
      </w:tblGrid>
      <w:tr w:rsidR="00E7159E" w14:paraId="616CB2AE" w14:textId="77777777" w:rsidTr="007E6E3E">
        <w:trPr>
          <w:trHeight w:val="317"/>
          <w:tblHeader/>
        </w:trPr>
        <w:tc>
          <w:tcPr>
            <w:tcW w:w="18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711A42F5" w14:textId="77777777" w:rsidR="00E7159E" w:rsidRDefault="00771A21">
            <w:pPr>
              <w:spacing w:line="259" w:lineRule="auto"/>
            </w:pPr>
            <w:r>
              <w:rPr>
                <w:b/>
              </w:rPr>
              <w:t xml:space="preserve"> </w:t>
            </w:r>
          </w:p>
        </w:tc>
        <w:tc>
          <w:tcPr>
            <w:tcW w:w="1873" w:type="dxa"/>
            <w:tcBorders>
              <w:top w:val="single" w:sz="8" w:space="0" w:color="000000" w:themeColor="text1"/>
              <w:left w:val="single" w:sz="8" w:space="0" w:color="000000" w:themeColor="text1"/>
              <w:bottom w:val="single" w:sz="8" w:space="0" w:color="000000" w:themeColor="text1"/>
              <w:right w:val="nil"/>
            </w:tcBorders>
            <w:shd w:val="clear" w:color="auto" w:fill="D1D1D1" w:themeFill="background2" w:themeFillShade="E6"/>
          </w:tcPr>
          <w:p w14:paraId="1787A080" w14:textId="77777777" w:rsidR="00E7159E" w:rsidRDefault="00771A21">
            <w:pPr>
              <w:spacing w:line="259" w:lineRule="auto"/>
              <w:ind w:left="2"/>
            </w:pPr>
            <w:r>
              <w:rPr>
                <w:b/>
              </w:rPr>
              <w:t xml:space="preserve">Probability </w:t>
            </w:r>
          </w:p>
        </w:tc>
        <w:tc>
          <w:tcPr>
            <w:tcW w:w="1873" w:type="dxa"/>
            <w:tcBorders>
              <w:top w:val="single" w:sz="8" w:space="0" w:color="000000" w:themeColor="text1"/>
              <w:left w:val="nil"/>
              <w:bottom w:val="single" w:sz="8" w:space="0" w:color="000000" w:themeColor="text1"/>
              <w:right w:val="nil"/>
            </w:tcBorders>
            <w:shd w:val="clear" w:color="auto" w:fill="D1D1D1" w:themeFill="background2" w:themeFillShade="E6"/>
          </w:tcPr>
          <w:p w14:paraId="49250CC4" w14:textId="77777777" w:rsidR="00E7159E" w:rsidRDefault="00E7159E">
            <w:pPr>
              <w:spacing w:after="160" w:line="259" w:lineRule="auto"/>
            </w:pPr>
          </w:p>
        </w:tc>
        <w:tc>
          <w:tcPr>
            <w:tcW w:w="1873" w:type="dxa"/>
            <w:tcBorders>
              <w:top w:val="single" w:sz="8" w:space="0" w:color="000000" w:themeColor="text1"/>
              <w:left w:val="nil"/>
              <w:bottom w:val="single" w:sz="8" w:space="0" w:color="000000" w:themeColor="text1"/>
              <w:right w:val="nil"/>
            </w:tcBorders>
            <w:shd w:val="clear" w:color="auto" w:fill="D1D1D1" w:themeFill="background2" w:themeFillShade="E6"/>
          </w:tcPr>
          <w:p w14:paraId="2D6792DF" w14:textId="77777777" w:rsidR="00E7159E" w:rsidRDefault="00E7159E">
            <w:pPr>
              <w:spacing w:after="160" w:line="259" w:lineRule="auto"/>
            </w:pPr>
          </w:p>
        </w:tc>
        <w:tc>
          <w:tcPr>
            <w:tcW w:w="1870" w:type="dxa"/>
            <w:tcBorders>
              <w:top w:val="single" w:sz="8" w:space="0" w:color="000000" w:themeColor="text1"/>
              <w:left w:val="nil"/>
              <w:bottom w:val="single" w:sz="8" w:space="0" w:color="000000" w:themeColor="text1"/>
              <w:right w:val="single" w:sz="8" w:space="0" w:color="000000" w:themeColor="text1"/>
            </w:tcBorders>
            <w:shd w:val="clear" w:color="auto" w:fill="D1D1D1" w:themeFill="background2" w:themeFillShade="E6"/>
          </w:tcPr>
          <w:p w14:paraId="797A3C6A" w14:textId="77777777" w:rsidR="00E7159E" w:rsidRDefault="00E7159E">
            <w:pPr>
              <w:spacing w:after="160" w:line="259" w:lineRule="auto"/>
            </w:pPr>
          </w:p>
        </w:tc>
      </w:tr>
      <w:tr w:rsidR="00E7159E" w14:paraId="394FC82C" w14:textId="77777777" w:rsidTr="503F0872">
        <w:trPr>
          <w:trHeight w:val="850"/>
        </w:trPr>
        <w:tc>
          <w:tcPr>
            <w:tcW w:w="187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0FA6F0" w14:textId="77777777" w:rsidR="00E7159E" w:rsidRDefault="00771A21">
            <w:pPr>
              <w:spacing w:line="259" w:lineRule="auto"/>
            </w:pPr>
            <w:r>
              <w:rPr>
                <w:b/>
              </w:rPr>
              <w:t xml:space="preserve">Impact </w:t>
            </w:r>
          </w:p>
        </w:tc>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8403FA" w14:textId="77777777" w:rsidR="00E7159E" w:rsidRDefault="00771A21">
            <w:pPr>
              <w:spacing w:after="22" w:line="259" w:lineRule="auto"/>
              <w:ind w:left="2"/>
            </w:pPr>
            <w:r>
              <w:rPr>
                <w:b/>
              </w:rPr>
              <w:t xml:space="preserve">1 = High (80% </w:t>
            </w:r>
          </w:p>
          <w:p w14:paraId="5C996FE6" w14:textId="77777777" w:rsidR="00E7159E" w:rsidRDefault="00771A21">
            <w:pPr>
              <w:spacing w:line="259" w:lineRule="auto"/>
              <w:ind w:left="2"/>
            </w:pPr>
            <w:r>
              <w:rPr>
                <w:b/>
              </w:rPr>
              <w:t xml:space="preserve">≤ x ≤ 100%) </w:t>
            </w:r>
          </w:p>
        </w:tc>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66C1D8" w14:textId="77777777" w:rsidR="00E7159E" w:rsidRDefault="00771A21">
            <w:pPr>
              <w:spacing w:line="259" w:lineRule="auto"/>
              <w:ind w:left="3"/>
            </w:pPr>
            <w:r>
              <w:rPr>
                <w:b/>
              </w:rPr>
              <w:t xml:space="preserve">2 = Medium </w:t>
            </w:r>
          </w:p>
          <w:p w14:paraId="5227358A" w14:textId="77777777" w:rsidR="00E7159E" w:rsidRDefault="00771A21">
            <w:pPr>
              <w:spacing w:line="259" w:lineRule="auto"/>
              <w:ind w:left="3" w:right="2"/>
            </w:pPr>
            <w:r>
              <w:rPr>
                <w:b/>
              </w:rPr>
              <w:t xml:space="preserve">High (60% ≤ x ≤ 80%) </w:t>
            </w:r>
          </w:p>
        </w:tc>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3DC035" w14:textId="77777777" w:rsidR="00E7159E" w:rsidRDefault="00771A21">
            <w:pPr>
              <w:spacing w:line="259" w:lineRule="auto"/>
              <w:ind w:left="2"/>
            </w:pPr>
            <w:r>
              <w:rPr>
                <w:b/>
              </w:rPr>
              <w:t xml:space="preserve">3 = Medium Low (30% ≤ x ≤ 60%) </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037942" w14:textId="77777777" w:rsidR="00E7159E" w:rsidRDefault="00771A21">
            <w:pPr>
              <w:spacing w:line="259" w:lineRule="auto"/>
              <w:ind w:left="2"/>
            </w:pPr>
            <w:r>
              <w:rPr>
                <w:b/>
              </w:rPr>
              <w:t xml:space="preserve">4 = Low (0% ≤ x ≤ 30%) </w:t>
            </w:r>
          </w:p>
        </w:tc>
      </w:tr>
      <w:tr w:rsidR="00E7159E" w14:paraId="002492E8" w14:textId="77777777" w:rsidTr="503F0872">
        <w:trPr>
          <w:trHeight w:val="572"/>
        </w:trPr>
        <w:tc>
          <w:tcPr>
            <w:tcW w:w="187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BF08BD" w14:textId="77777777" w:rsidR="00E7159E" w:rsidRDefault="00771A21">
            <w:pPr>
              <w:spacing w:line="259" w:lineRule="auto"/>
            </w:pPr>
            <w:r>
              <w:t xml:space="preserve">A = High </w:t>
            </w:r>
          </w:p>
          <w:p w14:paraId="6FBF22CF" w14:textId="77777777" w:rsidR="00E7159E" w:rsidRDefault="00771A21">
            <w:pPr>
              <w:spacing w:line="259" w:lineRule="auto"/>
            </w:pPr>
            <w:r>
              <w:t xml:space="preserve">(Rating 100) </w:t>
            </w:r>
          </w:p>
        </w:tc>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0000"/>
          </w:tcPr>
          <w:p w14:paraId="12A74B79" w14:textId="77777777" w:rsidR="00E7159E" w:rsidRDefault="00771A21">
            <w:pPr>
              <w:spacing w:line="259" w:lineRule="auto"/>
              <w:ind w:left="2"/>
            </w:pPr>
            <w:r>
              <w:rPr>
                <w:color w:val="FFFFFF"/>
              </w:rPr>
              <w:t xml:space="preserve">100 –Very High </w:t>
            </w:r>
          </w:p>
          <w:p w14:paraId="37072691" w14:textId="77777777" w:rsidR="00E7159E" w:rsidRDefault="00771A21">
            <w:pPr>
              <w:spacing w:line="259" w:lineRule="auto"/>
              <w:ind w:left="2"/>
            </w:pPr>
            <w:r>
              <w:rPr>
                <w:color w:val="FFFFFF"/>
              </w:rPr>
              <w:t xml:space="preserve">Exposure </w:t>
            </w:r>
          </w:p>
        </w:tc>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Pr>
          <w:p w14:paraId="285F58B3" w14:textId="77777777" w:rsidR="00E7159E" w:rsidRDefault="00771A21">
            <w:pPr>
              <w:spacing w:line="259" w:lineRule="auto"/>
              <w:ind w:left="3"/>
            </w:pPr>
            <w:r>
              <w:t xml:space="preserve">80 –Very High </w:t>
            </w:r>
          </w:p>
          <w:p w14:paraId="6CDAA490" w14:textId="77777777" w:rsidR="00E7159E" w:rsidRDefault="00771A21">
            <w:pPr>
              <w:spacing w:line="259" w:lineRule="auto"/>
              <w:ind w:left="3"/>
            </w:pPr>
            <w:r>
              <w:t xml:space="preserve">Exposure </w:t>
            </w:r>
          </w:p>
        </w:tc>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cPr>
          <w:p w14:paraId="1AE82AD7" w14:textId="77777777" w:rsidR="00E7159E" w:rsidRDefault="00771A21">
            <w:pPr>
              <w:spacing w:line="259" w:lineRule="auto"/>
              <w:ind w:left="2"/>
            </w:pPr>
            <w:r>
              <w:t xml:space="preserve">60 –High </w:t>
            </w:r>
          </w:p>
          <w:p w14:paraId="57C03D9D" w14:textId="77777777" w:rsidR="00E7159E" w:rsidRDefault="00771A21">
            <w:pPr>
              <w:spacing w:line="259" w:lineRule="auto"/>
              <w:ind w:left="2"/>
            </w:pPr>
            <w:r>
              <w:t xml:space="preserve">Exposure </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0508A321" w14:textId="77777777" w:rsidR="00E7159E" w:rsidRDefault="00771A21">
            <w:pPr>
              <w:spacing w:line="259" w:lineRule="auto"/>
              <w:ind w:left="2"/>
            </w:pPr>
            <w:r>
              <w:t xml:space="preserve">30 – Moderate </w:t>
            </w:r>
          </w:p>
          <w:p w14:paraId="3766DC77" w14:textId="77777777" w:rsidR="00E7159E" w:rsidRDefault="00771A21">
            <w:pPr>
              <w:spacing w:line="259" w:lineRule="auto"/>
              <w:ind w:left="2"/>
            </w:pPr>
            <w:r>
              <w:t xml:space="preserve">Exposure </w:t>
            </w:r>
          </w:p>
        </w:tc>
      </w:tr>
      <w:tr w:rsidR="00E7159E" w14:paraId="15C36C49" w14:textId="77777777" w:rsidTr="503F0872">
        <w:trPr>
          <w:trHeight w:val="574"/>
        </w:trPr>
        <w:tc>
          <w:tcPr>
            <w:tcW w:w="187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24814F" w14:textId="77777777" w:rsidR="00E7159E" w:rsidRDefault="00771A21">
            <w:pPr>
              <w:spacing w:line="259" w:lineRule="auto"/>
            </w:pPr>
            <w:r>
              <w:t xml:space="preserve">B = Medium (Rating 50) </w:t>
            </w:r>
          </w:p>
        </w:tc>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cPr>
          <w:p w14:paraId="118181EE" w14:textId="77777777" w:rsidR="00E7159E" w:rsidRDefault="00771A21">
            <w:pPr>
              <w:spacing w:line="259" w:lineRule="auto"/>
              <w:ind w:left="2"/>
            </w:pPr>
            <w:r>
              <w:t xml:space="preserve">50 – High </w:t>
            </w:r>
          </w:p>
          <w:p w14:paraId="30623B38" w14:textId="77777777" w:rsidR="00E7159E" w:rsidRDefault="00771A21">
            <w:pPr>
              <w:spacing w:line="259" w:lineRule="auto"/>
              <w:ind w:left="2"/>
            </w:pPr>
            <w:r>
              <w:t xml:space="preserve">Exposure </w:t>
            </w:r>
          </w:p>
        </w:tc>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4386A260" w14:textId="77777777" w:rsidR="00E7159E" w:rsidRDefault="00771A21">
            <w:pPr>
              <w:spacing w:line="259" w:lineRule="auto"/>
              <w:ind w:left="3"/>
            </w:pPr>
            <w:r>
              <w:t xml:space="preserve">40 – Moderate </w:t>
            </w:r>
          </w:p>
          <w:p w14:paraId="1F10106C" w14:textId="77777777" w:rsidR="00E7159E" w:rsidRDefault="00771A21">
            <w:pPr>
              <w:spacing w:line="259" w:lineRule="auto"/>
              <w:ind w:left="3"/>
            </w:pPr>
            <w:r>
              <w:t xml:space="preserve">Exposure </w:t>
            </w:r>
          </w:p>
        </w:tc>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4652C704" w14:textId="77777777" w:rsidR="00E7159E" w:rsidRDefault="00771A21">
            <w:pPr>
              <w:spacing w:line="259" w:lineRule="auto"/>
              <w:ind w:left="2"/>
            </w:pPr>
            <w:r>
              <w:t xml:space="preserve">30 – Moderate </w:t>
            </w:r>
          </w:p>
          <w:p w14:paraId="70A9BEBD" w14:textId="77777777" w:rsidR="00E7159E" w:rsidRDefault="00771A21">
            <w:pPr>
              <w:spacing w:line="259" w:lineRule="auto"/>
              <w:ind w:left="2"/>
            </w:pPr>
            <w:r>
              <w:t xml:space="preserve">Exposure </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7D459" w:themeFill="accent3" w:themeFillTint="99"/>
          </w:tcPr>
          <w:p w14:paraId="3B075425" w14:textId="77777777" w:rsidR="00E7159E" w:rsidRDefault="00771A21">
            <w:pPr>
              <w:spacing w:line="259" w:lineRule="auto"/>
              <w:ind w:left="2"/>
            </w:pPr>
            <w:r>
              <w:t xml:space="preserve">15 – Low </w:t>
            </w:r>
          </w:p>
          <w:p w14:paraId="2333D01B" w14:textId="77777777" w:rsidR="00E7159E" w:rsidRDefault="00771A21">
            <w:pPr>
              <w:spacing w:line="259" w:lineRule="auto"/>
              <w:ind w:left="2"/>
            </w:pPr>
            <w:r>
              <w:t xml:space="preserve">Exposure </w:t>
            </w:r>
          </w:p>
        </w:tc>
      </w:tr>
      <w:tr w:rsidR="00E7159E" w14:paraId="32F8A828" w14:textId="77777777" w:rsidTr="503F0872">
        <w:trPr>
          <w:trHeight w:val="569"/>
        </w:trPr>
        <w:tc>
          <w:tcPr>
            <w:tcW w:w="187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1DE325" w14:textId="77777777" w:rsidR="00E7159E" w:rsidRDefault="00771A21">
            <w:pPr>
              <w:spacing w:line="259" w:lineRule="auto"/>
            </w:pPr>
            <w:r>
              <w:t xml:space="preserve">C = Low (Rating 10) </w:t>
            </w:r>
          </w:p>
        </w:tc>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7D459" w:themeFill="accent3" w:themeFillTint="99"/>
          </w:tcPr>
          <w:p w14:paraId="669FC5E0" w14:textId="77777777" w:rsidR="00E7159E" w:rsidRDefault="00771A21">
            <w:pPr>
              <w:spacing w:line="259" w:lineRule="auto"/>
              <w:ind w:left="2"/>
            </w:pPr>
            <w:r>
              <w:t xml:space="preserve">10 – Low </w:t>
            </w:r>
          </w:p>
          <w:p w14:paraId="1A770E80" w14:textId="77777777" w:rsidR="00E7159E" w:rsidRDefault="00771A21">
            <w:pPr>
              <w:spacing w:line="259" w:lineRule="auto"/>
              <w:ind w:left="2"/>
            </w:pPr>
            <w:r>
              <w:t xml:space="preserve">Exposure </w:t>
            </w:r>
          </w:p>
        </w:tc>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7D459" w:themeFill="accent3" w:themeFillTint="99"/>
          </w:tcPr>
          <w:p w14:paraId="6473FC18" w14:textId="77777777" w:rsidR="00E7159E" w:rsidRDefault="00771A21">
            <w:pPr>
              <w:spacing w:line="259" w:lineRule="auto"/>
              <w:ind w:left="3"/>
            </w:pPr>
            <w:r>
              <w:t xml:space="preserve">8 – Low </w:t>
            </w:r>
          </w:p>
          <w:p w14:paraId="509B1C61" w14:textId="77777777" w:rsidR="00E7159E" w:rsidRDefault="00771A21">
            <w:pPr>
              <w:spacing w:line="259" w:lineRule="auto"/>
              <w:ind w:left="3"/>
            </w:pPr>
            <w:r>
              <w:t xml:space="preserve">Exposure </w:t>
            </w:r>
          </w:p>
        </w:tc>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7D459" w:themeFill="accent3" w:themeFillTint="99"/>
          </w:tcPr>
          <w:p w14:paraId="699C9226" w14:textId="77777777" w:rsidR="00E7159E" w:rsidRDefault="00771A21">
            <w:pPr>
              <w:spacing w:line="259" w:lineRule="auto"/>
              <w:ind w:left="2"/>
            </w:pPr>
            <w:r>
              <w:t xml:space="preserve">6 – Low </w:t>
            </w:r>
          </w:p>
          <w:p w14:paraId="369F9EA3" w14:textId="77777777" w:rsidR="00E7159E" w:rsidRDefault="00771A21">
            <w:pPr>
              <w:spacing w:line="259" w:lineRule="auto"/>
              <w:ind w:left="2"/>
            </w:pPr>
            <w:r>
              <w:t xml:space="preserve">Exposure </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EA72E" w:themeFill="accent6"/>
          </w:tcPr>
          <w:p w14:paraId="24959D19" w14:textId="77777777" w:rsidR="00E7159E" w:rsidRDefault="00771A21">
            <w:pPr>
              <w:spacing w:line="259" w:lineRule="auto"/>
              <w:ind w:left="2"/>
            </w:pPr>
            <w:r>
              <w:t xml:space="preserve">3 – Very Low </w:t>
            </w:r>
          </w:p>
          <w:p w14:paraId="1AB87F4F" w14:textId="77777777" w:rsidR="00E7159E" w:rsidRDefault="00771A21">
            <w:pPr>
              <w:spacing w:line="259" w:lineRule="auto"/>
              <w:ind w:left="2"/>
            </w:pPr>
            <w:r>
              <w:t xml:space="preserve">Exposure </w:t>
            </w:r>
          </w:p>
        </w:tc>
      </w:tr>
    </w:tbl>
    <w:p w14:paraId="71105554" w14:textId="5227FBD6" w:rsidR="503F0872" w:rsidRDefault="503F0872" w:rsidP="007E6E3E">
      <w:pPr>
        <w:pStyle w:val="Heading2"/>
        <w:numPr>
          <w:ilvl w:val="0"/>
          <w:numId w:val="0"/>
        </w:numPr>
        <w:ind w:left="-5"/>
      </w:pPr>
    </w:p>
    <w:p w14:paraId="2C140788" w14:textId="2FB2DC64" w:rsidR="00E7159E" w:rsidRDefault="00771A21" w:rsidP="503F0872">
      <w:pPr>
        <w:pStyle w:val="Heading2"/>
        <w:ind w:left="-5"/>
        <w:rPr>
          <w:ins w:id="2412" w:author="Alondra Vega Pacheco" w:date="2025-09-12T22:23:00Z" w16du:dateUtc="2025-09-13T03:23:00Z"/>
          <w:i/>
          <w:iCs/>
        </w:rPr>
      </w:pPr>
      <w:bookmarkStart w:id="2413" w:name="_Toc208608058"/>
      <w:r>
        <w:t>Risk Identification, Probability, and Mitigation</w:t>
      </w:r>
      <w:r w:rsidR="72C812CF">
        <w:t xml:space="preserve">- </w:t>
      </w:r>
      <w:r w:rsidR="72C812CF" w:rsidRPr="503F0872">
        <w:rPr>
          <w:i/>
          <w:iCs/>
        </w:rPr>
        <w:t>(updated in v4.</w:t>
      </w:r>
      <w:del w:id="2414" w:author="Alondra Vega Pacheco" w:date="2025-09-12T22:21:00Z" w16du:dateUtc="2025-09-13T03:21:00Z">
        <w:r w:rsidR="72C812CF" w:rsidRPr="503F0872" w:rsidDel="001C7A0B">
          <w:rPr>
            <w:i/>
            <w:iCs/>
          </w:rPr>
          <w:delText>0)</w:delText>
        </w:r>
      </w:del>
      <w:bookmarkEnd w:id="2413"/>
      <w:ins w:id="2415" w:author="Alondra Vega Pacheco" w:date="2025-09-12T22:21:00Z" w16du:dateUtc="2025-09-13T03:21:00Z">
        <w:r w:rsidR="001C7A0B">
          <w:rPr>
            <w:i/>
            <w:iCs/>
          </w:rPr>
          <w:t>1</w:t>
        </w:r>
      </w:ins>
      <w:ins w:id="2416" w:author="Alondra Vega Pacheco" w:date="2025-09-12T22:23:00Z" w16du:dateUtc="2025-09-13T03:23:00Z">
        <w:r w:rsidR="006074BE">
          <w:rPr>
            <w:i/>
            <w:iCs/>
          </w:rPr>
          <w:t>)</w:t>
        </w:r>
      </w:ins>
    </w:p>
    <w:p w14:paraId="6BDB7010" w14:textId="29224809" w:rsidR="00372BC6" w:rsidRPr="00372BC6" w:rsidRDefault="00372BC6">
      <w:pPr>
        <w:rPr>
          <w:ins w:id="2417" w:author="Alondra Vega Pacheco" w:date="2025-09-12T22:23:00Z" w16du:dateUtc="2025-09-13T03:23:00Z"/>
          <w:rPrChange w:id="2418" w:author="Alondra Vega Pacheco" w:date="2025-09-12T22:23:00Z" w16du:dateUtc="2025-09-13T03:23:00Z">
            <w:rPr>
              <w:ins w:id="2419" w:author="Alondra Vega Pacheco" w:date="2025-09-12T22:23:00Z" w16du:dateUtc="2025-09-13T03:23:00Z"/>
              <w:i/>
              <w:iCs/>
            </w:rPr>
          </w:rPrChange>
        </w:rPr>
        <w:pPrChange w:id="2420" w:author="Alondra Vega Pacheco" w:date="2025-09-12T22:23:00Z" w16du:dateUtc="2025-09-13T03:23:00Z">
          <w:pPr>
            <w:pStyle w:val="Heading2"/>
            <w:ind w:left="-5"/>
          </w:pPr>
        </w:pPrChange>
      </w:pPr>
      <w:ins w:id="2421" w:author="Alondra Vega Pacheco" w:date="2025-09-12T22:23:00Z" w16du:dateUtc="2025-09-13T03:23:00Z">
        <w:r>
          <w:t xml:space="preserve">Table </w:t>
        </w:r>
        <w:r>
          <w:fldChar w:fldCharType="begin"/>
        </w:r>
        <w:r>
          <w:instrText>SEQ Table \* ARABIC</w:instrText>
        </w:r>
        <w:r>
          <w:fldChar w:fldCharType="separate"/>
        </w:r>
        <w:r>
          <w:rPr>
            <w:noProof/>
          </w:rPr>
          <w:t>8</w:t>
        </w:r>
        <w:r>
          <w:fldChar w:fldCharType="end"/>
        </w:r>
        <w:r>
          <w:t xml:space="preserve"> </w:t>
        </w:r>
        <w:r w:rsidRPr="003E3D25">
          <w:t>Risk Probability and Mitigation Table</w:t>
        </w:r>
      </w:ins>
    </w:p>
    <w:p w14:paraId="5A013D36" w14:textId="77777777" w:rsidR="006074BE" w:rsidRPr="006074BE" w:rsidRDefault="006074BE">
      <w:pPr>
        <w:rPr>
          <w:rPrChange w:id="2422" w:author="Alondra Vega Pacheco" w:date="2025-09-12T22:23:00Z" w16du:dateUtc="2025-09-13T03:23:00Z">
            <w:rPr>
              <w:i/>
              <w:iCs/>
            </w:rPr>
          </w:rPrChange>
        </w:rPr>
        <w:pPrChange w:id="2423" w:author="Alondra Vega Pacheco" w:date="2025-09-12T22:23:00Z" w16du:dateUtc="2025-09-13T03:23:00Z">
          <w:pPr>
            <w:pStyle w:val="Heading2"/>
            <w:ind w:left="-5"/>
          </w:pPr>
        </w:pPrChange>
      </w:pP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Change w:id="2424" w:author="Alondra Vega Pacheco" w:date="2025-09-12T22:23:00Z" w16du:dateUtc="2025-09-13T03:23: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3743"/>
        <w:gridCol w:w="1251"/>
        <w:gridCol w:w="1096"/>
        <w:gridCol w:w="664"/>
        <w:gridCol w:w="3317"/>
        <w:tblGridChange w:id="2425">
          <w:tblGrid>
            <w:gridCol w:w="8"/>
            <w:gridCol w:w="3743"/>
            <w:gridCol w:w="42"/>
            <w:gridCol w:w="1209"/>
            <w:gridCol w:w="12"/>
            <w:gridCol w:w="1068"/>
            <w:gridCol w:w="16"/>
            <w:gridCol w:w="618"/>
            <w:gridCol w:w="46"/>
            <w:gridCol w:w="3317"/>
            <w:gridCol w:w="8"/>
          </w:tblGrid>
        </w:tblGridChange>
      </w:tblGrid>
      <w:tr w:rsidR="006074BE" w:rsidRPr="006074BE" w14:paraId="580F6D9B" w14:textId="77777777" w:rsidTr="006074BE">
        <w:trPr>
          <w:tblHeader/>
          <w:tblCellSpacing w:w="15" w:type="dxa"/>
          <w:ins w:id="2426" w:author="Alondra Vega Pacheco" w:date="2025-09-12T22:23:00Z"/>
          <w:trPrChange w:id="2427" w:author="Alondra Vega Pacheco" w:date="2025-09-12T22:23:00Z" w16du:dateUtc="2025-09-13T03:23:00Z">
            <w:trPr>
              <w:tblHeader/>
              <w:tblCellSpacing w:w="15" w:type="dxa"/>
            </w:trPr>
          </w:trPrChange>
        </w:trPr>
        <w:tc>
          <w:tcPr>
            <w:tcW w:w="0" w:type="auto"/>
            <w:vAlign w:val="center"/>
            <w:hideMark/>
            <w:tcPrChange w:id="2428" w:author="Alondra Vega Pacheco" w:date="2025-09-12T22:23:00Z" w16du:dateUtc="2025-09-13T03:23:00Z">
              <w:tcPr>
                <w:tcW w:w="0" w:type="auto"/>
                <w:gridSpan w:val="3"/>
                <w:vAlign w:val="center"/>
                <w:hideMark/>
              </w:tcPr>
            </w:tcPrChange>
          </w:tcPr>
          <w:p w14:paraId="6913EB9A" w14:textId="77777777" w:rsidR="006074BE" w:rsidRPr="006074BE" w:rsidRDefault="006074BE" w:rsidP="006074BE">
            <w:pPr>
              <w:spacing w:line="240" w:lineRule="auto"/>
              <w:jc w:val="center"/>
              <w:rPr>
                <w:ins w:id="2429" w:author="Alondra Vega Pacheco" w:date="2025-09-12T22:23:00Z" w16du:dateUtc="2025-09-13T03:23:00Z"/>
                <w:rFonts w:ascii="Times New Roman" w:hAnsi="Times New Roman"/>
                <w:b/>
                <w:bCs/>
                <w:szCs w:val="24"/>
              </w:rPr>
            </w:pPr>
            <w:bookmarkStart w:id="2430" w:name="_Toc207458200"/>
            <w:bookmarkStart w:id="2431" w:name="_Toc208135991"/>
            <w:ins w:id="2432" w:author="Alondra Vega Pacheco" w:date="2025-09-12T22:23:00Z" w16du:dateUtc="2025-09-13T03:23:00Z">
              <w:r w:rsidRPr="006074BE">
                <w:rPr>
                  <w:rFonts w:ascii="Times New Roman" w:hAnsi="Times New Roman"/>
                  <w:b/>
                  <w:bCs/>
                  <w:szCs w:val="24"/>
                </w:rPr>
                <w:t>Risk</w:t>
              </w:r>
            </w:ins>
          </w:p>
        </w:tc>
        <w:tc>
          <w:tcPr>
            <w:tcW w:w="0" w:type="auto"/>
            <w:vAlign w:val="center"/>
            <w:hideMark/>
            <w:tcPrChange w:id="2433" w:author="Alondra Vega Pacheco" w:date="2025-09-12T22:23:00Z" w16du:dateUtc="2025-09-13T03:23:00Z">
              <w:tcPr>
                <w:tcW w:w="0" w:type="auto"/>
                <w:gridSpan w:val="2"/>
                <w:vAlign w:val="center"/>
                <w:hideMark/>
              </w:tcPr>
            </w:tcPrChange>
          </w:tcPr>
          <w:p w14:paraId="3C426B35" w14:textId="77777777" w:rsidR="006074BE" w:rsidRPr="006074BE" w:rsidRDefault="006074BE" w:rsidP="006074BE">
            <w:pPr>
              <w:spacing w:line="240" w:lineRule="auto"/>
              <w:jc w:val="center"/>
              <w:rPr>
                <w:ins w:id="2434" w:author="Alondra Vega Pacheco" w:date="2025-09-12T22:23:00Z" w16du:dateUtc="2025-09-13T03:23:00Z"/>
                <w:rFonts w:ascii="Times New Roman" w:hAnsi="Times New Roman"/>
                <w:b/>
                <w:bCs/>
                <w:szCs w:val="24"/>
              </w:rPr>
            </w:pPr>
            <w:ins w:id="2435" w:author="Alondra Vega Pacheco" w:date="2025-09-12T22:23:00Z" w16du:dateUtc="2025-09-13T03:23:00Z">
              <w:r w:rsidRPr="006074BE">
                <w:rPr>
                  <w:rFonts w:ascii="Times New Roman" w:hAnsi="Times New Roman"/>
                  <w:b/>
                  <w:bCs/>
                  <w:szCs w:val="24"/>
                </w:rPr>
                <w:t>Probability</w:t>
              </w:r>
            </w:ins>
          </w:p>
        </w:tc>
        <w:tc>
          <w:tcPr>
            <w:tcW w:w="0" w:type="auto"/>
            <w:vAlign w:val="center"/>
            <w:hideMark/>
            <w:tcPrChange w:id="2436" w:author="Alondra Vega Pacheco" w:date="2025-09-12T22:23:00Z" w16du:dateUtc="2025-09-13T03:23:00Z">
              <w:tcPr>
                <w:tcW w:w="0" w:type="auto"/>
                <w:vAlign w:val="center"/>
                <w:hideMark/>
              </w:tcPr>
            </w:tcPrChange>
          </w:tcPr>
          <w:p w14:paraId="5B17982F" w14:textId="77777777" w:rsidR="006074BE" w:rsidRPr="006074BE" w:rsidRDefault="006074BE" w:rsidP="006074BE">
            <w:pPr>
              <w:spacing w:line="240" w:lineRule="auto"/>
              <w:jc w:val="center"/>
              <w:rPr>
                <w:ins w:id="2437" w:author="Alondra Vega Pacheco" w:date="2025-09-12T22:23:00Z" w16du:dateUtc="2025-09-13T03:23:00Z"/>
                <w:rFonts w:ascii="Times New Roman" w:hAnsi="Times New Roman"/>
                <w:b/>
                <w:bCs/>
                <w:szCs w:val="24"/>
              </w:rPr>
            </w:pPr>
            <w:ins w:id="2438" w:author="Alondra Vega Pacheco" w:date="2025-09-12T22:23:00Z" w16du:dateUtc="2025-09-13T03:23:00Z">
              <w:r w:rsidRPr="006074BE">
                <w:rPr>
                  <w:rFonts w:ascii="Times New Roman" w:hAnsi="Times New Roman"/>
                  <w:b/>
                  <w:bCs/>
                  <w:szCs w:val="24"/>
                </w:rPr>
                <w:t>Impact</w:t>
              </w:r>
            </w:ins>
          </w:p>
        </w:tc>
        <w:tc>
          <w:tcPr>
            <w:tcW w:w="0" w:type="auto"/>
            <w:vAlign w:val="center"/>
            <w:hideMark/>
            <w:tcPrChange w:id="2439" w:author="Alondra Vega Pacheco" w:date="2025-09-12T22:23:00Z" w16du:dateUtc="2025-09-13T03:23:00Z">
              <w:tcPr>
                <w:tcW w:w="0" w:type="auto"/>
                <w:gridSpan w:val="2"/>
                <w:vAlign w:val="center"/>
                <w:hideMark/>
              </w:tcPr>
            </w:tcPrChange>
          </w:tcPr>
          <w:p w14:paraId="33362B4D" w14:textId="77777777" w:rsidR="006074BE" w:rsidRPr="006074BE" w:rsidRDefault="006074BE" w:rsidP="006074BE">
            <w:pPr>
              <w:spacing w:line="240" w:lineRule="auto"/>
              <w:jc w:val="center"/>
              <w:rPr>
                <w:ins w:id="2440" w:author="Alondra Vega Pacheco" w:date="2025-09-12T22:23:00Z" w16du:dateUtc="2025-09-13T03:23:00Z"/>
                <w:rFonts w:ascii="Times New Roman" w:hAnsi="Times New Roman"/>
                <w:b/>
                <w:bCs/>
                <w:szCs w:val="24"/>
              </w:rPr>
            </w:pPr>
            <w:ins w:id="2441" w:author="Alondra Vega Pacheco" w:date="2025-09-12T22:23:00Z" w16du:dateUtc="2025-09-13T03:23:00Z">
              <w:r w:rsidRPr="006074BE">
                <w:rPr>
                  <w:rFonts w:ascii="Times New Roman" w:hAnsi="Times New Roman"/>
                  <w:b/>
                  <w:bCs/>
                  <w:szCs w:val="24"/>
                </w:rPr>
                <w:t>Score</w:t>
              </w:r>
            </w:ins>
          </w:p>
        </w:tc>
        <w:tc>
          <w:tcPr>
            <w:tcW w:w="0" w:type="auto"/>
            <w:vAlign w:val="center"/>
            <w:hideMark/>
            <w:tcPrChange w:id="2442" w:author="Alondra Vega Pacheco" w:date="2025-09-12T22:23:00Z" w16du:dateUtc="2025-09-13T03:23:00Z">
              <w:tcPr>
                <w:tcW w:w="0" w:type="auto"/>
                <w:gridSpan w:val="3"/>
                <w:vAlign w:val="center"/>
                <w:hideMark/>
              </w:tcPr>
            </w:tcPrChange>
          </w:tcPr>
          <w:p w14:paraId="4027F5D9" w14:textId="77777777" w:rsidR="006074BE" w:rsidRPr="006074BE" w:rsidRDefault="006074BE" w:rsidP="006074BE">
            <w:pPr>
              <w:spacing w:line="240" w:lineRule="auto"/>
              <w:jc w:val="center"/>
              <w:rPr>
                <w:ins w:id="2443" w:author="Alondra Vega Pacheco" w:date="2025-09-12T22:23:00Z" w16du:dateUtc="2025-09-13T03:23:00Z"/>
                <w:rFonts w:ascii="Times New Roman" w:hAnsi="Times New Roman"/>
                <w:b/>
                <w:bCs/>
                <w:szCs w:val="24"/>
              </w:rPr>
            </w:pPr>
            <w:ins w:id="2444" w:author="Alondra Vega Pacheco" w:date="2025-09-12T22:23:00Z" w16du:dateUtc="2025-09-13T03:23:00Z">
              <w:r w:rsidRPr="006074BE">
                <w:rPr>
                  <w:rFonts w:ascii="Times New Roman" w:hAnsi="Times New Roman"/>
                  <w:b/>
                  <w:bCs/>
                  <w:szCs w:val="24"/>
                </w:rPr>
                <w:t>Mitigation Strategy</w:t>
              </w:r>
            </w:ins>
          </w:p>
        </w:tc>
      </w:tr>
      <w:tr w:rsidR="006074BE" w:rsidRPr="006074BE" w14:paraId="747EBCC5" w14:textId="77777777" w:rsidTr="00DC715C">
        <w:trPr>
          <w:tblCellSpacing w:w="15" w:type="dxa"/>
          <w:ins w:id="2445" w:author="Alondra Vega Pacheco" w:date="2025-09-12T22:23:00Z"/>
          <w:trPrChange w:id="2446" w:author="Alondra Vega Pacheco" w:date="2025-10-14T11:27:00Z" w16du:dateUtc="2025-10-14T16:27:00Z">
            <w:trPr>
              <w:tblCellSpacing w:w="15" w:type="dxa"/>
            </w:trPr>
          </w:trPrChange>
        </w:trPr>
        <w:tc>
          <w:tcPr>
            <w:tcW w:w="0" w:type="auto"/>
            <w:vAlign w:val="center"/>
            <w:hideMark/>
            <w:tcPrChange w:id="2447" w:author="Alondra Vega Pacheco" w:date="2025-10-14T11:27:00Z" w16du:dateUtc="2025-10-14T16:27:00Z">
              <w:tcPr>
                <w:tcW w:w="0" w:type="auto"/>
                <w:gridSpan w:val="3"/>
                <w:vAlign w:val="center"/>
                <w:hideMark/>
              </w:tcPr>
            </w:tcPrChange>
          </w:tcPr>
          <w:p w14:paraId="62ECC31A" w14:textId="77777777" w:rsidR="006074BE" w:rsidRPr="006074BE" w:rsidRDefault="006074BE" w:rsidP="006074BE">
            <w:pPr>
              <w:spacing w:line="240" w:lineRule="auto"/>
              <w:rPr>
                <w:ins w:id="2448" w:author="Alondra Vega Pacheco" w:date="2025-09-12T22:23:00Z" w16du:dateUtc="2025-09-13T03:23:00Z"/>
                <w:rFonts w:ascii="Times New Roman" w:hAnsi="Times New Roman"/>
                <w:szCs w:val="24"/>
              </w:rPr>
            </w:pPr>
            <w:ins w:id="2449" w:author="Alondra Vega Pacheco" w:date="2025-09-12T22:23:00Z" w16du:dateUtc="2025-09-13T03:23:00Z">
              <w:r w:rsidRPr="006074BE">
                <w:rPr>
                  <w:rFonts w:ascii="Times New Roman" w:hAnsi="Times New Roman"/>
                  <w:b/>
                  <w:bCs/>
                  <w:szCs w:val="24"/>
                </w:rPr>
                <w:t>HIPAA compliance failure (data mishandling, misconfigured AWS)</w:t>
              </w:r>
            </w:ins>
          </w:p>
        </w:tc>
        <w:tc>
          <w:tcPr>
            <w:tcW w:w="0" w:type="auto"/>
            <w:vAlign w:val="center"/>
            <w:hideMark/>
            <w:tcPrChange w:id="2450" w:author="Alondra Vega Pacheco" w:date="2025-10-14T11:27:00Z" w16du:dateUtc="2025-10-14T16:27:00Z">
              <w:tcPr>
                <w:tcW w:w="0" w:type="auto"/>
                <w:gridSpan w:val="2"/>
                <w:vAlign w:val="center"/>
                <w:hideMark/>
              </w:tcPr>
            </w:tcPrChange>
          </w:tcPr>
          <w:p w14:paraId="30059696" w14:textId="77777777" w:rsidR="006074BE" w:rsidRPr="006074BE" w:rsidRDefault="006074BE" w:rsidP="006074BE">
            <w:pPr>
              <w:spacing w:line="240" w:lineRule="auto"/>
              <w:rPr>
                <w:ins w:id="2451" w:author="Alondra Vega Pacheco" w:date="2025-09-12T22:23:00Z" w16du:dateUtc="2025-09-13T03:23:00Z"/>
                <w:rFonts w:ascii="Times New Roman" w:hAnsi="Times New Roman"/>
                <w:szCs w:val="24"/>
              </w:rPr>
            </w:pPr>
            <w:ins w:id="2452" w:author="Alondra Vega Pacheco" w:date="2025-09-12T22:23:00Z" w16du:dateUtc="2025-09-13T03:23:00Z">
              <w:r w:rsidRPr="006074BE">
                <w:rPr>
                  <w:rFonts w:ascii="Times New Roman" w:hAnsi="Times New Roman"/>
                  <w:szCs w:val="24"/>
                </w:rPr>
                <w:t>3</w:t>
              </w:r>
            </w:ins>
          </w:p>
        </w:tc>
        <w:tc>
          <w:tcPr>
            <w:tcW w:w="0" w:type="auto"/>
            <w:vAlign w:val="center"/>
            <w:hideMark/>
            <w:tcPrChange w:id="2453" w:author="Alondra Vega Pacheco" w:date="2025-10-14T11:27:00Z" w16du:dateUtc="2025-10-14T16:27:00Z">
              <w:tcPr>
                <w:tcW w:w="0" w:type="auto"/>
                <w:vAlign w:val="center"/>
                <w:hideMark/>
              </w:tcPr>
            </w:tcPrChange>
          </w:tcPr>
          <w:p w14:paraId="616EBFAC" w14:textId="77777777" w:rsidR="006074BE" w:rsidRPr="006074BE" w:rsidRDefault="006074BE" w:rsidP="006074BE">
            <w:pPr>
              <w:spacing w:line="240" w:lineRule="auto"/>
              <w:rPr>
                <w:ins w:id="2454" w:author="Alondra Vega Pacheco" w:date="2025-09-12T22:23:00Z" w16du:dateUtc="2025-09-13T03:23:00Z"/>
                <w:rFonts w:ascii="Times New Roman" w:hAnsi="Times New Roman"/>
                <w:szCs w:val="24"/>
              </w:rPr>
            </w:pPr>
            <w:ins w:id="2455" w:author="Alondra Vega Pacheco" w:date="2025-09-12T22:23:00Z" w16du:dateUtc="2025-09-13T03:23:00Z">
              <w:r w:rsidRPr="006074BE">
                <w:rPr>
                  <w:rFonts w:ascii="Times New Roman" w:hAnsi="Times New Roman"/>
                  <w:szCs w:val="24"/>
                </w:rPr>
                <w:t>A</w:t>
              </w:r>
            </w:ins>
          </w:p>
        </w:tc>
        <w:tc>
          <w:tcPr>
            <w:tcW w:w="0" w:type="auto"/>
            <w:shd w:val="clear" w:color="auto" w:fill="EE0000"/>
            <w:vAlign w:val="center"/>
            <w:hideMark/>
            <w:tcPrChange w:id="2456" w:author="Alondra Vega Pacheco" w:date="2025-10-14T11:27:00Z" w16du:dateUtc="2025-10-14T16:27:00Z">
              <w:tcPr>
                <w:tcW w:w="0" w:type="auto"/>
                <w:gridSpan w:val="2"/>
                <w:vAlign w:val="center"/>
                <w:hideMark/>
              </w:tcPr>
            </w:tcPrChange>
          </w:tcPr>
          <w:p w14:paraId="70BC18C0" w14:textId="77777777" w:rsidR="006074BE" w:rsidRPr="006074BE" w:rsidRDefault="006074BE" w:rsidP="006074BE">
            <w:pPr>
              <w:spacing w:line="240" w:lineRule="auto"/>
              <w:rPr>
                <w:ins w:id="2457" w:author="Alondra Vega Pacheco" w:date="2025-09-12T22:23:00Z" w16du:dateUtc="2025-09-13T03:23:00Z"/>
                <w:rFonts w:ascii="Times New Roman" w:hAnsi="Times New Roman"/>
                <w:szCs w:val="24"/>
              </w:rPr>
            </w:pPr>
            <w:ins w:id="2458" w:author="Alondra Vega Pacheco" w:date="2025-09-12T22:23:00Z" w16du:dateUtc="2025-09-13T03:23:00Z">
              <w:r w:rsidRPr="006074BE">
                <w:rPr>
                  <w:rFonts w:ascii="Times New Roman" w:hAnsi="Times New Roman"/>
                  <w:b/>
                  <w:bCs/>
                  <w:szCs w:val="24"/>
                </w:rPr>
                <w:t>90</w:t>
              </w:r>
            </w:ins>
          </w:p>
        </w:tc>
        <w:tc>
          <w:tcPr>
            <w:tcW w:w="0" w:type="auto"/>
            <w:vAlign w:val="center"/>
            <w:hideMark/>
            <w:tcPrChange w:id="2459" w:author="Alondra Vega Pacheco" w:date="2025-10-14T11:27:00Z" w16du:dateUtc="2025-10-14T16:27:00Z">
              <w:tcPr>
                <w:tcW w:w="0" w:type="auto"/>
                <w:gridSpan w:val="3"/>
                <w:vAlign w:val="center"/>
                <w:hideMark/>
              </w:tcPr>
            </w:tcPrChange>
          </w:tcPr>
          <w:p w14:paraId="7B0E73D5" w14:textId="77777777" w:rsidR="006074BE" w:rsidRPr="006074BE" w:rsidRDefault="006074BE" w:rsidP="006074BE">
            <w:pPr>
              <w:spacing w:line="240" w:lineRule="auto"/>
              <w:rPr>
                <w:ins w:id="2460" w:author="Alondra Vega Pacheco" w:date="2025-09-12T22:23:00Z" w16du:dateUtc="2025-09-13T03:23:00Z"/>
                <w:rFonts w:ascii="Times New Roman" w:hAnsi="Times New Roman"/>
                <w:szCs w:val="24"/>
              </w:rPr>
            </w:pPr>
            <w:ins w:id="2461" w:author="Alondra Vega Pacheco" w:date="2025-09-12T22:23:00Z" w16du:dateUtc="2025-09-13T03:23:00Z">
              <w:r w:rsidRPr="006074BE">
                <w:rPr>
                  <w:rFonts w:ascii="Times New Roman" w:hAnsi="Times New Roman"/>
                  <w:szCs w:val="24"/>
                </w:rPr>
                <w:t>Regular audits, legal reviews, use HIPAA-eligible AWS services, and enforce encryption.</w:t>
              </w:r>
            </w:ins>
          </w:p>
        </w:tc>
      </w:tr>
      <w:tr w:rsidR="006074BE" w:rsidRPr="006074BE" w14:paraId="32C497F3" w14:textId="77777777" w:rsidTr="006074BE">
        <w:trPr>
          <w:tblCellSpacing w:w="15" w:type="dxa"/>
          <w:ins w:id="2462" w:author="Alondra Vega Pacheco" w:date="2025-09-12T22:23:00Z"/>
          <w:trPrChange w:id="2463" w:author="Alondra Vega Pacheco" w:date="2025-09-12T22:23:00Z" w16du:dateUtc="2025-09-13T03:23:00Z">
            <w:trPr>
              <w:tblCellSpacing w:w="15" w:type="dxa"/>
            </w:trPr>
          </w:trPrChange>
        </w:trPr>
        <w:tc>
          <w:tcPr>
            <w:tcW w:w="0" w:type="auto"/>
            <w:vAlign w:val="center"/>
            <w:hideMark/>
            <w:tcPrChange w:id="2464" w:author="Alondra Vega Pacheco" w:date="2025-09-12T22:23:00Z" w16du:dateUtc="2025-09-13T03:23:00Z">
              <w:tcPr>
                <w:tcW w:w="0" w:type="auto"/>
                <w:gridSpan w:val="3"/>
                <w:vAlign w:val="center"/>
                <w:hideMark/>
              </w:tcPr>
            </w:tcPrChange>
          </w:tcPr>
          <w:p w14:paraId="3D1CBE4A" w14:textId="77777777" w:rsidR="006074BE" w:rsidRPr="006074BE" w:rsidRDefault="006074BE" w:rsidP="006074BE">
            <w:pPr>
              <w:spacing w:line="240" w:lineRule="auto"/>
              <w:rPr>
                <w:ins w:id="2465" w:author="Alondra Vega Pacheco" w:date="2025-09-12T22:23:00Z" w16du:dateUtc="2025-09-13T03:23:00Z"/>
                <w:rFonts w:ascii="Times New Roman" w:hAnsi="Times New Roman"/>
                <w:szCs w:val="24"/>
              </w:rPr>
            </w:pPr>
            <w:ins w:id="2466" w:author="Alondra Vega Pacheco" w:date="2025-09-12T22:23:00Z" w16du:dateUtc="2025-09-13T03:23:00Z">
              <w:r w:rsidRPr="006074BE">
                <w:rPr>
                  <w:rFonts w:ascii="Times New Roman" w:hAnsi="Times New Roman"/>
                  <w:b/>
                  <w:bCs/>
                  <w:szCs w:val="24"/>
                </w:rPr>
                <w:lastRenderedPageBreak/>
                <w:t>Failure to integrate third-party APIs (Stripe, Fitbit, Nest, Zoom)</w:t>
              </w:r>
            </w:ins>
          </w:p>
        </w:tc>
        <w:tc>
          <w:tcPr>
            <w:tcW w:w="0" w:type="auto"/>
            <w:vAlign w:val="center"/>
            <w:hideMark/>
            <w:tcPrChange w:id="2467" w:author="Alondra Vega Pacheco" w:date="2025-09-12T22:23:00Z" w16du:dateUtc="2025-09-13T03:23:00Z">
              <w:tcPr>
                <w:tcW w:w="0" w:type="auto"/>
                <w:gridSpan w:val="2"/>
                <w:vAlign w:val="center"/>
                <w:hideMark/>
              </w:tcPr>
            </w:tcPrChange>
          </w:tcPr>
          <w:p w14:paraId="12BCE5F1" w14:textId="77777777" w:rsidR="006074BE" w:rsidRPr="006074BE" w:rsidRDefault="006074BE" w:rsidP="006074BE">
            <w:pPr>
              <w:spacing w:line="240" w:lineRule="auto"/>
              <w:rPr>
                <w:ins w:id="2468" w:author="Alondra Vega Pacheco" w:date="2025-09-12T22:23:00Z" w16du:dateUtc="2025-09-13T03:23:00Z"/>
                <w:rFonts w:ascii="Times New Roman" w:hAnsi="Times New Roman"/>
                <w:szCs w:val="24"/>
              </w:rPr>
            </w:pPr>
            <w:ins w:id="2469" w:author="Alondra Vega Pacheco" w:date="2025-09-12T22:23:00Z" w16du:dateUtc="2025-09-13T03:23:00Z">
              <w:r w:rsidRPr="006074BE">
                <w:rPr>
                  <w:rFonts w:ascii="Times New Roman" w:hAnsi="Times New Roman"/>
                  <w:szCs w:val="24"/>
                </w:rPr>
                <w:t>3</w:t>
              </w:r>
            </w:ins>
          </w:p>
        </w:tc>
        <w:tc>
          <w:tcPr>
            <w:tcW w:w="0" w:type="auto"/>
            <w:vAlign w:val="center"/>
            <w:hideMark/>
            <w:tcPrChange w:id="2470" w:author="Alondra Vega Pacheco" w:date="2025-09-12T22:23:00Z" w16du:dateUtc="2025-09-13T03:23:00Z">
              <w:tcPr>
                <w:tcW w:w="0" w:type="auto"/>
                <w:vAlign w:val="center"/>
                <w:hideMark/>
              </w:tcPr>
            </w:tcPrChange>
          </w:tcPr>
          <w:p w14:paraId="73CE05D8" w14:textId="77777777" w:rsidR="006074BE" w:rsidRPr="006074BE" w:rsidRDefault="006074BE" w:rsidP="006074BE">
            <w:pPr>
              <w:spacing w:line="240" w:lineRule="auto"/>
              <w:rPr>
                <w:ins w:id="2471" w:author="Alondra Vega Pacheco" w:date="2025-09-12T22:23:00Z" w16du:dateUtc="2025-09-13T03:23:00Z"/>
                <w:rFonts w:ascii="Times New Roman" w:hAnsi="Times New Roman"/>
                <w:szCs w:val="24"/>
              </w:rPr>
            </w:pPr>
            <w:ins w:id="2472" w:author="Alondra Vega Pacheco" w:date="2025-09-12T22:23:00Z" w16du:dateUtc="2025-09-13T03:23:00Z">
              <w:r w:rsidRPr="006074BE">
                <w:rPr>
                  <w:rFonts w:ascii="Times New Roman" w:hAnsi="Times New Roman"/>
                  <w:szCs w:val="24"/>
                </w:rPr>
                <w:t>A</w:t>
              </w:r>
            </w:ins>
          </w:p>
        </w:tc>
        <w:tc>
          <w:tcPr>
            <w:tcW w:w="0" w:type="auto"/>
            <w:vAlign w:val="center"/>
            <w:hideMark/>
            <w:tcPrChange w:id="2473" w:author="Alondra Vega Pacheco" w:date="2025-09-12T22:23:00Z" w16du:dateUtc="2025-09-13T03:23:00Z">
              <w:tcPr>
                <w:tcW w:w="0" w:type="auto"/>
                <w:gridSpan w:val="2"/>
                <w:vAlign w:val="center"/>
                <w:hideMark/>
              </w:tcPr>
            </w:tcPrChange>
          </w:tcPr>
          <w:p w14:paraId="41C3319F" w14:textId="77777777" w:rsidR="006074BE" w:rsidRPr="006074BE" w:rsidRDefault="006074BE" w:rsidP="006074BE">
            <w:pPr>
              <w:spacing w:line="240" w:lineRule="auto"/>
              <w:rPr>
                <w:ins w:id="2474" w:author="Alondra Vega Pacheco" w:date="2025-09-12T22:23:00Z" w16du:dateUtc="2025-09-13T03:23:00Z"/>
                <w:rFonts w:ascii="Times New Roman" w:hAnsi="Times New Roman"/>
                <w:szCs w:val="24"/>
              </w:rPr>
            </w:pPr>
            <w:ins w:id="2475" w:author="Alondra Vega Pacheco" w:date="2025-09-12T22:23:00Z" w16du:dateUtc="2025-09-13T03:23:00Z">
              <w:r w:rsidRPr="006074BE">
                <w:rPr>
                  <w:rFonts w:ascii="Times New Roman" w:hAnsi="Times New Roman"/>
                  <w:b/>
                  <w:bCs/>
                  <w:szCs w:val="24"/>
                </w:rPr>
                <w:t>80</w:t>
              </w:r>
            </w:ins>
          </w:p>
        </w:tc>
        <w:tc>
          <w:tcPr>
            <w:tcW w:w="0" w:type="auto"/>
            <w:vAlign w:val="center"/>
            <w:hideMark/>
            <w:tcPrChange w:id="2476" w:author="Alondra Vega Pacheco" w:date="2025-09-12T22:23:00Z" w16du:dateUtc="2025-09-13T03:23:00Z">
              <w:tcPr>
                <w:tcW w:w="0" w:type="auto"/>
                <w:gridSpan w:val="3"/>
                <w:vAlign w:val="center"/>
                <w:hideMark/>
              </w:tcPr>
            </w:tcPrChange>
          </w:tcPr>
          <w:p w14:paraId="785367DE" w14:textId="77777777" w:rsidR="006074BE" w:rsidRPr="006074BE" w:rsidRDefault="006074BE" w:rsidP="006074BE">
            <w:pPr>
              <w:spacing w:line="240" w:lineRule="auto"/>
              <w:rPr>
                <w:ins w:id="2477" w:author="Alondra Vega Pacheco" w:date="2025-09-12T22:23:00Z" w16du:dateUtc="2025-09-13T03:23:00Z"/>
                <w:rFonts w:ascii="Times New Roman" w:hAnsi="Times New Roman"/>
                <w:szCs w:val="24"/>
              </w:rPr>
            </w:pPr>
            <w:ins w:id="2478" w:author="Alondra Vega Pacheco" w:date="2025-09-12T22:23:00Z" w16du:dateUtc="2025-09-13T03:23:00Z">
              <w:r w:rsidRPr="006074BE">
                <w:rPr>
                  <w:rFonts w:ascii="Times New Roman" w:hAnsi="Times New Roman"/>
                  <w:szCs w:val="24"/>
                </w:rPr>
                <w:t>Implement fallback APIs, use versioned SDKs, and add error-handling.</w:t>
              </w:r>
            </w:ins>
          </w:p>
        </w:tc>
      </w:tr>
      <w:tr w:rsidR="006074BE" w:rsidRPr="006074BE" w14:paraId="13964D28" w14:textId="77777777" w:rsidTr="006074BE">
        <w:trPr>
          <w:tblCellSpacing w:w="15" w:type="dxa"/>
          <w:ins w:id="2479" w:author="Alondra Vega Pacheco" w:date="2025-09-12T22:23:00Z"/>
          <w:trPrChange w:id="2480" w:author="Alondra Vega Pacheco" w:date="2025-09-12T22:23:00Z" w16du:dateUtc="2025-09-13T03:23:00Z">
            <w:trPr>
              <w:tblCellSpacing w:w="15" w:type="dxa"/>
            </w:trPr>
          </w:trPrChange>
        </w:trPr>
        <w:tc>
          <w:tcPr>
            <w:tcW w:w="0" w:type="auto"/>
            <w:vAlign w:val="center"/>
            <w:hideMark/>
            <w:tcPrChange w:id="2481" w:author="Alondra Vega Pacheco" w:date="2025-09-12T22:23:00Z" w16du:dateUtc="2025-09-13T03:23:00Z">
              <w:tcPr>
                <w:tcW w:w="0" w:type="auto"/>
                <w:gridSpan w:val="3"/>
                <w:vAlign w:val="center"/>
                <w:hideMark/>
              </w:tcPr>
            </w:tcPrChange>
          </w:tcPr>
          <w:p w14:paraId="3B06191F" w14:textId="77777777" w:rsidR="006074BE" w:rsidRPr="006074BE" w:rsidRDefault="006074BE" w:rsidP="006074BE">
            <w:pPr>
              <w:spacing w:line="240" w:lineRule="auto"/>
              <w:rPr>
                <w:ins w:id="2482" w:author="Alondra Vega Pacheco" w:date="2025-09-12T22:23:00Z" w16du:dateUtc="2025-09-13T03:23:00Z"/>
                <w:rFonts w:ascii="Times New Roman" w:hAnsi="Times New Roman"/>
                <w:szCs w:val="24"/>
              </w:rPr>
            </w:pPr>
            <w:ins w:id="2483" w:author="Alondra Vega Pacheco" w:date="2025-09-12T22:23:00Z" w16du:dateUtc="2025-09-13T03:23:00Z">
              <w:r w:rsidRPr="006074BE">
                <w:rPr>
                  <w:rFonts w:ascii="Times New Roman" w:hAnsi="Times New Roman"/>
                  <w:b/>
                  <w:bCs/>
                  <w:szCs w:val="24"/>
                </w:rPr>
                <w:t>Team members not completing assigned tasks</w:t>
              </w:r>
            </w:ins>
          </w:p>
        </w:tc>
        <w:tc>
          <w:tcPr>
            <w:tcW w:w="0" w:type="auto"/>
            <w:vAlign w:val="center"/>
            <w:hideMark/>
            <w:tcPrChange w:id="2484" w:author="Alondra Vega Pacheco" w:date="2025-09-12T22:23:00Z" w16du:dateUtc="2025-09-13T03:23:00Z">
              <w:tcPr>
                <w:tcW w:w="0" w:type="auto"/>
                <w:gridSpan w:val="2"/>
                <w:vAlign w:val="center"/>
                <w:hideMark/>
              </w:tcPr>
            </w:tcPrChange>
          </w:tcPr>
          <w:p w14:paraId="73FE9DEA" w14:textId="77777777" w:rsidR="006074BE" w:rsidRPr="006074BE" w:rsidRDefault="006074BE" w:rsidP="006074BE">
            <w:pPr>
              <w:spacing w:line="240" w:lineRule="auto"/>
              <w:rPr>
                <w:ins w:id="2485" w:author="Alondra Vega Pacheco" w:date="2025-09-12T22:23:00Z" w16du:dateUtc="2025-09-13T03:23:00Z"/>
                <w:rFonts w:ascii="Times New Roman" w:hAnsi="Times New Roman"/>
                <w:szCs w:val="24"/>
              </w:rPr>
            </w:pPr>
            <w:ins w:id="2486" w:author="Alondra Vega Pacheco" w:date="2025-09-12T22:23:00Z" w16du:dateUtc="2025-09-13T03:23:00Z">
              <w:r w:rsidRPr="006074BE">
                <w:rPr>
                  <w:rFonts w:ascii="Times New Roman" w:hAnsi="Times New Roman"/>
                  <w:szCs w:val="24"/>
                </w:rPr>
                <w:t>1</w:t>
              </w:r>
            </w:ins>
          </w:p>
        </w:tc>
        <w:tc>
          <w:tcPr>
            <w:tcW w:w="0" w:type="auto"/>
            <w:vAlign w:val="center"/>
            <w:hideMark/>
            <w:tcPrChange w:id="2487" w:author="Alondra Vega Pacheco" w:date="2025-09-12T22:23:00Z" w16du:dateUtc="2025-09-13T03:23:00Z">
              <w:tcPr>
                <w:tcW w:w="0" w:type="auto"/>
                <w:vAlign w:val="center"/>
                <w:hideMark/>
              </w:tcPr>
            </w:tcPrChange>
          </w:tcPr>
          <w:p w14:paraId="09FD0A2E" w14:textId="77777777" w:rsidR="006074BE" w:rsidRPr="006074BE" w:rsidRDefault="006074BE" w:rsidP="006074BE">
            <w:pPr>
              <w:spacing w:line="240" w:lineRule="auto"/>
              <w:rPr>
                <w:ins w:id="2488" w:author="Alondra Vega Pacheco" w:date="2025-09-12T22:23:00Z" w16du:dateUtc="2025-09-13T03:23:00Z"/>
                <w:rFonts w:ascii="Times New Roman" w:hAnsi="Times New Roman"/>
                <w:szCs w:val="24"/>
              </w:rPr>
            </w:pPr>
            <w:ins w:id="2489" w:author="Alondra Vega Pacheco" w:date="2025-09-12T22:23:00Z" w16du:dateUtc="2025-09-13T03:23:00Z">
              <w:r w:rsidRPr="006074BE">
                <w:rPr>
                  <w:rFonts w:ascii="Times New Roman" w:hAnsi="Times New Roman"/>
                  <w:szCs w:val="24"/>
                </w:rPr>
                <w:t>A (High)</w:t>
              </w:r>
            </w:ins>
          </w:p>
        </w:tc>
        <w:tc>
          <w:tcPr>
            <w:tcW w:w="0" w:type="auto"/>
            <w:vAlign w:val="center"/>
            <w:hideMark/>
            <w:tcPrChange w:id="2490" w:author="Alondra Vega Pacheco" w:date="2025-09-12T22:23:00Z" w16du:dateUtc="2025-09-13T03:23:00Z">
              <w:tcPr>
                <w:tcW w:w="0" w:type="auto"/>
                <w:gridSpan w:val="2"/>
                <w:vAlign w:val="center"/>
                <w:hideMark/>
              </w:tcPr>
            </w:tcPrChange>
          </w:tcPr>
          <w:p w14:paraId="4B7C370A" w14:textId="77777777" w:rsidR="006074BE" w:rsidRPr="006074BE" w:rsidRDefault="006074BE" w:rsidP="006074BE">
            <w:pPr>
              <w:spacing w:line="240" w:lineRule="auto"/>
              <w:rPr>
                <w:ins w:id="2491" w:author="Alondra Vega Pacheco" w:date="2025-09-12T22:23:00Z" w16du:dateUtc="2025-09-13T03:23:00Z"/>
                <w:rFonts w:ascii="Times New Roman" w:hAnsi="Times New Roman"/>
                <w:szCs w:val="24"/>
              </w:rPr>
            </w:pPr>
            <w:ins w:id="2492" w:author="Alondra Vega Pacheco" w:date="2025-09-12T22:23:00Z" w16du:dateUtc="2025-09-13T03:23:00Z">
              <w:r w:rsidRPr="006074BE">
                <w:rPr>
                  <w:rFonts w:ascii="Times New Roman" w:hAnsi="Times New Roman"/>
                  <w:b/>
                  <w:bCs/>
                  <w:szCs w:val="24"/>
                </w:rPr>
                <w:t>60</w:t>
              </w:r>
            </w:ins>
          </w:p>
        </w:tc>
        <w:tc>
          <w:tcPr>
            <w:tcW w:w="0" w:type="auto"/>
            <w:vAlign w:val="center"/>
            <w:hideMark/>
            <w:tcPrChange w:id="2493" w:author="Alondra Vega Pacheco" w:date="2025-09-12T22:23:00Z" w16du:dateUtc="2025-09-13T03:23:00Z">
              <w:tcPr>
                <w:tcW w:w="0" w:type="auto"/>
                <w:gridSpan w:val="3"/>
                <w:vAlign w:val="center"/>
                <w:hideMark/>
              </w:tcPr>
            </w:tcPrChange>
          </w:tcPr>
          <w:p w14:paraId="77585A8A" w14:textId="77777777" w:rsidR="006074BE" w:rsidRPr="006074BE" w:rsidRDefault="006074BE" w:rsidP="006074BE">
            <w:pPr>
              <w:spacing w:line="240" w:lineRule="auto"/>
              <w:rPr>
                <w:ins w:id="2494" w:author="Alondra Vega Pacheco" w:date="2025-09-12T22:23:00Z" w16du:dateUtc="2025-09-13T03:23:00Z"/>
                <w:rFonts w:ascii="Times New Roman" w:hAnsi="Times New Roman"/>
                <w:szCs w:val="24"/>
              </w:rPr>
            </w:pPr>
            <w:ins w:id="2495" w:author="Alondra Vega Pacheco" w:date="2025-09-12T22:23:00Z" w16du:dateUtc="2025-09-13T03:23:00Z">
              <w:r w:rsidRPr="006074BE">
                <w:rPr>
                  <w:rFonts w:ascii="Times New Roman" w:hAnsi="Times New Roman"/>
                  <w:szCs w:val="24"/>
                </w:rPr>
                <w:t>Maintain open communication through daily stand-ups in team chat and reassign work quickly.</w:t>
              </w:r>
            </w:ins>
          </w:p>
        </w:tc>
      </w:tr>
      <w:tr w:rsidR="006074BE" w:rsidRPr="006074BE" w14:paraId="0C1C6C03" w14:textId="77777777" w:rsidTr="006074BE">
        <w:trPr>
          <w:tblCellSpacing w:w="15" w:type="dxa"/>
          <w:ins w:id="2496" w:author="Alondra Vega Pacheco" w:date="2025-09-12T22:23:00Z"/>
          <w:trPrChange w:id="2497" w:author="Alondra Vega Pacheco" w:date="2025-09-12T22:23:00Z" w16du:dateUtc="2025-09-13T03:23:00Z">
            <w:trPr>
              <w:tblCellSpacing w:w="15" w:type="dxa"/>
            </w:trPr>
          </w:trPrChange>
        </w:trPr>
        <w:tc>
          <w:tcPr>
            <w:tcW w:w="0" w:type="auto"/>
            <w:vAlign w:val="center"/>
            <w:hideMark/>
            <w:tcPrChange w:id="2498" w:author="Alondra Vega Pacheco" w:date="2025-09-12T22:23:00Z" w16du:dateUtc="2025-09-13T03:23:00Z">
              <w:tcPr>
                <w:tcW w:w="0" w:type="auto"/>
                <w:gridSpan w:val="3"/>
                <w:vAlign w:val="center"/>
                <w:hideMark/>
              </w:tcPr>
            </w:tcPrChange>
          </w:tcPr>
          <w:p w14:paraId="081AB61A" w14:textId="77777777" w:rsidR="006074BE" w:rsidRPr="006074BE" w:rsidRDefault="006074BE" w:rsidP="006074BE">
            <w:pPr>
              <w:spacing w:line="240" w:lineRule="auto"/>
              <w:rPr>
                <w:ins w:id="2499" w:author="Alondra Vega Pacheco" w:date="2025-09-12T22:23:00Z" w16du:dateUtc="2025-09-13T03:23:00Z"/>
                <w:rFonts w:ascii="Times New Roman" w:hAnsi="Times New Roman"/>
                <w:szCs w:val="24"/>
              </w:rPr>
            </w:pPr>
            <w:ins w:id="2500" w:author="Alondra Vega Pacheco" w:date="2025-09-12T22:23:00Z" w16du:dateUtc="2025-09-13T03:23:00Z">
              <w:r w:rsidRPr="006074BE">
                <w:rPr>
                  <w:rFonts w:ascii="Times New Roman" w:hAnsi="Times New Roman"/>
                  <w:b/>
                  <w:bCs/>
                  <w:szCs w:val="24"/>
                </w:rPr>
                <w:t>Team members lack the required technical skills (Flutter, AWS, HIPAA compliance)</w:t>
              </w:r>
            </w:ins>
          </w:p>
        </w:tc>
        <w:tc>
          <w:tcPr>
            <w:tcW w:w="0" w:type="auto"/>
            <w:vAlign w:val="center"/>
            <w:hideMark/>
            <w:tcPrChange w:id="2501" w:author="Alondra Vega Pacheco" w:date="2025-09-12T22:23:00Z" w16du:dateUtc="2025-09-13T03:23:00Z">
              <w:tcPr>
                <w:tcW w:w="0" w:type="auto"/>
                <w:gridSpan w:val="2"/>
                <w:vAlign w:val="center"/>
                <w:hideMark/>
              </w:tcPr>
            </w:tcPrChange>
          </w:tcPr>
          <w:p w14:paraId="03C8AA43" w14:textId="77777777" w:rsidR="006074BE" w:rsidRPr="006074BE" w:rsidRDefault="006074BE" w:rsidP="006074BE">
            <w:pPr>
              <w:spacing w:line="240" w:lineRule="auto"/>
              <w:rPr>
                <w:ins w:id="2502" w:author="Alondra Vega Pacheco" w:date="2025-09-12T22:23:00Z" w16du:dateUtc="2025-09-13T03:23:00Z"/>
                <w:rFonts w:ascii="Times New Roman" w:hAnsi="Times New Roman"/>
                <w:szCs w:val="24"/>
              </w:rPr>
            </w:pPr>
            <w:ins w:id="2503" w:author="Alondra Vega Pacheco" w:date="2025-09-12T22:23:00Z" w16du:dateUtc="2025-09-13T03:23:00Z">
              <w:r w:rsidRPr="006074BE">
                <w:rPr>
                  <w:rFonts w:ascii="Times New Roman" w:hAnsi="Times New Roman"/>
                  <w:szCs w:val="24"/>
                </w:rPr>
                <w:t>1</w:t>
              </w:r>
            </w:ins>
          </w:p>
        </w:tc>
        <w:tc>
          <w:tcPr>
            <w:tcW w:w="0" w:type="auto"/>
            <w:vAlign w:val="center"/>
            <w:hideMark/>
            <w:tcPrChange w:id="2504" w:author="Alondra Vega Pacheco" w:date="2025-09-12T22:23:00Z" w16du:dateUtc="2025-09-13T03:23:00Z">
              <w:tcPr>
                <w:tcW w:w="0" w:type="auto"/>
                <w:vAlign w:val="center"/>
                <w:hideMark/>
              </w:tcPr>
            </w:tcPrChange>
          </w:tcPr>
          <w:p w14:paraId="44388343" w14:textId="77777777" w:rsidR="006074BE" w:rsidRPr="006074BE" w:rsidRDefault="006074BE" w:rsidP="006074BE">
            <w:pPr>
              <w:spacing w:line="240" w:lineRule="auto"/>
              <w:rPr>
                <w:ins w:id="2505" w:author="Alondra Vega Pacheco" w:date="2025-09-12T22:23:00Z" w16du:dateUtc="2025-09-13T03:23:00Z"/>
                <w:rFonts w:ascii="Times New Roman" w:hAnsi="Times New Roman"/>
                <w:szCs w:val="24"/>
              </w:rPr>
            </w:pPr>
            <w:ins w:id="2506" w:author="Alondra Vega Pacheco" w:date="2025-09-12T22:23:00Z" w16du:dateUtc="2025-09-13T03:23:00Z">
              <w:r w:rsidRPr="006074BE">
                <w:rPr>
                  <w:rFonts w:ascii="Times New Roman" w:hAnsi="Times New Roman"/>
                  <w:szCs w:val="24"/>
                </w:rPr>
                <w:t>B (Medium)</w:t>
              </w:r>
            </w:ins>
          </w:p>
        </w:tc>
        <w:tc>
          <w:tcPr>
            <w:tcW w:w="0" w:type="auto"/>
            <w:vAlign w:val="center"/>
            <w:hideMark/>
            <w:tcPrChange w:id="2507" w:author="Alondra Vega Pacheco" w:date="2025-09-12T22:23:00Z" w16du:dateUtc="2025-09-13T03:23:00Z">
              <w:tcPr>
                <w:tcW w:w="0" w:type="auto"/>
                <w:gridSpan w:val="2"/>
                <w:vAlign w:val="center"/>
                <w:hideMark/>
              </w:tcPr>
            </w:tcPrChange>
          </w:tcPr>
          <w:p w14:paraId="471080A6" w14:textId="77777777" w:rsidR="006074BE" w:rsidRPr="006074BE" w:rsidRDefault="006074BE" w:rsidP="006074BE">
            <w:pPr>
              <w:spacing w:line="240" w:lineRule="auto"/>
              <w:rPr>
                <w:ins w:id="2508" w:author="Alondra Vega Pacheco" w:date="2025-09-12T22:23:00Z" w16du:dateUtc="2025-09-13T03:23:00Z"/>
                <w:rFonts w:ascii="Times New Roman" w:hAnsi="Times New Roman"/>
                <w:szCs w:val="24"/>
              </w:rPr>
            </w:pPr>
            <w:ins w:id="2509" w:author="Alondra Vega Pacheco" w:date="2025-09-12T22:23:00Z" w16du:dateUtc="2025-09-13T03:23:00Z">
              <w:r w:rsidRPr="006074BE">
                <w:rPr>
                  <w:rFonts w:ascii="Times New Roman" w:hAnsi="Times New Roman"/>
                  <w:b/>
                  <w:bCs/>
                  <w:szCs w:val="24"/>
                </w:rPr>
                <w:t>50</w:t>
              </w:r>
            </w:ins>
          </w:p>
        </w:tc>
        <w:tc>
          <w:tcPr>
            <w:tcW w:w="0" w:type="auto"/>
            <w:vAlign w:val="center"/>
            <w:hideMark/>
            <w:tcPrChange w:id="2510" w:author="Alondra Vega Pacheco" w:date="2025-09-12T22:23:00Z" w16du:dateUtc="2025-09-13T03:23:00Z">
              <w:tcPr>
                <w:tcW w:w="0" w:type="auto"/>
                <w:gridSpan w:val="3"/>
                <w:vAlign w:val="center"/>
                <w:hideMark/>
              </w:tcPr>
            </w:tcPrChange>
          </w:tcPr>
          <w:p w14:paraId="5F243BF1" w14:textId="77777777" w:rsidR="006074BE" w:rsidRPr="006074BE" w:rsidRDefault="006074BE" w:rsidP="006074BE">
            <w:pPr>
              <w:spacing w:line="240" w:lineRule="auto"/>
              <w:rPr>
                <w:ins w:id="2511" w:author="Alondra Vega Pacheco" w:date="2025-09-12T22:23:00Z" w16du:dateUtc="2025-09-13T03:23:00Z"/>
                <w:rFonts w:ascii="Times New Roman" w:hAnsi="Times New Roman"/>
                <w:szCs w:val="24"/>
              </w:rPr>
            </w:pPr>
            <w:ins w:id="2512" w:author="Alondra Vega Pacheco" w:date="2025-09-12T22:23:00Z" w16du:dateUtc="2025-09-13T03:23:00Z">
              <w:r w:rsidRPr="006074BE">
                <w:rPr>
                  <w:rFonts w:ascii="Times New Roman" w:hAnsi="Times New Roman"/>
                  <w:szCs w:val="24"/>
                </w:rPr>
                <w:t>Allocate training, peer programming, and provide resource libraries.</w:t>
              </w:r>
            </w:ins>
          </w:p>
        </w:tc>
      </w:tr>
      <w:tr w:rsidR="006074BE" w:rsidRPr="006074BE" w14:paraId="4D18FD7C" w14:textId="77777777" w:rsidTr="006074BE">
        <w:trPr>
          <w:tblCellSpacing w:w="15" w:type="dxa"/>
          <w:ins w:id="2513" w:author="Alondra Vega Pacheco" w:date="2025-09-12T22:23:00Z"/>
          <w:trPrChange w:id="2514" w:author="Alondra Vega Pacheco" w:date="2025-09-12T22:23:00Z" w16du:dateUtc="2025-09-13T03:23:00Z">
            <w:trPr>
              <w:tblCellSpacing w:w="15" w:type="dxa"/>
            </w:trPr>
          </w:trPrChange>
        </w:trPr>
        <w:tc>
          <w:tcPr>
            <w:tcW w:w="0" w:type="auto"/>
            <w:vAlign w:val="center"/>
            <w:hideMark/>
            <w:tcPrChange w:id="2515" w:author="Alondra Vega Pacheco" w:date="2025-09-12T22:23:00Z" w16du:dateUtc="2025-09-13T03:23:00Z">
              <w:tcPr>
                <w:tcW w:w="0" w:type="auto"/>
                <w:gridSpan w:val="3"/>
                <w:vAlign w:val="center"/>
                <w:hideMark/>
              </w:tcPr>
            </w:tcPrChange>
          </w:tcPr>
          <w:p w14:paraId="3968724D" w14:textId="77777777" w:rsidR="006074BE" w:rsidRPr="006074BE" w:rsidRDefault="006074BE" w:rsidP="006074BE">
            <w:pPr>
              <w:spacing w:line="240" w:lineRule="auto"/>
              <w:rPr>
                <w:ins w:id="2516" w:author="Alondra Vega Pacheco" w:date="2025-09-12T22:23:00Z" w16du:dateUtc="2025-09-13T03:23:00Z"/>
                <w:rFonts w:ascii="Times New Roman" w:hAnsi="Times New Roman"/>
                <w:szCs w:val="24"/>
              </w:rPr>
            </w:pPr>
            <w:ins w:id="2517" w:author="Alondra Vega Pacheco" w:date="2025-09-12T22:23:00Z" w16du:dateUtc="2025-09-13T03:23:00Z">
              <w:r w:rsidRPr="006074BE">
                <w:rPr>
                  <w:rFonts w:ascii="Times New Roman" w:hAnsi="Times New Roman"/>
                  <w:b/>
                  <w:bCs/>
                  <w:szCs w:val="24"/>
                </w:rPr>
                <w:t>AI misuse/errors (mood detection misclassification, Ask AI wrong answers, incorrect ASL translation, inaccurate note creation)</w:t>
              </w:r>
            </w:ins>
          </w:p>
        </w:tc>
        <w:tc>
          <w:tcPr>
            <w:tcW w:w="0" w:type="auto"/>
            <w:vAlign w:val="center"/>
            <w:hideMark/>
            <w:tcPrChange w:id="2518" w:author="Alondra Vega Pacheco" w:date="2025-09-12T22:23:00Z" w16du:dateUtc="2025-09-13T03:23:00Z">
              <w:tcPr>
                <w:tcW w:w="0" w:type="auto"/>
                <w:gridSpan w:val="2"/>
                <w:vAlign w:val="center"/>
                <w:hideMark/>
              </w:tcPr>
            </w:tcPrChange>
          </w:tcPr>
          <w:p w14:paraId="76F5CB30" w14:textId="77777777" w:rsidR="006074BE" w:rsidRPr="006074BE" w:rsidRDefault="006074BE" w:rsidP="006074BE">
            <w:pPr>
              <w:spacing w:line="240" w:lineRule="auto"/>
              <w:rPr>
                <w:ins w:id="2519" w:author="Alondra Vega Pacheco" w:date="2025-09-12T22:23:00Z" w16du:dateUtc="2025-09-13T03:23:00Z"/>
                <w:rFonts w:ascii="Times New Roman" w:hAnsi="Times New Roman"/>
                <w:szCs w:val="24"/>
              </w:rPr>
            </w:pPr>
            <w:ins w:id="2520" w:author="Alondra Vega Pacheco" w:date="2025-09-12T22:23:00Z" w16du:dateUtc="2025-09-13T03:23:00Z">
              <w:r w:rsidRPr="006074BE">
                <w:rPr>
                  <w:rFonts w:ascii="Times New Roman" w:hAnsi="Times New Roman"/>
                  <w:szCs w:val="24"/>
                </w:rPr>
                <w:t>2</w:t>
              </w:r>
            </w:ins>
          </w:p>
        </w:tc>
        <w:tc>
          <w:tcPr>
            <w:tcW w:w="0" w:type="auto"/>
            <w:vAlign w:val="center"/>
            <w:hideMark/>
            <w:tcPrChange w:id="2521" w:author="Alondra Vega Pacheco" w:date="2025-09-12T22:23:00Z" w16du:dateUtc="2025-09-13T03:23:00Z">
              <w:tcPr>
                <w:tcW w:w="0" w:type="auto"/>
                <w:vAlign w:val="center"/>
                <w:hideMark/>
              </w:tcPr>
            </w:tcPrChange>
          </w:tcPr>
          <w:p w14:paraId="4E80DAC3" w14:textId="77777777" w:rsidR="006074BE" w:rsidRPr="006074BE" w:rsidRDefault="006074BE" w:rsidP="006074BE">
            <w:pPr>
              <w:spacing w:line="240" w:lineRule="auto"/>
              <w:rPr>
                <w:ins w:id="2522" w:author="Alondra Vega Pacheco" w:date="2025-09-12T22:23:00Z" w16du:dateUtc="2025-09-13T03:23:00Z"/>
                <w:rFonts w:ascii="Times New Roman" w:hAnsi="Times New Roman"/>
                <w:szCs w:val="24"/>
              </w:rPr>
            </w:pPr>
            <w:ins w:id="2523" w:author="Alondra Vega Pacheco" w:date="2025-09-12T22:23:00Z" w16du:dateUtc="2025-09-13T03:23:00Z">
              <w:r w:rsidRPr="006074BE">
                <w:rPr>
                  <w:rFonts w:ascii="Times New Roman" w:hAnsi="Times New Roman"/>
                  <w:szCs w:val="24"/>
                </w:rPr>
                <w:t>B</w:t>
              </w:r>
            </w:ins>
          </w:p>
        </w:tc>
        <w:tc>
          <w:tcPr>
            <w:tcW w:w="0" w:type="auto"/>
            <w:vAlign w:val="center"/>
            <w:hideMark/>
            <w:tcPrChange w:id="2524" w:author="Alondra Vega Pacheco" w:date="2025-09-12T22:23:00Z" w16du:dateUtc="2025-09-13T03:23:00Z">
              <w:tcPr>
                <w:tcW w:w="0" w:type="auto"/>
                <w:gridSpan w:val="2"/>
                <w:vAlign w:val="center"/>
                <w:hideMark/>
              </w:tcPr>
            </w:tcPrChange>
          </w:tcPr>
          <w:p w14:paraId="40553B17" w14:textId="77777777" w:rsidR="006074BE" w:rsidRPr="006074BE" w:rsidRDefault="006074BE" w:rsidP="006074BE">
            <w:pPr>
              <w:spacing w:line="240" w:lineRule="auto"/>
              <w:rPr>
                <w:ins w:id="2525" w:author="Alondra Vega Pacheco" w:date="2025-09-12T22:23:00Z" w16du:dateUtc="2025-09-13T03:23:00Z"/>
                <w:rFonts w:ascii="Times New Roman" w:hAnsi="Times New Roman"/>
                <w:szCs w:val="24"/>
              </w:rPr>
            </w:pPr>
            <w:ins w:id="2526" w:author="Alondra Vega Pacheco" w:date="2025-09-12T22:23:00Z" w16du:dateUtc="2025-09-13T03:23:00Z">
              <w:r w:rsidRPr="006074BE">
                <w:rPr>
                  <w:rFonts w:ascii="Times New Roman" w:hAnsi="Times New Roman"/>
                  <w:b/>
                  <w:bCs/>
                  <w:szCs w:val="24"/>
                </w:rPr>
                <w:t>40</w:t>
              </w:r>
            </w:ins>
          </w:p>
        </w:tc>
        <w:tc>
          <w:tcPr>
            <w:tcW w:w="0" w:type="auto"/>
            <w:vAlign w:val="center"/>
            <w:hideMark/>
            <w:tcPrChange w:id="2527" w:author="Alondra Vega Pacheco" w:date="2025-09-12T22:23:00Z" w16du:dateUtc="2025-09-13T03:23:00Z">
              <w:tcPr>
                <w:tcW w:w="0" w:type="auto"/>
                <w:gridSpan w:val="3"/>
                <w:vAlign w:val="center"/>
                <w:hideMark/>
              </w:tcPr>
            </w:tcPrChange>
          </w:tcPr>
          <w:p w14:paraId="20C8A970" w14:textId="77777777" w:rsidR="006074BE" w:rsidRPr="006074BE" w:rsidRDefault="006074BE" w:rsidP="006074BE">
            <w:pPr>
              <w:spacing w:line="240" w:lineRule="auto"/>
              <w:rPr>
                <w:ins w:id="2528" w:author="Alondra Vega Pacheco" w:date="2025-09-12T22:23:00Z" w16du:dateUtc="2025-09-13T03:23:00Z"/>
                <w:rFonts w:ascii="Times New Roman" w:hAnsi="Times New Roman"/>
                <w:szCs w:val="24"/>
              </w:rPr>
            </w:pPr>
            <w:ins w:id="2529" w:author="Alondra Vega Pacheco" w:date="2025-09-12T22:23:00Z" w16du:dateUtc="2025-09-13T03:23:00Z">
              <w:r w:rsidRPr="006074BE">
                <w:rPr>
                  <w:rFonts w:ascii="Times New Roman" w:hAnsi="Times New Roman"/>
                  <w:szCs w:val="24"/>
                </w:rPr>
                <w:t>Add disclaimers, human-in-the-loop review, and audit datasets quarterly.</w:t>
              </w:r>
            </w:ins>
          </w:p>
        </w:tc>
      </w:tr>
      <w:tr w:rsidR="006074BE" w:rsidRPr="006074BE" w14:paraId="19A8DFBC" w14:textId="77777777" w:rsidTr="006074BE">
        <w:trPr>
          <w:tblCellSpacing w:w="15" w:type="dxa"/>
          <w:ins w:id="2530" w:author="Alondra Vega Pacheco" w:date="2025-09-12T22:23:00Z"/>
          <w:trPrChange w:id="2531" w:author="Alondra Vega Pacheco" w:date="2025-09-12T22:23:00Z" w16du:dateUtc="2025-09-13T03:23:00Z">
            <w:trPr>
              <w:tblCellSpacing w:w="15" w:type="dxa"/>
            </w:trPr>
          </w:trPrChange>
        </w:trPr>
        <w:tc>
          <w:tcPr>
            <w:tcW w:w="0" w:type="auto"/>
            <w:vAlign w:val="center"/>
            <w:hideMark/>
            <w:tcPrChange w:id="2532" w:author="Alondra Vega Pacheco" w:date="2025-09-12T22:23:00Z" w16du:dateUtc="2025-09-13T03:23:00Z">
              <w:tcPr>
                <w:tcW w:w="0" w:type="auto"/>
                <w:gridSpan w:val="3"/>
                <w:vAlign w:val="center"/>
                <w:hideMark/>
              </w:tcPr>
            </w:tcPrChange>
          </w:tcPr>
          <w:p w14:paraId="52C1690B" w14:textId="77777777" w:rsidR="006074BE" w:rsidRPr="006074BE" w:rsidRDefault="006074BE" w:rsidP="006074BE">
            <w:pPr>
              <w:spacing w:line="240" w:lineRule="auto"/>
              <w:rPr>
                <w:ins w:id="2533" w:author="Alondra Vega Pacheco" w:date="2025-09-12T22:23:00Z" w16du:dateUtc="2025-09-13T03:23:00Z"/>
                <w:rFonts w:ascii="Times New Roman" w:hAnsi="Times New Roman"/>
                <w:szCs w:val="24"/>
              </w:rPr>
            </w:pPr>
            <w:ins w:id="2534" w:author="Alondra Vega Pacheco" w:date="2025-09-12T22:23:00Z" w16du:dateUtc="2025-09-13T03:23:00Z">
              <w:r w:rsidRPr="006074BE">
                <w:rPr>
                  <w:rFonts w:ascii="Times New Roman" w:hAnsi="Times New Roman"/>
                  <w:b/>
                  <w:bCs/>
                  <w:szCs w:val="24"/>
                </w:rPr>
                <w:t>Client scope changes mid-project</w:t>
              </w:r>
            </w:ins>
          </w:p>
        </w:tc>
        <w:tc>
          <w:tcPr>
            <w:tcW w:w="0" w:type="auto"/>
            <w:vAlign w:val="center"/>
            <w:hideMark/>
            <w:tcPrChange w:id="2535" w:author="Alondra Vega Pacheco" w:date="2025-09-12T22:23:00Z" w16du:dateUtc="2025-09-13T03:23:00Z">
              <w:tcPr>
                <w:tcW w:w="0" w:type="auto"/>
                <w:gridSpan w:val="2"/>
                <w:vAlign w:val="center"/>
                <w:hideMark/>
              </w:tcPr>
            </w:tcPrChange>
          </w:tcPr>
          <w:p w14:paraId="60E7B385" w14:textId="77777777" w:rsidR="006074BE" w:rsidRPr="006074BE" w:rsidRDefault="006074BE" w:rsidP="006074BE">
            <w:pPr>
              <w:spacing w:line="240" w:lineRule="auto"/>
              <w:rPr>
                <w:ins w:id="2536" w:author="Alondra Vega Pacheco" w:date="2025-09-12T22:23:00Z" w16du:dateUtc="2025-09-13T03:23:00Z"/>
                <w:rFonts w:ascii="Times New Roman" w:hAnsi="Times New Roman"/>
                <w:szCs w:val="24"/>
              </w:rPr>
            </w:pPr>
            <w:ins w:id="2537" w:author="Alondra Vega Pacheco" w:date="2025-09-12T22:23:00Z" w16du:dateUtc="2025-09-13T03:23:00Z">
              <w:r w:rsidRPr="006074BE">
                <w:rPr>
                  <w:rFonts w:ascii="Times New Roman" w:hAnsi="Times New Roman"/>
                  <w:szCs w:val="24"/>
                </w:rPr>
                <w:t>2</w:t>
              </w:r>
            </w:ins>
          </w:p>
        </w:tc>
        <w:tc>
          <w:tcPr>
            <w:tcW w:w="0" w:type="auto"/>
            <w:vAlign w:val="center"/>
            <w:hideMark/>
            <w:tcPrChange w:id="2538" w:author="Alondra Vega Pacheco" w:date="2025-09-12T22:23:00Z" w16du:dateUtc="2025-09-13T03:23:00Z">
              <w:tcPr>
                <w:tcW w:w="0" w:type="auto"/>
                <w:vAlign w:val="center"/>
                <w:hideMark/>
              </w:tcPr>
            </w:tcPrChange>
          </w:tcPr>
          <w:p w14:paraId="33DEDE11" w14:textId="77777777" w:rsidR="006074BE" w:rsidRPr="006074BE" w:rsidRDefault="006074BE" w:rsidP="006074BE">
            <w:pPr>
              <w:spacing w:line="240" w:lineRule="auto"/>
              <w:rPr>
                <w:ins w:id="2539" w:author="Alondra Vega Pacheco" w:date="2025-09-12T22:23:00Z" w16du:dateUtc="2025-09-13T03:23:00Z"/>
                <w:rFonts w:ascii="Times New Roman" w:hAnsi="Times New Roman"/>
                <w:szCs w:val="24"/>
              </w:rPr>
            </w:pPr>
            <w:ins w:id="2540" w:author="Alondra Vega Pacheco" w:date="2025-09-12T22:23:00Z" w16du:dateUtc="2025-09-13T03:23:00Z">
              <w:r w:rsidRPr="006074BE">
                <w:rPr>
                  <w:rFonts w:ascii="Times New Roman" w:hAnsi="Times New Roman"/>
                  <w:szCs w:val="24"/>
                </w:rPr>
                <w:t>B</w:t>
              </w:r>
            </w:ins>
          </w:p>
        </w:tc>
        <w:tc>
          <w:tcPr>
            <w:tcW w:w="0" w:type="auto"/>
            <w:vAlign w:val="center"/>
            <w:hideMark/>
            <w:tcPrChange w:id="2541" w:author="Alondra Vega Pacheco" w:date="2025-09-12T22:23:00Z" w16du:dateUtc="2025-09-13T03:23:00Z">
              <w:tcPr>
                <w:tcW w:w="0" w:type="auto"/>
                <w:gridSpan w:val="2"/>
                <w:vAlign w:val="center"/>
                <w:hideMark/>
              </w:tcPr>
            </w:tcPrChange>
          </w:tcPr>
          <w:p w14:paraId="07FA0979" w14:textId="77777777" w:rsidR="006074BE" w:rsidRPr="006074BE" w:rsidRDefault="006074BE" w:rsidP="006074BE">
            <w:pPr>
              <w:spacing w:line="240" w:lineRule="auto"/>
              <w:rPr>
                <w:ins w:id="2542" w:author="Alondra Vega Pacheco" w:date="2025-09-12T22:23:00Z" w16du:dateUtc="2025-09-13T03:23:00Z"/>
                <w:rFonts w:ascii="Times New Roman" w:hAnsi="Times New Roman"/>
                <w:szCs w:val="24"/>
              </w:rPr>
            </w:pPr>
            <w:ins w:id="2543" w:author="Alondra Vega Pacheco" w:date="2025-09-12T22:23:00Z" w16du:dateUtc="2025-09-13T03:23:00Z">
              <w:r w:rsidRPr="006074BE">
                <w:rPr>
                  <w:rFonts w:ascii="Times New Roman" w:hAnsi="Times New Roman"/>
                  <w:b/>
                  <w:bCs/>
                  <w:szCs w:val="24"/>
                </w:rPr>
                <w:t>40</w:t>
              </w:r>
            </w:ins>
          </w:p>
        </w:tc>
        <w:tc>
          <w:tcPr>
            <w:tcW w:w="0" w:type="auto"/>
            <w:vAlign w:val="center"/>
            <w:hideMark/>
            <w:tcPrChange w:id="2544" w:author="Alondra Vega Pacheco" w:date="2025-09-12T22:23:00Z" w16du:dateUtc="2025-09-13T03:23:00Z">
              <w:tcPr>
                <w:tcW w:w="0" w:type="auto"/>
                <w:gridSpan w:val="3"/>
                <w:vAlign w:val="center"/>
                <w:hideMark/>
              </w:tcPr>
            </w:tcPrChange>
          </w:tcPr>
          <w:p w14:paraId="1E4A0B86" w14:textId="77777777" w:rsidR="006074BE" w:rsidRPr="006074BE" w:rsidRDefault="006074BE" w:rsidP="006074BE">
            <w:pPr>
              <w:spacing w:line="240" w:lineRule="auto"/>
              <w:rPr>
                <w:ins w:id="2545" w:author="Alondra Vega Pacheco" w:date="2025-09-12T22:23:00Z" w16du:dateUtc="2025-09-13T03:23:00Z"/>
                <w:rFonts w:ascii="Times New Roman" w:hAnsi="Times New Roman"/>
                <w:szCs w:val="24"/>
              </w:rPr>
            </w:pPr>
            <w:ins w:id="2546" w:author="Alondra Vega Pacheco" w:date="2025-09-12T22:23:00Z" w16du:dateUtc="2025-09-13T03:23:00Z">
              <w:r w:rsidRPr="006074BE">
                <w:rPr>
                  <w:rFonts w:ascii="Times New Roman" w:hAnsi="Times New Roman"/>
                  <w:szCs w:val="24"/>
                </w:rPr>
                <w:t>Moderate probability and moderate exposure. We will use the change process to record changes in scope and plan accordingly.</w:t>
              </w:r>
            </w:ins>
          </w:p>
        </w:tc>
      </w:tr>
      <w:tr w:rsidR="006074BE" w:rsidRPr="006074BE" w14:paraId="5CC97E04" w14:textId="77777777" w:rsidTr="006074BE">
        <w:trPr>
          <w:tblCellSpacing w:w="15" w:type="dxa"/>
          <w:ins w:id="2547" w:author="Alondra Vega Pacheco" w:date="2025-09-12T22:23:00Z"/>
          <w:trPrChange w:id="2548" w:author="Alondra Vega Pacheco" w:date="2025-09-12T22:23:00Z" w16du:dateUtc="2025-09-13T03:23:00Z">
            <w:trPr>
              <w:tblCellSpacing w:w="15" w:type="dxa"/>
            </w:trPr>
          </w:trPrChange>
        </w:trPr>
        <w:tc>
          <w:tcPr>
            <w:tcW w:w="0" w:type="auto"/>
            <w:vAlign w:val="center"/>
            <w:hideMark/>
            <w:tcPrChange w:id="2549" w:author="Alondra Vega Pacheco" w:date="2025-09-12T22:23:00Z" w16du:dateUtc="2025-09-13T03:23:00Z">
              <w:tcPr>
                <w:tcW w:w="0" w:type="auto"/>
                <w:gridSpan w:val="3"/>
                <w:vAlign w:val="center"/>
                <w:hideMark/>
              </w:tcPr>
            </w:tcPrChange>
          </w:tcPr>
          <w:p w14:paraId="7E9BF0C8" w14:textId="77777777" w:rsidR="006074BE" w:rsidRPr="006074BE" w:rsidRDefault="006074BE" w:rsidP="006074BE">
            <w:pPr>
              <w:spacing w:line="240" w:lineRule="auto"/>
              <w:rPr>
                <w:ins w:id="2550" w:author="Alondra Vega Pacheco" w:date="2025-09-12T22:23:00Z" w16du:dateUtc="2025-09-13T03:23:00Z"/>
                <w:rFonts w:ascii="Times New Roman" w:hAnsi="Times New Roman"/>
                <w:szCs w:val="24"/>
              </w:rPr>
            </w:pPr>
            <w:ins w:id="2551" w:author="Alondra Vega Pacheco" w:date="2025-09-12T22:23:00Z" w16du:dateUtc="2025-09-13T03:23:00Z">
              <w:r w:rsidRPr="006074BE">
                <w:rPr>
                  <w:rFonts w:ascii="Times New Roman" w:hAnsi="Times New Roman"/>
                  <w:b/>
                  <w:bCs/>
                  <w:szCs w:val="24"/>
                </w:rPr>
                <w:t>Trigger detection generates false positives (alerting on safe phrases) or false negatives (missing critical phrases)</w:t>
              </w:r>
            </w:ins>
          </w:p>
        </w:tc>
        <w:tc>
          <w:tcPr>
            <w:tcW w:w="0" w:type="auto"/>
            <w:vAlign w:val="center"/>
            <w:hideMark/>
            <w:tcPrChange w:id="2552" w:author="Alondra Vega Pacheco" w:date="2025-09-12T22:23:00Z" w16du:dateUtc="2025-09-13T03:23:00Z">
              <w:tcPr>
                <w:tcW w:w="0" w:type="auto"/>
                <w:gridSpan w:val="2"/>
                <w:vAlign w:val="center"/>
                <w:hideMark/>
              </w:tcPr>
            </w:tcPrChange>
          </w:tcPr>
          <w:p w14:paraId="3F711F6B" w14:textId="77777777" w:rsidR="006074BE" w:rsidRPr="006074BE" w:rsidRDefault="006074BE" w:rsidP="006074BE">
            <w:pPr>
              <w:spacing w:line="240" w:lineRule="auto"/>
              <w:rPr>
                <w:ins w:id="2553" w:author="Alondra Vega Pacheco" w:date="2025-09-12T22:23:00Z" w16du:dateUtc="2025-09-13T03:23:00Z"/>
                <w:rFonts w:ascii="Times New Roman" w:hAnsi="Times New Roman"/>
                <w:szCs w:val="24"/>
              </w:rPr>
            </w:pPr>
            <w:ins w:id="2554" w:author="Alondra Vega Pacheco" w:date="2025-09-12T22:23:00Z" w16du:dateUtc="2025-09-13T03:23:00Z">
              <w:r w:rsidRPr="006074BE">
                <w:rPr>
                  <w:rFonts w:ascii="Times New Roman" w:hAnsi="Times New Roman"/>
                  <w:szCs w:val="24"/>
                </w:rPr>
                <w:t>2</w:t>
              </w:r>
            </w:ins>
          </w:p>
        </w:tc>
        <w:tc>
          <w:tcPr>
            <w:tcW w:w="0" w:type="auto"/>
            <w:vAlign w:val="center"/>
            <w:hideMark/>
            <w:tcPrChange w:id="2555" w:author="Alondra Vega Pacheco" w:date="2025-09-12T22:23:00Z" w16du:dateUtc="2025-09-13T03:23:00Z">
              <w:tcPr>
                <w:tcW w:w="0" w:type="auto"/>
                <w:vAlign w:val="center"/>
                <w:hideMark/>
              </w:tcPr>
            </w:tcPrChange>
          </w:tcPr>
          <w:p w14:paraId="71CF21F6" w14:textId="77777777" w:rsidR="006074BE" w:rsidRPr="006074BE" w:rsidRDefault="006074BE" w:rsidP="006074BE">
            <w:pPr>
              <w:spacing w:line="240" w:lineRule="auto"/>
              <w:rPr>
                <w:ins w:id="2556" w:author="Alondra Vega Pacheco" w:date="2025-09-12T22:23:00Z" w16du:dateUtc="2025-09-13T03:23:00Z"/>
                <w:rFonts w:ascii="Times New Roman" w:hAnsi="Times New Roman"/>
                <w:szCs w:val="24"/>
              </w:rPr>
            </w:pPr>
            <w:ins w:id="2557" w:author="Alondra Vega Pacheco" w:date="2025-09-12T22:23:00Z" w16du:dateUtc="2025-09-13T03:23:00Z">
              <w:r w:rsidRPr="006074BE">
                <w:rPr>
                  <w:rFonts w:ascii="Times New Roman" w:hAnsi="Times New Roman"/>
                  <w:szCs w:val="24"/>
                </w:rPr>
                <w:t>B</w:t>
              </w:r>
            </w:ins>
          </w:p>
        </w:tc>
        <w:tc>
          <w:tcPr>
            <w:tcW w:w="0" w:type="auto"/>
            <w:vAlign w:val="center"/>
            <w:hideMark/>
            <w:tcPrChange w:id="2558" w:author="Alondra Vega Pacheco" w:date="2025-09-12T22:23:00Z" w16du:dateUtc="2025-09-13T03:23:00Z">
              <w:tcPr>
                <w:tcW w:w="0" w:type="auto"/>
                <w:gridSpan w:val="2"/>
                <w:vAlign w:val="center"/>
                <w:hideMark/>
              </w:tcPr>
            </w:tcPrChange>
          </w:tcPr>
          <w:p w14:paraId="3256CF42" w14:textId="77777777" w:rsidR="006074BE" w:rsidRPr="006074BE" w:rsidRDefault="006074BE" w:rsidP="006074BE">
            <w:pPr>
              <w:spacing w:line="240" w:lineRule="auto"/>
              <w:rPr>
                <w:ins w:id="2559" w:author="Alondra Vega Pacheco" w:date="2025-09-12T22:23:00Z" w16du:dateUtc="2025-09-13T03:23:00Z"/>
                <w:rFonts w:ascii="Times New Roman" w:hAnsi="Times New Roman"/>
                <w:szCs w:val="24"/>
              </w:rPr>
            </w:pPr>
            <w:ins w:id="2560" w:author="Alondra Vega Pacheco" w:date="2025-09-12T22:23:00Z" w16du:dateUtc="2025-09-13T03:23:00Z">
              <w:r w:rsidRPr="006074BE">
                <w:rPr>
                  <w:rFonts w:ascii="Times New Roman" w:hAnsi="Times New Roman"/>
                  <w:b/>
                  <w:bCs/>
                  <w:szCs w:val="24"/>
                </w:rPr>
                <w:t>40</w:t>
              </w:r>
            </w:ins>
          </w:p>
        </w:tc>
        <w:tc>
          <w:tcPr>
            <w:tcW w:w="0" w:type="auto"/>
            <w:vAlign w:val="center"/>
            <w:hideMark/>
            <w:tcPrChange w:id="2561" w:author="Alondra Vega Pacheco" w:date="2025-09-12T22:23:00Z" w16du:dateUtc="2025-09-13T03:23:00Z">
              <w:tcPr>
                <w:tcW w:w="0" w:type="auto"/>
                <w:gridSpan w:val="3"/>
                <w:vAlign w:val="center"/>
                <w:hideMark/>
              </w:tcPr>
            </w:tcPrChange>
          </w:tcPr>
          <w:p w14:paraId="4759D83D" w14:textId="77777777" w:rsidR="006074BE" w:rsidRPr="006074BE" w:rsidRDefault="006074BE" w:rsidP="006074BE">
            <w:pPr>
              <w:spacing w:line="240" w:lineRule="auto"/>
              <w:rPr>
                <w:ins w:id="2562" w:author="Alondra Vega Pacheco" w:date="2025-09-12T22:23:00Z" w16du:dateUtc="2025-09-13T03:23:00Z"/>
                <w:rFonts w:ascii="Times New Roman" w:hAnsi="Times New Roman"/>
                <w:szCs w:val="24"/>
              </w:rPr>
            </w:pPr>
            <w:ins w:id="2563" w:author="Alondra Vega Pacheco" w:date="2025-09-12T22:23:00Z" w16du:dateUtc="2025-09-13T03:23:00Z">
              <w:r w:rsidRPr="006074BE">
                <w:rPr>
                  <w:rFonts w:ascii="Times New Roman" w:hAnsi="Times New Roman"/>
                  <w:szCs w:val="24"/>
                </w:rPr>
                <w:t>Provide caregiver-configurable phrase lists, allow custom phrases, perform testing with varied transcripts, and log alerts for audit review.</w:t>
              </w:r>
            </w:ins>
          </w:p>
        </w:tc>
      </w:tr>
      <w:tr w:rsidR="006074BE" w:rsidRPr="006074BE" w14:paraId="2B0BDED9" w14:textId="77777777" w:rsidTr="006074BE">
        <w:trPr>
          <w:tblCellSpacing w:w="15" w:type="dxa"/>
          <w:ins w:id="2564" w:author="Alondra Vega Pacheco" w:date="2025-09-12T22:23:00Z"/>
          <w:trPrChange w:id="2565" w:author="Alondra Vega Pacheco" w:date="2025-09-12T22:23:00Z" w16du:dateUtc="2025-09-13T03:23:00Z">
            <w:trPr>
              <w:tblCellSpacing w:w="15" w:type="dxa"/>
            </w:trPr>
          </w:trPrChange>
        </w:trPr>
        <w:tc>
          <w:tcPr>
            <w:tcW w:w="0" w:type="auto"/>
            <w:vAlign w:val="center"/>
            <w:hideMark/>
            <w:tcPrChange w:id="2566" w:author="Alondra Vega Pacheco" w:date="2025-09-12T22:23:00Z" w16du:dateUtc="2025-09-13T03:23:00Z">
              <w:tcPr>
                <w:tcW w:w="0" w:type="auto"/>
                <w:gridSpan w:val="3"/>
                <w:vAlign w:val="center"/>
                <w:hideMark/>
              </w:tcPr>
            </w:tcPrChange>
          </w:tcPr>
          <w:p w14:paraId="38F441D6" w14:textId="77777777" w:rsidR="006074BE" w:rsidRPr="006074BE" w:rsidRDefault="006074BE" w:rsidP="006074BE">
            <w:pPr>
              <w:spacing w:line="240" w:lineRule="auto"/>
              <w:rPr>
                <w:ins w:id="2567" w:author="Alondra Vega Pacheco" w:date="2025-09-12T22:23:00Z" w16du:dateUtc="2025-09-13T03:23:00Z"/>
                <w:rFonts w:ascii="Times New Roman" w:hAnsi="Times New Roman"/>
                <w:szCs w:val="24"/>
              </w:rPr>
            </w:pPr>
            <w:ins w:id="2568" w:author="Alondra Vega Pacheco" w:date="2025-09-12T22:23:00Z" w16du:dateUtc="2025-09-13T03:23:00Z">
              <w:r w:rsidRPr="006074BE">
                <w:rPr>
                  <w:rFonts w:ascii="Times New Roman" w:hAnsi="Times New Roman"/>
                  <w:b/>
                  <w:bCs/>
                  <w:szCs w:val="24"/>
                </w:rPr>
                <w:t>Mobile device fragmentation &amp; OS compatibility issues (Android/iOS versions)</w:t>
              </w:r>
            </w:ins>
          </w:p>
        </w:tc>
        <w:tc>
          <w:tcPr>
            <w:tcW w:w="0" w:type="auto"/>
            <w:vAlign w:val="center"/>
            <w:hideMark/>
            <w:tcPrChange w:id="2569" w:author="Alondra Vega Pacheco" w:date="2025-09-12T22:23:00Z" w16du:dateUtc="2025-09-13T03:23:00Z">
              <w:tcPr>
                <w:tcW w:w="0" w:type="auto"/>
                <w:gridSpan w:val="2"/>
                <w:vAlign w:val="center"/>
                <w:hideMark/>
              </w:tcPr>
            </w:tcPrChange>
          </w:tcPr>
          <w:p w14:paraId="0D8E752E" w14:textId="77777777" w:rsidR="006074BE" w:rsidRPr="006074BE" w:rsidRDefault="006074BE" w:rsidP="006074BE">
            <w:pPr>
              <w:spacing w:line="240" w:lineRule="auto"/>
              <w:rPr>
                <w:ins w:id="2570" w:author="Alondra Vega Pacheco" w:date="2025-09-12T22:23:00Z" w16du:dateUtc="2025-09-13T03:23:00Z"/>
                <w:rFonts w:ascii="Times New Roman" w:hAnsi="Times New Roman"/>
                <w:szCs w:val="24"/>
              </w:rPr>
            </w:pPr>
            <w:ins w:id="2571" w:author="Alondra Vega Pacheco" w:date="2025-09-12T22:23:00Z" w16du:dateUtc="2025-09-13T03:23:00Z">
              <w:r w:rsidRPr="006074BE">
                <w:rPr>
                  <w:rFonts w:ascii="Times New Roman" w:hAnsi="Times New Roman"/>
                  <w:szCs w:val="24"/>
                </w:rPr>
                <w:t>3</w:t>
              </w:r>
            </w:ins>
          </w:p>
        </w:tc>
        <w:tc>
          <w:tcPr>
            <w:tcW w:w="0" w:type="auto"/>
            <w:vAlign w:val="center"/>
            <w:hideMark/>
            <w:tcPrChange w:id="2572" w:author="Alondra Vega Pacheco" w:date="2025-09-12T22:23:00Z" w16du:dateUtc="2025-09-13T03:23:00Z">
              <w:tcPr>
                <w:tcW w:w="0" w:type="auto"/>
                <w:vAlign w:val="center"/>
                <w:hideMark/>
              </w:tcPr>
            </w:tcPrChange>
          </w:tcPr>
          <w:p w14:paraId="2D320F4C" w14:textId="77777777" w:rsidR="006074BE" w:rsidRPr="006074BE" w:rsidRDefault="006074BE" w:rsidP="006074BE">
            <w:pPr>
              <w:spacing w:line="240" w:lineRule="auto"/>
              <w:rPr>
                <w:ins w:id="2573" w:author="Alondra Vega Pacheco" w:date="2025-09-12T22:23:00Z" w16du:dateUtc="2025-09-13T03:23:00Z"/>
                <w:rFonts w:ascii="Times New Roman" w:hAnsi="Times New Roman"/>
                <w:szCs w:val="24"/>
              </w:rPr>
            </w:pPr>
            <w:ins w:id="2574" w:author="Alondra Vega Pacheco" w:date="2025-09-12T22:23:00Z" w16du:dateUtc="2025-09-13T03:23:00Z">
              <w:r w:rsidRPr="006074BE">
                <w:rPr>
                  <w:rFonts w:ascii="Times New Roman" w:hAnsi="Times New Roman"/>
                  <w:szCs w:val="24"/>
                </w:rPr>
                <w:t>B</w:t>
              </w:r>
            </w:ins>
          </w:p>
        </w:tc>
        <w:tc>
          <w:tcPr>
            <w:tcW w:w="0" w:type="auto"/>
            <w:vAlign w:val="center"/>
            <w:hideMark/>
            <w:tcPrChange w:id="2575" w:author="Alondra Vega Pacheco" w:date="2025-09-12T22:23:00Z" w16du:dateUtc="2025-09-13T03:23:00Z">
              <w:tcPr>
                <w:tcW w:w="0" w:type="auto"/>
                <w:gridSpan w:val="2"/>
                <w:vAlign w:val="center"/>
                <w:hideMark/>
              </w:tcPr>
            </w:tcPrChange>
          </w:tcPr>
          <w:p w14:paraId="7481A92D" w14:textId="77777777" w:rsidR="006074BE" w:rsidRPr="006074BE" w:rsidRDefault="006074BE" w:rsidP="006074BE">
            <w:pPr>
              <w:spacing w:line="240" w:lineRule="auto"/>
              <w:rPr>
                <w:ins w:id="2576" w:author="Alondra Vega Pacheco" w:date="2025-09-12T22:23:00Z" w16du:dateUtc="2025-09-13T03:23:00Z"/>
                <w:rFonts w:ascii="Times New Roman" w:hAnsi="Times New Roman"/>
                <w:szCs w:val="24"/>
              </w:rPr>
            </w:pPr>
            <w:ins w:id="2577" w:author="Alondra Vega Pacheco" w:date="2025-09-12T22:23:00Z" w16du:dateUtc="2025-09-13T03:23:00Z">
              <w:r w:rsidRPr="006074BE">
                <w:rPr>
                  <w:rFonts w:ascii="Times New Roman" w:hAnsi="Times New Roman"/>
                  <w:b/>
                  <w:bCs/>
                  <w:szCs w:val="24"/>
                </w:rPr>
                <w:t>30</w:t>
              </w:r>
            </w:ins>
          </w:p>
        </w:tc>
        <w:tc>
          <w:tcPr>
            <w:tcW w:w="0" w:type="auto"/>
            <w:vAlign w:val="center"/>
            <w:hideMark/>
            <w:tcPrChange w:id="2578" w:author="Alondra Vega Pacheco" w:date="2025-09-12T22:23:00Z" w16du:dateUtc="2025-09-13T03:23:00Z">
              <w:tcPr>
                <w:tcW w:w="0" w:type="auto"/>
                <w:gridSpan w:val="3"/>
                <w:vAlign w:val="center"/>
                <w:hideMark/>
              </w:tcPr>
            </w:tcPrChange>
          </w:tcPr>
          <w:p w14:paraId="2D4429FF" w14:textId="77777777" w:rsidR="006074BE" w:rsidRPr="006074BE" w:rsidRDefault="006074BE" w:rsidP="006074BE">
            <w:pPr>
              <w:spacing w:line="240" w:lineRule="auto"/>
              <w:rPr>
                <w:ins w:id="2579" w:author="Alondra Vega Pacheco" w:date="2025-09-12T22:23:00Z" w16du:dateUtc="2025-09-13T03:23:00Z"/>
                <w:rFonts w:ascii="Times New Roman" w:hAnsi="Times New Roman"/>
                <w:szCs w:val="24"/>
              </w:rPr>
            </w:pPr>
            <w:ins w:id="2580" w:author="Alondra Vega Pacheco" w:date="2025-09-12T22:23:00Z" w16du:dateUtc="2025-09-13T03:23:00Z">
              <w:r w:rsidRPr="006074BE">
                <w:rPr>
                  <w:rFonts w:ascii="Times New Roman" w:hAnsi="Times New Roman"/>
                  <w:szCs w:val="24"/>
                </w:rPr>
                <w:t>Test on real devices &amp; emulators; phased rollout; crash analytics monitoring.</w:t>
              </w:r>
            </w:ins>
          </w:p>
        </w:tc>
      </w:tr>
      <w:tr w:rsidR="006074BE" w:rsidRPr="006074BE" w14:paraId="0D6DBBCA" w14:textId="77777777" w:rsidTr="006074BE">
        <w:trPr>
          <w:tblCellSpacing w:w="15" w:type="dxa"/>
          <w:ins w:id="2581" w:author="Alondra Vega Pacheco" w:date="2025-09-12T22:23:00Z"/>
          <w:trPrChange w:id="2582" w:author="Alondra Vega Pacheco" w:date="2025-09-12T22:23:00Z" w16du:dateUtc="2025-09-13T03:23:00Z">
            <w:trPr>
              <w:tblCellSpacing w:w="15" w:type="dxa"/>
            </w:trPr>
          </w:trPrChange>
        </w:trPr>
        <w:tc>
          <w:tcPr>
            <w:tcW w:w="0" w:type="auto"/>
            <w:vAlign w:val="center"/>
            <w:hideMark/>
            <w:tcPrChange w:id="2583" w:author="Alondra Vega Pacheco" w:date="2025-09-12T22:23:00Z" w16du:dateUtc="2025-09-13T03:23:00Z">
              <w:tcPr>
                <w:tcW w:w="0" w:type="auto"/>
                <w:gridSpan w:val="3"/>
                <w:vAlign w:val="center"/>
                <w:hideMark/>
              </w:tcPr>
            </w:tcPrChange>
          </w:tcPr>
          <w:p w14:paraId="0171020D" w14:textId="77777777" w:rsidR="006074BE" w:rsidRPr="006074BE" w:rsidRDefault="006074BE" w:rsidP="006074BE">
            <w:pPr>
              <w:spacing w:line="240" w:lineRule="auto"/>
              <w:rPr>
                <w:ins w:id="2584" w:author="Alondra Vega Pacheco" w:date="2025-09-12T22:23:00Z" w16du:dateUtc="2025-09-13T03:23:00Z"/>
                <w:rFonts w:ascii="Times New Roman" w:hAnsi="Times New Roman"/>
                <w:szCs w:val="24"/>
              </w:rPr>
            </w:pPr>
            <w:ins w:id="2585" w:author="Alondra Vega Pacheco" w:date="2025-09-12T22:23:00Z" w16du:dateUtc="2025-09-13T03:23:00Z">
              <w:r w:rsidRPr="006074BE">
                <w:rPr>
                  <w:rFonts w:ascii="Times New Roman" w:hAnsi="Times New Roman"/>
                  <w:b/>
                  <w:bCs/>
                  <w:szCs w:val="24"/>
                </w:rPr>
                <w:t>Poor user adoption or usability issues (patients/caregivers find the app confusing)</w:t>
              </w:r>
            </w:ins>
          </w:p>
        </w:tc>
        <w:tc>
          <w:tcPr>
            <w:tcW w:w="0" w:type="auto"/>
            <w:vAlign w:val="center"/>
            <w:hideMark/>
            <w:tcPrChange w:id="2586" w:author="Alondra Vega Pacheco" w:date="2025-09-12T22:23:00Z" w16du:dateUtc="2025-09-13T03:23:00Z">
              <w:tcPr>
                <w:tcW w:w="0" w:type="auto"/>
                <w:gridSpan w:val="2"/>
                <w:vAlign w:val="center"/>
                <w:hideMark/>
              </w:tcPr>
            </w:tcPrChange>
          </w:tcPr>
          <w:p w14:paraId="676870AE" w14:textId="77777777" w:rsidR="006074BE" w:rsidRPr="006074BE" w:rsidRDefault="006074BE" w:rsidP="006074BE">
            <w:pPr>
              <w:spacing w:line="240" w:lineRule="auto"/>
              <w:rPr>
                <w:ins w:id="2587" w:author="Alondra Vega Pacheco" w:date="2025-09-12T22:23:00Z" w16du:dateUtc="2025-09-13T03:23:00Z"/>
                <w:rFonts w:ascii="Times New Roman" w:hAnsi="Times New Roman"/>
                <w:szCs w:val="24"/>
              </w:rPr>
            </w:pPr>
            <w:ins w:id="2588" w:author="Alondra Vega Pacheco" w:date="2025-09-12T22:23:00Z" w16du:dateUtc="2025-09-13T03:23:00Z">
              <w:r w:rsidRPr="006074BE">
                <w:rPr>
                  <w:rFonts w:ascii="Times New Roman" w:hAnsi="Times New Roman"/>
                  <w:szCs w:val="24"/>
                </w:rPr>
                <w:t>3</w:t>
              </w:r>
            </w:ins>
          </w:p>
        </w:tc>
        <w:tc>
          <w:tcPr>
            <w:tcW w:w="0" w:type="auto"/>
            <w:vAlign w:val="center"/>
            <w:hideMark/>
            <w:tcPrChange w:id="2589" w:author="Alondra Vega Pacheco" w:date="2025-09-12T22:23:00Z" w16du:dateUtc="2025-09-13T03:23:00Z">
              <w:tcPr>
                <w:tcW w:w="0" w:type="auto"/>
                <w:vAlign w:val="center"/>
                <w:hideMark/>
              </w:tcPr>
            </w:tcPrChange>
          </w:tcPr>
          <w:p w14:paraId="2CB7B9C0" w14:textId="77777777" w:rsidR="006074BE" w:rsidRPr="006074BE" w:rsidRDefault="006074BE" w:rsidP="006074BE">
            <w:pPr>
              <w:spacing w:line="240" w:lineRule="auto"/>
              <w:rPr>
                <w:ins w:id="2590" w:author="Alondra Vega Pacheco" w:date="2025-09-12T22:23:00Z" w16du:dateUtc="2025-09-13T03:23:00Z"/>
                <w:rFonts w:ascii="Times New Roman" w:hAnsi="Times New Roman"/>
                <w:szCs w:val="24"/>
              </w:rPr>
            </w:pPr>
            <w:ins w:id="2591" w:author="Alondra Vega Pacheco" w:date="2025-09-12T22:23:00Z" w16du:dateUtc="2025-09-13T03:23:00Z">
              <w:r w:rsidRPr="006074BE">
                <w:rPr>
                  <w:rFonts w:ascii="Times New Roman" w:hAnsi="Times New Roman"/>
                  <w:szCs w:val="24"/>
                </w:rPr>
                <w:t>B</w:t>
              </w:r>
            </w:ins>
          </w:p>
        </w:tc>
        <w:tc>
          <w:tcPr>
            <w:tcW w:w="0" w:type="auto"/>
            <w:vAlign w:val="center"/>
            <w:hideMark/>
            <w:tcPrChange w:id="2592" w:author="Alondra Vega Pacheco" w:date="2025-09-12T22:23:00Z" w16du:dateUtc="2025-09-13T03:23:00Z">
              <w:tcPr>
                <w:tcW w:w="0" w:type="auto"/>
                <w:gridSpan w:val="2"/>
                <w:vAlign w:val="center"/>
                <w:hideMark/>
              </w:tcPr>
            </w:tcPrChange>
          </w:tcPr>
          <w:p w14:paraId="1F5DC754" w14:textId="77777777" w:rsidR="006074BE" w:rsidRPr="006074BE" w:rsidRDefault="006074BE" w:rsidP="006074BE">
            <w:pPr>
              <w:spacing w:line="240" w:lineRule="auto"/>
              <w:rPr>
                <w:ins w:id="2593" w:author="Alondra Vega Pacheco" w:date="2025-09-12T22:23:00Z" w16du:dateUtc="2025-09-13T03:23:00Z"/>
                <w:rFonts w:ascii="Times New Roman" w:hAnsi="Times New Roman"/>
                <w:szCs w:val="24"/>
              </w:rPr>
            </w:pPr>
            <w:ins w:id="2594" w:author="Alondra Vega Pacheco" w:date="2025-09-12T22:23:00Z" w16du:dateUtc="2025-09-13T03:23:00Z">
              <w:r w:rsidRPr="006074BE">
                <w:rPr>
                  <w:rFonts w:ascii="Times New Roman" w:hAnsi="Times New Roman"/>
                  <w:b/>
                  <w:bCs/>
                  <w:szCs w:val="24"/>
                </w:rPr>
                <w:t>30</w:t>
              </w:r>
            </w:ins>
          </w:p>
        </w:tc>
        <w:tc>
          <w:tcPr>
            <w:tcW w:w="0" w:type="auto"/>
            <w:vAlign w:val="center"/>
            <w:hideMark/>
            <w:tcPrChange w:id="2595" w:author="Alondra Vega Pacheco" w:date="2025-09-12T22:23:00Z" w16du:dateUtc="2025-09-13T03:23:00Z">
              <w:tcPr>
                <w:tcW w:w="0" w:type="auto"/>
                <w:gridSpan w:val="3"/>
                <w:vAlign w:val="center"/>
                <w:hideMark/>
              </w:tcPr>
            </w:tcPrChange>
          </w:tcPr>
          <w:p w14:paraId="6BB4AD6A" w14:textId="77777777" w:rsidR="006074BE" w:rsidRPr="006074BE" w:rsidRDefault="006074BE" w:rsidP="006074BE">
            <w:pPr>
              <w:spacing w:line="240" w:lineRule="auto"/>
              <w:rPr>
                <w:ins w:id="2596" w:author="Alondra Vega Pacheco" w:date="2025-09-12T22:23:00Z" w16du:dateUtc="2025-09-13T03:23:00Z"/>
                <w:rFonts w:ascii="Times New Roman" w:hAnsi="Times New Roman"/>
                <w:szCs w:val="24"/>
              </w:rPr>
            </w:pPr>
            <w:ins w:id="2597" w:author="Alondra Vega Pacheco" w:date="2025-09-12T22:23:00Z" w16du:dateUtc="2025-09-13T03:23:00Z">
              <w:r w:rsidRPr="006074BE">
                <w:rPr>
                  <w:rFonts w:ascii="Times New Roman" w:hAnsi="Times New Roman"/>
                  <w:szCs w:val="24"/>
                </w:rPr>
                <w:t>Usability testing, simplified UI/UX, multilingual support, and video tutorials.</w:t>
              </w:r>
            </w:ins>
          </w:p>
        </w:tc>
      </w:tr>
      <w:tr w:rsidR="006074BE" w:rsidRPr="006074BE" w14:paraId="1AF76711" w14:textId="77777777" w:rsidTr="006074BE">
        <w:trPr>
          <w:tblCellSpacing w:w="15" w:type="dxa"/>
          <w:ins w:id="2598" w:author="Alondra Vega Pacheco" w:date="2025-09-12T22:23:00Z"/>
          <w:trPrChange w:id="2599" w:author="Alondra Vega Pacheco" w:date="2025-09-12T22:23:00Z" w16du:dateUtc="2025-09-13T03:23:00Z">
            <w:trPr>
              <w:tblCellSpacing w:w="15" w:type="dxa"/>
            </w:trPr>
          </w:trPrChange>
        </w:trPr>
        <w:tc>
          <w:tcPr>
            <w:tcW w:w="0" w:type="auto"/>
            <w:vAlign w:val="center"/>
            <w:hideMark/>
            <w:tcPrChange w:id="2600" w:author="Alondra Vega Pacheco" w:date="2025-09-12T22:23:00Z" w16du:dateUtc="2025-09-13T03:23:00Z">
              <w:tcPr>
                <w:tcW w:w="0" w:type="auto"/>
                <w:gridSpan w:val="3"/>
                <w:vAlign w:val="center"/>
                <w:hideMark/>
              </w:tcPr>
            </w:tcPrChange>
          </w:tcPr>
          <w:p w14:paraId="45C9E6A9" w14:textId="77777777" w:rsidR="006074BE" w:rsidRPr="006074BE" w:rsidRDefault="006074BE" w:rsidP="006074BE">
            <w:pPr>
              <w:spacing w:line="240" w:lineRule="auto"/>
              <w:rPr>
                <w:ins w:id="2601" w:author="Alondra Vega Pacheco" w:date="2025-09-12T22:23:00Z" w16du:dateUtc="2025-09-13T03:23:00Z"/>
                <w:rFonts w:ascii="Times New Roman" w:hAnsi="Times New Roman"/>
                <w:szCs w:val="24"/>
              </w:rPr>
            </w:pPr>
            <w:ins w:id="2602" w:author="Alondra Vega Pacheco" w:date="2025-09-12T22:23:00Z" w16du:dateUtc="2025-09-13T03:23:00Z">
              <w:r w:rsidRPr="006074BE">
                <w:rPr>
                  <w:rFonts w:ascii="Times New Roman" w:hAnsi="Times New Roman"/>
                  <w:b/>
                  <w:bCs/>
                  <w:szCs w:val="24"/>
                </w:rPr>
                <w:t>Lawsuit risk (before deployment)</w:t>
              </w:r>
            </w:ins>
          </w:p>
        </w:tc>
        <w:tc>
          <w:tcPr>
            <w:tcW w:w="0" w:type="auto"/>
            <w:vAlign w:val="center"/>
            <w:hideMark/>
            <w:tcPrChange w:id="2603" w:author="Alondra Vega Pacheco" w:date="2025-09-12T22:23:00Z" w16du:dateUtc="2025-09-13T03:23:00Z">
              <w:tcPr>
                <w:tcW w:w="0" w:type="auto"/>
                <w:gridSpan w:val="2"/>
                <w:vAlign w:val="center"/>
                <w:hideMark/>
              </w:tcPr>
            </w:tcPrChange>
          </w:tcPr>
          <w:p w14:paraId="6DA2B6A9" w14:textId="77777777" w:rsidR="006074BE" w:rsidRPr="006074BE" w:rsidRDefault="006074BE" w:rsidP="006074BE">
            <w:pPr>
              <w:spacing w:line="240" w:lineRule="auto"/>
              <w:rPr>
                <w:ins w:id="2604" w:author="Alondra Vega Pacheco" w:date="2025-09-12T22:23:00Z" w16du:dateUtc="2025-09-13T03:23:00Z"/>
                <w:rFonts w:ascii="Times New Roman" w:hAnsi="Times New Roman"/>
                <w:szCs w:val="24"/>
              </w:rPr>
            </w:pPr>
            <w:ins w:id="2605" w:author="Alondra Vega Pacheco" w:date="2025-09-12T22:23:00Z" w16du:dateUtc="2025-09-13T03:23:00Z">
              <w:r w:rsidRPr="006074BE">
                <w:rPr>
                  <w:rFonts w:ascii="Times New Roman" w:hAnsi="Times New Roman"/>
                  <w:szCs w:val="24"/>
                </w:rPr>
                <w:t>1</w:t>
              </w:r>
            </w:ins>
          </w:p>
        </w:tc>
        <w:tc>
          <w:tcPr>
            <w:tcW w:w="0" w:type="auto"/>
            <w:vAlign w:val="center"/>
            <w:hideMark/>
            <w:tcPrChange w:id="2606" w:author="Alondra Vega Pacheco" w:date="2025-09-12T22:23:00Z" w16du:dateUtc="2025-09-13T03:23:00Z">
              <w:tcPr>
                <w:tcW w:w="0" w:type="auto"/>
                <w:vAlign w:val="center"/>
                <w:hideMark/>
              </w:tcPr>
            </w:tcPrChange>
          </w:tcPr>
          <w:p w14:paraId="1646665C" w14:textId="77777777" w:rsidR="006074BE" w:rsidRPr="006074BE" w:rsidRDefault="006074BE" w:rsidP="006074BE">
            <w:pPr>
              <w:spacing w:line="240" w:lineRule="auto"/>
              <w:rPr>
                <w:ins w:id="2607" w:author="Alondra Vega Pacheco" w:date="2025-09-12T22:23:00Z" w16du:dateUtc="2025-09-13T03:23:00Z"/>
                <w:rFonts w:ascii="Times New Roman" w:hAnsi="Times New Roman"/>
                <w:szCs w:val="24"/>
              </w:rPr>
            </w:pPr>
            <w:ins w:id="2608" w:author="Alondra Vega Pacheco" w:date="2025-09-12T22:23:00Z" w16du:dateUtc="2025-09-13T03:23:00Z">
              <w:r w:rsidRPr="006074BE">
                <w:rPr>
                  <w:rFonts w:ascii="Times New Roman" w:hAnsi="Times New Roman"/>
                  <w:szCs w:val="24"/>
                </w:rPr>
                <w:t>C</w:t>
              </w:r>
            </w:ins>
          </w:p>
        </w:tc>
        <w:tc>
          <w:tcPr>
            <w:tcW w:w="0" w:type="auto"/>
            <w:vAlign w:val="center"/>
            <w:hideMark/>
            <w:tcPrChange w:id="2609" w:author="Alondra Vega Pacheco" w:date="2025-09-12T22:23:00Z" w16du:dateUtc="2025-09-13T03:23:00Z">
              <w:tcPr>
                <w:tcW w:w="0" w:type="auto"/>
                <w:gridSpan w:val="2"/>
                <w:vAlign w:val="center"/>
                <w:hideMark/>
              </w:tcPr>
            </w:tcPrChange>
          </w:tcPr>
          <w:p w14:paraId="25D19FBB" w14:textId="77777777" w:rsidR="006074BE" w:rsidRPr="006074BE" w:rsidRDefault="006074BE" w:rsidP="006074BE">
            <w:pPr>
              <w:spacing w:line="240" w:lineRule="auto"/>
              <w:rPr>
                <w:ins w:id="2610" w:author="Alondra Vega Pacheco" w:date="2025-09-12T22:23:00Z" w16du:dateUtc="2025-09-13T03:23:00Z"/>
                <w:rFonts w:ascii="Times New Roman" w:hAnsi="Times New Roman"/>
                <w:szCs w:val="24"/>
              </w:rPr>
            </w:pPr>
            <w:ins w:id="2611" w:author="Alondra Vega Pacheco" w:date="2025-09-12T22:23:00Z" w16du:dateUtc="2025-09-13T03:23:00Z">
              <w:r w:rsidRPr="006074BE">
                <w:rPr>
                  <w:rFonts w:ascii="Times New Roman" w:hAnsi="Times New Roman"/>
                  <w:b/>
                  <w:bCs/>
                  <w:szCs w:val="24"/>
                </w:rPr>
                <w:t>6</w:t>
              </w:r>
            </w:ins>
          </w:p>
        </w:tc>
        <w:tc>
          <w:tcPr>
            <w:tcW w:w="0" w:type="auto"/>
            <w:vAlign w:val="center"/>
            <w:hideMark/>
            <w:tcPrChange w:id="2612" w:author="Alondra Vega Pacheco" w:date="2025-09-12T22:23:00Z" w16du:dateUtc="2025-09-13T03:23:00Z">
              <w:tcPr>
                <w:tcW w:w="0" w:type="auto"/>
                <w:gridSpan w:val="3"/>
                <w:vAlign w:val="center"/>
                <w:hideMark/>
              </w:tcPr>
            </w:tcPrChange>
          </w:tcPr>
          <w:p w14:paraId="75E98745" w14:textId="77777777" w:rsidR="006074BE" w:rsidRPr="006074BE" w:rsidRDefault="006074BE" w:rsidP="006074BE">
            <w:pPr>
              <w:spacing w:line="240" w:lineRule="auto"/>
              <w:rPr>
                <w:ins w:id="2613" w:author="Alondra Vega Pacheco" w:date="2025-09-12T22:23:00Z" w16du:dateUtc="2025-09-13T03:23:00Z"/>
                <w:rFonts w:ascii="Times New Roman" w:hAnsi="Times New Roman"/>
                <w:szCs w:val="24"/>
              </w:rPr>
            </w:pPr>
            <w:ins w:id="2614" w:author="Alondra Vega Pacheco" w:date="2025-09-12T22:23:00Z" w16du:dateUtc="2025-09-13T03:23:00Z">
              <w:r w:rsidRPr="006074BE">
                <w:rPr>
                  <w:rFonts w:ascii="Times New Roman" w:hAnsi="Times New Roman"/>
                  <w:szCs w:val="24"/>
                </w:rPr>
                <w:t>Minimal concern until public release.</w:t>
              </w:r>
            </w:ins>
          </w:p>
        </w:tc>
      </w:tr>
    </w:tbl>
    <w:p w14:paraId="030E6DB8" w14:textId="0C4E6F59" w:rsidR="00E7159E" w:rsidRPr="003E3D25" w:rsidRDefault="001A7111" w:rsidP="00CC269E">
      <w:pPr>
        <w:pStyle w:val="Caption"/>
        <w:rPr>
          <w:i w:val="0"/>
        </w:rPr>
      </w:pPr>
      <w:del w:id="2615" w:author="Alondra Vega Pacheco" w:date="2025-09-12T22:23:00Z" w16du:dateUtc="2025-09-13T03:23:00Z">
        <w:r w:rsidDel="00372BC6">
          <w:delText xml:space="preserve">Table </w:delText>
        </w:r>
        <w:r w:rsidDel="00372BC6">
          <w:fldChar w:fldCharType="begin"/>
        </w:r>
        <w:r w:rsidDel="00372BC6">
          <w:delInstrText>SEQ Table \* ARABIC</w:delInstrText>
        </w:r>
        <w:r w:rsidDel="00372BC6">
          <w:fldChar w:fldCharType="separate"/>
        </w:r>
      </w:del>
      <w:del w:id="2616" w:author="Alondra Vega Pacheco" w:date="2025-09-07T11:11:00Z" w16du:dateUtc="2025-09-07T16:11:00Z">
        <w:r w:rsidR="003B3F28" w:rsidDel="00C33C49">
          <w:rPr>
            <w:noProof/>
          </w:rPr>
          <w:delText>7</w:delText>
        </w:r>
      </w:del>
      <w:bookmarkEnd w:id="2430"/>
      <w:del w:id="2617" w:author="Alondra Vega Pacheco" w:date="2025-09-12T22:23:00Z" w16du:dateUtc="2025-09-13T03:23:00Z">
        <w:r w:rsidDel="00372BC6">
          <w:fldChar w:fldCharType="end"/>
        </w:r>
        <w:r w:rsidDel="00372BC6">
          <w:delText xml:space="preserve"> </w:delText>
        </w:r>
        <w:r w:rsidR="00771A21" w:rsidRPr="003E3D25" w:rsidDel="00372BC6">
          <w:delText>Risk Probability and Mitigation Table</w:delText>
        </w:r>
      </w:del>
      <w:bookmarkEnd w:id="2431"/>
    </w:p>
    <w:tbl>
      <w:tblPr>
        <w:tblW w:w="1012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Change w:id="2618" w:author="Alondra Vega Pacheco" w:date="2025-09-12T22:22:00Z" w16du:dateUtc="2025-09-13T03:22:00Z">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PrChange>
      </w:tblPr>
      <w:tblGrid>
        <w:gridCol w:w="2745"/>
        <w:gridCol w:w="1365"/>
        <w:gridCol w:w="1455"/>
        <w:gridCol w:w="1170"/>
        <w:gridCol w:w="3390"/>
        <w:tblGridChange w:id="2619">
          <w:tblGrid>
            <w:gridCol w:w="2745"/>
            <w:gridCol w:w="1365"/>
            <w:gridCol w:w="1455"/>
            <w:gridCol w:w="1170"/>
            <w:gridCol w:w="3390"/>
          </w:tblGrid>
        </w:tblGridChange>
      </w:tblGrid>
      <w:tr w:rsidR="503F0872" w:rsidDel="006074BE" w14:paraId="3F48CD37" w14:textId="729763DC" w:rsidTr="006074BE">
        <w:trPr>
          <w:trHeight w:val="300"/>
          <w:tblHeader/>
          <w:del w:id="2620" w:author="Alondra Vega Pacheco" w:date="2025-09-12T22:22:00Z"/>
          <w:trPrChange w:id="2621" w:author="Alondra Vega Pacheco" w:date="2025-09-12T22:22:00Z" w16du:dateUtc="2025-09-13T03:22:00Z">
            <w:trPr>
              <w:trHeight w:val="300"/>
              <w:tblHeader/>
            </w:trPr>
          </w:trPrChange>
        </w:trPr>
        <w:tc>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105" w:type="dxa"/>
              <w:right w:w="105" w:type="dxa"/>
            </w:tcMar>
            <w:vAlign w:val="center"/>
            <w:tcPrChange w:id="2622" w:author="Alondra Vega Pacheco" w:date="2025-09-12T22:22:00Z" w16du:dateUtc="2025-09-13T03:22:00Z">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105" w:type="dxa"/>
                  <w:right w:w="105" w:type="dxa"/>
                </w:tcMar>
                <w:vAlign w:val="center"/>
              </w:tcPr>
            </w:tcPrChange>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3"/>
              <w:gridCol w:w="1221"/>
              <w:gridCol w:w="1061"/>
              <w:gridCol w:w="634"/>
              <w:gridCol w:w="3001"/>
            </w:tblGrid>
            <w:tr w:rsidR="006074BE" w14:paraId="11EBC1D2" w14:textId="77777777">
              <w:trPr>
                <w:tblHeader/>
                <w:tblCellSpacing w:w="15" w:type="dxa"/>
                <w:ins w:id="2623" w:author="Alondra Vega Pacheco" w:date="2025-09-12T22:23:00Z"/>
              </w:trPr>
              <w:tc>
                <w:tcPr>
                  <w:tcW w:w="3398" w:type="dxa"/>
                  <w:vAlign w:val="center"/>
                  <w:hideMark/>
                </w:tcPr>
                <w:p w14:paraId="4EEEBF76" w14:textId="77777777" w:rsidR="006074BE" w:rsidRDefault="006074BE" w:rsidP="006074BE">
                  <w:pPr>
                    <w:spacing w:line="240" w:lineRule="auto"/>
                    <w:jc w:val="center"/>
                    <w:rPr>
                      <w:ins w:id="2624" w:author="Alondra Vega Pacheco" w:date="2025-09-12T22:23:00Z" w16du:dateUtc="2025-09-13T03:23:00Z"/>
                      <w:rFonts w:ascii="Times New Roman" w:hAnsi="Times New Roman"/>
                      <w:b/>
                      <w:bCs/>
                    </w:rPr>
                  </w:pPr>
                  <w:ins w:id="2625" w:author="Alondra Vega Pacheco" w:date="2025-09-12T22:23:00Z" w16du:dateUtc="2025-09-13T03:23:00Z">
                    <w:r>
                      <w:rPr>
                        <w:b/>
                        <w:bCs/>
                      </w:rPr>
                      <w:lastRenderedPageBreak/>
                      <w:t>Risk</w:t>
                    </w:r>
                  </w:ins>
                </w:p>
              </w:tc>
              <w:tc>
                <w:tcPr>
                  <w:tcW w:w="1191" w:type="dxa"/>
                  <w:vAlign w:val="center"/>
                  <w:hideMark/>
                </w:tcPr>
                <w:p w14:paraId="3833F6F2" w14:textId="77777777" w:rsidR="006074BE" w:rsidRDefault="006074BE" w:rsidP="006074BE">
                  <w:pPr>
                    <w:jc w:val="center"/>
                    <w:rPr>
                      <w:ins w:id="2626" w:author="Alondra Vega Pacheco" w:date="2025-09-12T22:23:00Z" w16du:dateUtc="2025-09-13T03:23:00Z"/>
                      <w:b/>
                      <w:bCs/>
                    </w:rPr>
                  </w:pPr>
                  <w:ins w:id="2627" w:author="Alondra Vega Pacheco" w:date="2025-09-12T22:23:00Z" w16du:dateUtc="2025-09-13T03:23:00Z">
                    <w:r>
                      <w:rPr>
                        <w:b/>
                        <w:bCs/>
                      </w:rPr>
                      <w:t>Probability</w:t>
                    </w:r>
                  </w:ins>
                </w:p>
              </w:tc>
              <w:tc>
                <w:tcPr>
                  <w:tcW w:w="1031" w:type="dxa"/>
                  <w:vAlign w:val="center"/>
                  <w:hideMark/>
                </w:tcPr>
                <w:p w14:paraId="3C957D07" w14:textId="77777777" w:rsidR="006074BE" w:rsidRDefault="006074BE" w:rsidP="006074BE">
                  <w:pPr>
                    <w:jc w:val="center"/>
                    <w:rPr>
                      <w:ins w:id="2628" w:author="Alondra Vega Pacheco" w:date="2025-09-12T22:23:00Z" w16du:dateUtc="2025-09-13T03:23:00Z"/>
                      <w:b/>
                      <w:bCs/>
                    </w:rPr>
                  </w:pPr>
                  <w:ins w:id="2629" w:author="Alondra Vega Pacheco" w:date="2025-09-12T22:23:00Z" w16du:dateUtc="2025-09-13T03:23:00Z">
                    <w:r>
                      <w:rPr>
                        <w:b/>
                        <w:bCs/>
                      </w:rPr>
                      <w:t>Impact</w:t>
                    </w:r>
                  </w:ins>
                </w:p>
              </w:tc>
              <w:tc>
                <w:tcPr>
                  <w:tcW w:w="604" w:type="dxa"/>
                  <w:vAlign w:val="center"/>
                  <w:hideMark/>
                </w:tcPr>
                <w:p w14:paraId="4DEA4A96" w14:textId="77777777" w:rsidR="006074BE" w:rsidRDefault="006074BE" w:rsidP="006074BE">
                  <w:pPr>
                    <w:jc w:val="center"/>
                    <w:rPr>
                      <w:ins w:id="2630" w:author="Alondra Vega Pacheco" w:date="2025-09-12T22:23:00Z" w16du:dateUtc="2025-09-13T03:23:00Z"/>
                      <w:b/>
                      <w:bCs/>
                    </w:rPr>
                  </w:pPr>
                  <w:ins w:id="2631" w:author="Alondra Vega Pacheco" w:date="2025-09-12T22:23:00Z" w16du:dateUtc="2025-09-13T03:23:00Z">
                    <w:r>
                      <w:rPr>
                        <w:b/>
                        <w:bCs/>
                      </w:rPr>
                      <w:t>Score</w:t>
                    </w:r>
                  </w:ins>
                </w:p>
              </w:tc>
              <w:tc>
                <w:tcPr>
                  <w:tcW w:w="2956" w:type="dxa"/>
                  <w:vAlign w:val="center"/>
                  <w:hideMark/>
                </w:tcPr>
                <w:p w14:paraId="303C3C8D" w14:textId="77777777" w:rsidR="006074BE" w:rsidRDefault="006074BE" w:rsidP="006074BE">
                  <w:pPr>
                    <w:jc w:val="center"/>
                    <w:rPr>
                      <w:ins w:id="2632" w:author="Alondra Vega Pacheco" w:date="2025-09-12T22:23:00Z" w16du:dateUtc="2025-09-13T03:23:00Z"/>
                      <w:b/>
                      <w:bCs/>
                    </w:rPr>
                  </w:pPr>
                  <w:ins w:id="2633" w:author="Alondra Vega Pacheco" w:date="2025-09-12T22:23:00Z" w16du:dateUtc="2025-09-13T03:23:00Z">
                    <w:r>
                      <w:rPr>
                        <w:b/>
                        <w:bCs/>
                      </w:rPr>
                      <w:t>Mitigation Strategy</w:t>
                    </w:r>
                  </w:ins>
                </w:p>
              </w:tc>
            </w:tr>
            <w:tr w:rsidR="006074BE" w14:paraId="0139EE00" w14:textId="77777777">
              <w:trPr>
                <w:tblCellSpacing w:w="15" w:type="dxa"/>
                <w:ins w:id="2634" w:author="Alondra Vega Pacheco" w:date="2025-09-12T22:23:00Z"/>
              </w:trPr>
              <w:tc>
                <w:tcPr>
                  <w:tcW w:w="3398" w:type="dxa"/>
                  <w:vAlign w:val="center"/>
                  <w:hideMark/>
                </w:tcPr>
                <w:p w14:paraId="1C774B8A" w14:textId="77777777" w:rsidR="006074BE" w:rsidRDefault="006074BE" w:rsidP="006074BE">
                  <w:pPr>
                    <w:rPr>
                      <w:ins w:id="2635" w:author="Alondra Vega Pacheco" w:date="2025-09-12T22:23:00Z" w16du:dateUtc="2025-09-13T03:23:00Z"/>
                    </w:rPr>
                  </w:pPr>
                  <w:ins w:id="2636" w:author="Alondra Vega Pacheco" w:date="2025-09-12T22:23:00Z" w16du:dateUtc="2025-09-13T03:23:00Z">
                    <w:r>
                      <w:rPr>
                        <w:rStyle w:val="Strong"/>
                      </w:rPr>
                      <w:t>HIPAA compliance failure (data mishandling, misconfigured AWS)</w:t>
                    </w:r>
                  </w:ins>
                </w:p>
              </w:tc>
              <w:tc>
                <w:tcPr>
                  <w:tcW w:w="1191" w:type="dxa"/>
                  <w:vAlign w:val="center"/>
                  <w:hideMark/>
                </w:tcPr>
                <w:p w14:paraId="2799B417" w14:textId="77777777" w:rsidR="006074BE" w:rsidRDefault="006074BE" w:rsidP="006074BE">
                  <w:pPr>
                    <w:rPr>
                      <w:ins w:id="2637" w:author="Alondra Vega Pacheco" w:date="2025-09-12T22:23:00Z" w16du:dateUtc="2025-09-13T03:23:00Z"/>
                    </w:rPr>
                  </w:pPr>
                  <w:ins w:id="2638" w:author="Alondra Vega Pacheco" w:date="2025-09-12T22:23:00Z" w16du:dateUtc="2025-09-13T03:23:00Z">
                    <w:r>
                      <w:t>3</w:t>
                    </w:r>
                  </w:ins>
                </w:p>
              </w:tc>
              <w:tc>
                <w:tcPr>
                  <w:tcW w:w="1031" w:type="dxa"/>
                  <w:vAlign w:val="center"/>
                  <w:hideMark/>
                </w:tcPr>
                <w:p w14:paraId="4E9EB0B8" w14:textId="77777777" w:rsidR="006074BE" w:rsidRDefault="006074BE" w:rsidP="006074BE">
                  <w:pPr>
                    <w:rPr>
                      <w:ins w:id="2639" w:author="Alondra Vega Pacheco" w:date="2025-09-12T22:23:00Z" w16du:dateUtc="2025-09-13T03:23:00Z"/>
                    </w:rPr>
                  </w:pPr>
                  <w:ins w:id="2640" w:author="Alondra Vega Pacheco" w:date="2025-09-12T22:23:00Z" w16du:dateUtc="2025-09-13T03:23:00Z">
                    <w:r>
                      <w:t>A</w:t>
                    </w:r>
                  </w:ins>
                </w:p>
              </w:tc>
              <w:tc>
                <w:tcPr>
                  <w:tcW w:w="604" w:type="dxa"/>
                  <w:vAlign w:val="center"/>
                  <w:hideMark/>
                </w:tcPr>
                <w:p w14:paraId="38EE5EEE" w14:textId="77777777" w:rsidR="006074BE" w:rsidRDefault="006074BE" w:rsidP="006074BE">
                  <w:pPr>
                    <w:rPr>
                      <w:ins w:id="2641" w:author="Alondra Vega Pacheco" w:date="2025-09-12T22:23:00Z" w16du:dateUtc="2025-09-13T03:23:00Z"/>
                    </w:rPr>
                  </w:pPr>
                  <w:ins w:id="2642" w:author="Alondra Vega Pacheco" w:date="2025-09-12T22:23:00Z" w16du:dateUtc="2025-09-13T03:23:00Z">
                    <w:r>
                      <w:rPr>
                        <w:rStyle w:val="Strong"/>
                      </w:rPr>
                      <w:t>90</w:t>
                    </w:r>
                  </w:ins>
                </w:p>
              </w:tc>
              <w:tc>
                <w:tcPr>
                  <w:tcW w:w="2956" w:type="dxa"/>
                  <w:vAlign w:val="center"/>
                  <w:hideMark/>
                </w:tcPr>
                <w:p w14:paraId="2BBCB35E" w14:textId="77777777" w:rsidR="006074BE" w:rsidRDefault="006074BE" w:rsidP="006074BE">
                  <w:pPr>
                    <w:rPr>
                      <w:ins w:id="2643" w:author="Alondra Vega Pacheco" w:date="2025-09-12T22:23:00Z" w16du:dateUtc="2025-09-13T03:23:00Z"/>
                    </w:rPr>
                  </w:pPr>
                  <w:ins w:id="2644" w:author="Alondra Vega Pacheco" w:date="2025-09-12T22:23:00Z" w16du:dateUtc="2025-09-13T03:23:00Z">
                    <w:r>
                      <w:t>Regular audits, legal reviews, use HIPAA-eligible AWS services, and enforce encryption.</w:t>
                    </w:r>
                  </w:ins>
                </w:p>
              </w:tc>
            </w:tr>
            <w:tr w:rsidR="006074BE" w14:paraId="5922BB94" w14:textId="77777777">
              <w:trPr>
                <w:tblCellSpacing w:w="15" w:type="dxa"/>
                <w:ins w:id="2645" w:author="Alondra Vega Pacheco" w:date="2025-09-12T22:23:00Z"/>
              </w:trPr>
              <w:tc>
                <w:tcPr>
                  <w:tcW w:w="3398" w:type="dxa"/>
                  <w:vAlign w:val="center"/>
                  <w:hideMark/>
                </w:tcPr>
                <w:p w14:paraId="266C291A" w14:textId="77777777" w:rsidR="006074BE" w:rsidRDefault="006074BE" w:rsidP="006074BE">
                  <w:pPr>
                    <w:rPr>
                      <w:ins w:id="2646" w:author="Alondra Vega Pacheco" w:date="2025-09-12T22:23:00Z" w16du:dateUtc="2025-09-13T03:23:00Z"/>
                    </w:rPr>
                  </w:pPr>
                  <w:ins w:id="2647" w:author="Alondra Vega Pacheco" w:date="2025-09-12T22:23:00Z" w16du:dateUtc="2025-09-13T03:23:00Z">
                    <w:r>
                      <w:rPr>
                        <w:rStyle w:val="Strong"/>
                      </w:rPr>
                      <w:t>Failure to integrate third-party APIs (Stripe, Fitbit, Nest, Zoom)</w:t>
                    </w:r>
                  </w:ins>
                </w:p>
              </w:tc>
              <w:tc>
                <w:tcPr>
                  <w:tcW w:w="1191" w:type="dxa"/>
                  <w:vAlign w:val="center"/>
                  <w:hideMark/>
                </w:tcPr>
                <w:p w14:paraId="1E719FA4" w14:textId="77777777" w:rsidR="006074BE" w:rsidRDefault="006074BE" w:rsidP="006074BE">
                  <w:pPr>
                    <w:rPr>
                      <w:ins w:id="2648" w:author="Alondra Vega Pacheco" w:date="2025-09-12T22:23:00Z" w16du:dateUtc="2025-09-13T03:23:00Z"/>
                    </w:rPr>
                  </w:pPr>
                  <w:ins w:id="2649" w:author="Alondra Vega Pacheco" w:date="2025-09-12T22:23:00Z" w16du:dateUtc="2025-09-13T03:23:00Z">
                    <w:r>
                      <w:t>3</w:t>
                    </w:r>
                  </w:ins>
                </w:p>
              </w:tc>
              <w:tc>
                <w:tcPr>
                  <w:tcW w:w="1031" w:type="dxa"/>
                  <w:vAlign w:val="center"/>
                  <w:hideMark/>
                </w:tcPr>
                <w:p w14:paraId="080629B7" w14:textId="77777777" w:rsidR="006074BE" w:rsidRDefault="006074BE" w:rsidP="006074BE">
                  <w:pPr>
                    <w:rPr>
                      <w:ins w:id="2650" w:author="Alondra Vega Pacheco" w:date="2025-09-12T22:23:00Z" w16du:dateUtc="2025-09-13T03:23:00Z"/>
                    </w:rPr>
                  </w:pPr>
                  <w:ins w:id="2651" w:author="Alondra Vega Pacheco" w:date="2025-09-12T22:23:00Z" w16du:dateUtc="2025-09-13T03:23:00Z">
                    <w:r>
                      <w:t>A</w:t>
                    </w:r>
                  </w:ins>
                </w:p>
              </w:tc>
              <w:tc>
                <w:tcPr>
                  <w:tcW w:w="604" w:type="dxa"/>
                  <w:vAlign w:val="center"/>
                  <w:hideMark/>
                </w:tcPr>
                <w:p w14:paraId="6F7B061D" w14:textId="77777777" w:rsidR="006074BE" w:rsidRDefault="006074BE" w:rsidP="006074BE">
                  <w:pPr>
                    <w:rPr>
                      <w:ins w:id="2652" w:author="Alondra Vega Pacheco" w:date="2025-09-12T22:23:00Z" w16du:dateUtc="2025-09-13T03:23:00Z"/>
                    </w:rPr>
                  </w:pPr>
                  <w:ins w:id="2653" w:author="Alondra Vega Pacheco" w:date="2025-09-12T22:23:00Z" w16du:dateUtc="2025-09-13T03:23:00Z">
                    <w:r>
                      <w:rPr>
                        <w:rStyle w:val="Strong"/>
                      </w:rPr>
                      <w:t>80</w:t>
                    </w:r>
                  </w:ins>
                </w:p>
              </w:tc>
              <w:tc>
                <w:tcPr>
                  <w:tcW w:w="2956" w:type="dxa"/>
                  <w:vAlign w:val="center"/>
                  <w:hideMark/>
                </w:tcPr>
                <w:p w14:paraId="5DA68AAB" w14:textId="77777777" w:rsidR="006074BE" w:rsidRDefault="006074BE" w:rsidP="006074BE">
                  <w:pPr>
                    <w:rPr>
                      <w:ins w:id="2654" w:author="Alondra Vega Pacheco" w:date="2025-09-12T22:23:00Z" w16du:dateUtc="2025-09-13T03:23:00Z"/>
                    </w:rPr>
                  </w:pPr>
                  <w:ins w:id="2655" w:author="Alondra Vega Pacheco" w:date="2025-09-12T22:23:00Z" w16du:dateUtc="2025-09-13T03:23:00Z">
                    <w:r>
                      <w:t>Implement fallback APIs, use versioned SDKs, and add error-handling.</w:t>
                    </w:r>
                  </w:ins>
                </w:p>
              </w:tc>
            </w:tr>
            <w:tr w:rsidR="006074BE" w14:paraId="71EEE472" w14:textId="77777777">
              <w:trPr>
                <w:tblCellSpacing w:w="15" w:type="dxa"/>
                <w:ins w:id="2656" w:author="Alondra Vega Pacheco" w:date="2025-09-12T22:23:00Z"/>
              </w:trPr>
              <w:tc>
                <w:tcPr>
                  <w:tcW w:w="3398" w:type="dxa"/>
                  <w:vAlign w:val="center"/>
                  <w:hideMark/>
                </w:tcPr>
                <w:p w14:paraId="24830777" w14:textId="77777777" w:rsidR="006074BE" w:rsidRDefault="006074BE" w:rsidP="006074BE">
                  <w:pPr>
                    <w:rPr>
                      <w:ins w:id="2657" w:author="Alondra Vega Pacheco" w:date="2025-09-12T22:23:00Z" w16du:dateUtc="2025-09-13T03:23:00Z"/>
                    </w:rPr>
                  </w:pPr>
                  <w:ins w:id="2658" w:author="Alondra Vega Pacheco" w:date="2025-09-12T22:23:00Z" w16du:dateUtc="2025-09-13T03:23:00Z">
                    <w:r>
                      <w:rPr>
                        <w:rStyle w:val="Strong"/>
                      </w:rPr>
                      <w:t>Team members not completing assigned tasks</w:t>
                    </w:r>
                  </w:ins>
                </w:p>
              </w:tc>
              <w:tc>
                <w:tcPr>
                  <w:tcW w:w="1191" w:type="dxa"/>
                  <w:vAlign w:val="center"/>
                  <w:hideMark/>
                </w:tcPr>
                <w:p w14:paraId="51C22CE2" w14:textId="77777777" w:rsidR="006074BE" w:rsidRDefault="006074BE" w:rsidP="006074BE">
                  <w:pPr>
                    <w:rPr>
                      <w:ins w:id="2659" w:author="Alondra Vega Pacheco" w:date="2025-09-12T22:23:00Z" w16du:dateUtc="2025-09-13T03:23:00Z"/>
                    </w:rPr>
                  </w:pPr>
                  <w:ins w:id="2660" w:author="Alondra Vega Pacheco" w:date="2025-09-12T22:23:00Z" w16du:dateUtc="2025-09-13T03:23:00Z">
                    <w:r>
                      <w:t>1</w:t>
                    </w:r>
                  </w:ins>
                </w:p>
              </w:tc>
              <w:tc>
                <w:tcPr>
                  <w:tcW w:w="1031" w:type="dxa"/>
                  <w:vAlign w:val="center"/>
                  <w:hideMark/>
                </w:tcPr>
                <w:p w14:paraId="2140ACF9" w14:textId="77777777" w:rsidR="006074BE" w:rsidRDefault="006074BE" w:rsidP="006074BE">
                  <w:pPr>
                    <w:rPr>
                      <w:ins w:id="2661" w:author="Alondra Vega Pacheco" w:date="2025-09-12T22:23:00Z" w16du:dateUtc="2025-09-13T03:23:00Z"/>
                    </w:rPr>
                  </w:pPr>
                  <w:ins w:id="2662" w:author="Alondra Vega Pacheco" w:date="2025-09-12T22:23:00Z" w16du:dateUtc="2025-09-13T03:23:00Z">
                    <w:r>
                      <w:t>A (High)</w:t>
                    </w:r>
                  </w:ins>
                </w:p>
              </w:tc>
              <w:tc>
                <w:tcPr>
                  <w:tcW w:w="604" w:type="dxa"/>
                  <w:vAlign w:val="center"/>
                  <w:hideMark/>
                </w:tcPr>
                <w:p w14:paraId="4938A240" w14:textId="77777777" w:rsidR="006074BE" w:rsidRDefault="006074BE" w:rsidP="006074BE">
                  <w:pPr>
                    <w:rPr>
                      <w:ins w:id="2663" w:author="Alondra Vega Pacheco" w:date="2025-09-12T22:23:00Z" w16du:dateUtc="2025-09-13T03:23:00Z"/>
                    </w:rPr>
                  </w:pPr>
                  <w:ins w:id="2664" w:author="Alondra Vega Pacheco" w:date="2025-09-12T22:23:00Z" w16du:dateUtc="2025-09-13T03:23:00Z">
                    <w:r>
                      <w:rPr>
                        <w:rStyle w:val="Strong"/>
                      </w:rPr>
                      <w:t>60</w:t>
                    </w:r>
                  </w:ins>
                </w:p>
              </w:tc>
              <w:tc>
                <w:tcPr>
                  <w:tcW w:w="2956" w:type="dxa"/>
                  <w:vAlign w:val="center"/>
                  <w:hideMark/>
                </w:tcPr>
                <w:p w14:paraId="1CB54A44" w14:textId="77777777" w:rsidR="006074BE" w:rsidRDefault="006074BE" w:rsidP="006074BE">
                  <w:pPr>
                    <w:rPr>
                      <w:ins w:id="2665" w:author="Alondra Vega Pacheco" w:date="2025-09-12T22:23:00Z" w16du:dateUtc="2025-09-13T03:23:00Z"/>
                    </w:rPr>
                  </w:pPr>
                  <w:ins w:id="2666" w:author="Alondra Vega Pacheco" w:date="2025-09-12T22:23:00Z" w16du:dateUtc="2025-09-13T03:23:00Z">
                    <w:r>
                      <w:t>Maintain open communication through daily stand-ups in team chat and reassign work quickly.</w:t>
                    </w:r>
                  </w:ins>
                </w:p>
              </w:tc>
            </w:tr>
            <w:tr w:rsidR="006074BE" w14:paraId="2B1B5158" w14:textId="77777777">
              <w:trPr>
                <w:tblCellSpacing w:w="15" w:type="dxa"/>
                <w:ins w:id="2667" w:author="Alondra Vega Pacheco" w:date="2025-09-12T22:23:00Z"/>
              </w:trPr>
              <w:tc>
                <w:tcPr>
                  <w:tcW w:w="3398" w:type="dxa"/>
                  <w:vAlign w:val="center"/>
                  <w:hideMark/>
                </w:tcPr>
                <w:p w14:paraId="74BEF022" w14:textId="77777777" w:rsidR="006074BE" w:rsidRDefault="006074BE" w:rsidP="006074BE">
                  <w:pPr>
                    <w:rPr>
                      <w:ins w:id="2668" w:author="Alondra Vega Pacheco" w:date="2025-09-12T22:23:00Z" w16du:dateUtc="2025-09-13T03:23:00Z"/>
                    </w:rPr>
                  </w:pPr>
                  <w:ins w:id="2669" w:author="Alondra Vega Pacheco" w:date="2025-09-12T22:23:00Z" w16du:dateUtc="2025-09-13T03:23:00Z">
                    <w:r>
                      <w:rPr>
                        <w:rStyle w:val="Strong"/>
                      </w:rPr>
                      <w:t>Team members lack the required technical skills (Flutter, AWS, HIPAA compliance)</w:t>
                    </w:r>
                  </w:ins>
                </w:p>
              </w:tc>
              <w:tc>
                <w:tcPr>
                  <w:tcW w:w="1191" w:type="dxa"/>
                  <w:vAlign w:val="center"/>
                  <w:hideMark/>
                </w:tcPr>
                <w:p w14:paraId="5C0F38D1" w14:textId="77777777" w:rsidR="006074BE" w:rsidRDefault="006074BE" w:rsidP="006074BE">
                  <w:pPr>
                    <w:rPr>
                      <w:ins w:id="2670" w:author="Alondra Vega Pacheco" w:date="2025-09-12T22:23:00Z" w16du:dateUtc="2025-09-13T03:23:00Z"/>
                    </w:rPr>
                  </w:pPr>
                  <w:ins w:id="2671" w:author="Alondra Vega Pacheco" w:date="2025-09-12T22:23:00Z" w16du:dateUtc="2025-09-13T03:23:00Z">
                    <w:r>
                      <w:t>1</w:t>
                    </w:r>
                  </w:ins>
                </w:p>
              </w:tc>
              <w:tc>
                <w:tcPr>
                  <w:tcW w:w="1031" w:type="dxa"/>
                  <w:vAlign w:val="center"/>
                  <w:hideMark/>
                </w:tcPr>
                <w:p w14:paraId="4F039C7E" w14:textId="77777777" w:rsidR="006074BE" w:rsidRDefault="006074BE" w:rsidP="006074BE">
                  <w:pPr>
                    <w:rPr>
                      <w:ins w:id="2672" w:author="Alondra Vega Pacheco" w:date="2025-09-12T22:23:00Z" w16du:dateUtc="2025-09-13T03:23:00Z"/>
                    </w:rPr>
                  </w:pPr>
                  <w:ins w:id="2673" w:author="Alondra Vega Pacheco" w:date="2025-09-12T22:23:00Z" w16du:dateUtc="2025-09-13T03:23:00Z">
                    <w:r>
                      <w:t>B (Medium)</w:t>
                    </w:r>
                  </w:ins>
                </w:p>
              </w:tc>
              <w:tc>
                <w:tcPr>
                  <w:tcW w:w="604" w:type="dxa"/>
                  <w:vAlign w:val="center"/>
                  <w:hideMark/>
                </w:tcPr>
                <w:p w14:paraId="58975D32" w14:textId="77777777" w:rsidR="006074BE" w:rsidRDefault="006074BE" w:rsidP="006074BE">
                  <w:pPr>
                    <w:rPr>
                      <w:ins w:id="2674" w:author="Alondra Vega Pacheco" w:date="2025-09-12T22:23:00Z" w16du:dateUtc="2025-09-13T03:23:00Z"/>
                    </w:rPr>
                  </w:pPr>
                  <w:ins w:id="2675" w:author="Alondra Vega Pacheco" w:date="2025-09-12T22:23:00Z" w16du:dateUtc="2025-09-13T03:23:00Z">
                    <w:r>
                      <w:rPr>
                        <w:rStyle w:val="Strong"/>
                      </w:rPr>
                      <w:t>50</w:t>
                    </w:r>
                  </w:ins>
                </w:p>
              </w:tc>
              <w:tc>
                <w:tcPr>
                  <w:tcW w:w="2956" w:type="dxa"/>
                  <w:vAlign w:val="center"/>
                  <w:hideMark/>
                </w:tcPr>
                <w:p w14:paraId="41DF35AF" w14:textId="77777777" w:rsidR="006074BE" w:rsidRDefault="006074BE" w:rsidP="006074BE">
                  <w:pPr>
                    <w:rPr>
                      <w:ins w:id="2676" w:author="Alondra Vega Pacheco" w:date="2025-09-12T22:23:00Z" w16du:dateUtc="2025-09-13T03:23:00Z"/>
                    </w:rPr>
                  </w:pPr>
                  <w:ins w:id="2677" w:author="Alondra Vega Pacheco" w:date="2025-09-12T22:23:00Z" w16du:dateUtc="2025-09-13T03:23:00Z">
                    <w:r>
                      <w:t>Allocate training, peer programming, and provide resource libraries.</w:t>
                    </w:r>
                  </w:ins>
                </w:p>
              </w:tc>
            </w:tr>
            <w:tr w:rsidR="006074BE" w14:paraId="32D3A057" w14:textId="77777777">
              <w:trPr>
                <w:tblCellSpacing w:w="15" w:type="dxa"/>
                <w:ins w:id="2678" w:author="Alondra Vega Pacheco" w:date="2025-09-12T22:23:00Z"/>
              </w:trPr>
              <w:tc>
                <w:tcPr>
                  <w:tcW w:w="3398" w:type="dxa"/>
                  <w:vAlign w:val="center"/>
                  <w:hideMark/>
                </w:tcPr>
                <w:p w14:paraId="520C5D7B" w14:textId="77777777" w:rsidR="006074BE" w:rsidRDefault="006074BE" w:rsidP="006074BE">
                  <w:pPr>
                    <w:rPr>
                      <w:ins w:id="2679" w:author="Alondra Vega Pacheco" w:date="2025-09-12T22:23:00Z" w16du:dateUtc="2025-09-13T03:23:00Z"/>
                    </w:rPr>
                  </w:pPr>
                  <w:ins w:id="2680" w:author="Alondra Vega Pacheco" w:date="2025-09-12T22:23:00Z" w16du:dateUtc="2025-09-13T03:23:00Z">
                    <w:r>
                      <w:rPr>
                        <w:rStyle w:val="Strong"/>
                      </w:rPr>
                      <w:t>AI misuse/errors (mood detection misclassification, Ask AI wrong answers, incorrect ASL translation, inaccurate note creation)</w:t>
                    </w:r>
                  </w:ins>
                </w:p>
              </w:tc>
              <w:tc>
                <w:tcPr>
                  <w:tcW w:w="1191" w:type="dxa"/>
                  <w:vAlign w:val="center"/>
                  <w:hideMark/>
                </w:tcPr>
                <w:p w14:paraId="3F6B2095" w14:textId="77777777" w:rsidR="006074BE" w:rsidRDefault="006074BE" w:rsidP="006074BE">
                  <w:pPr>
                    <w:rPr>
                      <w:ins w:id="2681" w:author="Alondra Vega Pacheco" w:date="2025-09-12T22:23:00Z" w16du:dateUtc="2025-09-13T03:23:00Z"/>
                    </w:rPr>
                  </w:pPr>
                  <w:ins w:id="2682" w:author="Alondra Vega Pacheco" w:date="2025-09-12T22:23:00Z" w16du:dateUtc="2025-09-13T03:23:00Z">
                    <w:r>
                      <w:t>2</w:t>
                    </w:r>
                  </w:ins>
                </w:p>
              </w:tc>
              <w:tc>
                <w:tcPr>
                  <w:tcW w:w="1031" w:type="dxa"/>
                  <w:vAlign w:val="center"/>
                  <w:hideMark/>
                </w:tcPr>
                <w:p w14:paraId="0BCDD95C" w14:textId="77777777" w:rsidR="006074BE" w:rsidRDefault="006074BE" w:rsidP="006074BE">
                  <w:pPr>
                    <w:rPr>
                      <w:ins w:id="2683" w:author="Alondra Vega Pacheco" w:date="2025-09-12T22:23:00Z" w16du:dateUtc="2025-09-13T03:23:00Z"/>
                    </w:rPr>
                  </w:pPr>
                  <w:ins w:id="2684" w:author="Alondra Vega Pacheco" w:date="2025-09-12T22:23:00Z" w16du:dateUtc="2025-09-13T03:23:00Z">
                    <w:r>
                      <w:t>B</w:t>
                    </w:r>
                  </w:ins>
                </w:p>
              </w:tc>
              <w:tc>
                <w:tcPr>
                  <w:tcW w:w="604" w:type="dxa"/>
                  <w:vAlign w:val="center"/>
                  <w:hideMark/>
                </w:tcPr>
                <w:p w14:paraId="7318611B" w14:textId="77777777" w:rsidR="006074BE" w:rsidRDefault="006074BE" w:rsidP="006074BE">
                  <w:pPr>
                    <w:rPr>
                      <w:ins w:id="2685" w:author="Alondra Vega Pacheco" w:date="2025-09-12T22:23:00Z" w16du:dateUtc="2025-09-13T03:23:00Z"/>
                    </w:rPr>
                  </w:pPr>
                  <w:ins w:id="2686" w:author="Alondra Vega Pacheco" w:date="2025-09-12T22:23:00Z" w16du:dateUtc="2025-09-13T03:23:00Z">
                    <w:r>
                      <w:rPr>
                        <w:rStyle w:val="Strong"/>
                      </w:rPr>
                      <w:t>40</w:t>
                    </w:r>
                  </w:ins>
                </w:p>
              </w:tc>
              <w:tc>
                <w:tcPr>
                  <w:tcW w:w="2956" w:type="dxa"/>
                  <w:vAlign w:val="center"/>
                  <w:hideMark/>
                </w:tcPr>
                <w:p w14:paraId="09523BFA" w14:textId="77777777" w:rsidR="006074BE" w:rsidRDefault="006074BE" w:rsidP="006074BE">
                  <w:pPr>
                    <w:rPr>
                      <w:ins w:id="2687" w:author="Alondra Vega Pacheco" w:date="2025-09-12T22:23:00Z" w16du:dateUtc="2025-09-13T03:23:00Z"/>
                    </w:rPr>
                  </w:pPr>
                  <w:ins w:id="2688" w:author="Alondra Vega Pacheco" w:date="2025-09-12T22:23:00Z" w16du:dateUtc="2025-09-13T03:23:00Z">
                    <w:r>
                      <w:t>Add disclaimers, human-in-the-loop review, and audit datasets quarterly.</w:t>
                    </w:r>
                  </w:ins>
                </w:p>
              </w:tc>
            </w:tr>
            <w:tr w:rsidR="006074BE" w14:paraId="78719F63" w14:textId="77777777">
              <w:trPr>
                <w:tblCellSpacing w:w="15" w:type="dxa"/>
                <w:ins w:id="2689" w:author="Alondra Vega Pacheco" w:date="2025-09-12T22:23:00Z"/>
              </w:trPr>
              <w:tc>
                <w:tcPr>
                  <w:tcW w:w="3398" w:type="dxa"/>
                  <w:vAlign w:val="center"/>
                  <w:hideMark/>
                </w:tcPr>
                <w:p w14:paraId="7BBAFE1F" w14:textId="77777777" w:rsidR="006074BE" w:rsidRDefault="006074BE" w:rsidP="006074BE">
                  <w:pPr>
                    <w:rPr>
                      <w:ins w:id="2690" w:author="Alondra Vega Pacheco" w:date="2025-09-12T22:23:00Z" w16du:dateUtc="2025-09-13T03:23:00Z"/>
                    </w:rPr>
                  </w:pPr>
                  <w:ins w:id="2691" w:author="Alondra Vega Pacheco" w:date="2025-09-12T22:23:00Z" w16du:dateUtc="2025-09-13T03:23:00Z">
                    <w:r>
                      <w:rPr>
                        <w:rStyle w:val="Strong"/>
                      </w:rPr>
                      <w:t>Client scope changes mid-project</w:t>
                    </w:r>
                  </w:ins>
                </w:p>
              </w:tc>
              <w:tc>
                <w:tcPr>
                  <w:tcW w:w="1191" w:type="dxa"/>
                  <w:vAlign w:val="center"/>
                  <w:hideMark/>
                </w:tcPr>
                <w:p w14:paraId="4FB3E744" w14:textId="77777777" w:rsidR="006074BE" w:rsidRDefault="006074BE" w:rsidP="006074BE">
                  <w:pPr>
                    <w:rPr>
                      <w:ins w:id="2692" w:author="Alondra Vega Pacheco" w:date="2025-09-12T22:23:00Z" w16du:dateUtc="2025-09-13T03:23:00Z"/>
                    </w:rPr>
                  </w:pPr>
                  <w:ins w:id="2693" w:author="Alondra Vega Pacheco" w:date="2025-09-12T22:23:00Z" w16du:dateUtc="2025-09-13T03:23:00Z">
                    <w:r>
                      <w:t>2</w:t>
                    </w:r>
                  </w:ins>
                </w:p>
              </w:tc>
              <w:tc>
                <w:tcPr>
                  <w:tcW w:w="1031" w:type="dxa"/>
                  <w:vAlign w:val="center"/>
                  <w:hideMark/>
                </w:tcPr>
                <w:p w14:paraId="43BC0D38" w14:textId="77777777" w:rsidR="006074BE" w:rsidRDefault="006074BE" w:rsidP="006074BE">
                  <w:pPr>
                    <w:rPr>
                      <w:ins w:id="2694" w:author="Alondra Vega Pacheco" w:date="2025-09-12T22:23:00Z" w16du:dateUtc="2025-09-13T03:23:00Z"/>
                    </w:rPr>
                  </w:pPr>
                  <w:ins w:id="2695" w:author="Alondra Vega Pacheco" w:date="2025-09-12T22:23:00Z" w16du:dateUtc="2025-09-13T03:23:00Z">
                    <w:r>
                      <w:t>B</w:t>
                    </w:r>
                  </w:ins>
                </w:p>
              </w:tc>
              <w:tc>
                <w:tcPr>
                  <w:tcW w:w="604" w:type="dxa"/>
                  <w:vAlign w:val="center"/>
                  <w:hideMark/>
                </w:tcPr>
                <w:p w14:paraId="2053FE4E" w14:textId="77777777" w:rsidR="006074BE" w:rsidRDefault="006074BE" w:rsidP="006074BE">
                  <w:pPr>
                    <w:rPr>
                      <w:ins w:id="2696" w:author="Alondra Vega Pacheco" w:date="2025-09-12T22:23:00Z" w16du:dateUtc="2025-09-13T03:23:00Z"/>
                    </w:rPr>
                  </w:pPr>
                  <w:ins w:id="2697" w:author="Alondra Vega Pacheco" w:date="2025-09-12T22:23:00Z" w16du:dateUtc="2025-09-13T03:23:00Z">
                    <w:r>
                      <w:rPr>
                        <w:rStyle w:val="Strong"/>
                      </w:rPr>
                      <w:t>40</w:t>
                    </w:r>
                  </w:ins>
                </w:p>
              </w:tc>
              <w:tc>
                <w:tcPr>
                  <w:tcW w:w="2956" w:type="dxa"/>
                  <w:vAlign w:val="center"/>
                  <w:hideMark/>
                </w:tcPr>
                <w:p w14:paraId="514FAB76" w14:textId="77777777" w:rsidR="006074BE" w:rsidRDefault="006074BE" w:rsidP="006074BE">
                  <w:pPr>
                    <w:rPr>
                      <w:ins w:id="2698" w:author="Alondra Vega Pacheco" w:date="2025-09-12T22:23:00Z" w16du:dateUtc="2025-09-13T03:23:00Z"/>
                    </w:rPr>
                  </w:pPr>
                  <w:ins w:id="2699" w:author="Alondra Vega Pacheco" w:date="2025-09-12T22:23:00Z" w16du:dateUtc="2025-09-13T03:23:00Z">
                    <w:r>
                      <w:t>Moderate probability and moderate exposure. We will use the change process to record changes in scope and plan accordingly.</w:t>
                    </w:r>
                  </w:ins>
                </w:p>
              </w:tc>
            </w:tr>
            <w:tr w:rsidR="006074BE" w14:paraId="4CD9FF25" w14:textId="77777777">
              <w:trPr>
                <w:tblCellSpacing w:w="15" w:type="dxa"/>
                <w:ins w:id="2700" w:author="Alondra Vega Pacheco" w:date="2025-09-12T22:23:00Z"/>
              </w:trPr>
              <w:tc>
                <w:tcPr>
                  <w:tcW w:w="3398" w:type="dxa"/>
                  <w:vAlign w:val="center"/>
                  <w:hideMark/>
                </w:tcPr>
                <w:p w14:paraId="39FC8AC8" w14:textId="77777777" w:rsidR="006074BE" w:rsidRDefault="006074BE" w:rsidP="006074BE">
                  <w:pPr>
                    <w:rPr>
                      <w:ins w:id="2701" w:author="Alondra Vega Pacheco" w:date="2025-09-12T22:23:00Z" w16du:dateUtc="2025-09-13T03:23:00Z"/>
                    </w:rPr>
                  </w:pPr>
                  <w:ins w:id="2702" w:author="Alondra Vega Pacheco" w:date="2025-09-12T22:23:00Z" w16du:dateUtc="2025-09-13T03:23:00Z">
                    <w:r>
                      <w:rPr>
                        <w:rStyle w:val="Strong"/>
                      </w:rPr>
                      <w:t>Trigger detection generates false positives (alerting on safe phrases) or false negatives (missing critical phrases)</w:t>
                    </w:r>
                  </w:ins>
                </w:p>
              </w:tc>
              <w:tc>
                <w:tcPr>
                  <w:tcW w:w="1191" w:type="dxa"/>
                  <w:vAlign w:val="center"/>
                  <w:hideMark/>
                </w:tcPr>
                <w:p w14:paraId="2864F133" w14:textId="77777777" w:rsidR="006074BE" w:rsidRDefault="006074BE" w:rsidP="006074BE">
                  <w:pPr>
                    <w:rPr>
                      <w:ins w:id="2703" w:author="Alondra Vega Pacheco" w:date="2025-09-12T22:23:00Z" w16du:dateUtc="2025-09-13T03:23:00Z"/>
                    </w:rPr>
                  </w:pPr>
                  <w:ins w:id="2704" w:author="Alondra Vega Pacheco" w:date="2025-09-12T22:23:00Z" w16du:dateUtc="2025-09-13T03:23:00Z">
                    <w:r>
                      <w:t>2</w:t>
                    </w:r>
                  </w:ins>
                </w:p>
              </w:tc>
              <w:tc>
                <w:tcPr>
                  <w:tcW w:w="1031" w:type="dxa"/>
                  <w:vAlign w:val="center"/>
                  <w:hideMark/>
                </w:tcPr>
                <w:p w14:paraId="43860380" w14:textId="77777777" w:rsidR="006074BE" w:rsidRDefault="006074BE" w:rsidP="006074BE">
                  <w:pPr>
                    <w:rPr>
                      <w:ins w:id="2705" w:author="Alondra Vega Pacheco" w:date="2025-09-12T22:23:00Z" w16du:dateUtc="2025-09-13T03:23:00Z"/>
                    </w:rPr>
                  </w:pPr>
                  <w:ins w:id="2706" w:author="Alondra Vega Pacheco" w:date="2025-09-12T22:23:00Z" w16du:dateUtc="2025-09-13T03:23:00Z">
                    <w:r>
                      <w:t>B</w:t>
                    </w:r>
                  </w:ins>
                </w:p>
              </w:tc>
              <w:tc>
                <w:tcPr>
                  <w:tcW w:w="604" w:type="dxa"/>
                  <w:vAlign w:val="center"/>
                  <w:hideMark/>
                </w:tcPr>
                <w:p w14:paraId="07411467" w14:textId="77777777" w:rsidR="006074BE" w:rsidRDefault="006074BE" w:rsidP="006074BE">
                  <w:pPr>
                    <w:rPr>
                      <w:ins w:id="2707" w:author="Alondra Vega Pacheco" w:date="2025-09-12T22:23:00Z" w16du:dateUtc="2025-09-13T03:23:00Z"/>
                    </w:rPr>
                  </w:pPr>
                  <w:ins w:id="2708" w:author="Alondra Vega Pacheco" w:date="2025-09-12T22:23:00Z" w16du:dateUtc="2025-09-13T03:23:00Z">
                    <w:r>
                      <w:rPr>
                        <w:rStyle w:val="Strong"/>
                      </w:rPr>
                      <w:t>40</w:t>
                    </w:r>
                  </w:ins>
                </w:p>
              </w:tc>
              <w:tc>
                <w:tcPr>
                  <w:tcW w:w="2956" w:type="dxa"/>
                  <w:vAlign w:val="center"/>
                  <w:hideMark/>
                </w:tcPr>
                <w:p w14:paraId="66B87128" w14:textId="77777777" w:rsidR="006074BE" w:rsidRDefault="006074BE" w:rsidP="006074BE">
                  <w:pPr>
                    <w:rPr>
                      <w:ins w:id="2709" w:author="Alondra Vega Pacheco" w:date="2025-09-12T22:23:00Z" w16du:dateUtc="2025-09-13T03:23:00Z"/>
                    </w:rPr>
                  </w:pPr>
                  <w:ins w:id="2710" w:author="Alondra Vega Pacheco" w:date="2025-09-12T22:23:00Z" w16du:dateUtc="2025-09-13T03:23:00Z">
                    <w:r>
                      <w:t>Provide caregiver-configurable phrase lists, allow custom phrases, perform testing with varied transcripts, and log alerts for audit review.</w:t>
                    </w:r>
                  </w:ins>
                </w:p>
              </w:tc>
            </w:tr>
            <w:tr w:rsidR="006074BE" w14:paraId="79B4DF28" w14:textId="77777777">
              <w:trPr>
                <w:tblCellSpacing w:w="15" w:type="dxa"/>
                <w:ins w:id="2711" w:author="Alondra Vega Pacheco" w:date="2025-09-12T22:23:00Z"/>
              </w:trPr>
              <w:tc>
                <w:tcPr>
                  <w:tcW w:w="3398" w:type="dxa"/>
                  <w:vAlign w:val="center"/>
                  <w:hideMark/>
                </w:tcPr>
                <w:p w14:paraId="621E12B2" w14:textId="77777777" w:rsidR="006074BE" w:rsidRDefault="006074BE" w:rsidP="006074BE">
                  <w:pPr>
                    <w:rPr>
                      <w:ins w:id="2712" w:author="Alondra Vega Pacheco" w:date="2025-09-12T22:23:00Z" w16du:dateUtc="2025-09-13T03:23:00Z"/>
                    </w:rPr>
                  </w:pPr>
                  <w:ins w:id="2713" w:author="Alondra Vega Pacheco" w:date="2025-09-12T22:23:00Z" w16du:dateUtc="2025-09-13T03:23:00Z">
                    <w:r>
                      <w:rPr>
                        <w:rStyle w:val="Strong"/>
                      </w:rPr>
                      <w:t>Mobile device fragmentation &amp; OS compatibility issues (Android/iOS versions)</w:t>
                    </w:r>
                  </w:ins>
                </w:p>
              </w:tc>
              <w:tc>
                <w:tcPr>
                  <w:tcW w:w="1191" w:type="dxa"/>
                  <w:vAlign w:val="center"/>
                  <w:hideMark/>
                </w:tcPr>
                <w:p w14:paraId="36C011DA" w14:textId="77777777" w:rsidR="006074BE" w:rsidRDefault="006074BE" w:rsidP="006074BE">
                  <w:pPr>
                    <w:rPr>
                      <w:ins w:id="2714" w:author="Alondra Vega Pacheco" w:date="2025-09-12T22:23:00Z" w16du:dateUtc="2025-09-13T03:23:00Z"/>
                    </w:rPr>
                  </w:pPr>
                  <w:ins w:id="2715" w:author="Alondra Vega Pacheco" w:date="2025-09-12T22:23:00Z" w16du:dateUtc="2025-09-13T03:23:00Z">
                    <w:r>
                      <w:t>3</w:t>
                    </w:r>
                  </w:ins>
                </w:p>
              </w:tc>
              <w:tc>
                <w:tcPr>
                  <w:tcW w:w="1031" w:type="dxa"/>
                  <w:vAlign w:val="center"/>
                  <w:hideMark/>
                </w:tcPr>
                <w:p w14:paraId="0179B436" w14:textId="77777777" w:rsidR="006074BE" w:rsidRDefault="006074BE" w:rsidP="006074BE">
                  <w:pPr>
                    <w:rPr>
                      <w:ins w:id="2716" w:author="Alondra Vega Pacheco" w:date="2025-09-12T22:23:00Z" w16du:dateUtc="2025-09-13T03:23:00Z"/>
                    </w:rPr>
                  </w:pPr>
                  <w:ins w:id="2717" w:author="Alondra Vega Pacheco" w:date="2025-09-12T22:23:00Z" w16du:dateUtc="2025-09-13T03:23:00Z">
                    <w:r>
                      <w:t>B</w:t>
                    </w:r>
                  </w:ins>
                </w:p>
              </w:tc>
              <w:tc>
                <w:tcPr>
                  <w:tcW w:w="604" w:type="dxa"/>
                  <w:vAlign w:val="center"/>
                  <w:hideMark/>
                </w:tcPr>
                <w:p w14:paraId="35033131" w14:textId="77777777" w:rsidR="006074BE" w:rsidRDefault="006074BE" w:rsidP="006074BE">
                  <w:pPr>
                    <w:rPr>
                      <w:ins w:id="2718" w:author="Alondra Vega Pacheco" w:date="2025-09-12T22:23:00Z" w16du:dateUtc="2025-09-13T03:23:00Z"/>
                    </w:rPr>
                  </w:pPr>
                  <w:ins w:id="2719" w:author="Alondra Vega Pacheco" w:date="2025-09-12T22:23:00Z" w16du:dateUtc="2025-09-13T03:23:00Z">
                    <w:r>
                      <w:rPr>
                        <w:rStyle w:val="Strong"/>
                      </w:rPr>
                      <w:t>30</w:t>
                    </w:r>
                  </w:ins>
                </w:p>
              </w:tc>
              <w:tc>
                <w:tcPr>
                  <w:tcW w:w="2956" w:type="dxa"/>
                  <w:vAlign w:val="center"/>
                  <w:hideMark/>
                </w:tcPr>
                <w:p w14:paraId="5682F9C5" w14:textId="77777777" w:rsidR="006074BE" w:rsidRDefault="006074BE" w:rsidP="006074BE">
                  <w:pPr>
                    <w:rPr>
                      <w:ins w:id="2720" w:author="Alondra Vega Pacheco" w:date="2025-09-12T22:23:00Z" w16du:dateUtc="2025-09-13T03:23:00Z"/>
                    </w:rPr>
                  </w:pPr>
                  <w:ins w:id="2721" w:author="Alondra Vega Pacheco" w:date="2025-09-12T22:23:00Z" w16du:dateUtc="2025-09-13T03:23:00Z">
                    <w:r>
                      <w:t>Test on real devices &amp; emulators; phased rollout; crash analytics monitoring.</w:t>
                    </w:r>
                  </w:ins>
                </w:p>
              </w:tc>
            </w:tr>
            <w:tr w:rsidR="006074BE" w14:paraId="576D1E05" w14:textId="77777777">
              <w:trPr>
                <w:tblCellSpacing w:w="15" w:type="dxa"/>
                <w:ins w:id="2722" w:author="Alondra Vega Pacheco" w:date="2025-09-12T22:23:00Z"/>
              </w:trPr>
              <w:tc>
                <w:tcPr>
                  <w:tcW w:w="3398" w:type="dxa"/>
                  <w:vAlign w:val="center"/>
                  <w:hideMark/>
                </w:tcPr>
                <w:p w14:paraId="2AE1E8EF" w14:textId="77777777" w:rsidR="006074BE" w:rsidRDefault="006074BE" w:rsidP="006074BE">
                  <w:pPr>
                    <w:rPr>
                      <w:ins w:id="2723" w:author="Alondra Vega Pacheco" w:date="2025-09-12T22:23:00Z" w16du:dateUtc="2025-09-13T03:23:00Z"/>
                    </w:rPr>
                  </w:pPr>
                  <w:ins w:id="2724" w:author="Alondra Vega Pacheco" w:date="2025-09-12T22:23:00Z" w16du:dateUtc="2025-09-13T03:23:00Z">
                    <w:r>
                      <w:rPr>
                        <w:rStyle w:val="Strong"/>
                      </w:rPr>
                      <w:t>Poor user adoption or usability issues (patients/caregivers find the app confusing)</w:t>
                    </w:r>
                  </w:ins>
                </w:p>
              </w:tc>
              <w:tc>
                <w:tcPr>
                  <w:tcW w:w="1191" w:type="dxa"/>
                  <w:vAlign w:val="center"/>
                  <w:hideMark/>
                </w:tcPr>
                <w:p w14:paraId="37B1E5C7" w14:textId="77777777" w:rsidR="006074BE" w:rsidRDefault="006074BE" w:rsidP="006074BE">
                  <w:pPr>
                    <w:rPr>
                      <w:ins w:id="2725" w:author="Alondra Vega Pacheco" w:date="2025-09-12T22:23:00Z" w16du:dateUtc="2025-09-13T03:23:00Z"/>
                    </w:rPr>
                  </w:pPr>
                  <w:ins w:id="2726" w:author="Alondra Vega Pacheco" w:date="2025-09-12T22:23:00Z" w16du:dateUtc="2025-09-13T03:23:00Z">
                    <w:r>
                      <w:t>3</w:t>
                    </w:r>
                  </w:ins>
                </w:p>
              </w:tc>
              <w:tc>
                <w:tcPr>
                  <w:tcW w:w="1031" w:type="dxa"/>
                  <w:vAlign w:val="center"/>
                  <w:hideMark/>
                </w:tcPr>
                <w:p w14:paraId="3EC8CBAD" w14:textId="77777777" w:rsidR="006074BE" w:rsidRDefault="006074BE" w:rsidP="006074BE">
                  <w:pPr>
                    <w:rPr>
                      <w:ins w:id="2727" w:author="Alondra Vega Pacheco" w:date="2025-09-12T22:23:00Z" w16du:dateUtc="2025-09-13T03:23:00Z"/>
                    </w:rPr>
                  </w:pPr>
                  <w:ins w:id="2728" w:author="Alondra Vega Pacheco" w:date="2025-09-12T22:23:00Z" w16du:dateUtc="2025-09-13T03:23:00Z">
                    <w:r>
                      <w:t>B</w:t>
                    </w:r>
                  </w:ins>
                </w:p>
              </w:tc>
              <w:tc>
                <w:tcPr>
                  <w:tcW w:w="604" w:type="dxa"/>
                  <w:vAlign w:val="center"/>
                  <w:hideMark/>
                </w:tcPr>
                <w:p w14:paraId="383A7128" w14:textId="77777777" w:rsidR="006074BE" w:rsidRDefault="006074BE" w:rsidP="006074BE">
                  <w:pPr>
                    <w:rPr>
                      <w:ins w:id="2729" w:author="Alondra Vega Pacheco" w:date="2025-09-12T22:23:00Z" w16du:dateUtc="2025-09-13T03:23:00Z"/>
                    </w:rPr>
                  </w:pPr>
                  <w:ins w:id="2730" w:author="Alondra Vega Pacheco" w:date="2025-09-12T22:23:00Z" w16du:dateUtc="2025-09-13T03:23:00Z">
                    <w:r>
                      <w:rPr>
                        <w:rStyle w:val="Strong"/>
                      </w:rPr>
                      <w:t>30</w:t>
                    </w:r>
                  </w:ins>
                </w:p>
              </w:tc>
              <w:tc>
                <w:tcPr>
                  <w:tcW w:w="2956" w:type="dxa"/>
                  <w:vAlign w:val="center"/>
                  <w:hideMark/>
                </w:tcPr>
                <w:p w14:paraId="3513E60C" w14:textId="77777777" w:rsidR="006074BE" w:rsidRDefault="006074BE" w:rsidP="006074BE">
                  <w:pPr>
                    <w:rPr>
                      <w:ins w:id="2731" w:author="Alondra Vega Pacheco" w:date="2025-09-12T22:23:00Z" w16du:dateUtc="2025-09-13T03:23:00Z"/>
                    </w:rPr>
                  </w:pPr>
                  <w:ins w:id="2732" w:author="Alondra Vega Pacheco" w:date="2025-09-12T22:23:00Z" w16du:dateUtc="2025-09-13T03:23:00Z">
                    <w:r>
                      <w:t>Usability testing, simplified UI/UX, multilingual support, and video tutorials.</w:t>
                    </w:r>
                  </w:ins>
                </w:p>
              </w:tc>
            </w:tr>
            <w:tr w:rsidR="006074BE" w14:paraId="626A4360" w14:textId="77777777">
              <w:trPr>
                <w:tblCellSpacing w:w="15" w:type="dxa"/>
                <w:ins w:id="2733" w:author="Alondra Vega Pacheco" w:date="2025-09-12T22:23:00Z"/>
              </w:trPr>
              <w:tc>
                <w:tcPr>
                  <w:tcW w:w="3398" w:type="dxa"/>
                  <w:vAlign w:val="center"/>
                  <w:hideMark/>
                </w:tcPr>
                <w:p w14:paraId="1025807C" w14:textId="77777777" w:rsidR="006074BE" w:rsidRDefault="006074BE" w:rsidP="006074BE">
                  <w:pPr>
                    <w:rPr>
                      <w:ins w:id="2734" w:author="Alondra Vega Pacheco" w:date="2025-09-12T22:23:00Z" w16du:dateUtc="2025-09-13T03:23:00Z"/>
                    </w:rPr>
                  </w:pPr>
                  <w:ins w:id="2735" w:author="Alondra Vega Pacheco" w:date="2025-09-12T22:23:00Z" w16du:dateUtc="2025-09-13T03:23:00Z">
                    <w:r>
                      <w:rPr>
                        <w:rStyle w:val="Strong"/>
                      </w:rPr>
                      <w:t>Lawsuit risk (before deployment)</w:t>
                    </w:r>
                  </w:ins>
                </w:p>
              </w:tc>
              <w:tc>
                <w:tcPr>
                  <w:tcW w:w="1191" w:type="dxa"/>
                  <w:vAlign w:val="center"/>
                  <w:hideMark/>
                </w:tcPr>
                <w:p w14:paraId="09BEC049" w14:textId="77777777" w:rsidR="006074BE" w:rsidRDefault="006074BE" w:rsidP="006074BE">
                  <w:pPr>
                    <w:rPr>
                      <w:ins w:id="2736" w:author="Alondra Vega Pacheco" w:date="2025-09-12T22:23:00Z" w16du:dateUtc="2025-09-13T03:23:00Z"/>
                    </w:rPr>
                  </w:pPr>
                  <w:ins w:id="2737" w:author="Alondra Vega Pacheco" w:date="2025-09-12T22:23:00Z" w16du:dateUtc="2025-09-13T03:23:00Z">
                    <w:r>
                      <w:t>1</w:t>
                    </w:r>
                  </w:ins>
                </w:p>
              </w:tc>
              <w:tc>
                <w:tcPr>
                  <w:tcW w:w="1031" w:type="dxa"/>
                  <w:vAlign w:val="center"/>
                  <w:hideMark/>
                </w:tcPr>
                <w:p w14:paraId="75E35C93" w14:textId="77777777" w:rsidR="006074BE" w:rsidRDefault="006074BE" w:rsidP="006074BE">
                  <w:pPr>
                    <w:rPr>
                      <w:ins w:id="2738" w:author="Alondra Vega Pacheco" w:date="2025-09-12T22:23:00Z" w16du:dateUtc="2025-09-13T03:23:00Z"/>
                    </w:rPr>
                  </w:pPr>
                  <w:ins w:id="2739" w:author="Alondra Vega Pacheco" w:date="2025-09-12T22:23:00Z" w16du:dateUtc="2025-09-13T03:23:00Z">
                    <w:r>
                      <w:t>C</w:t>
                    </w:r>
                  </w:ins>
                </w:p>
              </w:tc>
              <w:tc>
                <w:tcPr>
                  <w:tcW w:w="604" w:type="dxa"/>
                  <w:vAlign w:val="center"/>
                  <w:hideMark/>
                </w:tcPr>
                <w:p w14:paraId="2E636C1D" w14:textId="77777777" w:rsidR="006074BE" w:rsidRDefault="006074BE" w:rsidP="006074BE">
                  <w:pPr>
                    <w:rPr>
                      <w:ins w:id="2740" w:author="Alondra Vega Pacheco" w:date="2025-09-12T22:23:00Z" w16du:dateUtc="2025-09-13T03:23:00Z"/>
                    </w:rPr>
                  </w:pPr>
                  <w:ins w:id="2741" w:author="Alondra Vega Pacheco" w:date="2025-09-12T22:23:00Z" w16du:dateUtc="2025-09-13T03:23:00Z">
                    <w:r>
                      <w:rPr>
                        <w:rStyle w:val="Strong"/>
                      </w:rPr>
                      <w:t>6</w:t>
                    </w:r>
                  </w:ins>
                </w:p>
              </w:tc>
              <w:tc>
                <w:tcPr>
                  <w:tcW w:w="2956" w:type="dxa"/>
                  <w:vAlign w:val="center"/>
                  <w:hideMark/>
                </w:tcPr>
                <w:p w14:paraId="37375FFD" w14:textId="77777777" w:rsidR="006074BE" w:rsidRDefault="006074BE" w:rsidP="006074BE">
                  <w:pPr>
                    <w:rPr>
                      <w:ins w:id="2742" w:author="Alondra Vega Pacheco" w:date="2025-09-12T22:23:00Z" w16du:dateUtc="2025-09-13T03:23:00Z"/>
                    </w:rPr>
                  </w:pPr>
                  <w:ins w:id="2743" w:author="Alondra Vega Pacheco" w:date="2025-09-12T22:23:00Z" w16du:dateUtc="2025-09-13T03:23:00Z">
                    <w:r>
                      <w:t>Minimal concern until public release.</w:t>
                    </w:r>
                  </w:ins>
                </w:p>
              </w:tc>
            </w:tr>
          </w:tbl>
          <w:p w14:paraId="7017E2D5" w14:textId="4589C6E8" w:rsidR="503F0872" w:rsidDel="006074BE" w:rsidRDefault="503F0872" w:rsidP="503F0872">
            <w:pPr>
              <w:spacing w:line="240" w:lineRule="auto"/>
              <w:jc w:val="center"/>
              <w:rPr>
                <w:del w:id="2744" w:author="Alondra Vega Pacheco" w:date="2025-09-12T22:22:00Z" w16du:dateUtc="2025-09-13T03:22:00Z"/>
                <w:color w:val="000000" w:themeColor="text1"/>
              </w:rPr>
            </w:pPr>
            <w:del w:id="2745" w:author="Alondra Vega Pacheco" w:date="2025-09-12T22:22:00Z" w16du:dateUtc="2025-09-13T03:22:00Z">
              <w:r w:rsidRPr="503F0872" w:rsidDel="006074BE">
                <w:rPr>
                  <w:b/>
                  <w:bCs/>
                  <w:color w:val="000000" w:themeColor="text1"/>
                </w:rPr>
                <w:delText>Risk</w:delText>
              </w:r>
            </w:del>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105" w:type="dxa"/>
              <w:right w:w="105" w:type="dxa"/>
            </w:tcMar>
            <w:vAlign w:val="center"/>
            <w:tcPrChange w:id="2746" w:author="Alondra Vega Pacheco" w:date="2025-09-12T22:22:00Z" w16du:dateUtc="2025-09-13T03:22:00Z">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105" w:type="dxa"/>
                  <w:right w:w="105" w:type="dxa"/>
                </w:tcMar>
                <w:vAlign w:val="center"/>
              </w:tcPr>
            </w:tcPrChange>
          </w:tcPr>
          <w:p w14:paraId="5389F022" w14:textId="1540C90D" w:rsidR="503F0872" w:rsidDel="006074BE" w:rsidRDefault="503F0872" w:rsidP="503F0872">
            <w:pPr>
              <w:spacing w:line="240" w:lineRule="auto"/>
              <w:jc w:val="center"/>
              <w:rPr>
                <w:del w:id="2747" w:author="Alondra Vega Pacheco" w:date="2025-09-12T22:22:00Z" w16du:dateUtc="2025-09-13T03:22:00Z"/>
                <w:color w:val="000000" w:themeColor="text1"/>
              </w:rPr>
            </w:pPr>
            <w:del w:id="2748" w:author="Alondra Vega Pacheco" w:date="2025-09-12T22:22:00Z" w16du:dateUtc="2025-09-13T03:22:00Z">
              <w:r w:rsidRPr="503F0872" w:rsidDel="006074BE">
                <w:rPr>
                  <w:b/>
                  <w:bCs/>
                  <w:color w:val="000000" w:themeColor="text1"/>
                </w:rPr>
                <w:delText>Probability</w:delText>
              </w:r>
            </w:del>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105" w:type="dxa"/>
              <w:right w:w="105" w:type="dxa"/>
            </w:tcMar>
            <w:vAlign w:val="center"/>
            <w:tcPrChange w:id="2749" w:author="Alondra Vega Pacheco" w:date="2025-09-12T22:22:00Z" w16du:dateUtc="2025-09-13T03:22:00Z">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105" w:type="dxa"/>
                  <w:right w:w="105" w:type="dxa"/>
                </w:tcMar>
                <w:vAlign w:val="center"/>
              </w:tcPr>
            </w:tcPrChange>
          </w:tcPr>
          <w:p w14:paraId="69DF787F" w14:textId="195B9D89" w:rsidR="503F0872" w:rsidDel="006074BE" w:rsidRDefault="503F0872" w:rsidP="503F0872">
            <w:pPr>
              <w:spacing w:line="240" w:lineRule="auto"/>
              <w:jc w:val="center"/>
              <w:rPr>
                <w:del w:id="2750" w:author="Alondra Vega Pacheco" w:date="2025-09-12T22:22:00Z" w16du:dateUtc="2025-09-13T03:22:00Z"/>
                <w:color w:val="000000" w:themeColor="text1"/>
              </w:rPr>
            </w:pPr>
            <w:del w:id="2751" w:author="Alondra Vega Pacheco" w:date="2025-09-12T22:22:00Z" w16du:dateUtc="2025-09-13T03:22:00Z">
              <w:r w:rsidRPr="503F0872" w:rsidDel="006074BE">
                <w:rPr>
                  <w:b/>
                  <w:bCs/>
                  <w:color w:val="000000" w:themeColor="text1"/>
                </w:rPr>
                <w:delText>Impact</w:delText>
              </w:r>
            </w:del>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105" w:type="dxa"/>
              <w:right w:w="105" w:type="dxa"/>
            </w:tcMar>
            <w:vAlign w:val="center"/>
            <w:tcPrChange w:id="2752" w:author="Alondra Vega Pacheco" w:date="2025-09-12T22:22:00Z" w16du:dateUtc="2025-09-13T03:22:00Z">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105" w:type="dxa"/>
                  <w:right w:w="105" w:type="dxa"/>
                </w:tcMar>
                <w:vAlign w:val="center"/>
              </w:tcPr>
            </w:tcPrChange>
          </w:tcPr>
          <w:p w14:paraId="45635529" w14:textId="15AAA093" w:rsidR="503F0872" w:rsidDel="006074BE" w:rsidRDefault="503F0872" w:rsidP="503F0872">
            <w:pPr>
              <w:spacing w:line="240" w:lineRule="auto"/>
              <w:jc w:val="center"/>
              <w:rPr>
                <w:del w:id="2753" w:author="Alondra Vega Pacheco" w:date="2025-09-12T22:22:00Z" w16du:dateUtc="2025-09-13T03:22:00Z"/>
                <w:color w:val="000000" w:themeColor="text1"/>
              </w:rPr>
            </w:pPr>
            <w:del w:id="2754" w:author="Alondra Vega Pacheco" w:date="2025-09-12T22:22:00Z" w16du:dateUtc="2025-09-13T03:22:00Z">
              <w:r w:rsidRPr="503F0872" w:rsidDel="006074BE">
                <w:rPr>
                  <w:b/>
                  <w:bCs/>
                  <w:color w:val="000000" w:themeColor="text1"/>
                </w:rPr>
                <w:delText>Score</w:delText>
              </w:r>
            </w:del>
          </w:p>
        </w:tc>
        <w:tc>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105" w:type="dxa"/>
              <w:right w:w="105" w:type="dxa"/>
            </w:tcMar>
            <w:vAlign w:val="center"/>
            <w:tcPrChange w:id="2755" w:author="Alondra Vega Pacheco" w:date="2025-09-12T22:22:00Z" w16du:dateUtc="2025-09-13T03:22:00Z">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105" w:type="dxa"/>
                  <w:right w:w="105" w:type="dxa"/>
                </w:tcMar>
                <w:vAlign w:val="center"/>
              </w:tcPr>
            </w:tcPrChange>
          </w:tcPr>
          <w:p w14:paraId="19579DAF" w14:textId="7DAD0B4C" w:rsidR="503F0872" w:rsidDel="006074BE" w:rsidRDefault="503F0872" w:rsidP="503F0872">
            <w:pPr>
              <w:spacing w:line="240" w:lineRule="auto"/>
              <w:jc w:val="center"/>
              <w:rPr>
                <w:del w:id="2756" w:author="Alondra Vega Pacheco" w:date="2025-09-12T22:22:00Z" w16du:dateUtc="2025-09-13T03:22:00Z"/>
                <w:color w:val="000000" w:themeColor="text1"/>
              </w:rPr>
            </w:pPr>
            <w:del w:id="2757" w:author="Alondra Vega Pacheco" w:date="2025-09-12T22:22:00Z" w16du:dateUtc="2025-09-13T03:22:00Z">
              <w:r w:rsidRPr="503F0872" w:rsidDel="006074BE">
                <w:rPr>
                  <w:b/>
                  <w:bCs/>
                  <w:color w:val="000000" w:themeColor="text1"/>
                </w:rPr>
                <w:delText>Mitigation Strategy</w:delText>
              </w:r>
            </w:del>
          </w:p>
        </w:tc>
      </w:tr>
      <w:tr w:rsidR="547B1A5A" w:rsidDel="006074BE" w14:paraId="6F04B183" w14:textId="5BF3F97A" w:rsidTr="006074BE">
        <w:trPr>
          <w:trHeight w:val="300"/>
          <w:del w:id="2758" w:author="Alondra Vega Pacheco" w:date="2025-09-12T22:22:00Z"/>
          <w:trPrChange w:id="2759" w:author="Alondra Vega Pacheco" w:date="2025-09-12T22:22:00Z" w16du:dateUtc="2025-09-13T03:22:00Z">
            <w:trPr>
              <w:trHeight w:val="300"/>
            </w:trPr>
          </w:trPrChange>
        </w:trPr>
        <w:tc>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Change w:id="2760" w:author="Alondra Vega Pacheco" w:date="2025-09-12T22:22:00Z" w16du:dateUtc="2025-09-13T03:22:00Z">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tcPrChange>
          </w:tcPr>
          <w:p w14:paraId="282BEF70" w14:textId="63B15C99" w:rsidR="503F0872" w:rsidDel="006074BE" w:rsidRDefault="503F0872" w:rsidP="547B1A5A">
            <w:pPr>
              <w:spacing w:line="240" w:lineRule="auto"/>
              <w:rPr>
                <w:del w:id="2761" w:author="Alondra Vega Pacheco" w:date="2025-09-12T22:22:00Z" w16du:dateUtc="2025-09-13T03:22:00Z"/>
                <w:color w:val="000000" w:themeColor="text1"/>
              </w:rPr>
            </w:pPr>
            <w:del w:id="2762" w:author="Alondra Vega Pacheco" w:date="2025-09-12T22:22:00Z" w16du:dateUtc="2025-09-13T03:22:00Z">
              <w:r w:rsidRPr="547B1A5A" w:rsidDel="006074BE">
                <w:rPr>
                  <w:color w:val="000000" w:themeColor="text1"/>
                </w:rPr>
                <w:delText>Lawsuit risk (before deployment)</w:delText>
              </w:r>
            </w:del>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Change w:id="2763" w:author="Alondra Vega Pacheco" w:date="2025-09-12T22:22:00Z" w16du:dateUtc="2025-09-13T03:22:00Z">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tcPrChange>
          </w:tcPr>
          <w:p w14:paraId="6DF83986" w14:textId="270C2BC6" w:rsidR="503F0872" w:rsidDel="006074BE" w:rsidRDefault="503F0872" w:rsidP="547B1A5A">
            <w:pPr>
              <w:spacing w:line="240" w:lineRule="auto"/>
              <w:jc w:val="center"/>
              <w:rPr>
                <w:del w:id="2764" w:author="Alondra Vega Pacheco" w:date="2025-09-12T22:22:00Z" w16du:dateUtc="2025-09-13T03:22:00Z"/>
                <w:color w:val="000000" w:themeColor="text1"/>
              </w:rPr>
            </w:pPr>
            <w:del w:id="2765" w:author="Alondra Vega Pacheco" w:date="2025-09-12T22:22:00Z" w16du:dateUtc="2025-09-13T03:22:00Z">
              <w:r w:rsidRPr="547B1A5A" w:rsidDel="006074BE">
                <w:rPr>
                  <w:color w:val="000000" w:themeColor="text1"/>
                </w:rPr>
                <w:delText>1</w:delText>
              </w:r>
            </w:del>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Change w:id="2766" w:author="Alondra Vega Pacheco" w:date="2025-09-12T22:22:00Z" w16du:dateUtc="2025-09-13T03:22:00Z">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tcPrChange>
          </w:tcPr>
          <w:p w14:paraId="003E60CF" w14:textId="7D1E4AFE" w:rsidR="503F0872" w:rsidDel="006074BE" w:rsidRDefault="503F0872" w:rsidP="547B1A5A">
            <w:pPr>
              <w:spacing w:line="240" w:lineRule="auto"/>
              <w:jc w:val="center"/>
              <w:rPr>
                <w:del w:id="2767" w:author="Alondra Vega Pacheco" w:date="2025-09-12T22:22:00Z" w16du:dateUtc="2025-09-13T03:22:00Z"/>
                <w:color w:val="000000" w:themeColor="text1"/>
              </w:rPr>
            </w:pPr>
            <w:del w:id="2768" w:author="Alondra Vega Pacheco" w:date="2025-09-12T22:22:00Z" w16du:dateUtc="2025-09-13T03:22:00Z">
              <w:r w:rsidRPr="547B1A5A" w:rsidDel="006074BE">
                <w:rPr>
                  <w:color w:val="000000" w:themeColor="text1"/>
                </w:rPr>
                <w:delText>C</w:delText>
              </w:r>
            </w:del>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B050"/>
            <w:tcMar>
              <w:left w:w="105" w:type="dxa"/>
              <w:right w:w="105" w:type="dxa"/>
            </w:tcMar>
            <w:vAlign w:val="bottom"/>
            <w:tcPrChange w:id="2769" w:author="Alondra Vega Pacheco" w:date="2025-09-12T22:22:00Z" w16du:dateUtc="2025-09-13T03:22:00Z">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B050"/>
                <w:tcMar>
                  <w:left w:w="105" w:type="dxa"/>
                  <w:right w:w="105" w:type="dxa"/>
                </w:tcMar>
                <w:vAlign w:val="bottom"/>
              </w:tcPr>
            </w:tcPrChange>
          </w:tcPr>
          <w:p w14:paraId="03995D83" w14:textId="6028677B" w:rsidR="503F0872" w:rsidDel="006074BE" w:rsidRDefault="503F0872" w:rsidP="547B1A5A">
            <w:pPr>
              <w:spacing w:line="240" w:lineRule="auto"/>
              <w:jc w:val="center"/>
              <w:rPr>
                <w:del w:id="2770" w:author="Alondra Vega Pacheco" w:date="2025-09-12T22:22:00Z" w16du:dateUtc="2025-09-13T03:22:00Z"/>
                <w:color w:val="000000" w:themeColor="text1"/>
              </w:rPr>
            </w:pPr>
            <w:del w:id="2771" w:author="Alondra Vega Pacheco" w:date="2025-09-12T22:22:00Z" w16du:dateUtc="2025-09-13T03:22:00Z">
              <w:r w:rsidRPr="547B1A5A" w:rsidDel="006074BE">
                <w:rPr>
                  <w:color w:val="000000" w:themeColor="text1"/>
                </w:rPr>
                <w:delText>6</w:delText>
              </w:r>
            </w:del>
          </w:p>
        </w:tc>
        <w:tc>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Change w:id="2772" w:author="Alondra Vega Pacheco" w:date="2025-09-12T22:22:00Z" w16du:dateUtc="2025-09-13T03:22:00Z">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tcPrChange>
          </w:tcPr>
          <w:p w14:paraId="2F47CB38" w14:textId="4951A356" w:rsidR="503F0872" w:rsidDel="006074BE" w:rsidRDefault="503F0872" w:rsidP="547B1A5A">
            <w:pPr>
              <w:spacing w:line="240" w:lineRule="auto"/>
              <w:rPr>
                <w:del w:id="2773" w:author="Alondra Vega Pacheco" w:date="2025-09-12T22:22:00Z" w16du:dateUtc="2025-09-13T03:22:00Z"/>
              </w:rPr>
            </w:pPr>
            <w:del w:id="2774" w:author="Alondra Vega Pacheco" w:date="2025-09-12T22:22:00Z" w16du:dateUtc="2025-09-13T03:22:00Z">
              <w:r w:rsidRPr="547B1A5A" w:rsidDel="006074BE">
                <w:rPr>
                  <w:color w:val="000000" w:themeColor="text1"/>
                </w:rPr>
                <w:delText>Minimal concern until public release</w:delText>
              </w:r>
              <w:r w:rsidRPr="547B1A5A" w:rsidDel="006074BE">
                <w:rPr>
                  <w:i/>
                  <w:iCs/>
                </w:rPr>
                <w:delText xml:space="preserve"> </w:delText>
              </w:r>
            </w:del>
          </w:p>
        </w:tc>
      </w:tr>
      <w:tr w:rsidR="547B1A5A" w:rsidDel="006074BE" w14:paraId="3430806B" w14:textId="636DFC62" w:rsidTr="006074BE">
        <w:trPr>
          <w:trHeight w:val="300"/>
          <w:del w:id="2775" w:author="Alondra Vega Pacheco" w:date="2025-09-12T22:22:00Z"/>
          <w:trPrChange w:id="2776" w:author="Alondra Vega Pacheco" w:date="2025-09-12T22:22:00Z" w16du:dateUtc="2025-09-13T03:22:00Z">
            <w:trPr>
              <w:trHeight w:val="300"/>
            </w:trPr>
          </w:trPrChange>
        </w:trPr>
        <w:tc>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777" w:author="Alondra Vega Pacheco" w:date="2025-09-12T22:22:00Z" w16du:dateUtc="2025-09-13T03:22:00Z">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63A5E468" w14:textId="4F66F69C" w:rsidR="503F0872" w:rsidDel="006074BE" w:rsidRDefault="503F0872" w:rsidP="547B1A5A">
            <w:pPr>
              <w:spacing w:line="240" w:lineRule="auto"/>
              <w:rPr>
                <w:del w:id="2778" w:author="Alondra Vega Pacheco" w:date="2025-09-12T22:22:00Z" w16du:dateUtc="2025-09-13T03:22:00Z"/>
                <w:color w:val="000000" w:themeColor="text1"/>
                <w:lang w:val="fr-CA"/>
              </w:rPr>
            </w:pPr>
            <w:del w:id="2779" w:author="Alondra Vega Pacheco" w:date="2025-09-12T22:22:00Z" w16du:dateUtc="2025-09-13T03:22:00Z">
              <w:r w:rsidRPr="547B1A5A" w:rsidDel="006074BE">
                <w:rPr>
                  <w:color w:val="000000" w:themeColor="text1"/>
                  <w:lang w:val="fr-CA"/>
                </w:rPr>
                <w:delText>Mobile device fragmentation &amp; OS compatibility issues (Android/iOS versions)</w:delText>
              </w:r>
            </w:del>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780" w:author="Alondra Vega Pacheco" w:date="2025-09-12T22:22:00Z" w16du:dateUtc="2025-09-13T03:22:00Z">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2E47BA96" w14:textId="3D7D29B6" w:rsidR="503F0872" w:rsidDel="006074BE" w:rsidRDefault="503F0872" w:rsidP="547B1A5A">
            <w:pPr>
              <w:spacing w:line="240" w:lineRule="auto"/>
              <w:jc w:val="center"/>
              <w:rPr>
                <w:del w:id="2781" w:author="Alondra Vega Pacheco" w:date="2025-09-12T22:22:00Z" w16du:dateUtc="2025-09-13T03:22:00Z"/>
                <w:color w:val="000000" w:themeColor="text1"/>
              </w:rPr>
            </w:pPr>
            <w:del w:id="2782" w:author="Alondra Vega Pacheco" w:date="2025-09-12T22:22:00Z" w16du:dateUtc="2025-09-13T03:22:00Z">
              <w:r w:rsidRPr="547B1A5A" w:rsidDel="006074BE">
                <w:rPr>
                  <w:color w:val="000000" w:themeColor="text1"/>
                </w:rPr>
                <w:delText>3</w:delText>
              </w:r>
            </w:del>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783" w:author="Alondra Vega Pacheco" w:date="2025-09-12T22:22:00Z" w16du:dateUtc="2025-09-13T03:22:00Z">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43DDF9AF" w14:textId="312E5098" w:rsidR="503F0872" w:rsidDel="006074BE" w:rsidRDefault="503F0872" w:rsidP="547B1A5A">
            <w:pPr>
              <w:spacing w:line="240" w:lineRule="auto"/>
              <w:jc w:val="center"/>
              <w:rPr>
                <w:del w:id="2784" w:author="Alondra Vega Pacheco" w:date="2025-09-12T22:22:00Z" w16du:dateUtc="2025-09-13T03:22:00Z"/>
                <w:color w:val="000000" w:themeColor="text1"/>
              </w:rPr>
            </w:pPr>
            <w:del w:id="2785" w:author="Alondra Vega Pacheco" w:date="2025-09-12T22:22:00Z" w16du:dateUtc="2025-09-13T03:22:00Z">
              <w:r w:rsidRPr="547B1A5A" w:rsidDel="006074BE">
                <w:rPr>
                  <w:color w:val="000000" w:themeColor="text1"/>
                </w:rPr>
                <w:delText>B</w:delText>
              </w:r>
            </w:del>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00"/>
            <w:tcMar>
              <w:left w:w="105" w:type="dxa"/>
              <w:right w:w="105" w:type="dxa"/>
            </w:tcMar>
            <w:vAlign w:val="center"/>
            <w:tcPrChange w:id="2786" w:author="Alondra Vega Pacheco" w:date="2025-09-12T22:22:00Z" w16du:dateUtc="2025-09-13T03:22:00Z">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00"/>
                <w:tcMar>
                  <w:left w:w="105" w:type="dxa"/>
                  <w:right w:w="105" w:type="dxa"/>
                </w:tcMar>
                <w:vAlign w:val="center"/>
              </w:tcPr>
            </w:tcPrChange>
          </w:tcPr>
          <w:p w14:paraId="470CA20B" w14:textId="3CA17D29" w:rsidR="503F0872" w:rsidDel="006074BE" w:rsidRDefault="503F0872" w:rsidP="547B1A5A">
            <w:pPr>
              <w:spacing w:line="240" w:lineRule="auto"/>
              <w:jc w:val="center"/>
              <w:rPr>
                <w:del w:id="2787" w:author="Alondra Vega Pacheco" w:date="2025-09-12T22:22:00Z" w16du:dateUtc="2025-09-13T03:22:00Z"/>
                <w:color w:val="000000" w:themeColor="text1"/>
              </w:rPr>
            </w:pPr>
            <w:del w:id="2788" w:author="Alondra Vega Pacheco" w:date="2025-09-12T22:22:00Z" w16du:dateUtc="2025-09-13T03:22:00Z">
              <w:r w:rsidRPr="547B1A5A" w:rsidDel="006074BE">
                <w:rPr>
                  <w:color w:val="000000" w:themeColor="text1"/>
                </w:rPr>
                <w:delText>30</w:delText>
              </w:r>
            </w:del>
          </w:p>
        </w:tc>
        <w:tc>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789" w:author="Alondra Vega Pacheco" w:date="2025-09-12T22:22:00Z" w16du:dateUtc="2025-09-13T03:22:00Z">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34E6C415" w14:textId="5884383A" w:rsidR="503F0872" w:rsidDel="006074BE" w:rsidRDefault="503F0872" w:rsidP="547B1A5A">
            <w:pPr>
              <w:spacing w:line="240" w:lineRule="auto"/>
              <w:rPr>
                <w:del w:id="2790" w:author="Alondra Vega Pacheco" w:date="2025-09-12T22:22:00Z" w16du:dateUtc="2025-09-13T03:22:00Z"/>
                <w:color w:val="000000" w:themeColor="text1"/>
              </w:rPr>
            </w:pPr>
            <w:del w:id="2791" w:author="Alondra Vega Pacheco" w:date="2025-09-12T22:22:00Z" w16du:dateUtc="2025-09-13T03:22:00Z">
              <w:r w:rsidRPr="547B1A5A" w:rsidDel="006074BE">
                <w:rPr>
                  <w:color w:val="000000" w:themeColor="text1"/>
                </w:rPr>
                <w:delText>Test on real devices &amp; emulators; phased rollout; crash analytics monitoring.</w:delText>
              </w:r>
            </w:del>
          </w:p>
        </w:tc>
      </w:tr>
      <w:tr w:rsidR="547B1A5A" w:rsidDel="006074BE" w14:paraId="53C1D259" w14:textId="5DC75D08" w:rsidTr="006074BE">
        <w:trPr>
          <w:trHeight w:val="300"/>
          <w:del w:id="2792" w:author="Alondra Vega Pacheco" w:date="2025-09-12T22:22:00Z"/>
          <w:trPrChange w:id="2793" w:author="Alondra Vega Pacheco" w:date="2025-09-12T22:22:00Z" w16du:dateUtc="2025-09-13T03:22:00Z">
            <w:trPr>
              <w:trHeight w:val="300"/>
            </w:trPr>
          </w:trPrChange>
        </w:trPr>
        <w:tc>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794" w:author="Alondra Vega Pacheco" w:date="2025-09-12T22:22:00Z" w16du:dateUtc="2025-09-13T03:22:00Z">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68F6D453" w14:textId="55FD5DA4" w:rsidR="503F0872" w:rsidDel="006074BE" w:rsidRDefault="503F0872" w:rsidP="547B1A5A">
            <w:pPr>
              <w:spacing w:line="240" w:lineRule="auto"/>
              <w:rPr>
                <w:del w:id="2795" w:author="Alondra Vega Pacheco" w:date="2025-09-12T22:22:00Z" w16du:dateUtc="2025-09-13T03:22:00Z"/>
                <w:color w:val="000000" w:themeColor="text1"/>
              </w:rPr>
            </w:pPr>
            <w:del w:id="2796" w:author="Alondra Vega Pacheco" w:date="2025-09-12T22:22:00Z" w16du:dateUtc="2025-09-13T03:22:00Z">
              <w:r w:rsidRPr="547B1A5A" w:rsidDel="006074BE">
                <w:rPr>
                  <w:color w:val="000000" w:themeColor="text1"/>
                </w:rPr>
                <w:lastRenderedPageBreak/>
                <w:delText>Poor user adoption or usability issues (patients/caregivers find the app confusing)</w:delText>
              </w:r>
            </w:del>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797" w:author="Alondra Vega Pacheco" w:date="2025-09-12T22:22:00Z" w16du:dateUtc="2025-09-13T03:22:00Z">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6CE26F62" w14:textId="7A945760" w:rsidR="503F0872" w:rsidDel="006074BE" w:rsidRDefault="503F0872" w:rsidP="547B1A5A">
            <w:pPr>
              <w:spacing w:line="240" w:lineRule="auto"/>
              <w:jc w:val="center"/>
              <w:rPr>
                <w:del w:id="2798" w:author="Alondra Vega Pacheco" w:date="2025-09-12T22:22:00Z" w16du:dateUtc="2025-09-13T03:22:00Z"/>
                <w:color w:val="000000" w:themeColor="text1"/>
              </w:rPr>
            </w:pPr>
            <w:del w:id="2799" w:author="Alondra Vega Pacheco" w:date="2025-09-12T22:22:00Z" w16du:dateUtc="2025-09-13T03:22:00Z">
              <w:r w:rsidRPr="547B1A5A" w:rsidDel="006074BE">
                <w:rPr>
                  <w:color w:val="000000" w:themeColor="text1"/>
                </w:rPr>
                <w:delText>3</w:delText>
              </w:r>
            </w:del>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00" w:author="Alondra Vega Pacheco" w:date="2025-09-12T22:22:00Z" w16du:dateUtc="2025-09-13T03:22:00Z">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4B6D65F1" w14:textId="308A9576" w:rsidR="503F0872" w:rsidDel="006074BE" w:rsidRDefault="503F0872" w:rsidP="547B1A5A">
            <w:pPr>
              <w:spacing w:line="240" w:lineRule="auto"/>
              <w:jc w:val="center"/>
              <w:rPr>
                <w:del w:id="2801" w:author="Alondra Vega Pacheco" w:date="2025-09-12T22:22:00Z" w16du:dateUtc="2025-09-13T03:22:00Z"/>
                <w:color w:val="000000" w:themeColor="text1"/>
              </w:rPr>
            </w:pPr>
            <w:del w:id="2802" w:author="Alondra Vega Pacheco" w:date="2025-09-12T22:22:00Z" w16du:dateUtc="2025-09-13T03:22:00Z">
              <w:r w:rsidRPr="547B1A5A" w:rsidDel="006074BE">
                <w:rPr>
                  <w:color w:val="000000" w:themeColor="text1"/>
                </w:rPr>
                <w:delText>B</w:delText>
              </w:r>
            </w:del>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00"/>
            <w:tcMar>
              <w:left w:w="105" w:type="dxa"/>
              <w:right w:w="105" w:type="dxa"/>
            </w:tcMar>
            <w:vAlign w:val="center"/>
            <w:tcPrChange w:id="2803" w:author="Alondra Vega Pacheco" w:date="2025-09-12T22:22:00Z" w16du:dateUtc="2025-09-13T03:22:00Z">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00"/>
                <w:tcMar>
                  <w:left w:w="105" w:type="dxa"/>
                  <w:right w:w="105" w:type="dxa"/>
                </w:tcMar>
                <w:vAlign w:val="center"/>
              </w:tcPr>
            </w:tcPrChange>
          </w:tcPr>
          <w:p w14:paraId="320BB8D6" w14:textId="148FFE51" w:rsidR="503F0872" w:rsidDel="006074BE" w:rsidRDefault="503F0872" w:rsidP="547B1A5A">
            <w:pPr>
              <w:spacing w:line="240" w:lineRule="auto"/>
              <w:jc w:val="center"/>
              <w:rPr>
                <w:del w:id="2804" w:author="Alondra Vega Pacheco" w:date="2025-09-12T22:22:00Z" w16du:dateUtc="2025-09-13T03:22:00Z"/>
                <w:color w:val="000000" w:themeColor="text1"/>
              </w:rPr>
            </w:pPr>
            <w:del w:id="2805" w:author="Alondra Vega Pacheco" w:date="2025-09-12T22:22:00Z" w16du:dateUtc="2025-09-13T03:22:00Z">
              <w:r w:rsidRPr="547B1A5A" w:rsidDel="006074BE">
                <w:rPr>
                  <w:color w:val="000000" w:themeColor="text1"/>
                </w:rPr>
                <w:delText>30</w:delText>
              </w:r>
            </w:del>
          </w:p>
        </w:tc>
        <w:tc>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06" w:author="Alondra Vega Pacheco" w:date="2025-09-12T22:22:00Z" w16du:dateUtc="2025-09-13T03:22:00Z">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2F066DA6" w14:textId="1BA9D7C5" w:rsidR="503F0872" w:rsidDel="006074BE" w:rsidRDefault="503F0872" w:rsidP="547B1A5A">
            <w:pPr>
              <w:spacing w:line="240" w:lineRule="auto"/>
              <w:rPr>
                <w:del w:id="2807" w:author="Alondra Vega Pacheco" w:date="2025-09-12T22:22:00Z" w16du:dateUtc="2025-09-13T03:22:00Z"/>
                <w:color w:val="000000" w:themeColor="text1"/>
              </w:rPr>
            </w:pPr>
            <w:del w:id="2808" w:author="Alondra Vega Pacheco" w:date="2025-09-12T22:22:00Z" w16du:dateUtc="2025-09-13T03:22:00Z">
              <w:r w:rsidRPr="547B1A5A" w:rsidDel="006074BE">
                <w:rPr>
                  <w:color w:val="000000" w:themeColor="text1"/>
                </w:rPr>
                <w:delText>Usability testing, simplified UI/UX, multilingual support, and video tutorials.</w:delText>
              </w:r>
            </w:del>
          </w:p>
        </w:tc>
      </w:tr>
      <w:tr w:rsidR="547B1A5A" w:rsidDel="006074BE" w14:paraId="37CDFFDA" w14:textId="37693F38" w:rsidTr="006074BE">
        <w:trPr>
          <w:trHeight w:val="300"/>
          <w:del w:id="2809" w:author="Alondra Vega Pacheco" w:date="2025-09-12T22:22:00Z"/>
          <w:trPrChange w:id="2810" w:author="Alondra Vega Pacheco" w:date="2025-09-12T22:22:00Z" w16du:dateUtc="2025-09-13T03:22:00Z">
            <w:trPr>
              <w:trHeight w:val="300"/>
            </w:trPr>
          </w:trPrChange>
        </w:trPr>
        <w:tc>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11" w:author="Alondra Vega Pacheco" w:date="2025-09-12T22:22:00Z" w16du:dateUtc="2025-09-13T03:22:00Z">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7712A82C" w14:textId="0D254CF6" w:rsidR="503F0872" w:rsidDel="006074BE" w:rsidRDefault="503F0872" w:rsidP="547B1A5A">
            <w:pPr>
              <w:spacing w:line="240" w:lineRule="auto"/>
              <w:rPr>
                <w:del w:id="2812" w:author="Alondra Vega Pacheco" w:date="2025-09-12T22:22:00Z" w16du:dateUtc="2025-09-13T03:22:00Z"/>
                <w:color w:val="000000" w:themeColor="text1"/>
              </w:rPr>
            </w:pPr>
            <w:del w:id="2813" w:author="Alondra Vega Pacheco" w:date="2025-09-12T22:22:00Z" w16du:dateUtc="2025-09-13T03:22:00Z">
              <w:r w:rsidRPr="547B1A5A" w:rsidDel="006074BE">
                <w:rPr>
                  <w:color w:val="000000" w:themeColor="text1"/>
                </w:rPr>
                <w:delText>AI misuse/errors (mood detection misclassification, Ask AI wrong answers</w:delText>
              </w:r>
              <w:r w:rsidR="39092B83" w:rsidRPr="547B1A5A" w:rsidDel="006074BE">
                <w:rPr>
                  <w:color w:val="000000" w:themeColor="text1"/>
                </w:rPr>
                <w:delText xml:space="preserve">, incorrect </w:delText>
              </w:r>
              <w:r w:rsidR="39092B83" w:rsidRPr="547B1A5A" w:rsidDel="006074BE">
                <w:rPr>
                  <w:color w:val="000000" w:themeColor="text1"/>
                </w:rPr>
                <w:lastRenderedPageBreak/>
                <w:delText>ASL translation, inaccurate note creation</w:delText>
              </w:r>
              <w:r w:rsidRPr="547B1A5A" w:rsidDel="006074BE">
                <w:rPr>
                  <w:color w:val="000000" w:themeColor="text1"/>
                </w:rPr>
                <w:delText>)</w:delText>
              </w:r>
            </w:del>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14" w:author="Alondra Vega Pacheco" w:date="2025-09-12T22:22:00Z" w16du:dateUtc="2025-09-13T03:22:00Z">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5DDF4171" w14:textId="68043FDA" w:rsidR="503F0872" w:rsidDel="006074BE" w:rsidRDefault="503F0872" w:rsidP="547B1A5A">
            <w:pPr>
              <w:spacing w:line="240" w:lineRule="auto"/>
              <w:jc w:val="center"/>
              <w:rPr>
                <w:del w:id="2815" w:author="Alondra Vega Pacheco" w:date="2025-09-12T22:22:00Z" w16du:dateUtc="2025-09-13T03:22:00Z"/>
                <w:color w:val="000000" w:themeColor="text1"/>
              </w:rPr>
            </w:pPr>
            <w:del w:id="2816" w:author="Alondra Vega Pacheco" w:date="2025-09-12T22:22:00Z" w16du:dateUtc="2025-09-13T03:22:00Z">
              <w:r w:rsidRPr="547B1A5A" w:rsidDel="006074BE">
                <w:rPr>
                  <w:color w:val="000000" w:themeColor="text1"/>
                </w:rPr>
                <w:lastRenderedPageBreak/>
                <w:delText>2</w:delText>
              </w:r>
            </w:del>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17" w:author="Alondra Vega Pacheco" w:date="2025-09-12T22:22:00Z" w16du:dateUtc="2025-09-13T03:22:00Z">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1FE10DE0" w14:textId="0FB17EF5" w:rsidR="503F0872" w:rsidDel="006074BE" w:rsidRDefault="503F0872" w:rsidP="547B1A5A">
            <w:pPr>
              <w:spacing w:line="240" w:lineRule="auto"/>
              <w:jc w:val="center"/>
              <w:rPr>
                <w:del w:id="2818" w:author="Alondra Vega Pacheco" w:date="2025-09-12T22:22:00Z" w16du:dateUtc="2025-09-13T03:22:00Z"/>
                <w:color w:val="000000" w:themeColor="text1"/>
              </w:rPr>
            </w:pPr>
            <w:del w:id="2819" w:author="Alondra Vega Pacheco" w:date="2025-09-12T22:22:00Z" w16du:dateUtc="2025-09-13T03:22:00Z">
              <w:r w:rsidRPr="547B1A5A" w:rsidDel="006074BE">
                <w:rPr>
                  <w:color w:val="000000" w:themeColor="text1"/>
                </w:rPr>
                <w:delText>B</w:delText>
              </w:r>
            </w:del>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00"/>
            <w:tcMar>
              <w:left w:w="105" w:type="dxa"/>
              <w:right w:w="105" w:type="dxa"/>
            </w:tcMar>
            <w:vAlign w:val="center"/>
            <w:tcPrChange w:id="2820" w:author="Alondra Vega Pacheco" w:date="2025-09-12T22:22:00Z" w16du:dateUtc="2025-09-13T03:22:00Z">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00"/>
                <w:tcMar>
                  <w:left w:w="105" w:type="dxa"/>
                  <w:right w:w="105" w:type="dxa"/>
                </w:tcMar>
                <w:vAlign w:val="center"/>
              </w:tcPr>
            </w:tcPrChange>
          </w:tcPr>
          <w:p w14:paraId="0EF4A8DB" w14:textId="2F113D4A" w:rsidR="503F0872" w:rsidDel="006074BE" w:rsidRDefault="503F0872" w:rsidP="547B1A5A">
            <w:pPr>
              <w:spacing w:line="240" w:lineRule="auto"/>
              <w:jc w:val="center"/>
              <w:rPr>
                <w:del w:id="2821" w:author="Alondra Vega Pacheco" w:date="2025-09-12T22:22:00Z" w16du:dateUtc="2025-09-13T03:22:00Z"/>
                <w:color w:val="000000" w:themeColor="text1"/>
              </w:rPr>
            </w:pPr>
            <w:del w:id="2822" w:author="Alondra Vega Pacheco" w:date="2025-09-12T22:22:00Z" w16du:dateUtc="2025-09-13T03:22:00Z">
              <w:r w:rsidRPr="547B1A5A" w:rsidDel="006074BE">
                <w:rPr>
                  <w:color w:val="000000" w:themeColor="text1"/>
                </w:rPr>
                <w:delText>40</w:delText>
              </w:r>
            </w:del>
          </w:p>
        </w:tc>
        <w:tc>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23" w:author="Alondra Vega Pacheco" w:date="2025-09-12T22:22:00Z" w16du:dateUtc="2025-09-13T03:22:00Z">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67FCE949" w14:textId="307FF1BA" w:rsidR="503F0872" w:rsidDel="006074BE" w:rsidRDefault="503F0872" w:rsidP="547B1A5A">
            <w:pPr>
              <w:spacing w:line="240" w:lineRule="auto"/>
              <w:rPr>
                <w:del w:id="2824" w:author="Alondra Vega Pacheco" w:date="2025-09-12T22:22:00Z" w16du:dateUtc="2025-09-13T03:22:00Z"/>
                <w:color w:val="000000" w:themeColor="text1"/>
              </w:rPr>
            </w:pPr>
            <w:del w:id="2825" w:author="Alondra Vega Pacheco" w:date="2025-09-12T22:22:00Z" w16du:dateUtc="2025-09-13T03:22:00Z">
              <w:r w:rsidRPr="547B1A5A" w:rsidDel="006074BE">
                <w:rPr>
                  <w:color w:val="000000" w:themeColor="text1"/>
                </w:rPr>
                <w:delText>Add disclaimers, human-in-the-loop review, and audit datasets quarterly.</w:delText>
              </w:r>
            </w:del>
          </w:p>
        </w:tc>
      </w:tr>
      <w:tr w:rsidR="547B1A5A" w:rsidDel="006074BE" w14:paraId="404A2C97" w14:textId="3570BD12" w:rsidTr="006074BE">
        <w:trPr>
          <w:trHeight w:val="300"/>
          <w:del w:id="2826" w:author="Alondra Vega Pacheco" w:date="2025-09-12T22:22:00Z"/>
          <w:trPrChange w:id="2827" w:author="Alondra Vega Pacheco" w:date="2025-09-12T22:22:00Z" w16du:dateUtc="2025-09-13T03:22:00Z">
            <w:trPr>
              <w:trHeight w:val="300"/>
            </w:trPr>
          </w:trPrChange>
        </w:trPr>
        <w:tc>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28" w:author="Alondra Vega Pacheco" w:date="2025-09-12T22:22:00Z" w16du:dateUtc="2025-09-13T03:22:00Z">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4D8B9C1E" w14:textId="4B67A4D0" w:rsidR="503F0872" w:rsidDel="006074BE" w:rsidRDefault="503F0872" w:rsidP="547B1A5A">
            <w:pPr>
              <w:spacing w:line="240" w:lineRule="auto"/>
              <w:rPr>
                <w:del w:id="2829" w:author="Alondra Vega Pacheco" w:date="2025-09-12T22:22:00Z" w16du:dateUtc="2025-09-13T03:22:00Z"/>
                <w:color w:val="000000" w:themeColor="text1"/>
              </w:rPr>
            </w:pPr>
            <w:del w:id="2830" w:author="Alondra Vega Pacheco" w:date="2025-09-12T22:22:00Z" w16du:dateUtc="2025-09-13T03:22:00Z">
              <w:r w:rsidRPr="547B1A5A" w:rsidDel="006074BE">
                <w:rPr>
                  <w:color w:val="000000" w:themeColor="text1"/>
                </w:rPr>
                <w:delText>Client scope changes mid-project</w:delText>
              </w:r>
            </w:del>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31" w:author="Alondra Vega Pacheco" w:date="2025-09-12T22:22:00Z" w16du:dateUtc="2025-09-13T03:22:00Z">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4EC8BBA5" w14:textId="15EA4600" w:rsidR="503F0872" w:rsidDel="006074BE" w:rsidRDefault="503F0872" w:rsidP="547B1A5A">
            <w:pPr>
              <w:spacing w:line="240" w:lineRule="auto"/>
              <w:jc w:val="center"/>
              <w:rPr>
                <w:del w:id="2832" w:author="Alondra Vega Pacheco" w:date="2025-09-12T22:22:00Z" w16du:dateUtc="2025-09-13T03:22:00Z"/>
                <w:color w:val="000000" w:themeColor="text1"/>
              </w:rPr>
            </w:pPr>
            <w:del w:id="2833" w:author="Alondra Vega Pacheco" w:date="2025-09-12T22:22:00Z" w16du:dateUtc="2025-09-13T03:22:00Z">
              <w:r w:rsidRPr="547B1A5A" w:rsidDel="006074BE">
                <w:rPr>
                  <w:color w:val="000000" w:themeColor="text1"/>
                </w:rPr>
                <w:delText>2</w:delText>
              </w:r>
            </w:del>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34" w:author="Alondra Vega Pacheco" w:date="2025-09-12T22:22:00Z" w16du:dateUtc="2025-09-13T03:22:00Z">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4B1BE937" w14:textId="371529AC" w:rsidR="503F0872" w:rsidDel="006074BE" w:rsidRDefault="503F0872" w:rsidP="547B1A5A">
            <w:pPr>
              <w:spacing w:line="240" w:lineRule="auto"/>
              <w:jc w:val="center"/>
              <w:rPr>
                <w:del w:id="2835" w:author="Alondra Vega Pacheco" w:date="2025-09-12T22:22:00Z" w16du:dateUtc="2025-09-13T03:22:00Z"/>
                <w:color w:val="000000" w:themeColor="text1"/>
              </w:rPr>
            </w:pPr>
            <w:del w:id="2836" w:author="Alondra Vega Pacheco" w:date="2025-09-12T22:22:00Z" w16du:dateUtc="2025-09-13T03:22:00Z">
              <w:r w:rsidRPr="547B1A5A" w:rsidDel="006074BE">
                <w:rPr>
                  <w:color w:val="000000" w:themeColor="text1"/>
                </w:rPr>
                <w:delText>B</w:delText>
              </w:r>
            </w:del>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00"/>
            <w:tcMar>
              <w:left w:w="105" w:type="dxa"/>
              <w:right w:w="105" w:type="dxa"/>
            </w:tcMar>
            <w:vAlign w:val="center"/>
            <w:tcPrChange w:id="2837" w:author="Alondra Vega Pacheco" w:date="2025-09-12T22:22:00Z" w16du:dateUtc="2025-09-13T03:22:00Z">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00"/>
                <w:tcMar>
                  <w:left w:w="105" w:type="dxa"/>
                  <w:right w:w="105" w:type="dxa"/>
                </w:tcMar>
                <w:vAlign w:val="center"/>
              </w:tcPr>
            </w:tcPrChange>
          </w:tcPr>
          <w:p w14:paraId="1215E9FD" w14:textId="295377DF" w:rsidR="503F0872" w:rsidDel="006074BE" w:rsidRDefault="503F0872" w:rsidP="547B1A5A">
            <w:pPr>
              <w:spacing w:line="240" w:lineRule="auto"/>
              <w:jc w:val="center"/>
              <w:rPr>
                <w:del w:id="2838" w:author="Alondra Vega Pacheco" w:date="2025-09-12T22:22:00Z" w16du:dateUtc="2025-09-13T03:22:00Z"/>
                <w:color w:val="000000" w:themeColor="text1"/>
              </w:rPr>
            </w:pPr>
            <w:del w:id="2839" w:author="Alondra Vega Pacheco" w:date="2025-09-12T22:22:00Z" w16du:dateUtc="2025-09-13T03:22:00Z">
              <w:r w:rsidRPr="547B1A5A" w:rsidDel="006074BE">
                <w:rPr>
                  <w:color w:val="000000" w:themeColor="text1"/>
                </w:rPr>
                <w:delText>40</w:delText>
              </w:r>
            </w:del>
          </w:p>
        </w:tc>
        <w:tc>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40" w:author="Alondra Vega Pacheco" w:date="2025-09-12T22:22:00Z" w16du:dateUtc="2025-09-13T03:22:00Z">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1557C0BA" w14:textId="2EBD7651" w:rsidR="503F0872" w:rsidDel="006074BE" w:rsidRDefault="503F0872" w:rsidP="547B1A5A">
            <w:pPr>
              <w:spacing w:line="240" w:lineRule="auto"/>
              <w:rPr>
                <w:del w:id="2841" w:author="Alondra Vega Pacheco" w:date="2025-09-12T22:22:00Z" w16du:dateUtc="2025-09-13T03:22:00Z"/>
                <w:color w:val="000000" w:themeColor="text1"/>
              </w:rPr>
            </w:pPr>
            <w:del w:id="2842" w:author="Alondra Vega Pacheco" w:date="2025-09-12T22:22:00Z" w16du:dateUtc="2025-09-13T03:22:00Z">
              <w:r w:rsidRPr="547B1A5A" w:rsidDel="006074BE">
                <w:rPr>
                  <w:color w:val="000000" w:themeColor="text1"/>
                </w:rPr>
                <w:delText>Moderate probability and moderate exposure. We will use the change process to record changes in scope and plan accordingly.</w:delText>
              </w:r>
            </w:del>
          </w:p>
        </w:tc>
      </w:tr>
      <w:tr w:rsidR="547B1A5A" w:rsidDel="006074BE" w14:paraId="69E8F3A8" w14:textId="272B30F0" w:rsidTr="006074BE">
        <w:trPr>
          <w:trHeight w:val="300"/>
          <w:ins w:id="2843" w:author="Izabela Adler" w:date="2025-09-03T15:17:00Z"/>
          <w:del w:id="2844" w:author="Alondra Vega Pacheco" w:date="2025-09-12T22:22:00Z"/>
          <w:trPrChange w:id="2845" w:author="Alondra Vega Pacheco" w:date="2025-09-12T22:22:00Z" w16du:dateUtc="2025-09-13T03:22:00Z">
            <w:trPr>
              <w:trHeight w:val="300"/>
            </w:trPr>
          </w:trPrChange>
        </w:trPr>
        <w:tc>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46" w:author="Alondra Vega Pacheco" w:date="2025-09-12T22:22:00Z" w16du:dateUtc="2025-09-13T03:22:00Z">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5AEBA903" w14:textId="7DFBD5F1" w:rsidR="0579CA4B" w:rsidRPr="004E334F" w:rsidDel="006074BE" w:rsidRDefault="0579CA4B" w:rsidP="547B1A5A">
            <w:pPr>
              <w:spacing w:line="240" w:lineRule="auto"/>
              <w:rPr>
                <w:del w:id="2847" w:author="Alondra Vega Pacheco" w:date="2025-09-12T22:22:00Z" w16du:dateUtc="2025-09-13T03:22:00Z"/>
                <w:color w:val="000000" w:themeColor="text1"/>
                <w:rPrChange w:id="2848" w:author="Sudarshan NEUPANE" w:date="2025-09-12T22:14:00Z" w16du:dateUtc="2025-09-13T03:14:00Z">
                  <w:rPr>
                    <w:del w:id="2849" w:author="Alondra Vega Pacheco" w:date="2025-09-12T22:22:00Z" w16du:dateUtc="2025-09-13T03:22:00Z"/>
                    <w:color w:val="000000" w:themeColor="text1"/>
                    <w:lang w:val="fr-CA"/>
                  </w:rPr>
                </w:rPrChange>
              </w:rPr>
            </w:pPr>
            <w:ins w:id="2850" w:author="Izabela Adler" w:date="2025-09-03T15:17:00Z">
              <w:del w:id="2851" w:author="Alondra Vega Pacheco" w:date="2025-09-12T22:22:00Z" w16du:dateUtc="2025-09-13T03:22:00Z">
                <w:r w:rsidRPr="004E334F" w:rsidDel="006074BE">
                  <w:rPr>
                    <w:color w:val="000000" w:themeColor="text1"/>
                    <w:rPrChange w:id="2852" w:author="Sudarshan NEUPANE" w:date="2025-09-12T22:14:00Z" w16du:dateUtc="2025-09-13T03:14:00Z">
                      <w:rPr>
                        <w:color w:val="000000" w:themeColor="text1"/>
                        <w:lang w:val="fr-CA"/>
                      </w:rPr>
                    </w:rPrChange>
                  </w:rPr>
                  <w:lastRenderedPageBreak/>
                  <w:delText>Trigger detection gene</w:delText>
                </w:r>
              </w:del>
            </w:ins>
            <w:ins w:id="2853" w:author="Izabela Adler" w:date="2025-09-03T15:18:00Z">
              <w:del w:id="2854" w:author="Alondra Vega Pacheco" w:date="2025-09-12T22:22:00Z" w16du:dateUtc="2025-09-13T03:22:00Z">
                <w:r w:rsidRPr="004E334F" w:rsidDel="006074BE">
                  <w:rPr>
                    <w:color w:val="000000" w:themeColor="text1"/>
                    <w:rPrChange w:id="2855" w:author="Sudarshan NEUPANE" w:date="2025-09-12T22:14:00Z" w16du:dateUtc="2025-09-13T03:14:00Z">
                      <w:rPr>
                        <w:color w:val="000000" w:themeColor="text1"/>
                        <w:lang w:val="fr-CA"/>
                      </w:rPr>
                    </w:rPrChange>
                  </w:rPr>
                  <w:delText xml:space="preserve">rates false positives </w:delText>
                </w:r>
              </w:del>
            </w:ins>
            <w:ins w:id="2856" w:author="Izabela Adler" w:date="2025-09-03T15:19:00Z">
              <w:del w:id="2857" w:author="Alondra Vega Pacheco" w:date="2025-09-12T22:22:00Z" w16du:dateUtc="2025-09-13T03:22:00Z">
                <w:r w:rsidR="1665587B" w:rsidRPr="004E334F" w:rsidDel="006074BE">
                  <w:rPr>
                    <w:color w:val="000000" w:themeColor="text1"/>
                    <w:rPrChange w:id="2858" w:author="Sudarshan NEUPANE" w:date="2025-09-12T22:14:00Z" w16du:dateUtc="2025-09-13T03:14:00Z">
                      <w:rPr>
                        <w:color w:val="000000" w:themeColor="text1"/>
                        <w:lang w:val="fr-CA"/>
                      </w:rPr>
                    </w:rPrChange>
                  </w:rPr>
                  <w:delText>(alerting on safe phrases</w:delText>
                </w:r>
              </w:del>
            </w:ins>
            <w:ins w:id="2859" w:author="Izabela Adler" w:date="2025-09-03T15:20:00Z">
              <w:del w:id="2860" w:author="Alondra Vega Pacheco" w:date="2025-09-12T22:22:00Z" w16du:dateUtc="2025-09-13T03:22:00Z">
                <w:r w:rsidR="1665587B" w:rsidRPr="004E334F" w:rsidDel="006074BE">
                  <w:rPr>
                    <w:color w:val="000000" w:themeColor="text1"/>
                    <w:rPrChange w:id="2861" w:author="Sudarshan NEUPANE" w:date="2025-09-12T22:14:00Z" w16du:dateUtc="2025-09-13T03:14:00Z">
                      <w:rPr>
                        <w:color w:val="000000" w:themeColor="text1"/>
                        <w:lang w:val="fr-CA"/>
                      </w:rPr>
                    </w:rPrChange>
                  </w:rPr>
                  <w:delText>) or false negatives (missing critical phrases)</w:delText>
                </w:r>
              </w:del>
            </w:ins>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62" w:author="Alondra Vega Pacheco" w:date="2025-09-12T22:22:00Z" w16du:dateUtc="2025-09-13T03:22:00Z">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5ED8D89F" w14:textId="0983D5B1" w:rsidR="1665587B" w:rsidDel="006074BE" w:rsidRDefault="1665587B" w:rsidP="547B1A5A">
            <w:pPr>
              <w:spacing w:line="240" w:lineRule="auto"/>
              <w:jc w:val="center"/>
              <w:rPr>
                <w:del w:id="2863" w:author="Alondra Vega Pacheco" w:date="2025-09-12T22:22:00Z" w16du:dateUtc="2025-09-13T03:22:00Z"/>
                <w:color w:val="000000" w:themeColor="text1"/>
              </w:rPr>
            </w:pPr>
            <w:ins w:id="2864" w:author="Izabela Adler" w:date="2025-09-03T15:20:00Z">
              <w:del w:id="2865" w:author="Alondra Vega Pacheco" w:date="2025-09-12T22:22:00Z" w16du:dateUtc="2025-09-13T03:22:00Z">
                <w:r w:rsidRPr="547B1A5A" w:rsidDel="006074BE">
                  <w:rPr>
                    <w:color w:val="000000" w:themeColor="text1"/>
                  </w:rPr>
                  <w:delText>2</w:delText>
                </w:r>
              </w:del>
            </w:ins>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66" w:author="Alondra Vega Pacheco" w:date="2025-09-12T22:22:00Z" w16du:dateUtc="2025-09-13T03:22:00Z">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07379AC9" w14:textId="043EA37A" w:rsidR="1665587B" w:rsidDel="006074BE" w:rsidRDefault="1665587B" w:rsidP="547B1A5A">
            <w:pPr>
              <w:spacing w:line="240" w:lineRule="auto"/>
              <w:jc w:val="center"/>
              <w:rPr>
                <w:del w:id="2867" w:author="Alondra Vega Pacheco" w:date="2025-09-12T22:22:00Z" w16du:dateUtc="2025-09-13T03:22:00Z"/>
                <w:color w:val="000000" w:themeColor="text1"/>
              </w:rPr>
            </w:pPr>
            <w:ins w:id="2868" w:author="Izabela Adler" w:date="2025-09-03T15:20:00Z">
              <w:del w:id="2869" w:author="Alondra Vega Pacheco" w:date="2025-09-12T22:22:00Z" w16du:dateUtc="2025-09-13T03:22:00Z">
                <w:r w:rsidRPr="547B1A5A" w:rsidDel="006074BE">
                  <w:rPr>
                    <w:color w:val="000000" w:themeColor="text1"/>
                  </w:rPr>
                  <w:delText>B</w:delText>
                </w:r>
              </w:del>
            </w:ins>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00"/>
            <w:tcMar>
              <w:left w:w="105" w:type="dxa"/>
              <w:right w:w="105" w:type="dxa"/>
            </w:tcMar>
            <w:vAlign w:val="center"/>
            <w:tcPrChange w:id="2870" w:author="Alondra Vega Pacheco" w:date="2025-09-12T22:22:00Z" w16du:dateUtc="2025-09-13T03:22:00Z">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00"/>
                <w:tcMar>
                  <w:left w:w="105" w:type="dxa"/>
                  <w:right w:w="105" w:type="dxa"/>
                </w:tcMar>
                <w:vAlign w:val="center"/>
              </w:tcPr>
            </w:tcPrChange>
          </w:tcPr>
          <w:p w14:paraId="23A3F05E" w14:textId="3D0E867C" w:rsidR="1665587B" w:rsidDel="006074BE" w:rsidRDefault="1665587B" w:rsidP="547B1A5A">
            <w:pPr>
              <w:spacing w:line="240" w:lineRule="auto"/>
              <w:jc w:val="center"/>
              <w:rPr>
                <w:del w:id="2871" w:author="Alondra Vega Pacheco" w:date="2025-09-12T22:22:00Z" w16du:dateUtc="2025-09-13T03:22:00Z"/>
                <w:color w:val="000000" w:themeColor="text1"/>
              </w:rPr>
            </w:pPr>
            <w:ins w:id="2872" w:author="Izabela Adler" w:date="2025-09-03T15:20:00Z">
              <w:del w:id="2873" w:author="Alondra Vega Pacheco" w:date="2025-09-12T22:22:00Z" w16du:dateUtc="2025-09-13T03:22:00Z">
                <w:r w:rsidRPr="547B1A5A" w:rsidDel="006074BE">
                  <w:rPr>
                    <w:color w:val="000000" w:themeColor="text1"/>
                  </w:rPr>
                  <w:delText>40</w:delText>
                </w:r>
              </w:del>
            </w:ins>
          </w:p>
        </w:tc>
        <w:tc>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74" w:author="Alondra Vega Pacheco" w:date="2025-09-12T22:22:00Z" w16du:dateUtc="2025-09-13T03:22:00Z">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39CFF395" w14:textId="6F6595A8" w:rsidR="1665587B" w:rsidDel="006074BE" w:rsidRDefault="1665587B" w:rsidP="547B1A5A">
            <w:pPr>
              <w:spacing w:line="240" w:lineRule="auto"/>
              <w:rPr>
                <w:del w:id="2875" w:author="Alondra Vega Pacheco" w:date="2025-09-12T22:22:00Z" w16du:dateUtc="2025-09-13T03:22:00Z"/>
                <w:color w:val="000000" w:themeColor="text1"/>
              </w:rPr>
            </w:pPr>
            <w:ins w:id="2876" w:author="Izabela Adler" w:date="2025-09-03T15:20:00Z">
              <w:del w:id="2877" w:author="Alondra Vega Pacheco" w:date="2025-09-12T22:22:00Z" w16du:dateUtc="2025-09-13T03:22:00Z">
                <w:r w:rsidRPr="547B1A5A" w:rsidDel="006074BE">
                  <w:rPr>
                    <w:color w:val="000000" w:themeColor="text1"/>
                  </w:rPr>
                  <w:delText>Provide caregiver-configurable phrase lists, allow custom phrases, perform testing with varied trans</w:delText>
                </w:r>
              </w:del>
            </w:ins>
            <w:ins w:id="2878" w:author="Izabela Adler" w:date="2025-09-03T15:21:00Z">
              <w:del w:id="2879" w:author="Alondra Vega Pacheco" w:date="2025-09-12T22:22:00Z" w16du:dateUtc="2025-09-13T03:22:00Z">
                <w:r w:rsidRPr="547B1A5A" w:rsidDel="006074BE">
                  <w:rPr>
                    <w:color w:val="000000" w:themeColor="text1"/>
                  </w:rPr>
                  <w:delText>cripts, and log alerts for audit review.</w:delText>
                </w:r>
              </w:del>
            </w:ins>
          </w:p>
        </w:tc>
      </w:tr>
      <w:tr w:rsidR="547B1A5A" w:rsidDel="006074BE" w14:paraId="62B0CAD7" w14:textId="6DCF9E2C" w:rsidTr="006074BE">
        <w:trPr>
          <w:trHeight w:val="300"/>
          <w:del w:id="2880" w:author="Alondra Vega Pacheco" w:date="2025-09-12T22:22:00Z"/>
          <w:trPrChange w:id="2881" w:author="Alondra Vega Pacheco" w:date="2025-09-12T22:22:00Z" w16du:dateUtc="2025-09-13T03:22:00Z">
            <w:trPr>
              <w:trHeight w:val="300"/>
            </w:trPr>
          </w:trPrChange>
        </w:trPr>
        <w:tc>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82" w:author="Alondra Vega Pacheco" w:date="2025-09-12T22:22:00Z" w16du:dateUtc="2025-09-13T03:22:00Z">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77C8AB3D" w14:textId="2CCF8ABC" w:rsidR="503F0872" w:rsidDel="006074BE" w:rsidRDefault="503F0872" w:rsidP="547B1A5A">
            <w:pPr>
              <w:spacing w:line="240" w:lineRule="auto"/>
              <w:rPr>
                <w:del w:id="2883" w:author="Alondra Vega Pacheco" w:date="2025-09-12T22:22:00Z" w16du:dateUtc="2025-09-13T03:22:00Z"/>
                <w:color w:val="000000" w:themeColor="text1"/>
              </w:rPr>
            </w:pPr>
            <w:del w:id="2884" w:author="Alondra Vega Pacheco" w:date="2025-09-12T22:22:00Z" w16du:dateUtc="2025-09-13T03:22:00Z">
              <w:r w:rsidRPr="547B1A5A" w:rsidDel="006074BE">
                <w:rPr>
                  <w:color w:val="000000" w:themeColor="text1"/>
                </w:rPr>
                <w:delText xml:space="preserve">Team members lack the required technical skills </w:delText>
              </w:r>
              <w:r w:rsidRPr="547B1A5A" w:rsidDel="006074BE">
                <w:rPr>
                  <w:color w:val="000000" w:themeColor="text1"/>
                </w:rPr>
                <w:lastRenderedPageBreak/>
                <w:delText>(Flutter, AWS, HIPAA compliance)</w:delText>
              </w:r>
            </w:del>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85" w:author="Alondra Vega Pacheco" w:date="2025-09-12T22:22:00Z" w16du:dateUtc="2025-09-13T03:22:00Z">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30A73AF0" w14:textId="6D006067" w:rsidR="503F0872" w:rsidDel="006074BE" w:rsidRDefault="503F0872" w:rsidP="547B1A5A">
            <w:pPr>
              <w:spacing w:line="240" w:lineRule="auto"/>
              <w:jc w:val="center"/>
              <w:rPr>
                <w:del w:id="2886" w:author="Alondra Vega Pacheco" w:date="2025-09-12T22:22:00Z" w16du:dateUtc="2025-09-13T03:22:00Z"/>
                <w:color w:val="000000" w:themeColor="text1"/>
              </w:rPr>
            </w:pPr>
            <w:del w:id="2887" w:author="Alondra Vega Pacheco" w:date="2025-09-12T22:22:00Z" w16du:dateUtc="2025-09-13T03:22:00Z">
              <w:r w:rsidRPr="547B1A5A" w:rsidDel="006074BE">
                <w:rPr>
                  <w:color w:val="000000" w:themeColor="text1"/>
                </w:rPr>
                <w:lastRenderedPageBreak/>
                <w:delText>1</w:delText>
              </w:r>
            </w:del>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88" w:author="Alondra Vega Pacheco" w:date="2025-09-12T22:22:00Z" w16du:dateUtc="2025-09-13T03:22:00Z">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20E1F79A" w14:textId="2718EFCA" w:rsidR="503F0872" w:rsidDel="006074BE" w:rsidRDefault="503F0872" w:rsidP="547B1A5A">
            <w:pPr>
              <w:spacing w:line="240" w:lineRule="auto"/>
              <w:jc w:val="center"/>
              <w:rPr>
                <w:del w:id="2889" w:author="Alondra Vega Pacheco" w:date="2025-09-12T22:22:00Z" w16du:dateUtc="2025-09-13T03:22:00Z"/>
                <w:color w:val="000000" w:themeColor="text1"/>
              </w:rPr>
            </w:pPr>
            <w:del w:id="2890" w:author="Alondra Vega Pacheco" w:date="2025-09-12T22:22:00Z" w16du:dateUtc="2025-09-13T03:22:00Z">
              <w:r w:rsidRPr="547B1A5A" w:rsidDel="006074BE">
                <w:rPr>
                  <w:color w:val="000000" w:themeColor="text1"/>
                </w:rPr>
                <w:delText>B (Medium)</w:delText>
              </w:r>
            </w:del>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0000"/>
            <w:tcMar>
              <w:left w:w="105" w:type="dxa"/>
              <w:right w:w="105" w:type="dxa"/>
            </w:tcMar>
            <w:vAlign w:val="center"/>
            <w:tcPrChange w:id="2891" w:author="Alondra Vega Pacheco" w:date="2025-09-12T22:22:00Z" w16du:dateUtc="2025-09-13T03:22:00Z">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0000"/>
                <w:tcMar>
                  <w:left w:w="105" w:type="dxa"/>
                  <w:right w:w="105" w:type="dxa"/>
                </w:tcMar>
                <w:vAlign w:val="center"/>
              </w:tcPr>
            </w:tcPrChange>
          </w:tcPr>
          <w:p w14:paraId="4EEE2FBC" w14:textId="49890719" w:rsidR="503F0872" w:rsidDel="006074BE" w:rsidRDefault="503F0872" w:rsidP="547B1A5A">
            <w:pPr>
              <w:spacing w:line="240" w:lineRule="auto"/>
              <w:jc w:val="center"/>
              <w:rPr>
                <w:del w:id="2892" w:author="Alondra Vega Pacheco" w:date="2025-09-12T22:22:00Z" w16du:dateUtc="2025-09-13T03:22:00Z"/>
                <w:color w:val="000000" w:themeColor="text1"/>
              </w:rPr>
            </w:pPr>
            <w:del w:id="2893" w:author="Alondra Vega Pacheco" w:date="2025-09-12T22:22:00Z" w16du:dateUtc="2025-09-13T03:22:00Z">
              <w:r w:rsidRPr="547B1A5A" w:rsidDel="006074BE">
                <w:rPr>
                  <w:color w:val="000000" w:themeColor="text1"/>
                </w:rPr>
                <w:delText>50</w:delText>
              </w:r>
            </w:del>
          </w:p>
        </w:tc>
        <w:tc>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94" w:author="Alondra Vega Pacheco" w:date="2025-09-12T22:22:00Z" w16du:dateUtc="2025-09-13T03:22:00Z">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18F8BCB8" w14:textId="077D526C" w:rsidR="503F0872" w:rsidDel="006074BE" w:rsidRDefault="503F0872" w:rsidP="547B1A5A">
            <w:pPr>
              <w:spacing w:line="240" w:lineRule="auto"/>
              <w:rPr>
                <w:del w:id="2895" w:author="Alondra Vega Pacheco" w:date="2025-09-12T22:22:00Z" w16du:dateUtc="2025-09-13T03:22:00Z"/>
                <w:color w:val="000000" w:themeColor="text1"/>
              </w:rPr>
            </w:pPr>
            <w:del w:id="2896" w:author="Alondra Vega Pacheco" w:date="2025-09-12T22:22:00Z" w16du:dateUtc="2025-09-13T03:22:00Z">
              <w:r w:rsidRPr="547B1A5A" w:rsidDel="006074BE">
                <w:rPr>
                  <w:color w:val="000000" w:themeColor="text1"/>
                </w:rPr>
                <w:delText>Allocate training, peer programming, and provide resource libraries.</w:delText>
              </w:r>
            </w:del>
          </w:p>
        </w:tc>
      </w:tr>
      <w:tr w:rsidR="503F0872" w:rsidDel="006074BE" w14:paraId="24F54CF5" w14:textId="0828CC1C" w:rsidTr="006074BE">
        <w:trPr>
          <w:trHeight w:val="300"/>
          <w:del w:id="2897" w:author="Alondra Vega Pacheco" w:date="2025-09-12T22:22:00Z"/>
          <w:trPrChange w:id="2898" w:author="Alondra Vega Pacheco" w:date="2025-09-12T22:22:00Z" w16du:dateUtc="2025-09-13T03:22:00Z">
            <w:trPr>
              <w:trHeight w:val="300"/>
            </w:trPr>
          </w:trPrChange>
        </w:trPr>
        <w:tc>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899" w:author="Alondra Vega Pacheco" w:date="2025-09-12T22:22:00Z" w16du:dateUtc="2025-09-13T03:22:00Z">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54A27FB7" w14:textId="38D346FC" w:rsidR="503F0872" w:rsidDel="006074BE" w:rsidRDefault="503F0872" w:rsidP="503F0872">
            <w:pPr>
              <w:spacing w:line="240" w:lineRule="auto"/>
              <w:rPr>
                <w:del w:id="2900" w:author="Alondra Vega Pacheco" w:date="2025-09-12T22:22:00Z" w16du:dateUtc="2025-09-13T03:22:00Z"/>
                <w:color w:val="000000" w:themeColor="text1"/>
              </w:rPr>
            </w:pPr>
            <w:del w:id="2901" w:author="Alondra Vega Pacheco" w:date="2025-09-12T22:22:00Z" w16du:dateUtc="2025-09-13T03:22:00Z">
              <w:r w:rsidRPr="503F0872" w:rsidDel="006074BE">
                <w:rPr>
                  <w:color w:val="000000" w:themeColor="text1"/>
                </w:rPr>
                <w:delText>Team members not completing assigned tasks</w:delText>
              </w:r>
            </w:del>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902" w:author="Alondra Vega Pacheco" w:date="2025-09-12T22:22:00Z" w16du:dateUtc="2025-09-13T03:22:00Z">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00C21BA7" w14:textId="513A53B3" w:rsidR="503F0872" w:rsidDel="006074BE" w:rsidRDefault="503F0872" w:rsidP="503F0872">
            <w:pPr>
              <w:spacing w:line="240" w:lineRule="auto"/>
              <w:jc w:val="center"/>
              <w:rPr>
                <w:del w:id="2903" w:author="Alondra Vega Pacheco" w:date="2025-09-12T22:22:00Z" w16du:dateUtc="2025-09-13T03:22:00Z"/>
                <w:color w:val="000000" w:themeColor="text1"/>
              </w:rPr>
            </w:pPr>
            <w:del w:id="2904" w:author="Alondra Vega Pacheco" w:date="2025-09-12T22:22:00Z" w16du:dateUtc="2025-09-13T03:22:00Z">
              <w:r w:rsidRPr="503F0872" w:rsidDel="006074BE">
                <w:rPr>
                  <w:color w:val="000000" w:themeColor="text1"/>
                </w:rPr>
                <w:delText>1</w:delText>
              </w:r>
            </w:del>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905" w:author="Alondra Vega Pacheco" w:date="2025-09-12T22:22:00Z" w16du:dateUtc="2025-09-13T03:22:00Z">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256E300D" w14:textId="1E43280F" w:rsidR="503F0872" w:rsidDel="006074BE" w:rsidRDefault="503F0872" w:rsidP="503F0872">
            <w:pPr>
              <w:spacing w:line="240" w:lineRule="auto"/>
              <w:jc w:val="center"/>
              <w:rPr>
                <w:del w:id="2906" w:author="Alondra Vega Pacheco" w:date="2025-09-12T22:22:00Z" w16du:dateUtc="2025-09-13T03:22:00Z"/>
                <w:color w:val="000000" w:themeColor="text1"/>
              </w:rPr>
            </w:pPr>
            <w:del w:id="2907" w:author="Alondra Vega Pacheco" w:date="2025-09-12T22:22:00Z" w16du:dateUtc="2025-09-13T03:22:00Z">
              <w:r w:rsidRPr="503F0872" w:rsidDel="006074BE">
                <w:rPr>
                  <w:color w:val="000000" w:themeColor="text1"/>
                </w:rPr>
                <w:delText>A (High)</w:delText>
              </w:r>
            </w:del>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97132" w:themeFill="accent2"/>
            <w:tcMar>
              <w:left w:w="105" w:type="dxa"/>
              <w:right w:w="105" w:type="dxa"/>
            </w:tcMar>
            <w:vAlign w:val="center"/>
            <w:tcPrChange w:id="2908" w:author="Alondra Vega Pacheco" w:date="2025-09-12T22:22:00Z" w16du:dateUtc="2025-09-13T03:22:00Z">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97132" w:themeFill="accent2"/>
                <w:tcMar>
                  <w:left w:w="105" w:type="dxa"/>
                  <w:right w:w="105" w:type="dxa"/>
                </w:tcMar>
                <w:vAlign w:val="center"/>
              </w:tcPr>
            </w:tcPrChange>
          </w:tcPr>
          <w:p w14:paraId="688719DB" w14:textId="563FCE1B" w:rsidR="503F0872" w:rsidDel="006074BE" w:rsidRDefault="503F0872" w:rsidP="503F0872">
            <w:pPr>
              <w:spacing w:line="240" w:lineRule="auto"/>
              <w:jc w:val="center"/>
              <w:rPr>
                <w:del w:id="2909" w:author="Alondra Vega Pacheco" w:date="2025-09-12T22:22:00Z" w16du:dateUtc="2025-09-13T03:22:00Z"/>
                <w:color w:val="000000" w:themeColor="text1"/>
              </w:rPr>
            </w:pPr>
            <w:del w:id="2910" w:author="Alondra Vega Pacheco" w:date="2025-09-12T22:22:00Z" w16du:dateUtc="2025-09-13T03:22:00Z">
              <w:r w:rsidRPr="503F0872" w:rsidDel="006074BE">
                <w:rPr>
                  <w:color w:val="000000" w:themeColor="text1"/>
                </w:rPr>
                <w:delText>60</w:delText>
              </w:r>
            </w:del>
          </w:p>
        </w:tc>
        <w:tc>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911" w:author="Alondra Vega Pacheco" w:date="2025-09-12T22:22:00Z" w16du:dateUtc="2025-09-13T03:22:00Z">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53ED99CB" w14:textId="78E8704A" w:rsidR="503F0872" w:rsidDel="006074BE" w:rsidRDefault="503F0872" w:rsidP="503F0872">
            <w:pPr>
              <w:spacing w:line="240" w:lineRule="auto"/>
              <w:rPr>
                <w:del w:id="2912" w:author="Alondra Vega Pacheco" w:date="2025-09-12T22:22:00Z" w16du:dateUtc="2025-09-13T03:22:00Z"/>
                <w:color w:val="000000" w:themeColor="text1"/>
              </w:rPr>
            </w:pPr>
            <w:del w:id="2913" w:author="Alondra Vega Pacheco" w:date="2025-09-12T22:22:00Z" w16du:dateUtc="2025-09-13T03:22:00Z">
              <w:r w:rsidRPr="503F0872" w:rsidDel="006074BE">
                <w:rPr>
                  <w:color w:val="000000" w:themeColor="text1"/>
                </w:rPr>
                <w:delText>Maintain open communication through daily stand-ups in team chat and reassign work quickly.</w:delText>
              </w:r>
            </w:del>
          </w:p>
        </w:tc>
      </w:tr>
      <w:tr w:rsidR="547B1A5A" w:rsidDel="006074BE" w14:paraId="288A311D" w14:textId="6F6426B1" w:rsidTr="006074BE">
        <w:trPr>
          <w:trHeight w:val="300"/>
          <w:del w:id="2914" w:author="Alondra Vega Pacheco" w:date="2025-09-12T22:22:00Z"/>
          <w:trPrChange w:id="2915" w:author="Alondra Vega Pacheco" w:date="2025-09-12T22:22:00Z" w16du:dateUtc="2025-09-13T03:22:00Z">
            <w:trPr>
              <w:trHeight w:val="300"/>
            </w:trPr>
          </w:trPrChange>
        </w:trPr>
        <w:tc>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916" w:author="Alondra Vega Pacheco" w:date="2025-09-12T22:22:00Z" w16du:dateUtc="2025-09-13T03:22:00Z">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1BC873BD" w14:textId="2CABD1D3" w:rsidR="503F0872" w:rsidDel="006074BE" w:rsidRDefault="503F0872" w:rsidP="547B1A5A">
            <w:pPr>
              <w:spacing w:line="240" w:lineRule="auto"/>
              <w:rPr>
                <w:del w:id="2917" w:author="Alondra Vega Pacheco" w:date="2025-09-12T22:22:00Z" w16du:dateUtc="2025-09-13T03:22:00Z"/>
                <w:color w:val="000000" w:themeColor="text1"/>
              </w:rPr>
            </w:pPr>
            <w:del w:id="2918" w:author="Alondra Vega Pacheco" w:date="2025-09-12T22:22:00Z" w16du:dateUtc="2025-09-13T03:22:00Z">
              <w:r w:rsidRPr="547B1A5A" w:rsidDel="006074BE">
                <w:rPr>
                  <w:color w:val="000000" w:themeColor="text1"/>
                </w:rPr>
                <w:delText>Failure to integrate third-party APIs (Stripe, Fitbit, Nest, Zoom)</w:delText>
              </w:r>
            </w:del>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919" w:author="Alondra Vega Pacheco" w:date="2025-09-12T22:22:00Z" w16du:dateUtc="2025-09-13T03:22:00Z">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34557F76" w14:textId="6B910F61" w:rsidR="503F0872" w:rsidDel="006074BE" w:rsidRDefault="503F0872" w:rsidP="547B1A5A">
            <w:pPr>
              <w:spacing w:line="240" w:lineRule="auto"/>
              <w:jc w:val="center"/>
              <w:rPr>
                <w:del w:id="2920" w:author="Alondra Vega Pacheco" w:date="2025-09-12T22:22:00Z" w16du:dateUtc="2025-09-13T03:22:00Z"/>
                <w:color w:val="000000" w:themeColor="text1"/>
              </w:rPr>
            </w:pPr>
            <w:del w:id="2921" w:author="Alondra Vega Pacheco" w:date="2025-09-12T22:22:00Z" w16du:dateUtc="2025-09-13T03:22:00Z">
              <w:r w:rsidRPr="547B1A5A" w:rsidDel="006074BE">
                <w:rPr>
                  <w:color w:val="000000" w:themeColor="text1"/>
                </w:rPr>
                <w:delText>3</w:delText>
              </w:r>
            </w:del>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922" w:author="Alondra Vega Pacheco" w:date="2025-09-12T22:22:00Z" w16du:dateUtc="2025-09-13T03:22:00Z">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56BD9A98" w14:textId="466CA3D1" w:rsidR="503F0872" w:rsidDel="006074BE" w:rsidRDefault="503F0872" w:rsidP="547B1A5A">
            <w:pPr>
              <w:spacing w:line="240" w:lineRule="auto"/>
              <w:jc w:val="center"/>
              <w:rPr>
                <w:del w:id="2923" w:author="Alondra Vega Pacheco" w:date="2025-09-12T22:22:00Z" w16du:dateUtc="2025-09-13T03:22:00Z"/>
                <w:color w:val="000000" w:themeColor="text1"/>
              </w:rPr>
            </w:pPr>
            <w:del w:id="2924" w:author="Alondra Vega Pacheco" w:date="2025-09-12T22:22:00Z" w16du:dateUtc="2025-09-13T03:22:00Z">
              <w:r w:rsidRPr="547B1A5A" w:rsidDel="006074BE">
                <w:rPr>
                  <w:color w:val="000000" w:themeColor="text1"/>
                </w:rPr>
                <w:delText>A</w:delText>
              </w:r>
            </w:del>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0000"/>
            <w:tcMar>
              <w:left w:w="105" w:type="dxa"/>
              <w:right w:w="105" w:type="dxa"/>
            </w:tcMar>
            <w:vAlign w:val="center"/>
            <w:tcPrChange w:id="2925" w:author="Alondra Vega Pacheco" w:date="2025-09-12T22:22:00Z" w16du:dateUtc="2025-09-13T03:22:00Z">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0000"/>
                <w:tcMar>
                  <w:left w:w="105" w:type="dxa"/>
                  <w:right w:w="105" w:type="dxa"/>
                </w:tcMar>
                <w:vAlign w:val="center"/>
              </w:tcPr>
            </w:tcPrChange>
          </w:tcPr>
          <w:p w14:paraId="77F02A6F" w14:textId="26E7179B" w:rsidR="503F0872" w:rsidDel="006074BE" w:rsidRDefault="503F0872" w:rsidP="547B1A5A">
            <w:pPr>
              <w:spacing w:line="240" w:lineRule="auto"/>
              <w:jc w:val="center"/>
              <w:rPr>
                <w:del w:id="2926" w:author="Alondra Vega Pacheco" w:date="2025-09-12T22:22:00Z" w16du:dateUtc="2025-09-13T03:22:00Z"/>
                <w:color w:val="000000" w:themeColor="text1"/>
              </w:rPr>
            </w:pPr>
            <w:del w:id="2927" w:author="Alondra Vega Pacheco" w:date="2025-09-12T22:22:00Z" w16du:dateUtc="2025-09-13T03:22:00Z">
              <w:r w:rsidRPr="547B1A5A" w:rsidDel="006074BE">
                <w:rPr>
                  <w:color w:val="000000" w:themeColor="text1"/>
                </w:rPr>
                <w:delText>80</w:delText>
              </w:r>
            </w:del>
          </w:p>
        </w:tc>
        <w:tc>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928" w:author="Alondra Vega Pacheco" w:date="2025-09-12T22:22:00Z" w16du:dateUtc="2025-09-13T03:22:00Z">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7B397518" w14:textId="2277F7A5" w:rsidR="503F0872" w:rsidDel="006074BE" w:rsidRDefault="503F0872" w:rsidP="547B1A5A">
            <w:pPr>
              <w:spacing w:line="240" w:lineRule="auto"/>
              <w:rPr>
                <w:del w:id="2929" w:author="Alondra Vega Pacheco" w:date="2025-09-12T22:22:00Z" w16du:dateUtc="2025-09-13T03:22:00Z"/>
                <w:color w:val="000000" w:themeColor="text1"/>
              </w:rPr>
            </w:pPr>
            <w:del w:id="2930" w:author="Alondra Vega Pacheco" w:date="2025-09-12T22:22:00Z" w16du:dateUtc="2025-09-13T03:22:00Z">
              <w:r w:rsidRPr="547B1A5A" w:rsidDel="006074BE">
                <w:rPr>
                  <w:color w:val="000000" w:themeColor="text1"/>
                </w:rPr>
                <w:delText>Implement fallback APIs, use versioned SDKs, and add error-handling.</w:delText>
              </w:r>
            </w:del>
          </w:p>
        </w:tc>
      </w:tr>
      <w:tr w:rsidR="503F0872" w:rsidDel="006074BE" w14:paraId="2E252A3D" w14:textId="2E8AE9B4" w:rsidTr="006074BE">
        <w:trPr>
          <w:trHeight w:val="300"/>
          <w:del w:id="2931" w:author="Alondra Vega Pacheco" w:date="2025-09-12T22:22:00Z"/>
          <w:trPrChange w:id="2932" w:author="Alondra Vega Pacheco" w:date="2025-09-12T22:22:00Z" w16du:dateUtc="2025-09-13T03:22:00Z">
            <w:trPr>
              <w:trHeight w:val="300"/>
            </w:trPr>
          </w:trPrChange>
        </w:trPr>
        <w:tc>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933" w:author="Alondra Vega Pacheco" w:date="2025-09-12T22:22:00Z" w16du:dateUtc="2025-09-13T03:22:00Z">
              <w:tcPr>
                <w:tcW w:w="27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2E8E16D9" w14:textId="13D0C47A" w:rsidR="503F0872" w:rsidDel="006074BE" w:rsidRDefault="503F0872" w:rsidP="503F0872">
            <w:pPr>
              <w:spacing w:line="240" w:lineRule="auto"/>
              <w:rPr>
                <w:del w:id="2934" w:author="Alondra Vega Pacheco" w:date="2025-09-12T22:22:00Z" w16du:dateUtc="2025-09-13T03:22:00Z"/>
                <w:color w:val="000000" w:themeColor="text1"/>
              </w:rPr>
            </w:pPr>
            <w:del w:id="2935" w:author="Alondra Vega Pacheco" w:date="2025-09-12T22:22:00Z" w16du:dateUtc="2025-09-13T03:22:00Z">
              <w:r w:rsidRPr="503F0872" w:rsidDel="006074BE">
                <w:rPr>
                  <w:color w:val="000000" w:themeColor="text1"/>
                </w:rPr>
                <w:lastRenderedPageBreak/>
                <w:delText>HIPAA compliance failure (data mishandling, misconfigured AWS)</w:delText>
              </w:r>
            </w:del>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936" w:author="Alondra Vega Pacheco" w:date="2025-09-12T22:22:00Z" w16du:dateUtc="2025-09-13T03:22:00Z">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7B51929B" w14:textId="7E124B53" w:rsidR="503F0872" w:rsidDel="006074BE" w:rsidRDefault="503F0872" w:rsidP="503F0872">
            <w:pPr>
              <w:spacing w:line="240" w:lineRule="auto"/>
              <w:jc w:val="center"/>
              <w:rPr>
                <w:del w:id="2937" w:author="Alondra Vega Pacheco" w:date="2025-09-12T22:22:00Z" w16du:dateUtc="2025-09-13T03:22:00Z"/>
                <w:color w:val="000000" w:themeColor="text1"/>
              </w:rPr>
            </w:pPr>
            <w:del w:id="2938" w:author="Alondra Vega Pacheco" w:date="2025-09-12T22:22:00Z" w16du:dateUtc="2025-09-13T03:22:00Z">
              <w:r w:rsidRPr="503F0872" w:rsidDel="006074BE">
                <w:rPr>
                  <w:color w:val="000000" w:themeColor="text1"/>
                </w:rPr>
                <w:delText>3</w:delText>
              </w:r>
            </w:del>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939" w:author="Alondra Vega Pacheco" w:date="2025-09-12T22:22:00Z" w16du:dateUtc="2025-09-13T03:22:00Z">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242F2807" w14:textId="2C18CECA" w:rsidR="503F0872" w:rsidDel="006074BE" w:rsidRDefault="503F0872" w:rsidP="503F0872">
            <w:pPr>
              <w:spacing w:line="240" w:lineRule="auto"/>
              <w:jc w:val="center"/>
              <w:rPr>
                <w:del w:id="2940" w:author="Alondra Vega Pacheco" w:date="2025-09-12T22:22:00Z" w16du:dateUtc="2025-09-13T03:22:00Z"/>
                <w:color w:val="000000" w:themeColor="text1"/>
              </w:rPr>
            </w:pPr>
            <w:del w:id="2941" w:author="Alondra Vega Pacheco" w:date="2025-09-12T22:22:00Z" w16du:dateUtc="2025-09-13T03:22:00Z">
              <w:r w:rsidRPr="503F0872" w:rsidDel="006074BE">
                <w:rPr>
                  <w:color w:val="000000" w:themeColor="text1"/>
                </w:rPr>
                <w:delText>A</w:delText>
              </w:r>
            </w:del>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0000"/>
            <w:tcMar>
              <w:left w:w="105" w:type="dxa"/>
              <w:right w:w="105" w:type="dxa"/>
            </w:tcMar>
            <w:vAlign w:val="center"/>
            <w:tcPrChange w:id="2942" w:author="Alondra Vega Pacheco" w:date="2025-09-12T22:22:00Z" w16du:dateUtc="2025-09-13T03:22:00Z">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0000"/>
                <w:tcMar>
                  <w:left w:w="105" w:type="dxa"/>
                  <w:right w:w="105" w:type="dxa"/>
                </w:tcMar>
                <w:vAlign w:val="center"/>
              </w:tcPr>
            </w:tcPrChange>
          </w:tcPr>
          <w:p w14:paraId="71672E69" w14:textId="01BE3F53" w:rsidR="503F0872" w:rsidDel="006074BE" w:rsidRDefault="503F0872" w:rsidP="503F0872">
            <w:pPr>
              <w:spacing w:line="240" w:lineRule="auto"/>
              <w:jc w:val="center"/>
              <w:rPr>
                <w:del w:id="2943" w:author="Alondra Vega Pacheco" w:date="2025-09-12T22:22:00Z" w16du:dateUtc="2025-09-13T03:22:00Z"/>
                <w:color w:val="000000" w:themeColor="text1"/>
              </w:rPr>
            </w:pPr>
            <w:del w:id="2944" w:author="Alondra Vega Pacheco" w:date="2025-09-12T22:22:00Z" w16du:dateUtc="2025-09-13T03:22:00Z">
              <w:r w:rsidRPr="503F0872" w:rsidDel="006074BE">
                <w:rPr>
                  <w:color w:val="000000" w:themeColor="text1"/>
                </w:rPr>
                <w:delText>90</w:delText>
              </w:r>
            </w:del>
          </w:p>
        </w:tc>
        <w:tc>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Change w:id="2945" w:author="Alondra Vega Pacheco" w:date="2025-09-12T22:22:00Z" w16du:dateUtc="2025-09-13T03:22:00Z">
              <w:tcPr>
                <w:tcW w:w="3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cPrChange>
          </w:tcPr>
          <w:p w14:paraId="51827272" w14:textId="000DDAAE" w:rsidR="503F0872" w:rsidDel="006074BE" w:rsidRDefault="503F0872" w:rsidP="503F0872">
            <w:pPr>
              <w:spacing w:line="240" w:lineRule="auto"/>
              <w:rPr>
                <w:del w:id="2946" w:author="Alondra Vega Pacheco" w:date="2025-09-12T22:22:00Z" w16du:dateUtc="2025-09-13T03:22:00Z"/>
                <w:color w:val="000000" w:themeColor="text1"/>
              </w:rPr>
            </w:pPr>
            <w:del w:id="2947" w:author="Alondra Vega Pacheco" w:date="2025-09-12T22:22:00Z" w16du:dateUtc="2025-09-13T03:22:00Z">
              <w:r w:rsidRPr="503F0872" w:rsidDel="006074BE">
                <w:rPr>
                  <w:color w:val="000000" w:themeColor="text1"/>
                </w:rPr>
                <w:delText>Regular audits, legal reviews, use HIPAA-eligible AWS services, and enforce encryption.</w:delText>
              </w:r>
            </w:del>
          </w:p>
        </w:tc>
      </w:tr>
    </w:tbl>
    <w:p w14:paraId="4FC7A57A" w14:textId="77777777" w:rsidR="00E7159E" w:rsidRDefault="00771A21">
      <w:pPr>
        <w:spacing w:line="259" w:lineRule="auto"/>
      </w:pPr>
      <w:r>
        <w:t xml:space="preserve"> </w:t>
      </w:r>
      <w:r>
        <w:tab/>
      </w:r>
      <w:r>
        <w:rPr>
          <w:sz w:val="40"/>
        </w:rPr>
        <w:t xml:space="preserve"> </w:t>
      </w:r>
      <w:r>
        <w:br w:type="page"/>
      </w:r>
    </w:p>
    <w:p w14:paraId="39241C27" w14:textId="0AAB248F" w:rsidR="00E7159E" w:rsidRPr="00AA672C" w:rsidRDefault="00771A21">
      <w:pPr>
        <w:pStyle w:val="Heading1"/>
        <w:ind w:left="-5"/>
        <w:rPr>
          <w:i/>
          <w:iCs/>
        </w:rPr>
      </w:pPr>
      <w:bookmarkStart w:id="2948" w:name="_Toc208608059"/>
      <w:r>
        <w:lastRenderedPageBreak/>
        <w:t>Budget Estimate</w:t>
      </w:r>
      <w:r w:rsidR="00AA672C">
        <w:t>-</w:t>
      </w:r>
      <w:r w:rsidR="00AA672C">
        <w:rPr>
          <w:i/>
          <w:iCs/>
        </w:rPr>
        <w:t>(updated in v4.0)</w:t>
      </w:r>
      <w:bookmarkEnd w:id="2948"/>
    </w:p>
    <w:p w14:paraId="3958DC6F" w14:textId="60CD4B91" w:rsidR="00E7159E" w:rsidRPr="00AA672C" w:rsidRDefault="00771A21">
      <w:pPr>
        <w:pStyle w:val="Heading2"/>
        <w:ind w:left="-5"/>
        <w:rPr>
          <w:i/>
          <w:iCs/>
        </w:rPr>
      </w:pPr>
      <w:bookmarkStart w:id="2949" w:name="_Toc208608060"/>
      <w:r>
        <w:t>Labor Cost</w:t>
      </w:r>
      <w:r w:rsidR="00AA672C">
        <w:t xml:space="preserve">- </w:t>
      </w:r>
      <w:r w:rsidR="00AA672C">
        <w:rPr>
          <w:i/>
          <w:iCs/>
        </w:rPr>
        <w:t>(updated in v4.0)</w:t>
      </w:r>
      <w:bookmarkEnd w:id="2949"/>
    </w:p>
    <w:p w14:paraId="210D671E" w14:textId="7F5F38FF" w:rsidR="00E7159E" w:rsidRDefault="00771A21">
      <w:pPr>
        <w:spacing w:after="175"/>
        <w:ind w:right="312"/>
      </w:pPr>
      <w:r>
        <w:t xml:space="preserve">The main component for the budget cost of the CareConnect project will be the cost of labor per team member. An estimate of labor costs can be viewed </w:t>
      </w:r>
      <w:proofErr w:type="gramStart"/>
      <w:r>
        <w:t>in</w:t>
      </w:r>
      <w:proofErr w:type="gramEnd"/>
      <w:r>
        <w:t xml:space="preserve"> </w:t>
      </w:r>
      <w:r w:rsidR="001A7111">
        <w:t>the table</w:t>
      </w:r>
      <w:r>
        <w:t xml:space="preserve"> below: </w:t>
      </w:r>
    </w:p>
    <w:p w14:paraId="30BE8D62" w14:textId="6C64F645" w:rsidR="00E7159E" w:rsidRPr="008B11D2" w:rsidRDefault="008B11D2" w:rsidP="00CC269E">
      <w:pPr>
        <w:pStyle w:val="Caption"/>
      </w:pPr>
      <w:bookmarkStart w:id="2950" w:name="_Toc207458201"/>
      <w:bookmarkStart w:id="2951" w:name="_Toc208135992"/>
      <w:r>
        <w:t xml:space="preserve">Table </w:t>
      </w:r>
      <w:r>
        <w:fldChar w:fldCharType="begin"/>
      </w:r>
      <w:r>
        <w:instrText>SEQ Table \* ARABIC</w:instrText>
      </w:r>
      <w:r>
        <w:fldChar w:fldCharType="separate"/>
      </w:r>
      <w:ins w:id="2952" w:author="Alondra Vega Pacheco" w:date="2025-09-12T19:16:00Z" w16du:dateUtc="2025-09-13T00:16:00Z">
        <w:r w:rsidR="000B213E">
          <w:rPr>
            <w:noProof/>
          </w:rPr>
          <w:t>9</w:t>
        </w:r>
      </w:ins>
      <w:del w:id="2953" w:author="Alondra Vega Pacheco" w:date="2025-09-07T11:11:00Z" w16du:dateUtc="2025-09-07T16:11:00Z">
        <w:r w:rsidR="003B3F28" w:rsidDel="00C33C49">
          <w:rPr>
            <w:noProof/>
          </w:rPr>
          <w:delText>8</w:delText>
        </w:r>
      </w:del>
      <w:r>
        <w:fldChar w:fldCharType="end"/>
      </w:r>
      <w:r>
        <w:t xml:space="preserve"> </w:t>
      </w:r>
      <w:r w:rsidR="00771A21" w:rsidRPr="00E52018">
        <w:t xml:space="preserve">Budget Estimate for </w:t>
      </w:r>
      <w:r w:rsidR="00274B90">
        <w:t xml:space="preserve">Total (Teams A-D) </w:t>
      </w:r>
      <w:r w:rsidR="00771A21" w:rsidRPr="00E52018">
        <w:t>Labor Costs</w:t>
      </w:r>
      <w:bookmarkEnd w:id="2950"/>
      <w:bookmarkEnd w:id="2951"/>
    </w:p>
    <w:p w14:paraId="54FB2A1B" w14:textId="77777777" w:rsidR="00136C7E" w:rsidRDefault="00136C7E" w:rsidP="00E52018">
      <w:pPr>
        <w:spacing w:line="265" w:lineRule="auto"/>
        <w:ind w:left="-5"/>
        <w:rPr>
          <w:i/>
        </w:rPr>
      </w:pPr>
    </w:p>
    <w:tbl>
      <w:tblPr>
        <w:tblW w:w="72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03"/>
        <w:gridCol w:w="3169"/>
      </w:tblGrid>
      <w:tr w:rsidR="00136C7E" w:rsidRPr="00136C7E" w14:paraId="690A53C3" w14:textId="77777777" w:rsidTr="00136C7E">
        <w:trPr>
          <w:trHeight w:val="508"/>
        </w:trPr>
        <w:tc>
          <w:tcPr>
            <w:tcW w:w="4103" w:type="dxa"/>
            <w:tcBorders>
              <w:top w:val="single" w:sz="6" w:space="0" w:color="auto"/>
              <w:left w:val="single" w:sz="6" w:space="0" w:color="auto"/>
              <w:bottom w:val="single" w:sz="6" w:space="0" w:color="auto"/>
              <w:right w:val="single" w:sz="6" w:space="0" w:color="auto"/>
            </w:tcBorders>
            <w:vAlign w:val="bottom"/>
            <w:hideMark/>
          </w:tcPr>
          <w:p w14:paraId="455FD6E7" w14:textId="77777777" w:rsidR="00136C7E" w:rsidRPr="00136C7E" w:rsidRDefault="00136C7E" w:rsidP="00136C7E">
            <w:pPr>
              <w:spacing w:line="265" w:lineRule="auto"/>
              <w:ind w:left="-5"/>
              <w:rPr>
                <w:i/>
              </w:rPr>
            </w:pPr>
            <w:r w:rsidRPr="00136C7E">
              <w:rPr>
                <w:i/>
              </w:rPr>
              <w:t>Phases </w:t>
            </w:r>
          </w:p>
        </w:tc>
        <w:tc>
          <w:tcPr>
            <w:tcW w:w="3169" w:type="dxa"/>
            <w:tcBorders>
              <w:top w:val="single" w:sz="6" w:space="0" w:color="auto"/>
              <w:left w:val="single" w:sz="6" w:space="0" w:color="auto"/>
              <w:bottom w:val="single" w:sz="6" w:space="0" w:color="auto"/>
              <w:right w:val="single" w:sz="6" w:space="0" w:color="auto"/>
            </w:tcBorders>
            <w:shd w:val="clear" w:color="auto" w:fill="CAEDFB"/>
            <w:vAlign w:val="bottom"/>
            <w:hideMark/>
          </w:tcPr>
          <w:p w14:paraId="08C42D4B" w14:textId="77777777" w:rsidR="00136C7E" w:rsidRPr="00136C7E" w:rsidRDefault="00136C7E" w:rsidP="00136C7E">
            <w:pPr>
              <w:spacing w:line="265" w:lineRule="auto"/>
              <w:ind w:left="-5"/>
              <w:rPr>
                <w:i/>
              </w:rPr>
            </w:pPr>
            <w:r w:rsidRPr="00136C7E">
              <w:rPr>
                <w:i/>
              </w:rPr>
              <w:t>Cost </w:t>
            </w:r>
          </w:p>
        </w:tc>
      </w:tr>
      <w:tr w:rsidR="00136C7E" w:rsidRPr="00136C7E" w14:paraId="16662F63" w14:textId="77777777" w:rsidTr="00136C7E">
        <w:trPr>
          <w:trHeight w:val="508"/>
        </w:trPr>
        <w:tc>
          <w:tcPr>
            <w:tcW w:w="4103" w:type="dxa"/>
            <w:tcBorders>
              <w:top w:val="single" w:sz="6" w:space="0" w:color="auto"/>
              <w:left w:val="single" w:sz="6" w:space="0" w:color="auto"/>
              <w:bottom w:val="single" w:sz="6" w:space="0" w:color="auto"/>
              <w:right w:val="single" w:sz="6" w:space="0" w:color="auto"/>
            </w:tcBorders>
            <w:vAlign w:val="bottom"/>
            <w:hideMark/>
          </w:tcPr>
          <w:p w14:paraId="4C3C3E8C" w14:textId="77777777" w:rsidR="00136C7E" w:rsidRPr="00136C7E" w:rsidRDefault="00136C7E" w:rsidP="00136C7E">
            <w:pPr>
              <w:spacing w:line="265" w:lineRule="auto"/>
              <w:ind w:left="-5"/>
              <w:rPr>
                <w:i/>
              </w:rPr>
            </w:pPr>
            <w:r w:rsidRPr="00136C7E">
              <w:rPr>
                <w:i/>
              </w:rPr>
              <w:t>Milestone: 1 </w:t>
            </w:r>
          </w:p>
        </w:tc>
        <w:tc>
          <w:tcPr>
            <w:tcW w:w="3169" w:type="dxa"/>
            <w:tcBorders>
              <w:top w:val="single" w:sz="6" w:space="0" w:color="auto"/>
              <w:left w:val="single" w:sz="6" w:space="0" w:color="auto"/>
              <w:bottom w:val="single" w:sz="6" w:space="0" w:color="auto"/>
              <w:right w:val="single" w:sz="6" w:space="0" w:color="auto"/>
            </w:tcBorders>
            <w:vAlign w:val="bottom"/>
            <w:hideMark/>
          </w:tcPr>
          <w:p w14:paraId="3E38717A" w14:textId="77777777" w:rsidR="00136C7E" w:rsidRPr="00136C7E" w:rsidRDefault="00136C7E" w:rsidP="00136C7E">
            <w:pPr>
              <w:spacing w:line="265" w:lineRule="auto"/>
              <w:ind w:left="-5"/>
              <w:rPr>
                <w:i/>
              </w:rPr>
            </w:pPr>
            <w:r w:rsidRPr="00136C7E">
              <w:rPr>
                <w:i/>
              </w:rPr>
              <w:t> $      48,800.00  </w:t>
            </w:r>
          </w:p>
        </w:tc>
      </w:tr>
      <w:tr w:rsidR="00136C7E" w:rsidRPr="00136C7E" w14:paraId="6FB42002" w14:textId="77777777" w:rsidTr="00136C7E">
        <w:trPr>
          <w:trHeight w:val="508"/>
        </w:trPr>
        <w:tc>
          <w:tcPr>
            <w:tcW w:w="4103" w:type="dxa"/>
            <w:tcBorders>
              <w:top w:val="single" w:sz="6" w:space="0" w:color="auto"/>
              <w:left w:val="single" w:sz="6" w:space="0" w:color="auto"/>
              <w:bottom w:val="single" w:sz="6" w:space="0" w:color="auto"/>
              <w:right w:val="single" w:sz="6" w:space="0" w:color="auto"/>
            </w:tcBorders>
            <w:vAlign w:val="bottom"/>
            <w:hideMark/>
          </w:tcPr>
          <w:p w14:paraId="6934A92D" w14:textId="77777777" w:rsidR="00136C7E" w:rsidRPr="00136C7E" w:rsidRDefault="00136C7E" w:rsidP="00136C7E">
            <w:pPr>
              <w:spacing w:line="265" w:lineRule="auto"/>
              <w:ind w:left="-5"/>
              <w:rPr>
                <w:i/>
              </w:rPr>
            </w:pPr>
            <w:r w:rsidRPr="00136C7E">
              <w:rPr>
                <w:i/>
              </w:rPr>
              <w:t>Milestone: 2 </w:t>
            </w:r>
          </w:p>
        </w:tc>
        <w:tc>
          <w:tcPr>
            <w:tcW w:w="3169" w:type="dxa"/>
            <w:tcBorders>
              <w:top w:val="single" w:sz="6" w:space="0" w:color="auto"/>
              <w:left w:val="single" w:sz="6" w:space="0" w:color="auto"/>
              <w:bottom w:val="single" w:sz="6" w:space="0" w:color="auto"/>
              <w:right w:val="single" w:sz="6" w:space="0" w:color="auto"/>
            </w:tcBorders>
            <w:vAlign w:val="bottom"/>
            <w:hideMark/>
          </w:tcPr>
          <w:p w14:paraId="244B16BD" w14:textId="77777777" w:rsidR="00136C7E" w:rsidRPr="00136C7E" w:rsidRDefault="00136C7E" w:rsidP="00136C7E">
            <w:pPr>
              <w:spacing w:line="265" w:lineRule="auto"/>
              <w:ind w:left="-5"/>
              <w:rPr>
                <w:i/>
              </w:rPr>
            </w:pPr>
            <w:r w:rsidRPr="00136C7E">
              <w:rPr>
                <w:i/>
              </w:rPr>
              <w:t> $      59,600.00  </w:t>
            </w:r>
          </w:p>
        </w:tc>
      </w:tr>
      <w:tr w:rsidR="00136C7E" w:rsidRPr="00136C7E" w14:paraId="7FAA33C9" w14:textId="77777777" w:rsidTr="00136C7E">
        <w:trPr>
          <w:trHeight w:val="508"/>
        </w:trPr>
        <w:tc>
          <w:tcPr>
            <w:tcW w:w="4103" w:type="dxa"/>
            <w:tcBorders>
              <w:top w:val="single" w:sz="6" w:space="0" w:color="auto"/>
              <w:left w:val="single" w:sz="6" w:space="0" w:color="auto"/>
              <w:bottom w:val="single" w:sz="6" w:space="0" w:color="auto"/>
              <w:right w:val="single" w:sz="6" w:space="0" w:color="auto"/>
            </w:tcBorders>
            <w:vAlign w:val="bottom"/>
            <w:hideMark/>
          </w:tcPr>
          <w:p w14:paraId="6C3CD446" w14:textId="77777777" w:rsidR="00136C7E" w:rsidRPr="00136C7E" w:rsidRDefault="00136C7E" w:rsidP="00136C7E">
            <w:pPr>
              <w:spacing w:line="265" w:lineRule="auto"/>
              <w:ind w:left="-5"/>
              <w:rPr>
                <w:i/>
              </w:rPr>
            </w:pPr>
            <w:r w:rsidRPr="00136C7E">
              <w:rPr>
                <w:i/>
              </w:rPr>
              <w:t>Milestone: 3 </w:t>
            </w:r>
          </w:p>
        </w:tc>
        <w:tc>
          <w:tcPr>
            <w:tcW w:w="3169" w:type="dxa"/>
            <w:tcBorders>
              <w:top w:val="single" w:sz="6" w:space="0" w:color="auto"/>
              <w:left w:val="single" w:sz="6" w:space="0" w:color="auto"/>
              <w:bottom w:val="single" w:sz="6" w:space="0" w:color="auto"/>
              <w:right w:val="single" w:sz="6" w:space="0" w:color="auto"/>
            </w:tcBorders>
            <w:vAlign w:val="bottom"/>
            <w:hideMark/>
          </w:tcPr>
          <w:p w14:paraId="74A882AE" w14:textId="77777777" w:rsidR="00136C7E" w:rsidRPr="00136C7E" w:rsidRDefault="00136C7E" w:rsidP="00136C7E">
            <w:pPr>
              <w:spacing w:line="265" w:lineRule="auto"/>
              <w:ind w:left="-5"/>
              <w:rPr>
                <w:i/>
              </w:rPr>
            </w:pPr>
            <w:r w:rsidRPr="00136C7E">
              <w:rPr>
                <w:i/>
              </w:rPr>
              <w:t> $   170,400.00  </w:t>
            </w:r>
          </w:p>
        </w:tc>
      </w:tr>
      <w:tr w:rsidR="00136C7E" w:rsidRPr="00136C7E" w14:paraId="2DAFB316" w14:textId="77777777" w:rsidTr="00136C7E">
        <w:trPr>
          <w:trHeight w:val="508"/>
        </w:trPr>
        <w:tc>
          <w:tcPr>
            <w:tcW w:w="4103" w:type="dxa"/>
            <w:tcBorders>
              <w:top w:val="single" w:sz="6" w:space="0" w:color="auto"/>
              <w:left w:val="single" w:sz="6" w:space="0" w:color="auto"/>
              <w:bottom w:val="single" w:sz="6" w:space="0" w:color="auto"/>
              <w:right w:val="single" w:sz="6" w:space="0" w:color="auto"/>
            </w:tcBorders>
            <w:vAlign w:val="bottom"/>
            <w:hideMark/>
          </w:tcPr>
          <w:p w14:paraId="3F91997C" w14:textId="77777777" w:rsidR="00136C7E" w:rsidRPr="00136C7E" w:rsidRDefault="00136C7E" w:rsidP="00136C7E">
            <w:pPr>
              <w:spacing w:line="265" w:lineRule="auto"/>
              <w:ind w:left="-5"/>
              <w:rPr>
                <w:i/>
              </w:rPr>
            </w:pPr>
            <w:r w:rsidRPr="00136C7E">
              <w:rPr>
                <w:i/>
              </w:rPr>
              <w:t>Milestone: 4 </w:t>
            </w:r>
          </w:p>
        </w:tc>
        <w:tc>
          <w:tcPr>
            <w:tcW w:w="3169" w:type="dxa"/>
            <w:tcBorders>
              <w:top w:val="single" w:sz="6" w:space="0" w:color="auto"/>
              <w:left w:val="single" w:sz="6" w:space="0" w:color="auto"/>
              <w:bottom w:val="single" w:sz="6" w:space="0" w:color="auto"/>
              <w:right w:val="single" w:sz="6" w:space="0" w:color="auto"/>
            </w:tcBorders>
            <w:vAlign w:val="bottom"/>
            <w:hideMark/>
          </w:tcPr>
          <w:p w14:paraId="4FBA0070" w14:textId="77777777" w:rsidR="00136C7E" w:rsidRPr="00136C7E" w:rsidRDefault="00136C7E" w:rsidP="00136C7E">
            <w:pPr>
              <w:spacing w:line="265" w:lineRule="auto"/>
              <w:ind w:left="-5"/>
              <w:rPr>
                <w:i/>
              </w:rPr>
            </w:pPr>
            <w:r w:rsidRPr="00136C7E">
              <w:rPr>
                <w:i/>
              </w:rPr>
              <w:t> $      27,800.00  </w:t>
            </w:r>
          </w:p>
        </w:tc>
      </w:tr>
      <w:tr w:rsidR="00136C7E" w:rsidRPr="00136C7E" w14:paraId="13BB1D0D" w14:textId="77777777" w:rsidTr="00136C7E">
        <w:trPr>
          <w:trHeight w:val="508"/>
        </w:trPr>
        <w:tc>
          <w:tcPr>
            <w:tcW w:w="4103" w:type="dxa"/>
            <w:tcBorders>
              <w:top w:val="single" w:sz="6" w:space="0" w:color="auto"/>
              <w:left w:val="single" w:sz="6" w:space="0" w:color="auto"/>
              <w:bottom w:val="single" w:sz="6" w:space="0" w:color="auto"/>
              <w:right w:val="single" w:sz="6" w:space="0" w:color="auto"/>
            </w:tcBorders>
            <w:shd w:val="clear" w:color="auto" w:fill="DAF2D0"/>
            <w:vAlign w:val="bottom"/>
            <w:hideMark/>
          </w:tcPr>
          <w:p w14:paraId="48762A22" w14:textId="77777777" w:rsidR="00136C7E" w:rsidRPr="00136C7E" w:rsidRDefault="00136C7E" w:rsidP="00136C7E">
            <w:pPr>
              <w:spacing w:line="265" w:lineRule="auto"/>
              <w:ind w:left="-5"/>
              <w:rPr>
                <w:i/>
              </w:rPr>
            </w:pPr>
            <w:r w:rsidRPr="00136C7E">
              <w:rPr>
                <w:i/>
              </w:rPr>
              <w:t>Total Cost </w:t>
            </w:r>
          </w:p>
        </w:tc>
        <w:tc>
          <w:tcPr>
            <w:tcW w:w="3169" w:type="dxa"/>
            <w:tcBorders>
              <w:top w:val="single" w:sz="6" w:space="0" w:color="auto"/>
              <w:left w:val="single" w:sz="6" w:space="0" w:color="auto"/>
              <w:bottom w:val="single" w:sz="6" w:space="0" w:color="auto"/>
              <w:right w:val="single" w:sz="6" w:space="0" w:color="auto"/>
            </w:tcBorders>
            <w:shd w:val="clear" w:color="auto" w:fill="DAF2D0"/>
            <w:vAlign w:val="bottom"/>
            <w:hideMark/>
          </w:tcPr>
          <w:p w14:paraId="783B3DB4" w14:textId="77777777" w:rsidR="00136C7E" w:rsidRPr="00136C7E" w:rsidRDefault="00136C7E" w:rsidP="00136C7E">
            <w:pPr>
              <w:spacing w:line="265" w:lineRule="auto"/>
              <w:ind w:left="-5"/>
              <w:rPr>
                <w:i/>
              </w:rPr>
            </w:pPr>
            <w:r w:rsidRPr="00136C7E">
              <w:rPr>
                <w:i/>
              </w:rPr>
              <w:t> $   306,600.00  </w:t>
            </w:r>
          </w:p>
        </w:tc>
      </w:tr>
    </w:tbl>
    <w:p w14:paraId="3CA66D3C" w14:textId="77777777" w:rsidR="00221AAF" w:rsidRDefault="00221AAF" w:rsidP="007E6E3E">
      <w:pPr>
        <w:pStyle w:val="Heading3"/>
        <w:numPr>
          <w:ilvl w:val="0"/>
          <w:numId w:val="0"/>
        </w:numPr>
      </w:pPr>
    </w:p>
    <w:p w14:paraId="0C2A1CBA" w14:textId="1224581B" w:rsidR="00295275" w:rsidRPr="00295275" w:rsidRDefault="00F64A8A" w:rsidP="007E6E3E">
      <w:pPr>
        <w:pStyle w:val="Heading3"/>
      </w:pPr>
      <w:bookmarkStart w:id="2954" w:name="_Toc208608061"/>
      <w:r>
        <w:t xml:space="preserve">Team </w:t>
      </w:r>
      <w:r w:rsidR="00500BA6">
        <w:t xml:space="preserve">Labor Cost </w:t>
      </w:r>
      <w:r w:rsidR="00500BA6" w:rsidRPr="00500BA6">
        <w:t>Breakdown</w:t>
      </w:r>
      <w:r w:rsidR="00500BA6">
        <w:t xml:space="preserve"> by </w:t>
      </w:r>
      <w:r>
        <w:t>Milestones</w:t>
      </w:r>
      <w:r w:rsidR="00AA672C">
        <w:t xml:space="preserve">- </w:t>
      </w:r>
      <w:r w:rsidR="00AA672C">
        <w:rPr>
          <w:i/>
          <w:iCs/>
        </w:rPr>
        <w:t>(</w:t>
      </w:r>
      <w:del w:id="2955" w:author="Alondra Vega Pacheco" w:date="2025-09-12T22:24:00Z" w16du:dateUtc="2025-09-13T03:24:00Z">
        <w:r w:rsidR="00AA672C" w:rsidDel="00CA7278">
          <w:rPr>
            <w:i/>
            <w:iCs/>
          </w:rPr>
          <w:delText xml:space="preserve">added </w:delText>
        </w:r>
      </w:del>
      <w:ins w:id="2956" w:author="Alondra Vega Pacheco" w:date="2025-09-12T22:24:00Z" w16du:dateUtc="2025-09-13T03:24:00Z">
        <w:r w:rsidR="00CA7278">
          <w:rPr>
            <w:i/>
            <w:iCs/>
          </w:rPr>
          <w:t xml:space="preserve">updated </w:t>
        </w:r>
      </w:ins>
      <w:r w:rsidR="00AA672C">
        <w:rPr>
          <w:i/>
          <w:iCs/>
        </w:rPr>
        <w:t>in v4.</w:t>
      </w:r>
      <w:del w:id="2957" w:author="Alondra Vega Pacheco" w:date="2025-09-12T22:24:00Z" w16du:dateUtc="2025-09-13T03:24:00Z">
        <w:r w:rsidR="00AA672C" w:rsidDel="00CA7278">
          <w:rPr>
            <w:i/>
            <w:iCs/>
          </w:rPr>
          <w:delText>0)</w:delText>
        </w:r>
      </w:del>
      <w:bookmarkEnd w:id="2954"/>
      <w:ins w:id="2958" w:author="Alondra Vega Pacheco" w:date="2025-09-12T22:24:00Z" w16du:dateUtc="2025-09-13T03:24:00Z">
        <w:r w:rsidR="00CA7278">
          <w:rPr>
            <w:i/>
            <w:iCs/>
          </w:rPr>
          <w:t>1</w:t>
        </w:r>
      </w:ins>
    </w:p>
    <w:p w14:paraId="19876379" w14:textId="3756D599" w:rsidR="00F64A8A" w:rsidRDefault="00F64A8A" w:rsidP="007E6E3E">
      <w:pPr>
        <w:pStyle w:val="Heading4"/>
      </w:pPr>
      <w:bookmarkStart w:id="2959" w:name="_Toc208608062"/>
      <w:r>
        <w:t>Milestone 1: Weeks 1-3</w:t>
      </w:r>
      <w:bookmarkEnd w:id="2959"/>
    </w:p>
    <w:p w14:paraId="4471E58F" w14:textId="77777777" w:rsidR="008B11D2" w:rsidRPr="008B11D2" w:rsidRDefault="008B11D2" w:rsidP="00CC269E"/>
    <w:p w14:paraId="793494B3" w14:textId="5014CBF3" w:rsidR="00A71470" w:rsidRPr="00A71470" w:rsidRDefault="008B11D2" w:rsidP="00CC269E">
      <w:pPr>
        <w:pStyle w:val="Caption"/>
      </w:pPr>
      <w:bookmarkStart w:id="2960" w:name="_Toc207458202"/>
      <w:bookmarkStart w:id="2961" w:name="_Toc208135993"/>
      <w:r>
        <w:t xml:space="preserve">Table </w:t>
      </w:r>
      <w:r>
        <w:fldChar w:fldCharType="begin"/>
      </w:r>
      <w:r>
        <w:instrText>SEQ Table \* ARABIC</w:instrText>
      </w:r>
      <w:r>
        <w:fldChar w:fldCharType="separate"/>
      </w:r>
      <w:ins w:id="2962" w:author="Alondra Vega Pacheco" w:date="2025-09-12T19:16:00Z" w16du:dateUtc="2025-09-13T00:16:00Z">
        <w:r w:rsidR="000B213E">
          <w:rPr>
            <w:noProof/>
          </w:rPr>
          <w:t>10</w:t>
        </w:r>
      </w:ins>
      <w:del w:id="2963" w:author="Alondra Vega Pacheco" w:date="2025-09-07T11:11:00Z" w16du:dateUtc="2025-09-07T16:11:00Z">
        <w:r w:rsidR="003B3F28" w:rsidDel="00C33C49">
          <w:rPr>
            <w:noProof/>
          </w:rPr>
          <w:delText>9</w:delText>
        </w:r>
      </w:del>
      <w:bookmarkEnd w:id="2960"/>
      <w:r>
        <w:fldChar w:fldCharType="end"/>
      </w:r>
      <w:r>
        <w:t xml:space="preserve"> </w:t>
      </w:r>
      <w:r w:rsidR="00AA672C">
        <w:t>Team Labor Cost Breakdown Milestone 1</w:t>
      </w:r>
      <w:bookmarkEnd w:id="2961"/>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92"/>
        <w:gridCol w:w="999"/>
        <w:gridCol w:w="1140"/>
        <w:gridCol w:w="1119"/>
        <w:gridCol w:w="1063"/>
        <w:gridCol w:w="1048"/>
        <w:gridCol w:w="1515"/>
        <w:gridCol w:w="1695"/>
        <w:tblGridChange w:id="2964">
          <w:tblGrid>
            <w:gridCol w:w="1489"/>
            <w:gridCol w:w="3"/>
            <w:gridCol w:w="989"/>
            <w:gridCol w:w="10"/>
            <w:gridCol w:w="1107"/>
            <w:gridCol w:w="33"/>
            <w:gridCol w:w="1024"/>
            <w:gridCol w:w="95"/>
            <w:gridCol w:w="1004"/>
            <w:gridCol w:w="59"/>
            <w:gridCol w:w="1048"/>
            <w:gridCol w:w="1515"/>
            <w:gridCol w:w="1695"/>
          </w:tblGrid>
        </w:tblGridChange>
      </w:tblGrid>
      <w:tr w:rsidR="00295275" w:rsidRPr="00295275" w14:paraId="579F83B3" w14:textId="77777777" w:rsidTr="630D40A8">
        <w:trPr>
          <w:trHeight w:val="300"/>
          <w:tblHeader/>
        </w:trPr>
        <w:tc>
          <w:tcPr>
            <w:tcW w:w="1665" w:type="dxa"/>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hideMark/>
          </w:tcPr>
          <w:p w14:paraId="63FC8CF2" w14:textId="77777777" w:rsidR="00295275" w:rsidRPr="00295275" w:rsidRDefault="00295275" w:rsidP="00295275">
            <w:r w:rsidRPr="00295275">
              <w:t>Role </w:t>
            </w:r>
          </w:p>
        </w:tc>
        <w:tc>
          <w:tcPr>
            <w:tcW w:w="1140" w:type="dxa"/>
            <w:tcBorders>
              <w:top w:val="single" w:sz="6" w:space="0" w:color="auto"/>
              <w:left w:val="nil"/>
              <w:bottom w:val="single" w:sz="6" w:space="0" w:color="auto"/>
              <w:right w:val="single" w:sz="6" w:space="0" w:color="auto"/>
            </w:tcBorders>
            <w:shd w:val="clear" w:color="auto" w:fill="CAEDFB" w:themeFill="accent4" w:themeFillTint="33"/>
            <w:vAlign w:val="center"/>
            <w:hideMark/>
          </w:tcPr>
          <w:p w14:paraId="6AB7FC39" w14:textId="77777777" w:rsidR="00295275" w:rsidRPr="00295275" w:rsidRDefault="00295275" w:rsidP="00295275">
            <w:r w:rsidRPr="00295275">
              <w:t>Team A </w:t>
            </w:r>
          </w:p>
        </w:tc>
        <w:tc>
          <w:tcPr>
            <w:tcW w:w="1350" w:type="dxa"/>
            <w:tcBorders>
              <w:top w:val="single" w:sz="6" w:space="0" w:color="auto"/>
              <w:left w:val="nil"/>
              <w:bottom w:val="single" w:sz="6" w:space="0" w:color="auto"/>
              <w:right w:val="single" w:sz="6" w:space="0" w:color="auto"/>
            </w:tcBorders>
            <w:shd w:val="clear" w:color="auto" w:fill="CAEDFB" w:themeFill="accent4" w:themeFillTint="33"/>
            <w:vAlign w:val="center"/>
            <w:hideMark/>
          </w:tcPr>
          <w:p w14:paraId="2F540E85" w14:textId="77777777" w:rsidR="00295275" w:rsidRPr="00295275" w:rsidRDefault="00295275" w:rsidP="00295275">
            <w:r w:rsidRPr="00295275">
              <w:t>Team B </w:t>
            </w:r>
          </w:p>
        </w:tc>
        <w:tc>
          <w:tcPr>
            <w:tcW w:w="1380" w:type="dxa"/>
            <w:tcBorders>
              <w:top w:val="single" w:sz="6" w:space="0" w:color="auto"/>
              <w:left w:val="nil"/>
              <w:bottom w:val="single" w:sz="6" w:space="0" w:color="auto"/>
              <w:right w:val="single" w:sz="6" w:space="0" w:color="auto"/>
            </w:tcBorders>
            <w:shd w:val="clear" w:color="auto" w:fill="CAEDFB" w:themeFill="accent4" w:themeFillTint="33"/>
            <w:vAlign w:val="center"/>
            <w:hideMark/>
          </w:tcPr>
          <w:p w14:paraId="46BDC8CD" w14:textId="77777777" w:rsidR="00295275" w:rsidRPr="00295275" w:rsidRDefault="00295275" w:rsidP="00295275">
            <w:r w:rsidRPr="00295275">
              <w:t>Team C </w:t>
            </w:r>
          </w:p>
        </w:tc>
        <w:tc>
          <w:tcPr>
            <w:tcW w:w="1020" w:type="dxa"/>
            <w:tcBorders>
              <w:top w:val="single" w:sz="6" w:space="0" w:color="auto"/>
              <w:left w:val="nil"/>
              <w:bottom w:val="single" w:sz="6" w:space="0" w:color="auto"/>
              <w:right w:val="single" w:sz="6" w:space="0" w:color="auto"/>
            </w:tcBorders>
            <w:shd w:val="clear" w:color="auto" w:fill="CAEDFB" w:themeFill="accent4" w:themeFillTint="33"/>
            <w:vAlign w:val="center"/>
            <w:hideMark/>
          </w:tcPr>
          <w:p w14:paraId="79CD3B0F" w14:textId="77777777" w:rsidR="00295275" w:rsidRPr="00295275" w:rsidRDefault="00295275" w:rsidP="00295275">
            <w:r w:rsidRPr="00295275">
              <w:t>Team D </w:t>
            </w:r>
          </w:p>
        </w:tc>
        <w:tc>
          <w:tcPr>
            <w:tcW w:w="990" w:type="dxa"/>
            <w:tcBorders>
              <w:top w:val="single" w:sz="6" w:space="0" w:color="auto"/>
              <w:left w:val="nil"/>
              <w:bottom w:val="single" w:sz="6" w:space="0" w:color="auto"/>
              <w:right w:val="single" w:sz="6" w:space="0" w:color="auto"/>
            </w:tcBorders>
            <w:shd w:val="clear" w:color="auto" w:fill="CAEDFB" w:themeFill="accent4" w:themeFillTint="33"/>
            <w:vAlign w:val="center"/>
            <w:hideMark/>
          </w:tcPr>
          <w:p w14:paraId="515F9F71" w14:textId="77777777" w:rsidR="00295275" w:rsidRPr="00295275" w:rsidRDefault="00295275" w:rsidP="00295275">
            <w:proofErr w:type="spellStart"/>
            <w:r w:rsidRPr="00295275">
              <w:t>Hrs</w:t>
            </w:r>
            <w:proofErr w:type="spellEnd"/>
            <w:r w:rsidRPr="00295275">
              <w:t>/Week </w:t>
            </w:r>
          </w:p>
        </w:tc>
        <w:tc>
          <w:tcPr>
            <w:tcW w:w="990" w:type="dxa"/>
            <w:tcBorders>
              <w:top w:val="single" w:sz="6" w:space="0" w:color="auto"/>
              <w:left w:val="nil"/>
              <w:bottom w:val="single" w:sz="6" w:space="0" w:color="auto"/>
              <w:right w:val="single" w:sz="6" w:space="0" w:color="auto"/>
            </w:tcBorders>
            <w:shd w:val="clear" w:color="auto" w:fill="CAEDFB" w:themeFill="accent4" w:themeFillTint="33"/>
            <w:vAlign w:val="center"/>
            <w:hideMark/>
          </w:tcPr>
          <w:p w14:paraId="5C748897" w14:textId="77777777" w:rsidR="00295275" w:rsidRPr="00295275" w:rsidRDefault="00295275" w:rsidP="00295275">
            <w:r w:rsidRPr="00295275">
              <w:t>Rate/</w:t>
            </w:r>
            <w:proofErr w:type="spellStart"/>
            <w:r w:rsidRPr="00295275">
              <w:t>Hr</w:t>
            </w:r>
            <w:proofErr w:type="spellEnd"/>
            <w:r w:rsidRPr="00295275">
              <w:t> </w:t>
            </w:r>
          </w:p>
        </w:tc>
        <w:tc>
          <w:tcPr>
            <w:tcW w:w="1155" w:type="dxa"/>
            <w:tcBorders>
              <w:top w:val="single" w:sz="6" w:space="0" w:color="auto"/>
              <w:left w:val="nil"/>
              <w:bottom w:val="single" w:sz="6" w:space="0" w:color="auto"/>
              <w:right w:val="single" w:sz="6" w:space="0" w:color="auto"/>
            </w:tcBorders>
            <w:shd w:val="clear" w:color="auto" w:fill="CAEDFB" w:themeFill="accent4" w:themeFillTint="33"/>
            <w:vAlign w:val="center"/>
            <w:hideMark/>
          </w:tcPr>
          <w:p w14:paraId="7DA90130" w14:textId="184E7894" w:rsidR="00295275" w:rsidRPr="00295275" w:rsidRDefault="00295275" w:rsidP="00295275">
            <w:r w:rsidRPr="00295275">
              <w:t xml:space="preserve">Total </w:t>
            </w:r>
            <w:r w:rsidR="00C73F86" w:rsidRPr="00295275">
              <w:t>Across</w:t>
            </w:r>
            <w:r w:rsidRPr="00295275">
              <w:t xml:space="preserve"> Teams </w:t>
            </w:r>
          </w:p>
        </w:tc>
      </w:tr>
      <w:tr w:rsidR="00295275" w:rsidRPr="00295275" w14:paraId="6A2BEF36" w14:textId="77777777">
        <w:trPr>
          <w:trHeight w:val="300"/>
        </w:trPr>
        <w:tc>
          <w:tcPr>
            <w:tcW w:w="1665" w:type="dxa"/>
            <w:tcBorders>
              <w:top w:val="nil"/>
              <w:left w:val="single" w:sz="6" w:space="0" w:color="auto"/>
              <w:bottom w:val="single" w:sz="6" w:space="0" w:color="auto"/>
              <w:right w:val="single" w:sz="6" w:space="0" w:color="auto"/>
            </w:tcBorders>
            <w:vAlign w:val="center"/>
            <w:hideMark/>
          </w:tcPr>
          <w:p w14:paraId="1D8C4E35" w14:textId="77777777" w:rsidR="00295275" w:rsidRPr="00295275" w:rsidRDefault="00295275" w:rsidP="00295275">
            <w:r w:rsidRPr="00295275">
              <w:t>Project Manager </w:t>
            </w:r>
          </w:p>
        </w:tc>
        <w:tc>
          <w:tcPr>
            <w:tcW w:w="1140" w:type="dxa"/>
            <w:tcBorders>
              <w:top w:val="nil"/>
              <w:left w:val="nil"/>
              <w:bottom w:val="single" w:sz="6" w:space="0" w:color="auto"/>
              <w:right w:val="single" w:sz="6" w:space="0" w:color="auto"/>
            </w:tcBorders>
            <w:vAlign w:val="center"/>
            <w:hideMark/>
          </w:tcPr>
          <w:p w14:paraId="2AA11B7A" w14:textId="77777777" w:rsidR="00295275" w:rsidRPr="00295275" w:rsidRDefault="00295275" w:rsidP="00295275">
            <w:r w:rsidRPr="00295275">
              <w:t>  </w:t>
            </w:r>
          </w:p>
        </w:tc>
        <w:tc>
          <w:tcPr>
            <w:tcW w:w="1350" w:type="dxa"/>
            <w:tcBorders>
              <w:top w:val="nil"/>
              <w:left w:val="nil"/>
              <w:bottom w:val="single" w:sz="6" w:space="0" w:color="auto"/>
              <w:right w:val="single" w:sz="6" w:space="0" w:color="auto"/>
            </w:tcBorders>
            <w:vAlign w:val="center"/>
            <w:hideMark/>
          </w:tcPr>
          <w:p w14:paraId="01A7D118" w14:textId="77777777" w:rsidR="00295275" w:rsidRPr="00295275" w:rsidRDefault="00295275" w:rsidP="00295275">
            <w:r w:rsidRPr="00295275">
              <w:t>Alondra </w:t>
            </w:r>
          </w:p>
        </w:tc>
        <w:tc>
          <w:tcPr>
            <w:tcW w:w="1380" w:type="dxa"/>
            <w:tcBorders>
              <w:top w:val="nil"/>
              <w:left w:val="nil"/>
              <w:bottom w:val="single" w:sz="6" w:space="0" w:color="auto"/>
              <w:right w:val="single" w:sz="6" w:space="0" w:color="auto"/>
            </w:tcBorders>
            <w:vAlign w:val="center"/>
            <w:hideMark/>
          </w:tcPr>
          <w:p w14:paraId="1E0D3AEC" w14:textId="77777777" w:rsidR="00295275" w:rsidRPr="00295275" w:rsidRDefault="00295275" w:rsidP="00295275">
            <w:r w:rsidRPr="00295275">
              <w:t>  </w:t>
            </w:r>
          </w:p>
        </w:tc>
        <w:tc>
          <w:tcPr>
            <w:tcW w:w="1020" w:type="dxa"/>
            <w:tcBorders>
              <w:top w:val="nil"/>
              <w:left w:val="nil"/>
              <w:bottom w:val="single" w:sz="6" w:space="0" w:color="auto"/>
              <w:right w:val="single" w:sz="6" w:space="0" w:color="auto"/>
            </w:tcBorders>
            <w:vAlign w:val="center"/>
            <w:hideMark/>
          </w:tcPr>
          <w:p w14:paraId="7C9A21DC" w14:textId="77777777" w:rsidR="00295275" w:rsidRPr="00295275" w:rsidRDefault="00295275" w:rsidP="00295275">
            <w:r w:rsidRPr="00295275">
              <w:t>  </w:t>
            </w:r>
          </w:p>
        </w:tc>
        <w:tc>
          <w:tcPr>
            <w:tcW w:w="990" w:type="dxa"/>
            <w:tcBorders>
              <w:top w:val="nil"/>
              <w:left w:val="nil"/>
              <w:bottom w:val="single" w:sz="6" w:space="0" w:color="auto"/>
              <w:right w:val="single" w:sz="6" w:space="0" w:color="auto"/>
            </w:tcBorders>
            <w:vAlign w:val="center"/>
            <w:hideMark/>
          </w:tcPr>
          <w:p w14:paraId="4011EE1E" w14:textId="77777777" w:rsidR="00295275" w:rsidRPr="00295275" w:rsidRDefault="00295275" w:rsidP="00295275">
            <w:r w:rsidRPr="00295275">
              <w:t>10 </w:t>
            </w:r>
          </w:p>
        </w:tc>
        <w:tc>
          <w:tcPr>
            <w:tcW w:w="990" w:type="dxa"/>
            <w:tcBorders>
              <w:top w:val="nil"/>
              <w:left w:val="nil"/>
              <w:bottom w:val="single" w:sz="6" w:space="0" w:color="auto"/>
              <w:right w:val="single" w:sz="6" w:space="0" w:color="auto"/>
            </w:tcBorders>
            <w:vAlign w:val="center"/>
            <w:hideMark/>
          </w:tcPr>
          <w:p w14:paraId="0AE8DA6E" w14:textId="77777777" w:rsidR="00295275" w:rsidRPr="00295275" w:rsidRDefault="00295275" w:rsidP="00295275">
            <w:r w:rsidRPr="00295275">
              <w:t> $           80.00  </w:t>
            </w:r>
          </w:p>
        </w:tc>
        <w:tc>
          <w:tcPr>
            <w:tcW w:w="1155" w:type="dxa"/>
            <w:tcBorders>
              <w:top w:val="nil"/>
              <w:left w:val="nil"/>
              <w:bottom w:val="single" w:sz="6" w:space="0" w:color="auto"/>
              <w:right w:val="single" w:sz="6" w:space="0" w:color="auto"/>
            </w:tcBorders>
            <w:vAlign w:val="center"/>
            <w:hideMark/>
          </w:tcPr>
          <w:p w14:paraId="22106629" w14:textId="77777777" w:rsidR="00295275" w:rsidRPr="00295275" w:rsidRDefault="00295275" w:rsidP="00295275">
            <w:r w:rsidRPr="00295275">
              <w:t> $         3,200.00  </w:t>
            </w:r>
          </w:p>
        </w:tc>
      </w:tr>
      <w:tr w:rsidR="00295275" w:rsidRPr="00295275" w14:paraId="6041E30D" w14:textId="77777777">
        <w:trPr>
          <w:trHeight w:val="300"/>
        </w:trPr>
        <w:tc>
          <w:tcPr>
            <w:tcW w:w="1665" w:type="dxa"/>
            <w:tcBorders>
              <w:top w:val="nil"/>
              <w:left w:val="single" w:sz="6" w:space="0" w:color="auto"/>
              <w:bottom w:val="single" w:sz="6" w:space="0" w:color="auto"/>
              <w:right w:val="single" w:sz="6" w:space="0" w:color="auto"/>
            </w:tcBorders>
            <w:vAlign w:val="center"/>
            <w:hideMark/>
          </w:tcPr>
          <w:p w14:paraId="3284CCED" w14:textId="77777777" w:rsidR="00295275" w:rsidRPr="00295275" w:rsidRDefault="00295275" w:rsidP="00295275">
            <w:r w:rsidRPr="00295275">
              <w:t>Project Planner/Lead </w:t>
            </w:r>
          </w:p>
        </w:tc>
        <w:tc>
          <w:tcPr>
            <w:tcW w:w="1140" w:type="dxa"/>
            <w:tcBorders>
              <w:top w:val="nil"/>
              <w:left w:val="nil"/>
              <w:bottom w:val="single" w:sz="6" w:space="0" w:color="auto"/>
              <w:right w:val="single" w:sz="6" w:space="0" w:color="auto"/>
            </w:tcBorders>
            <w:vAlign w:val="center"/>
            <w:hideMark/>
          </w:tcPr>
          <w:p w14:paraId="2BB65F90" w14:textId="6957C176" w:rsidR="00295275" w:rsidRPr="00295275" w:rsidRDefault="00295275" w:rsidP="00295275">
            <w:r w:rsidRPr="00295275">
              <w:t>Sadina</w:t>
            </w:r>
          </w:p>
        </w:tc>
        <w:tc>
          <w:tcPr>
            <w:tcW w:w="1350" w:type="dxa"/>
            <w:tcBorders>
              <w:top w:val="nil"/>
              <w:left w:val="nil"/>
              <w:bottom w:val="single" w:sz="6" w:space="0" w:color="auto"/>
              <w:right w:val="single" w:sz="6" w:space="0" w:color="auto"/>
            </w:tcBorders>
            <w:vAlign w:val="center"/>
            <w:hideMark/>
          </w:tcPr>
          <w:p w14:paraId="0E7CEB63" w14:textId="77777777" w:rsidR="00295275" w:rsidRPr="00295275" w:rsidRDefault="00295275" w:rsidP="00295275">
            <w:proofErr w:type="spellStart"/>
            <w:r w:rsidRPr="00295275">
              <w:t>Sukhmeet</w:t>
            </w:r>
            <w:proofErr w:type="spellEnd"/>
            <w:r w:rsidRPr="00295275">
              <w:t xml:space="preserve"> </w:t>
            </w:r>
            <w:proofErr w:type="spellStart"/>
            <w:r w:rsidRPr="00295275">
              <w:t>Khalar</w:t>
            </w:r>
            <w:proofErr w:type="spellEnd"/>
            <w:r w:rsidRPr="00295275">
              <w:t> </w:t>
            </w:r>
          </w:p>
        </w:tc>
        <w:tc>
          <w:tcPr>
            <w:tcW w:w="1380" w:type="dxa"/>
            <w:tcBorders>
              <w:top w:val="nil"/>
              <w:left w:val="nil"/>
              <w:bottom w:val="single" w:sz="6" w:space="0" w:color="auto"/>
              <w:right w:val="single" w:sz="6" w:space="0" w:color="auto"/>
            </w:tcBorders>
            <w:vAlign w:val="center"/>
            <w:hideMark/>
          </w:tcPr>
          <w:p w14:paraId="695EE0CC" w14:textId="77777777" w:rsidR="00295275" w:rsidRPr="00295275" w:rsidRDefault="00295275" w:rsidP="00295275">
            <w:r w:rsidRPr="00295275">
              <w:t>Amber Young </w:t>
            </w:r>
          </w:p>
        </w:tc>
        <w:tc>
          <w:tcPr>
            <w:tcW w:w="1020" w:type="dxa"/>
            <w:tcBorders>
              <w:top w:val="nil"/>
              <w:left w:val="nil"/>
              <w:bottom w:val="single" w:sz="6" w:space="0" w:color="auto"/>
              <w:right w:val="single" w:sz="6" w:space="0" w:color="auto"/>
            </w:tcBorders>
            <w:vAlign w:val="center"/>
            <w:hideMark/>
          </w:tcPr>
          <w:p w14:paraId="77E2D5E9" w14:textId="77777777" w:rsidR="00295275" w:rsidRPr="00295275" w:rsidRDefault="00295275" w:rsidP="00295275">
            <w:r w:rsidRPr="00295275">
              <w:t> Sudarshan Neupane </w:t>
            </w:r>
          </w:p>
        </w:tc>
        <w:tc>
          <w:tcPr>
            <w:tcW w:w="990" w:type="dxa"/>
            <w:tcBorders>
              <w:top w:val="nil"/>
              <w:left w:val="nil"/>
              <w:bottom w:val="single" w:sz="6" w:space="0" w:color="auto"/>
              <w:right w:val="single" w:sz="6" w:space="0" w:color="auto"/>
            </w:tcBorders>
            <w:vAlign w:val="center"/>
            <w:hideMark/>
          </w:tcPr>
          <w:p w14:paraId="543549BF" w14:textId="77777777" w:rsidR="00295275" w:rsidRPr="00295275" w:rsidRDefault="00295275" w:rsidP="00295275">
            <w:r w:rsidRPr="00295275">
              <w:t>60 </w:t>
            </w:r>
          </w:p>
        </w:tc>
        <w:tc>
          <w:tcPr>
            <w:tcW w:w="990" w:type="dxa"/>
            <w:tcBorders>
              <w:top w:val="nil"/>
              <w:left w:val="nil"/>
              <w:bottom w:val="single" w:sz="6" w:space="0" w:color="auto"/>
              <w:right w:val="single" w:sz="6" w:space="0" w:color="auto"/>
            </w:tcBorders>
            <w:vAlign w:val="center"/>
            <w:hideMark/>
          </w:tcPr>
          <w:p w14:paraId="1B5B1934" w14:textId="77777777" w:rsidR="00295275" w:rsidRPr="00295275" w:rsidRDefault="00295275" w:rsidP="00295275">
            <w:r w:rsidRPr="00295275">
              <w:t> $           75.00  </w:t>
            </w:r>
          </w:p>
        </w:tc>
        <w:tc>
          <w:tcPr>
            <w:tcW w:w="1155" w:type="dxa"/>
            <w:tcBorders>
              <w:top w:val="nil"/>
              <w:left w:val="nil"/>
              <w:bottom w:val="single" w:sz="6" w:space="0" w:color="auto"/>
              <w:right w:val="single" w:sz="6" w:space="0" w:color="auto"/>
            </w:tcBorders>
            <w:vAlign w:val="center"/>
            <w:hideMark/>
          </w:tcPr>
          <w:p w14:paraId="10E29A30" w14:textId="77777777" w:rsidR="00295275" w:rsidRPr="00295275" w:rsidRDefault="00295275" w:rsidP="00295275">
            <w:r w:rsidRPr="00295275">
              <w:t> $      18,000.00  </w:t>
            </w:r>
          </w:p>
        </w:tc>
      </w:tr>
      <w:tr w:rsidR="00295275" w:rsidRPr="00295275" w14:paraId="7C849A06" w14:textId="77777777">
        <w:trPr>
          <w:trHeight w:val="300"/>
        </w:trPr>
        <w:tc>
          <w:tcPr>
            <w:tcW w:w="1665" w:type="dxa"/>
            <w:tcBorders>
              <w:top w:val="nil"/>
              <w:left w:val="single" w:sz="6" w:space="0" w:color="auto"/>
              <w:bottom w:val="single" w:sz="6" w:space="0" w:color="auto"/>
              <w:right w:val="single" w:sz="6" w:space="0" w:color="auto"/>
            </w:tcBorders>
            <w:vAlign w:val="center"/>
            <w:hideMark/>
          </w:tcPr>
          <w:p w14:paraId="5AB04BBA" w14:textId="77777777" w:rsidR="00295275" w:rsidRPr="00295275" w:rsidRDefault="00295275" w:rsidP="00295275">
            <w:r w:rsidRPr="00295275">
              <w:t>Business Analyst </w:t>
            </w:r>
          </w:p>
        </w:tc>
        <w:tc>
          <w:tcPr>
            <w:tcW w:w="1140" w:type="dxa"/>
            <w:tcBorders>
              <w:top w:val="nil"/>
              <w:left w:val="nil"/>
              <w:bottom w:val="single" w:sz="6" w:space="0" w:color="auto"/>
              <w:right w:val="single" w:sz="6" w:space="0" w:color="auto"/>
            </w:tcBorders>
            <w:vAlign w:val="center"/>
            <w:hideMark/>
          </w:tcPr>
          <w:p w14:paraId="38560EE3" w14:textId="77777777" w:rsidR="00295275" w:rsidRPr="00295275" w:rsidRDefault="00295275" w:rsidP="00295275">
            <w:r w:rsidRPr="00295275">
              <w:t>Mitchell </w:t>
            </w:r>
          </w:p>
        </w:tc>
        <w:tc>
          <w:tcPr>
            <w:tcW w:w="1350" w:type="dxa"/>
            <w:tcBorders>
              <w:top w:val="nil"/>
              <w:left w:val="nil"/>
              <w:bottom w:val="single" w:sz="6" w:space="0" w:color="auto"/>
              <w:right w:val="single" w:sz="6" w:space="0" w:color="auto"/>
            </w:tcBorders>
            <w:vAlign w:val="center"/>
            <w:hideMark/>
          </w:tcPr>
          <w:p w14:paraId="5885FF04" w14:textId="77777777" w:rsidR="00295275" w:rsidRPr="00295275" w:rsidRDefault="00295275" w:rsidP="00295275">
            <w:r w:rsidRPr="00295275">
              <w:t>Izabela </w:t>
            </w:r>
          </w:p>
        </w:tc>
        <w:tc>
          <w:tcPr>
            <w:tcW w:w="1380" w:type="dxa"/>
            <w:tcBorders>
              <w:top w:val="nil"/>
              <w:left w:val="nil"/>
              <w:bottom w:val="single" w:sz="6" w:space="0" w:color="auto"/>
              <w:right w:val="single" w:sz="6" w:space="0" w:color="auto"/>
            </w:tcBorders>
            <w:vAlign w:val="center"/>
            <w:hideMark/>
          </w:tcPr>
          <w:p w14:paraId="27953384" w14:textId="77777777" w:rsidR="00295275" w:rsidRPr="00295275" w:rsidRDefault="00295275" w:rsidP="00295275">
            <w:r w:rsidRPr="00295275">
              <w:t>Sameen Shahbaz </w:t>
            </w:r>
          </w:p>
        </w:tc>
        <w:tc>
          <w:tcPr>
            <w:tcW w:w="1020" w:type="dxa"/>
            <w:tcBorders>
              <w:top w:val="nil"/>
              <w:left w:val="nil"/>
              <w:bottom w:val="single" w:sz="6" w:space="0" w:color="auto"/>
              <w:right w:val="single" w:sz="6" w:space="0" w:color="auto"/>
            </w:tcBorders>
            <w:vAlign w:val="center"/>
            <w:hideMark/>
          </w:tcPr>
          <w:p w14:paraId="21E61A7C" w14:textId="77777777" w:rsidR="00295275" w:rsidRPr="00295275" w:rsidRDefault="00295275" w:rsidP="00295275">
            <w:r w:rsidRPr="00295275">
              <w:t>Matthew Wilson  </w:t>
            </w:r>
          </w:p>
        </w:tc>
        <w:tc>
          <w:tcPr>
            <w:tcW w:w="990" w:type="dxa"/>
            <w:tcBorders>
              <w:top w:val="nil"/>
              <w:left w:val="nil"/>
              <w:bottom w:val="single" w:sz="6" w:space="0" w:color="auto"/>
              <w:right w:val="single" w:sz="6" w:space="0" w:color="auto"/>
            </w:tcBorders>
            <w:vAlign w:val="center"/>
            <w:hideMark/>
          </w:tcPr>
          <w:p w14:paraId="1392BE1F" w14:textId="77777777" w:rsidR="00295275" w:rsidRPr="00295275" w:rsidRDefault="00295275" w:rsidP="00295275">
            <w:r w:rsidRPr="00295275">
              <w:t>60 </w:t>
            </w:r>
          </w:p>
        </w:tc>
        <w:tc>
          <w:tcPr>
            <w:tcW w:w="990" w:type="dxa"/>
            <w:tcBorders>
              <w:top w:val="nil"/>
              <w:left w:val="nil"/>
              <w:bottom w:val="single" w:sz="6" w:space="0" w:color="auto"/>
              <w:right w:val="single" w:sz="6" w:space="0" w:color="auto"/>
            </w:tcBorders>
            <w:vAlign w:val="center"/>
            <w:hideMark/>
          </w:tcPr>
          <w:p w14:paraId="7F947224" w14:textId="77777777" w:rsidR="00295275" w:rsidRPr="00295275" w:rsidRDefault="00295275" w:rsidP="00295275">
            <w:r w:rsidRPr="00295275">
              <w:t> $           45.00  </w:t>
            </w:r>
          </w:p>
        </w:tc>
        <w:tc>
          <w:tcPr>
            <w:tcW w:w="1155" w:type="dxa"/>
            <w:tcBorders>
              <w:top w:val="nil"/>
              <w:left w:val="nil"/>
              <w:bottom w:val="single" w:sz="6" w:space="0" w:color="auto"/>
              <w:right w:val="single" w:sz="6" w:space="0" w:color="auto"/>
            </w:tcBorders>
            <w:vAlign w:val="center"/>
            <w:hideMark/>
          </w:tcPr>
          <w:p w14:paraId="7CEBC8D5" w14:textId="77777777" w:rsidR="00295275" w:rsidRPr="00295275" w:rsidRDefault="00295275" w:rsidP="00295275">
            <w:r w:rsidRPr="00295275">
              <w:t> $      10,800.00  </w:t>
            </w:r>
          </w:p>
        </w:tc>
      </w:tr>
      <w:tr w:rsidR="00295275" w:rsidRPr="00295275" w14:paraId="49E129A4" w14:textId="77777777">
        <w:trPr>
          <w:trHeight w:val="300"/>
        </w:trPr>
        <w:tc>
          <w:tcPr>
            <w:tcW w:w="1665" w:type="dxa"/>
            <w:tcBorders>
              <w:top w:val="nil"/>
              <w:left w:val="single" w:sz="6" w:space="0" w:color="auto"/>
              <w:bottom w:val="single" w:sz="6" w:space="0" w:color="auto"/>
              <w:right w:val="single" w:sz="6" w:space="0" w:color="auto"/>
            </w:tcBorders>
            <w:vAlign w:val="center"/>
            <w:hideMark/>
          </w:tcPr>
          <w:p w14:paraId="0615C1C2" w14:textId="77777777" w:rsidR="00295275" w:rsidRPr="00295275" w:rsidRDefault="00295275" w:rsidP="00295275">
            <w:r w:rsidRPr="00295275">
              <w:t>UI/UX Designer </w:t>
            </w:r>
          </w:p>
        </w:tc>
        <w:tc>
          <w:tcPr>
            <w:tcW w:w="1140" w:type="dxa"/>
            <w:tcBorders>
              <w:top w:val="nil"/>
              <w:left w:val="nil"/>
              <w:bottom w:val="single" w:sz="6" w:space="0" w:color="auto"/>
              <w:right w:val="single" w:sz="6" w:space="0" w:color="auto"/>
            </w:tcBorders>
            <w:vAlign w:val="center"/>
            <w:hideMark/>
          </w:tcPr>
          <w:p w14:paraId="0BB6E069" w14:textId="77777777" w:rsidR="00295275" w:rsidRPr="00295275" w:rsidRDefault="00295275" w:rsidP="00295275">
            <w:r w:rsidRPr="00295275">
              <w:t>Mickey </w:t>
            </w:r>
          </w:p>
        </w:tc>
        <w:tc>
          <w:tcPr>
            <w:tcW w:w="1350" w:type="dxa"/>
            <w:tcBorders>
              <w:top w:val="nil"/>
              <w:left w:val="nil"/>
              <w:bottom w:val="single" w:sz="6" w:space="0" w:color="auto"/>
              <w:right w:val="single" w:sz="6" w:space="0" w:color="auto"/>
            </w:tcBorders>
            <w:vAlign w:val="center"/>
            <w:hideMark/>
          </w:tcPr>
          <w:p w14:paraId="01CBC0B7" w14:textId="77777777" w:rsidR="00295275" w:rsidRPr="00295275" w:rsidRDefault="00295275" w:rsidP="00295275">
            <w:r w:rsidRPr="00295275">
              <w:t>Yara </w:t>
            </w:r>
          </w:p>
        </w:tc>
        <w:tc>
          <w:tcPr>
            <w:tcW w:w="1380" w:type="dxa"/>
            <w:tcBorders>
              <w:top w:val="nil"/>
              <w:left w:val="nil"/>
              <w:bottom w:val="single" w:sz="6" w:space="0" w:color="auto"/>
              <w:right w:val="single" w:sz="6" w:space="0" w:color="auto"/>
            </w:tcBorders>
            <w:vAlign w:val="center"/>
            <w:hideMark/>
          </w:tcPr>
          <w:p w14:paraId="00ACD22C" w14:textId="77777777" w:rsidR="00295275" w:rsidRPr="00295275" w:rsidRDefault="00295275" w:rsidP="00295275">
            <w:r w:rsidRPr="00295275">
              <w:t>Isabel Santiago </w:t>
            </w:r>
          </w:p>
        </w:tc>
        <w:tc>
          <w:tcPr>
            <w:tcW w:w="1020" w:type="dxa"/>
            <w:tcBorders>
              <w:top w:val="nil"/>
              <w:left w:val="nil"/>
              <w:bottom w:val="single" w:sz="6" w:space="0" w:color="auto"/>
              <w:right w:val="single" w:sz="6" w:space="0" w:color="auto"/>
            </w:tcBorders>
            <w:vAlign w:val="center"/>
            <w:hideMark/>
          </w:tcPr>
          <w:p w14:paraId="0107A37A" w14:textId="77777777" w:rsidR="00295275" w:rsidRPr="00295275" w:rsidRDefault="00295275" w:rsidP="00295275">
            <w:r w:rsidRPr="00295275">
              <w:t>Seth Jones  </w:t>
            </w:r>
          </w:p>
        </w:tc>
        <w:tc>
          <w:tcPr>
            <w:tcW w:w="990" w:type="dxa"/>
            <w:tcBorders>
              <w:top w:val="nil"/>
              <w:left w:val="nil"/>
              <w:bottom w:val="single" w:sz="6" w:space="0" w:color="auto"/>
              <w:right w:val="single" w:sz="6" w:space="0" w:color="auto"/>
            </w:tcBorders>
            <w:vAlign w:val="center"/>
            <w:hideMark/>
          </w:tcPr>
          <w:p w14:paraId="1D17405B" w14:textId="77777777" w:rsidR="00295275" w:rsidRPr="00295275" w:rsidRDefault="00295275" w:rsidP="00295275">
            <w:r w:rsidRPr="00295275">
              <w:t>20 </w:t>
            </w:r>
          </w:p>
        </w:tc>
        <w:tc>
          <w:tcPr>
            <w:tcW w:w="990" w:type="dxa"/>
            <w:tcBorders>
              <w:top w:val="nil"/>
              <w:left w:val="nil"/>
              <w:bottom w:val="single" w:sz="6" w:space="0" w:color="auto"/>
              <w:right w:val="single" w:sz="6" w:space="0" w:color="auto"/>
            </w:tcBorders>
            <w:vAlign w:val="center"/>
            <w:hideMark/>
          </w:tcPr>
          <w:p w14:paraId="200C9CE3" w14:textId="77777777" w:rsidR="00295275" w:rsidRPr="00295275" w:rsidRDefault="00295275" w:rsidP="00295275">
            <w:r w:rsidRPr="00295275">
              <w:t> $           50.00  </w:t>
            </w:r>
          </w:p>
        </w:tc>
        <w:tc>
          <w:tcPr>
            <w:tcW w:w="1155" w:type="dxa"/>
            <w:tcBorders>
              <w:top w:val="nil"/>
              <w:left w:val="nil"/>
              <w:bottom w:val="single" w:sz="6" w:space="0" w:color="auto"/>
              <w:right w:val="single" w:sz="6" w:space="0" w:color="auto"/>
            </w:tcBorders>
            <w:vAlign w:val="center"/>
            <w:hideMark/>
          </w:tcPr>
          <w:p w14:paraId="1EEB7481" w14:textId="77777777" w:rsidR="00295275" w:rsidRPr="00295275" w:rsidRDefault="00295275" w:rsidP="00295275">
            <w:r w:rsidRPr="00295275">
              <w:t> $         4,000.00  </w:t>
            </w:r>
          </w:p>
        </w:tc>
      </w:tr>
      <w:tr w:rsidR="00295275" w:rsidRPr="00295275" w14:paraId="7078E21D" w14:textId="77777777">
        <w:trPr>
          <w:trHeight w:val="300"/>
        </w:trPr>
        <w:tc>
          <w:tcPr>
            <w:tcW w:w="1665" w:type="dxa"/>
            <w:tcBorders>
              <w:top w:val="nil"/>
              <w:left w:val="single" w:sz="6" w:space="0" w:color="auto"/>
              <w:bottom w:val="single" w:sz="6" w:space="0" w:color="auto"/>
              <w:right w:val="single" w:sz="6" w:space="0" w:color="auto"/>
            </w:tcBorders>
            <w:vAlign w:val="center"/>
            <w:hideMark/>
          </w:tcPr>
          <w:p w14:paraId="5E075BEE" w14:textId="77777777" w:rsidR="00295275" w:rsidRPr="00295275" w:rsidRDefault="00295275" w:rsidP="00295275">
            <w:r w:rsidRPr="00295275">
              <w:t>Technical Architect </w:t>
            </w:r>
          </w:p>
        </w:tc>
        <w:tc>
          <w:tcPr>
            <w:tcW w:w="1140" w:type="dxa"/>
            <w:tcBorders>
              <w:top w:val="nil"/>
              <w:left w:val="nil"/>
              <w:bottom w:val="single" w:sz="6" w:space="0" w:color="auto"/>
              <w:right w:val="single" w:sz="6" w:space="0" w:color="auto"/>
            </w:tcBorders>
            <w:vAlign w:val="center"/>
            <w:hideMark/>
          </w:tcPr>
          <w:p w14:paraId="5B5EB41E" w14:textId="77777777" w:rsidR="00295275" w:rsidRPr="00295275" w:rsidRDefault="00295275" w:rsidP="00295275">
            <w:r w:rsidRPr="00295275">
              <w:t>Tevin </w:t>
            </w:r>
          </w:p>
        </w:tc>
        <w:tc>
          <w:tcPr>
            <w:tcW w:w="1350" w:type="dxa"/>
            <w:tcBorders>
              <w:top w:val="nil"/>
              <w:left w:val="nil"/>
              <w:bottom w:val="single" w:sz="6" w:space="0" w:color="auto"/>
              <w:right w:val="single" w:sz="6" w:space="0" w:color="auto"/>
            </w:tcBorders>
            <w:vAlign w:val="center"/>
            <w:hideMark/>
          </w:tcPr>
          <w:p w14:paraId="5B30CA00" w14:textId="77777777" w:rsidR="00295275" w:rsidRPr="00295275" w:rsidRDefault="00295275" w:rsidP="00295275">
            <w:r w:rsidRPr="00295275">
              <w:t>William Rave </w:t>
            </w:r>
          </w:p>
        </w:tc>
        <w:tc>
          <w:tcPr>
            <w:tcW w:w="1380" w:type="dxa"/>
            <w:tcBorders>
              <w:top w:val="nil"/>
              <w:left w:val="nil"/>
              <w:bottom w:val="single" w:sz="6" w:space="0" w:color="auto"/>
              <w:right w:val="single" w:sz="6" w:space="0" w:color="auto"/>
            </w:tcBorders>
            <w:vAlign w:val="center"/>
            <w:hideMark/>
          </w:tcPr>
          <w:p w14:paraId="79C23970" w14:textId="77777777" w:rsidR="00295275" w:rsidRPr="00295275" w:rsidRDefault="00295275" w:rsidP="00295275">
            <w:proofErr w:type="spellStart"/>
            <w:r w:rsidRPr="00295275">
              <w:t>Kparkay</w:t>
            </w:r>
            <w:proofErr w:type="spellEnd"/>
            <w:r w:rsidRPr="00295275">
              <w:t xml:space="preserve"> Togba </w:t>
            </w:r>
          </w:p>
        </w:tc>
        <w:tc>
          <w:tcPr>
            <w:tcW w:w="1020" w:type="dxa"/>
            <w:tcBorders>
              <w:top w:val="nil"/>
              <w:left w:val="nil"/>
              <w:bottom w:val="single" w:sz="6" w:space="0" w:color="auto"/>
              <w:right w:val="single" w:sz="6" w:space="0" w:color="auto"/>
            </w:tcBorders>
            <w:vAlign w:val="center"/>
            <w:hideMark/>
          </w:tcPr>
          <w:p w14:paraId="2B227CEB" w14:textId="77777777" w:rsidR="00295275" w:rsidRPr="00295275" w:rsidRDefault="00295275" w:rsidP="00295275">
            <w:r w:rsidRPr="00295275">
              <w:t> John Miggins </w:t>
            </w:r>
          </w:p>
        </w:tc>
        <w:tc>
          <w:tcPr>
            <w:tcW w:w="990" w:type="dxa"/>
            <w:tcBorders>
              <w:top w:val="nil"/>
              <w:left w:val="nil"/>
              <w:bottom w:val="single" w:sz="6" w:space="0" w:color="auto"/>
              <w:right w:val="single" w:sz="6" w:space="0" w:color="auto"/>
            </w:tcBorders>
            <w:vAlign w:val="center"/>
            <w:hideMark/>
          </w:tcPr>
          <w:p w14:paraId="651F072E" w14:textId="77777777" w:rsidR="00295275" w:rsidRPr="00295275" w:rsidRDefault="00295275" w:rsidP="00295275">
            <w:r w:rsidRPr="00295275">
              <w:t>20 </w:t>
            </w:r>
          </w:p>
        </w:tc>
        <w:tc>
          <w:tcPr>
            <w:tcW w:w="990" w:type="dxa"/>
            <w:tcBorders>
              <w:top w:val="nil"/>
              <w:left w:val="nil"/>
              <w:bottom w:val="single" w:sz="6" w:space="0" w:color="auto"/>
              <w:right w:val="single" w:sz="6" w:space="0" w:color="auto"/>
            </w:tcBorders>
            <w:vAlign w:val="center"/>
            <w:hideMark/>
          </w:tcPr>
          <w:p w14:paraId="7263584F" w14:textId="77777777" w:rsidR="00295275" w:rsidRPr="00295275" w:rsidRDefault="00295275" w:rsidP="00295275">
            <w:r w:rsidRPr="00295275">
              <w:t> $           70.00  </w:t>
            </w:r>
          </w:p>
        </w:tc>
        <w:tc>
          <w:tcPr>
            <w:tcW w:w="1155" w:type="dxa"/>
            <w:tcBorders>
              <w:top w:val="nil"/>
              <w:left w:val="nil"/>
              <w:bottom w:val="single" w:sz="6" w:space="0" w:color="auto"/>
              <w:right w:val="single" w:sz="6" w:space="0" w:color="auto"/>
            </w:tcBorders>
            <w:vAlign w:val="center"/>
            <w:hideMark/>
          </w:tcPr>
          <w:p w14:paraId="683FBE6A" w14:textId="77777777" w:rsidR="00295275" w:rsidRPr="00295275" w:rsidRDefault="00295275" w:rsidP="00295275">
            <w:r w:rsidRPr="00295275">
              <w:t> $         5,600.00  </w:t>
            </w:r>
          </w:p>
        </w:tc>
      </w:tr>
      <w:tr w:rsidR="00295275" w:rsidRPr="00295275" w14:paraId="1E17BBB6" w14:textId="77777777" w:rsidTr="00F51E27">
        <w:tblPrEx>
          <w:tblW w:w="0" w:type="dxa"/>
          <w:tblBorders>
            <w:top w:val="outset" w:sz="6" w:space="0" w:color="auto"/>
            <w:left w:val="outset" w:sz="6" w:space="0" w:color="auto"/>
            <w:bottom w:val="outset" w:sz="6" w:space="0" w:color="auto"/>
            <w:right w:val="outset" w:sz="6" w:space="0" w:color="auto"/>
          </w:tblBorders>
          <w:tblCellMar>
            <w:left w:w="0" w:type="dxa"/>
            <w:right w:w="0" w:type="dxa"/>
          </w:tblCellMar>
          <w:tblPrExChange w:id="2965" w:author="Alondra Vega Pacheco" w:date="2025-09-12T18:43:00Z" w16du:dateUtc="2025-09-12T23:43:00Z">
            <w:tblPrEx>
              <w:tblW w:w="0" w:type="dxa"/>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966" w:author="Alondra Vega Pacheco" w:date="2025-09-12T18:43:00Z" w16du:dateUtc="2025-09-12T23:43:00Z">
            <w:trPr>
              <w:trHeight w:val="300"/>
            </w:trPr>
          </w:trPrChange>
        </w:trPr>
        <w:tc>
          <w:tcPr>
            <w:tcW w:w="1665" w:type="dxa"/>
            <w:tcBorders>
              <w:top w:val="nil"/>
              <w:left w:val="single" w:sz="6" w:space="0" w:color="auto"/>
              <w:bottom w:val="single" w:sz="6" w:space="0" w:color="auto"/>
              <w:right w:val="single" w:sz="6" w:space="0" w:color="auto"/>
            </w:tcBorders>
            <w:vAlign w:val="center"/>
            <w:hideMark/>
            <w:tcPrChange w:id="2967" w:author="Alondra Vega Pacheco" w:date="2025-09-12T18:43:00Z" w16du:dateUtc="2025-09-12T23:43:00Z">
              <w:tcPr>
                <w:tcW w:w="1665" w:type="dxa"/>
                <w:tcBorders>
                  <w:top w:val="nil"/>
                  <w:left w:val="single" w:sz="6" w:space="0" w:color="auto"/>
                  <w:bottom w:val="single" w:sz="6" w:space="0" w:color="auto"/>
                  <w:right w:val="single" w:sz="6" w:space="0" w:color="auto"/>
                </w:tcBorders>
                <w:vAlign w:val="center"/>
                <w:hideMark/>
              </w:tcPr>
            </w:tcPrChange>
          </w:tcPr>
          <w:p w14:paraId="68876B2B" w14:textId="77777777" w:rsidR="00295275" w:rsidRPr="00295275" w:rsidRDefault="00295275" w:rsidP="00295275">
            <w:r w:rsidRPr="00295275">
              <w:t>Technical Writer </w:t>
            </w:r>
          </w:p>
        </w:tc>
        <w:tc>
          <w:tcPr>
            <w:tcW w:w="1140" w:type="dxa"/>
            <w:tcBorders>
              <w:top w:val="nil"/>
              <w:left w:val="nil"/>
              <w:bottom w:val="single" w:sz="6" w:space="0" w:color="auto"/>
              <w:right w:val="single" w:sz="6" w:space="0" w:color="auto"/>
            </w:tcBorders>
            <w:vAlign w:val="center"/>
            <w:hideMark/>
            <w:tcPrChange w:id="2968" w:author="Alondra Vega Pacheco" w:date="2025-09-12T18:43:00Z" w16du:dateUtc="2025-09-12T23:43:00Z">
              <w:tcPr>
                <w:tcW w:w="1140" w:type="dxa"/>
                <w:gridSpan w:val="2"/>
                <w:tcBorders>
                  <w:top w:val="nil"/>
                  <w:left w:val="nil"/>
                  <w:bottom w:val="single" w:sz="6" w:space="0" w:color="auto"/>
                  <w:right w:val="single" w:sz="6" w:space="0" w:color="auto"/>
                </w:tcBorders>
                <w:vAlign w:val="center"/>
                <w:hideMark/>
              </w:tcPr>
            </w:tcPrChange>
          </w:tcPr>
          <w:p w14:paraId="2E273B65" w14:textId="77777777" w:rsidR="00295275" w:rsidRPr="00295275" w:rsidRDefault="00295275" w:rsidP="00295275">
            <w:r w:rsidRPr="00295275">
              <w:t>Team </w:t>
            </w:r>
          </w:p>
        </w:tc>
        <w:tc>
          <w:tcPr>
            <w:tcW w:w="1350" w:type="dxa"/>
            <w:tcBorders>
              <w:top w:val="nil"/>
              <w:left w:val="nil"/>
              <w:bottom w:val="single" w:sz="6" w:space="0" w:color="auto"/>
              <w:right w:val="single" w:sz="6" w:space="0" w:color="auto"/>
            </w:tcBorders>
            <w:vAlign w:val="center"/>
            <w:hideMark/>
            <w:tcPrChange w:id="2969" w:author="Alondra Vega Pacheco" w:date="2025-09-12T18:43:00Z" w16du:dateUtc="2025-09-12T23:43:00Z">
              <w:tcPr>
                <w:tcW w:w="1350" w:type="dxa"/>
                <w:gridSpan w:val="2"/>
                <w:tcBorders>
                  <w:top w:val="nil"/>
                  <w:left w:val="nil"/>
                  <w:bottom w:val="single" w:sz="6" w:space="0" w:color="auto"/>
                  <w:right w:val="single" w:sz="6" w:space="0" w:color="auto"/>
                </w:tcBorders>
                <w:vAlign w:val="center"/>
                <w:hideMark/>
              </w:tcPr>
            </w:tcPrChange>
          </w:tcPr>
          <w:p w14:paraId="321E6550" w14:textId="77777777" w:rsidR="00295275" w:rsidRPr="00295275" w:rsidRDefault="00295275" w:rsidP="00295275">
            <w:r w:rsidRPr="00295275">
              <w:t>Nana </w:t>
            </w:r>
          </w:p>
        </w:tc>
        <w:tc>
          <w:tcPr>
            <w:tcW w:w="1380" w:type="dxa"/>
            <w:tcBorders>
              <w:top w:val="nil"/>
              <w:left w:val="nil"/>
              <w:bottom w:val="single" w:sz="6" w:space="0" w:color="auto"/>
              <w:right w:val="single" w:sz="6" w:space="0" w:color="auto"/>
            </w:tcBorders>
            <w:vAlign w:val="center"/>
            <w:hideMark/>
            <w:tcPrChange w:id="2970" w:author="Alondra Vega Pacheco" w:date="2025-09-12T18:43:00Z" w16du:dateUtc="2025-09-12T23:43:00Z">
              <w:tcPr>
                <w:tcW w:w="1380" w:type="dxa"/>
                <w:gridSpan w:val="2"/>
                <w:tcBorders>
                  <w:top w:val="nil"/>
                  <w:left w:val="nil"/>
                  <w:bottom w:val="single" w:sz="6" w:space="0" w:color="auto"/>
                  <w:right w:val="single" w:sz="6" w:space="0" w:color="auto"/>
                </w:tcBorders>
                <w:vAlign w:val="center"/>
                <w:hideMark/>
              </w:tcPr>
            </w:tcPrChange>
          </w:tcPr>
          <w:p w14:paraId="53217CD0" w14:textId="240DD3DD" w:rsidR="00295275" w:rsidRPr="00295275" w:rsidRDefault="00295275" w:rsidP="00295275">
            <w:r w:rsidRPr="00295275">
              <w:t>Chris Nme</w:t>
            </w:r>
            <w:ins w:id="2971" w:author="Alondra Vega Pacheco" w:date="2025-10-14T11:22:00Z" w16du:dateUtc="2025-10-14T16:22:00Z">
              <w:r w:rsidR="00735F82">
                <w:t>z</w:t>
              </w:r>
            </w:ins>
            <w:del w:id="2972" w:author="Alondra Vega Pacheco" w:date="2025-10-14T11:22:00Z" w16du:dateUtc="2025-10-14T16:22:00Z">
              <w:r w:rsidRPr="00295275" w:rsidDel="00735F82">
                <w:delText>s</w:delText>
              </w:r>
            </w:del>
            <w:r w:rsidRPr="00295275">
              <w:t>i </w:t>
            </w:r>
          </w:p>
        </w:tc>
        <w:tc>
          <w:tcPr>
            <w:tcW w:w="1020" w:type="dxa"/>
            <w:tcBorders>
              <w:top w:val="nil"/>
              <w:left w:val="nil"/>
              <w:bottom w:val="single" w:sz="6" w:space="0" w:color="auto"/>
              <w:right w:val="single" w:sz="6" w:space="0" w:color="auto"/>
            </w:tcBorders>
            <w:vAlign w:val="center"/>
            <w:hideMark/>
            <w:tcPrChange w:id="2973" w:author="Alondra Vega Pacheco" w:date="2025-09-12T18:43:00Z" w16du:dateUtc="2025-09-12T23:43:00Z">
              <w:tcPr>
                <w:tcW w:w="1020" w:type="dxa"/>
                <w:gridSpan w:val="2"/>
                <w:tcBorders>
                  <w:top w:val="nil"/>
                  <w:left w:val="nil"/>
                  <w:bottom w:val="single" w:sz="6" w:space="0" w:color="auto"/>
                  <w:right w:val="single" w:sz="6" w:space="0" w:color="auto"/>
                </w:tcBorders>
                <w:vAlign w:val="center"/>
                <w:hideMark/>
              </w:tcPr>
            </w:tcPrChange>
          </w:tcPr>
          <w:p w14:paraId="46BE0DBB" w14:textId="77777777" w:rsidR="00295275" w:rsidRPr="00295275" w:rsidRDefault="00295275" w:rsidP="00295275">
            <w:r w:rsidRPr="00295275">
              <w:t>Team  </w:t>
            </w:r>
          </w:p>
        </w:tc>
        <w:tc>
          <w:tcPr>
            <w:tcW w:w="990" w:type="dxa"/>
            <w:tcBorders>
              <w:top w:val="nil"/>
              <w:left w:val="nil"/>
              <w:bottom w:val="single" w:sz="6" w:space="0" w:color="auto"/>
              <w:right w:val="single" w:sz="6" w:space="0" w:color="auto"/>
            </w:tcBorders>
            <w:vAlign w:val="center"/>
            <w:hideMark/>
            <w:tcPrChange w:id="2974" w:author="Alondra Vega Pacheco" w:date="2025-09-12T18:43:00Z" w16du:dateUtc="2025-09-12T23:43:00Z">
              <w:tcPr>
                <w:tcW w:w="990" w:type="dxa"/>
                <w:gridSpan w:val="2"/>
                <w:tcBorders>
                  <w:top w:val="nil"/>
                  <w:left w:val="nil"/>
                  <w:bottom w:val="single" w:sz="6" w:space="0" w:color="auto"/>
                  <w:right w:val="single" w:sz="6" w:space="0" w:color="auto"/>
                </w:tcBorders>
                <w:vAlign w:val="center"/>
                <w:hideMark/>
              </w:tcPr>
            </w:tcPrChange>
          </w:tcPr>
          <w:p w14:paraId="0421946E" w14:textId="77777777" w:rsidR="00295275" w:rsidRPr="00295275" w:rsidRDefault="00295275" w:rsidP="00295275">
            <w:r w:rsidRPr="00295275">
              <w:t>40 </w:t>
            </w:r>
          </w:p>
        </w:tc>
        <w:tc>
          <w:tcPr>
            <w:tcW w:w="990" w:type="dxa"/>
            <w:tcBorders>
              <w:top w:val="nil"/>
              <w:left w:val="nil"/>
              <w:bottom w:val="single" w:sz="6" w:space="0" w:color="auto"/>
              <w:right w:val="single" w:sz="6" w:space="0" w:color="auto"/>
            </w:tcBorders>
            <w:vAlign w:val="center"/>
            <w:hideMark/>
            <w:tcPrChange w:id="2975" w:author="Alondra Vega Pacheco" w:date="2025-09-12T18:43:00Z" w16du:dateUtc="2025-09-12T23:43:00Z">
              <w:tcPr>
                <w:tcW w:w="990" w:type="dxa"/>
                <w:tcBorders>
                  <w:top w:val="nil"/>
                  <w:left w:val="nil"/>
                  <w:bottom w:val="single" w:sz="6" w:space="0" w:color="auto"/>
                  <w:right w:val="single" w:sz="6" w:space="0" w:color="auto"/>
                </w:tcBorders>
                <w:vAlign w:val="center"/>
                <w:hideMark/>
              </w:tcPr>
            </w:tcPrChange>
          </w:tcPr>
          <w:p w14:paraId="1747FD1B" w14:textId="77777777" w:rsidR="00295275" w:rsidRPr="00295275" w:rsidRDefault="00295275" w:rsidP="00295275">
            <w:r w:rsidRPr="00295275">
              <w:t> $           45.00  </w:t>
            </w:r>
          </w:p>
        </w:tc>
        <w:tc>
          <w:tcPr>
            <w:tcW w:w="1155" w:type="dxa"/>
            <w:tcBorders>
              <w:top w:val="nil"/>
              <w:left w:val="nil"/>
              <w:bottom w:val="single" w:sz="6" w:space="0" w:color="auto"/>
              <w:right w:val="single" w:sz="6" w:space="0" w:color="auto"/>
            </w:tcBorders>
            <w:vAlign w:val="center"/>
            <w:hideMark/>
            <w:tcPrChange w:id="2976" w:author="Alondra Vega Pacheco" w:date="2025-09-12T18:43:00Z" w16du:dateUtc="2025-09-12T23:43:00Z">
              <w:tcPr>
                <w:tcW w:w="1155" w:type="dxa"/>
                <w:tcBorders>
                  <w:top w:val="nil"/>
                  <w:left w:val="nil"/>
                  <w:bottom w:val="single" w:sz="6" w:space="0" w:color="auto"/>
                  <w:right w:val="single" w:sz="6" w:space="0" w:color="auto"/>
                </w:tcBorders>
                <w:vAlign w:val="center"/>
                <w:hideMark/>
              </w:tcPr>
            </w:tcPrChange>
          </w:tcPr>
          <w:p w14:paraId="3FC5B0AD" w14:textId="77777777" w:rsidR="00295275" w:rsidRPr="00295275" w:rsidRDefault="00295275" w:rsidP="00295275">
            <w:r w:rsidRPr="00295275">
              <w:t> $         7,200.00  </w:t>
            </w:r>
          </w:p>
        </w:tc>
      </w:tr>
      <w:tr w:rsidR="00295275" w:rsidRPr="00295275" w14:paraId="64418C77" w14:textId="77777777" w:rsidTr="00F51E27">
        <w:tblPrEx>
          <w:tblW w:w="0" w:type="dxa"/>
          <w:tblBorders>
            <w:top w:val="outset" w:sz="6" w:space="0" w:color="auto"/>
            <w:left w:val="outset" w:sz="6" w:space="0" w:color="auto"/>
            <w:bottom w:val="outset" w:sz="6" w:space="0" w:color="auto"/>
            <w:right w:val="outset" w:sz="6" w:space="0" w:color="auto"/>
          </w:tblBorders>
          <w:tblCellMar>
            <w:left w:w="0" w:type="dxa"/>
            <w:right w:w="0" w:type="dxa"/>
          </w:tblCellMar>
          <w:tblPrExChange w:id="2977" w:author="Alondra Vega Pacheco" w:date="2025-09-12T18:43:00Z" w16du:dateUtc="2025-09-12T23:43:00Z">
            <w:tblPrEx>
              <w:tblW w:w="0" w:type="dxa"/>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978" w:author="Alondra Vega Pacheco" w:date="2025-09-12T18:43:00Z" w16du:dateUtc="2025-09-12T23:43:00Z">
            <w:trPr>
              <w:trHeight w:val="300"/>
            </w:trPr>
          </w:trPrChange>
        </w:trPr>
        <w:tc>
          <w:tcPr>
            <w:tcW w:w="1665" w:type="dxa"/>
            <w:tcBorders>
              <w:top w:val="single" w:sz="6" w:space="0" w:color="auto"/>
              <w:left w:val="single" w:sz="6" w:space="0" w:color="auto"/>
              <w:bottom w:val="single" w:sz="6" w:space="0" w:color="auto"/>
              <w:right w:val="single" w:sz="6" w:space="0" w:color="auto"/>
            </w:tcBorders>
            <w:vAlign w:val="center"/>
            <w:hideMark/>
            <w:tcPrChange w:id="2979" w:author="Alondra Vega Pacheco" w:date="2025-09-12T18:43:00Z" w16du:dateUtc="2025-09-12T23:43:00Z">
              <w:tcPr>
                <w:tcW w:w="1665" w:type="dxa"/>
                <w:tcBorders>
                  <w:top w:val="nil"/>
                  <w:left w:val="nil"/>
                  <w:bottom w:val="nil"/>
                  <w:right w:val="nil"/>
                </w:tcBorders>
                <w:vAlign w:val="center"/>
                <w:hideMark/>
              </w:tcPr>
            </w:tcPrChange>
          </w:tcPr>
          <w:p w14:paraId="03F3FA54" w14:textId="587F5410" w:rsidR="00295275" w:rsidRPr="00295275" w:rsidRDefault="00295275" w:rsidP="00295275">
            <w:pPr>
              <w:rPr>
                <w:ins w:id="2980" w:author="Amber Young" w:date="2025-09-11T20:15:00Z" w16du:dateUtc="2025-09-11T20:15:54Z"/>
              </w:rPr>
            </w:pPr>
            <w:r w:rsidRPr="00295275">
              <w:t> </w:t>
            </w:r>
          </w:p>
          <w:p w14:paraId="0F88E6F3" w14:textId="79801376" w:rsidR="00295275" w:rsidRPr="00295275" w:rsidRDefault="068DCD21" w:rsidP="00295275">
            <w:ins w:id="2981" w:author="Amber Young" w:date="2025-09-11T20:15:00Z">
              <w:r>
                <w:t xml:space="preserve">*Hours a </w:t>
              </w:r>
            </w:ins>
            <w:proofErr w:type="spellStart"/>
            <w:ins w:id="2982" w:author="Amber Young" w:date="2025-09-11T20:16:00Z">
              <w:r>
                <w:t>distrubted</w:t>
              </w:r>
              <w:proofErr w:type="spellEnd"/>
              <w:r>
                <w:t xml:space="preserve"> </w:t>
              </w:r>
              <w:proofErr w:type="spellStart"/>
              <w:r>
                <w:t>amoungst</w:t>
              </w:r>
              <w:proofErr w:type="spellEnd"/>
              <w:r>
                <w:t xml:space="preserve"> every person in each role, </w:t>
              </w:r>
              <w:r>
                <w:lastRenderedPageBreak/>
                <w:t>i.e. 15 for each team lead totaling 60 hours</w:t>
              </w:r>
            </w:ins>
          </w:p>
        </w:tc>
        <w:tc>
          <w:tcPr>
            <w:tcW w:w="1140" w:type="dxa"/>
            <w:tcBorders>
              <w:top w:val="single" w:sz="6" w:space="0" w:color="auto"/>
              <w:left w:val="single" w:sz="6" w:space="0" w:color="auto"/>
              <w:bottom w:val="single" w:sz="6" w:space="0" w:color="auto"/>
              <w:right w:val="single" w:sz="6" w:space="0" w:color="auto"/>
            </w:tcBorders>
            <w:vAlign w:val="center"/>
            <w:hideMark/>
            <w:tcPrChange w:id="2983" w:author="Alondra Vega Pacheco" w:date="2025-09-12T18:43:00Z" w16du:dateUtc="2025-09-12T23:43:00Z">
              <w:tcPr>
                <w:tcW w:w="1140" w:type="dxa"/>
                <w:gridSpan w:val="2"/>
                <w:tcBorders>
                  <w:top w:val="nil"/>
                  <w:left w:val="nil"/>
                  <w:bottom w:val="nil"/>
                  <w:right w:val="nil"/>
                </w:tcBorders>
                <w:vAlign w:val="center"/>
                <w:hideMark/>
              </w:tcPr>
            </w:tcPrChange>
          </w:tcPr>
          <w:p w14:paraId="1210A3BD" w14:textId="77777777" w:rsidR="00295275" w:rsidRPr="00295275" w:rsidRDefault="00295275" w:rsidP="00295275">
            <w:r w:rsidRPr="00295275">
              <w:lastRenderedPageBreak/>
              <w:t> </w:t>
            </w:r>
          </w:p>
        </w:tc>
        <w:tc>
          <w:tcPr>
            <w:tcW w:w="1350" w:type="dxa"/>
            <w:tcBorders>
              <w:top w:val="single" w:sz="6" w:space="0" w:color="auto"/>
              <w:left w:val="single" w:sz="6" w:space="0" w:color="auto"/>
              <w:bottom w:val="single" w:sz="6" w:space="0" w:color="auto"/>
              <w:right w:val="single" w:sz="6" w:space="0" w:color="auto"/>
            </w:tcBorders>
            <w:vAlign w:val="center"/>
            <w:hideMark/>
            <w:tcPrChange w:id="2984" w:author="Alondra Vega Pacheco" w:date="2025-09-12T18:43:00Z" w16du:dateUtc="2025-09-12T23:43:00Z">
              <w:tcPr>
                <w:tcW w:w="1350" w:type="dxa"/>
                <w:gridSpan w:val="2"/>
                <w:tcBorders>
                  <w:top w:val="nil"/>
                  <w:left w:val="nil"/>
                  <w:bottom w:val="nil"/>
                  <w:right w:val="nil"/>
                </w:tcBorders>
                <w:vAlign w:val="center"/>
                <w:hideMark/>
              </w:tcPr>
            </w:tcPrChange>
          </w:tcPr>
          <w:p w14:paraId="23664AA0" w14:textId="77777777" w:rsidR="00295275" w:rsidRPr="00295275" w:rsidRDefault="00295275" w:rsidP="00295275">
            <w:r w:rsidRPr="00295275">
              <w:t> </w:t>
            </w:r>
          </w:p>
        </w:tc>
        <w:tc>
          <w:tcPr>
            <w:tcW w:w="1380" w:type="dxa"/>
            <w:tcBorders>
              <w:top w:val="single" w:sz="6" w:space="0" w:color="auto"/>
              <w:left w:val="single" w:sz="6" w:space="0" w:color="auto"/>
              <w:bottom w:val="single" w:sz="6" w:space="0" w:color="auto"/>
              <w:right w:val="single" w:sz="6" w:space="0" w:color="auto"/>
            </w:tcBorders>
            <w:vAlign w:val="center"/>
            <w:hideMark/>
            <w:tcPrChange w:id="2985" w:author="Alondra Vega Pacheco" w:date="2025-09-12T18:43:00Z" w16du:dateUtc="2025-09-12T23:43:00Z">
              <w:tcPr>
                <w:tcW w:w="1380" w:type="dxa"/>
                <w:gridSpan w:val="2"/>
                <w:tcBorders>
                  <w:top w:val="nil"/>
                  <w:left w:val="nil"/>
                  <w:bottom w:val="nil"/>
                  <w:right w:val="nil"/>
                </w:tcBorders>
                <w:vAlign w:val="center"/>
                <w:hideMark/>
              </w:tcPr>
            </w:tcPrChange>
          </w:tcPr>
          <w:p w14:paraId="2649A21C" w14:textId="77777777" w:rsidR="00295275" w:rsidRPr="00295275" w:rsidRDefault="00295275" w:rsidP="00295275">
            <w:r w:rsidRPr="00295275">
              <w:t> </w:t>
            </w:r>
          </w:p>
        </w:tc>
        <w:tc>
          <w:tcPr>
            <w:tcW w:w="1020" w:type="dxa"/>
            <w:tcBorders>
              <w:top w:val="single" w:sz="6" w:space="0" w:color="auto"/>
              <w:left w:val="single" w:sz="6" w:space="0" w:color="auto"/>
              <w:bottom w:val="single" w:sz="6" w:space="0" w:color="auto"/>
              <w:right w:val="single" w:sz="6" w:space="0" w:color="auto"/>
            </w:tcBorders>
            <w:vAlign w:val="center"/>
            <w:hideMark/>
            <w:tcPrChange w:id="2986" w:author="Alondra Vega Pacheco" w:date="2025-09-12T18:43:00Z" w16du:dateUtc="2025-09-12T23:43:00Z">
              <w:tcPr>
                <w:tcW w:w="1020" w:type="dxa"/>
                <w:gridSpan w:val="2"/>
                <w:tcBorders>
                  <w:top w:val="nil"/>
                  <w:left w:val="nil"/>
                  <w:bottom w:val="nil"/>
                  <w:right w:val="nil"/>
                </w:tcBorders>
                <w:vAlign w:val="center"/>
                <w:hideMark/>
              </w:tcPr>
            </w:tcPrChange>
          </w:tcPr>
          <w:p w14:paraId="71DCD8AC" w14:textId="77777777" w:rsidR="00295275" w:rsidRPr="00295275" w:rsidRDefault="00295275" w:rsidP="00295275">
            <w:r w:rsidRPr="00295275">
              <w:t> </w:t>
            </w:r>
          </w:p>
        </w:tc>
        <w:tc>
          <w:tcPr>
            <w:tcW w:w="990" w:type="dxa"/>
            <w:tcBorders>
              <w:top w:val="single" w:sz="6" w:space="0" w:color="auto"/>
              <w:left w:val="single" w:sz="6" w:space="0" w:color="auto"/>
              <w:bottom w:val="single" w:sz="6" w:space="0" w:color="auto"/>
              <w:right w:val="single" w:sz="6" w:space="0" w:color="auto"/>
            </w:tcBorders>
            <w:vAlign w:val="center"/>
            <w:hideMark/>
            <w:tcPrChange w:id="2987" w:author="Alondra Vega Pacheco" w:date="2025-09-12T18:43:00Z" w16du:dateUtc="2025-09-12T23:43:00Z">
              <w:tcPr>
                <w:tcW w:w="990" w:type="dxa"/>
                <w:gridSpan w:val="2"/>
                <w:tcBorders>
                  <w:top w:val="nil"/>
                  <w:left w:val="nil"/>
                  <w:bottom w:val="nil"/>
                  <w:right w:val="nil"/>
                </w:tcBorders>
                <w:vAlign w:val="center"/>
                <w:hideMark/>
              </w:tcPr>
            </w:tcPrChange>
          </w:tcPr>
          <w:p w14:paraId="407129C8" w14:textId="77777777" w:rsidR="00295275" w:rsidRPr="00295275" w:rsidRDefault="00295275" w:rsidP="00295275">
            <w:r w:rsidRPr="00295275">
              <w:t> </w:t>
            </w:r>
          </w:p>
        </w:tc>
        <w:tc>
          <w:tcPr>
            <w:tcW w:w="990" w:type="dxa"/>
            <w:tcBorders>
              <w:top w:val="single" w:sz="6" w:space="0" w:color="auto"/>
              <w:left w:val="single" w:sz="6" w:space="0" w:color="auto"/>
              <w:bottom w:val="single" w:sz="6" w:space="0" w:color="auto"/>
              <w:right w:val="single" w:sz="6" w:space="0" w:color="auto"/>
            </w:tcBorders>
            <w:shd w:val="clear" w:color="auto" w:fill="DAF2D0"/>
            <w:vAlign w:val="center"/>
            <w:hideMark/>
            <w:tcPrChange w:id="2988" w:author="Alondra Vega Pacheco" w:date="2025-09-12T18:43:00Z" w16du:dateUtc="2025-09-12T23:43:00Z">
              <w:tcPr>
                <w:tcW w:w="990" w:type="dxa"/>
                <w:tcBorders>
                  <w:top w:val="nil"/>
                  <w:left w:val="single" w:sz="6" w:space="0" w:color="auto"/>
                  <w:bottom w:val="single" w:sz="6" w:space="0" w:color="auto"/>
                  <w:right w:val="single" w:sz="6" w:space="0" w:color="auto"/>
                </w:tcBorders>
                <w:shd w:val="clear" w:color="auto" w:fill="DAF2D0"/>
                <w:vAlign w:val="center"/>
                <w:hideMark/>
              </w:tcPr>
            </w:tcPrChange>
          </w:tcPr>
          <w:p w14:paraId="505CBBB1" w14:textId="77777777" w:rsidR="00295275" w:rsidRPr="00295275" w:rsidRDefault="00295275" w:rsidP="00295275">
            <w:r w:rsidRPr="00295275">
              <w:t>Total: </w:t>
            </w:r>
          </w:p>
        </w:tc>
        <w:tc>
          <w:tcPr>
            <w:tcW w:w="1155" w:type="dxa"/>
            <w:tcBorders>
              <w:top w:val="single" w:sz="6" w:space="0" w:color="auto"/>
              <w:left w:val="single" w:sz="6" w:space="0" w:color="auto"/>
              <w:bottom w:val="single" w:sz="6" w:space="0" w:color="auto"/>
              <w:right w:val="single" w:sz="6" w:space="0" w:color="auto"/>
            </w:tcBorders>
            <w:shd w:val="clear" w:color="auto" w:fill="DAF2D0"/>
            <w:vAlign w:val="center"/>
            <w:hideMark/>
            <w:tcPrChange w:id="2989" w:author="Alondra Vega Pacheco" w:date="2025-09-12T18:43:00Z" w16du:dateUtc="2025-09-12T23:43:00Z">
              <w:tcPr>
                <w:tcW w:w="1155" w:type="dxa"/>
                <w:tcBorders>
                  <w:top w:val="nil"/>
                  <w:left w:val="nil"/>
                  <w:bottom w:val="single" w:sz="6" w:space="0" w:color="auto"/>
                  <w:right w:val="single" w:sz="6" w:space="0" w:color="auto"/>
                </w:tcBorders>
                <w:shd w:val="clear" w:color="auto" w:fill="DAF2D0"/>
                <w:vAlign w:val="center"/>
                <w:hideMark/>
              </w:tcPr>
            </w:tcPrChange>
          </w:tcPr>
          <w:p w14:paraId="10994D92" w14:textId="77777777" w:rsidR="00295275" w:rsidRPr="00295275" w:rsidRDefault="00295275" w:rsidP="00295275">
            <w:r w:rsidRPr="00295275">
              <w:t> $      48,800.00  </w:t>
            </w:r>
          </w:p>
        </w:tc>
      </w:tr>
    </w:tbl>
    <w:p w14:paraId="47982EC9" w14:textId="65269078" w:rsidR="00F64A8A" w:rsidRDefault="00AC4009" w:rsidP="007E6E3E">
      <w:pPr>
        <w:pStyle w:val="Heading4"/>
      </w:pPr>
      <w:bookmarkStart w:id="2990" w:name="_Toc208608063"/>
      <w:r>
        <w:t>Milestone 2: Week</w:t>
      </w:r>
      <w:r w:rsidR="004A7236">
        <w:t>s</w:t>
      </w:r>
      <w:r>
        <w:t xml:space="preserve"> 4-6</w:t>
      </w:r>
      <w:bookmarkEnd w:id="2990"/>
    </w:p>
    <w:p w14:paraId="37BAF751" w14:textId="77777777" w:rsidR="008B11D2" w:rsidRPr="008B11D2" w:rsidRDefault="008B11D2" w:rsidP="00CC269E"/>
    <w:p w14:paraId="28528A91" w14:textId="19452CAA" w:rsidR="00AA672C" w:rsidRPr="00AA672C" w:rsidRDefault="00C33C49" w:rsidP="00CC269E">
      <w:pPr>
        <w:pStyle w:val="Caption"/>
      </w:pPr>
      <w:bookmarkStart w:id="2991" w:name="_Toc208135994"/>
      <w:ins w:id="2992" w:author="Alondra Vega Pacheco" w:date="2025-09-07T11:12:00Z" w16du:dateUtc="2025-09-07T16:12:00Z">
        <w:r>
          <w:t xml:space="preserve">Table </w:t>
        </w:r>
        <w:r>
          <w:fldChar w:fldCharType="begin"/>
        </w:r>
        <w:r>
          <w:instrText xml:space="preserve"> SEQ Table \* ARABIC </w:instrText>
        </w:r>
      </w:ins>
      <w:r>
        <w:fldChar w:fldCharType="separate"/>
      </w:r>
      <w:ins w:id="2993" w:author="Alondra Vega Pacheco" w:date="2025-09-12T19:16:00Z" w16du:dateUtc="2025-09-13T00:16:00Z">
        <w:r w:rsidR="000B213E">
          <w:rPr>
            <w:noProof/>
          </w:rPr>
          <w:t>11</w:t>
        </w:r>
      </w:ins>
      <w:ins w:id="2994" w:author="Alondra Vega Pacheco" w:date="2025-09-07T11:12:00Z" w16du:dateUtc="2025-09-07T16:12:00Z">
        <w:r>
          <w:fldChar w:fldCharType="end"/>
        </w:r>
        <w:r>
          <w:t xml:space="preserve"> </w:t>
        </w:r>
      </w:ins>
      <w:del w:id="2995" w:author="Alondra Vega Pacheco" w:date="2025-09-07T11:12:00Z" w16du:dateUtc="2025-09-07T16:12:00Z">
        <w:r w:rsidR="008B11D2" w:rsidDel="00C33C49">
          <w:fldChar w:fldCharType="begin"/>
        </w:r>
        <w:r w:rsidR="008B11D2" w:rsidDel="00C33C49">
          <w:delInstrText>SEQ Table \* ARABIC</w:delInstrText>
        </w:r>
        <w:r w:rsidR="008B11D2" w:rsidDel="00C33C49">
          <w:fldChar w:fldCharType="separate"/>
        </w:r>
      </w:del>
      <w:bookmarkStart w:id="2996" w:name="_Toc207458203"/>
      <w:del w:id="2997" w:author="Alondra Vega Pacheco" w:date="2025-09-07T11:11:00Z" w16du:dateUtc="2025-09-07T16:11:00Z">
        <w:r w:rsidR="003B3F28" w:rsidDel="00C33C49">
          <w:rPr>
            <w:noProof/>
          </w:rPr>
          <w:delText>10</w:delText>
        </w:r>
      </w:del>
      <w:bookmarkEnd w:id="2996"/>
      <w:del w:id="2998" w:author="Alondra Vega Pacheco" w:date="2025-09-07T11:12:00Z" w16du:dateUtc="2025-09-07T16:12:00Z">
        <w:r w:rsidR="008B11D2" w:rsidDel="00C33C49">
          <w:fldChar w:fldCharType="end"/>
        </w:r>
        <w:r w:rsidR="008B11D2" w:rsidDel="00C33C49">
          <w:delText xml:space="preserve"> </w:delText>
        </w:r>
      </w:del>
      <w:r w:rsidR="00AA672C">
        <w:t>Team Labor Cost Breakdown Milestone 2</w:t>
      </w:r>
      <w:bookmarkEnd w:id="2991"/>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90"/>
        <w:gridCol w:w="1003"/>
        <w:gridCol w:w="1248"/>
        <w:gridCol w:w="1140"/>
        <w:gridCol w:w="1032"/>
        <w:gridCol w:w="1048"/>
        <w:gridCol w:w="1515"/>
        <w:gridCol w:w="1695"/>
      </w:tblGrid>
      <w:tr w:rsidR="00A247A7" w:rsidRPr="00A247A7" w14:paraId="1A873847" w14:textId="77777777">
        <w:trPr>
          <w:trHeight w:val="300"/>
        </w:trPr>
        <w:tc>
          <w:tcPr>
            <w:tcW w:w="1425" w:type="dxa"/>
            <w:tcBorders>
              <w:top w:val="single" w:sz="6" w:space="0" w:color="auto"/>
              <w:left w:val="single" w:sz="6" w:space="0" w:color="auto"/>
              <w:bottom w:val="single" w:sz="6" w:space="0" w:color="auto"/>
              <w:right w:val="single" w:sz="6" w:space="0" w:color="auto"/>
            </w:tcBorders>
            <w:shd w:val="clear" w:color="auto" w:fill="CAEDFB"/>
            <w:vAlign w:val="center"/>
            <w:hideMark/>
          </w:tcPr>
          <w:p w14:paraId="700D8715" w14:textId="77777777" w:rsidR="00A247A7" w:rsidRPr="00A247A7" w:rsidRDefault="00A247A7" w:rsidP="007E6E3E">
            <w:pPr>
              <w:keepNext/>
              <w:spacing w:line="240" w:lineRule="auto"/>
            </w:pPr>
            <w:r w:rsidRPr="00A247A7">
              <w:t>Role </w:t>
            </w:r>
          </w:p>
        </w:tc>
        <w:tc>
          <w:tcPr>
            <w:tcW w:w="1080" w:type="dxa"/>
            <w:tcBorders>
              <w:top w:val="single" w:sz="6" w:space="0" w:color="auto"/>
              <w:left w:val="nil"/>
              <w:bottom w:val="single" w:sz="6" w:space="0" w:color="auto"/>
              <w:right w:val="single" w:sz="6" w:space="0" w:color="auto"/>
            </w:tcBorders>
            <w:shd w:val="clear" w:color="auto" w:fill="CAEDFB"/>
            <w:vAlign w:val="center"/>
            <w:hideMark/>
          </w:tcPr>
          <w:p w14:paraId="52041D59" w14:textId="77777777" w:rsidR="00A247A7" w:rsidRPr="00A247A7" w:rsidRDefault="00A247A7" w:rsidP="007E6E3E">
            <w:pPr>
              <w:keepNext/>
              <w:spacing w:line="240" w:lineRule="auto"/>
            </w:pPr>
            <w:r w:rsidRPr="00A247A7">
              <w:t>Team A </w:t>
            </w:r>
          </w:p>
        </w:tc>
        <w:tc>
          <w:tcPr>
            <w:tcW w:w="1530" w:type="dxa"/>
            <w:tcBorders>
              <w:top w:val="single" w:sz="6" w:space="0" w:color="auto"/>
              <w:left w:val="nil"/>
              <w:bottom w:val="single" w:sz="6" w:space="0" w:color="auto"/>
              <w:right w:val="single" w:sz="6" w:space="0" w:color="auto"/>
            </w:tcBorders>
            <w:shd w:val="clear" w:color="auto" w:fill="CAEDFB"/>
            <w:vAlign w:val="center"/>
            <w:hideMark/>
          </w:tcPr>
          <w:p w14:paraId="02E6CEC1" w14:textId="77777777" w:rsidR="00A247A7" w:rsidRPr="00A247A7" w:rsidRDefault="00A247A7" w:rsidP="007E6E3E">
            <w:pPr>
              <w:keepNext/>
              <w:spacing w:line="240" w:lineRule="auto"/>
            </w:pPr>
            <w:r w:rsidRPr="00A247A7">
              <w:t>Team B </w:t>
            </w:r>
          </w:p>
        </w:tc>
        <w:tc>
          <w:tcPr>
            <w:tcW w:w="1440" w:type="dxa"/>
            <w:tcBorders>
              <w:top w:val="single" w:sz="6" w:space="0" w:color="auto"/>
              <w:left w:val="nil"/>
              <w:bottom w:val="single" w:sz="6" w:space="0" w:color="auto"/>
              <w:right w:val="single" w:sz="6" w:space="0" w:color="auto"/>
            </w:tcBorders>
            <w:shd w:val="clear" w:color="auto" w:fill="CAEDFB"/>
            <w:vAlign w:val="center"/>
            <w:hideMark/>
          </w:tcPr>
          <w:p w14:paraId="6B967968" w14:textId="77777777" w:rsidR="00A247A7" w:rsidRPr="00A247A7" w:rsidRDefault="00A247A7" w:rsidP="007E6E3E">
            <w:pPr>
              <w:keepNext/>
              <w:spacing w:line="240" w:lineRule="auto"/>
            </w:pPr>
            <w:r w:rsidRPr="00A247A7">
              <w:t>Team C </w:t>
            </w:r>
          </w:p>
        </w:tc>
        <w:tc>
          <w:tcPr>
            <w:tcW w:w="1050" w:type="dxa"/>
            <w:tcBorders>
              <w:top w:val="single" w:sz="6" w:space="0" w:color="auto"/>
              <w:left w:val="nil"/>
              <w:bottom w:val="single" w:sz="6" w:space="0" w:color="auto"/>
              <w:right w:val="single" w:sz="6" w:space="0" w:color="auto"/>
            </w:tcBorders>
            <w:shd w:val="clear" w:color="auto" w:fill="CAEDFB"/>
            <w:vAlign w:val="center"/>
            <w:hideMark/>
          </w:tcPr>
          <w:p w14:paraId="06BC8CF0" w14:textId="77777777" w:rsidR="00A247A7" w:rsidRPr="00A247A7" w:rsidRDefault="00A247A7" w:rsidP="007E6E3E">
            <w:pPr>
              <w:keepNext/>
              <w:spacing w:line="240" w:lineRule="auto"/>
            </w:pPr>
            <w:r w:rsidRPr="00A247A7">
              <w:t>Team D </w:t>
            </w:r>
          </w:p>
        </w:tc>
        <w:tc>
          <w:tcPr>
            <w:tcW w:w="915" w:type="dxa"/>
            <w:tcBorders>
              <w:top w:val="single" w:sz="6" w:space="0" w:color="auto"/>
              <w:left w:val="nil"/>
              <w:bottom w:val="single" w:sz="6" w:space="0" w:color="auto"/>
              <w:right w:val="single" w:sz="6" w:space="0" w:color="auto"/>
            </w:tcBorders>
            <w:shd w:val="clear" w:color="auto" w:fill="CAEDFB"/>
            <w:vAlign w:val="center"/>
            <w:hideMark/>
          </w:tcPr>
          <w:p w14:paraId="0A778ADD" w14:textId="77777777" w:rsidR="00A247A7" w:rsidRPr="00A247A7" w:rsidRDefault="00A247A7" w:rsidP="007E6E3E">
            <w:pPr>
              <w:keepNext/>
              <w:spacing w:line="240" w:lineRule="auto"/>
            </w:pPr>
            <w:proofErr w:type="spellStart"/>
            <w:r w:rsidRPr="00A247A7">
              <w:t>Hrs</w:t>
            </w:r>
            <w:proofErr w:type="spellEnd"/>
            <w:r w:rsidRPr="00A247A7">
              <w:t>/Week </w:t>
            </w:r>
          </w:p>
        </w:tc>
        <w:tc>
          <w:tcPr>
            <w:tcW w:w="1155" w:type="dxa"/>
            <w:tcBorders>
              <w:top w:val="single" w:sz="6" w:space="0" w:color="auto"/>
              <w:left w:val="nil"/>
              <w:bottom w:val="single" w:sz="6" w:space="0" w:color="auto"/>
              <w:right w:val="single" w:sz="6" w:space="0" w:color="auto"/>
            </w:tcBorders>
            <w:shd w:val="clear" w:color="auto" w:fill="CAEDFB"/>
            <w:vAlign w:val="center"/>
            <w:hideMark/>
          </w:tcPr>
          <w:p w14:paraId="2716F230" w14:textId="77777777" w:rsidR="00A247A7" w:rsidRPr="00A247A7" w:rsidRDefault="00A247A7" w:rsidP="007E6E3E">
            <w:pPr>
              <w:keepNext/>
              <w:spacing w:line="240" w:lineRule="auto"/>
            </w:pPr>
            <w:r w:rsidRPr="00A247A7">
              <w:t>Rate/</w:t>
            </w:r>
            <w:proofErr w:type="spellStart"/>
            <w:r w:rsidRPr="00A247A7">
              <w:t>Hr</w:t>
            </w:r>
            <w:proofErr w:type="spellEnd"/>
            <w:r w:rsidRPr="00A247A7">
              <w:t> </w:t>
            </w:r>
          </w:p>
        </w:tc>
        <w:tc>
          <w:tcPr>
            <w:tcW w:w="1320" w:type="dxa"/>
            <w:tcBorders>
              <w:top w:val="single" w:sz="6" w:space="0" w:color="auto"/>
              <w:left w:val="nil"/>
              <w:bottom w:val="single" w:sz="6" w:space="0" w:color="auto"/>
              <w:right w:val="single" w:sz="6" w:space="0" w:color="auto"/>
            </w:tcBorders>
            <w:shd w:val="clear" w:color="auto" w:fill="CAEDFB"/>
            <w:vAlign w:val="center"/>
            <w:hideMark/>
          </w:tcPr>
          <w:p w14:paraId="3655F43A" w14:textId="1A329C83" w:rsidR="00A247A7" w:rsidRPr="00A247A7" w:rsidRDefault="00A247A7" w:rsidP="007E6E3E">
            <w:pPr>
              <w:keepNext/>
              <w:spacing w:line="240" w:lineRule="auto"/>
            </w:pPr>
            <w:r w:rsidRPr="00A247A7">
              <w:t xml:space="preserve">Total </w:t>
            </w:r>
            <w:r w:rsidR="00C73F86" w:rsidRPr="00A247A7">
              <w:t>Across</w:t>
            </w:r>
            <w:r w:rsidRPr="00A247A7">
              <w:t xml:space="preserve"> Teams </w:t>
            </w:r>
          </w:p>
        </w:tc>
      </w:tr>
      <w:tr w:rsidR="00A247A7" w:rsidRPr="00A247A7" w14:paraId="7C106BDE" w14:textId="77777777">
        <w:trPr>
          <w:trHeight w:val="300"/>
        </w:trPr>
        <w:tc>
          <w:tcPr>
            <w:tcW w:w="1425" w:type="dxa"/>
            <w:tcBorders>
              <w:top w:val="nil"/>
              <w:left w:val="single" w:sz="6" w:space="0" w:color="auto"/>
              <w:bottom w:val="single" w:sz="6" w:space="0" w:color="auto"/>
              <w:right w:val="single" w:sz="6" w:space="0" w:color="auto"/>
            </w:tcBorders>
            <w:vAlign w:val="bottom"/>
            <w:hideMark/>
          </w:tcPr>
          <w:p w14:paraId="5086C226" w14:textId="77777777" w:rsidR="00A247A7" w:rsidRPr="00A247A7" w:rsidRDefault="00A247A7" w:rsidP="00A247A7">
            <w:r w:rsidRPr="00A247A7">
              <w:t>Project Manager </w:t>
            </w:r>
          </w:p>
        </w:tc>
        <w:tc>
          <w:tcPr>
            <w:tcW w:w="1080" w:type="dxa"/>
            <w:tcBorders>
              <w:top w:val="nil"/>
              <w:left w:val="nil"/>
              <w:bottom w:val="single" w:sz="6" w:space="0" w:color="auto"/>
              <w:right w:val="single" w:sz="6" w:space="0" w:color="auto"/>
            </w:tcBorders>
            <w:vAlign w:val="bottom"/>
            <w:hideMark/>
          </w:tcPr>
          <w:p w14:paraId="5CD31B26" w14:textId="77777777" w:rsidR="00A247A7" w:rsidRPr="00A247A7" w:rsidRDefault="00A247A7" w:rsidP="00A247A7">
            <w:r w:rsidRPr="00A247A7">
              <w:t>  </w:t>
            </w:r>
          </w:p>
        </w:tc>
        <w:tc>
          <w:tcPr>
            <w:tcW w:w="1530" w:type="dxa"/>
            <w:tcBorders>
              <w:top w:val="nil"/>
              <w:left w:val="nil"/>
              <w:bottom w:val="single" w:sz="6" w:space="0" w:color="auto"/>
              <w:right w:val="single" w:sz="6" w:space="0" w:color="auto"/>
            </w:tcBorders>
            <w:vAlign w:val="bottom"/>
            <w:hideMark/>
          </w:tcPr>
          <w:p w14:paraId="29C55780" w14:textId="77777777" w:rsidR="00A247A7" w:rsidRPr="00A247A7" w:rsidRDefault="00A247A7" w:rsidP="00A247A7">
            <w:r w:rsidRPr="00A247A7">
              <w:t>Alondra </w:t>
            </w:r>
          </w:p>
        </w:tc>
        <w:tc>
          <w:tcPr>
            <w:tcW w:w="1440" w:type="dxa"/>
            <w:tcBorders>
              <w:top w:val="nil"/>
              <w:left w:val="nil"/>
              <w:bottom w:val="single" w:sz="6" w:space="0" w:color="auto"/>
              <w:right w:val="single" w:sz="6" w:space="0" w:color="auto"/>
            </w:tcBorders>
            <w:vAlign w:val="bottom"/>
            <w:hideMark/>
          </w:tcPr>
          <w:p w14:paraId="12BA830C" w14:textId="77777777" w:rsidR="00A247A7" w:rsidRPr="00A247A7" w:rsidRDefault="00A247A7" w:rsidP="00A247A7">
            <w:r w:rsidRPr="00A247A7">
              <w:t>  </w:t>
            </w:r>
          </w:p>
        </w:tc>
        <w:tc>
          <w:tcPr>
            <w:tcW w:w="1050" w:type="dxa"/>
            <w:tcBorders>
              <w:top w:val="nil"/>
              <w:left w:val="nil"/>
              <w:bottom w:val="single" w:sz="6" w:space="0" w:color="auto"/>
              <w:right w:val="single" w:sz="6" w:space="0" w:color="auto"/>
            </w:tcBorders>
            <w:vAlign w:val="bottom"/>
            <w:hideMark/>
          </w:tcPr>
          <w:p w14:paraId="18422A05" w14:textId="77777777" w:rsidR="00A247A7" w:rsidRPr="00A247A7" w:rsidRDefault="00A247A7" w:rsidP="00A247A7">
            <w:r w:rsidRPr="00A247A7">
              <w:t>  </w:t>
            </w:r>
          </w:p>
        </w:tc>
        <w:tc>
          <w:tcPr>
            <w:tcW w:w="915" w:type="dxa"/>
            <w:tcBorders>
              <w:top w:val="nil"/>
              <w:left w:val="nil"/>
              <w:bottom w:val="single" w:sz="6" w:space="0" w:color="auto"/>
              <w:right w:val="single" w:sz="6" w:space="0" w:color="auto"/>
            </w:tcBorders>
            <w:vAlign w:val="bottom"/>
            <w:hideMark/>
          </w:tcPr>
          <w:p w14:paraId="3D52C04F" w14:textId="77777777" w:rsidR="00A247A7" w:rsidRPr="00A247A7" w:rsidRDefault="00A247A7" w:rsidP="00A247A7">
            <w:r w:rsidRPr="00A247A7">
              <w:t>10 </w:t>
            </w:r>
          </w:p>
        </w:tc>
        <w:tc>
          <w:tcPr>
            <w:tcW w:w="1155" w:type="dxa"/>
            <w:tcBorders>
              <w:top w:val="nil"/>
              <w:left w:val="nil"/>
              <w:bottom w:val="single" w:sz="6" w:space="0" w:color="auto"/>
              <w:right w:val="single" w:sz="6" w:space="0" w:color="auto"/>
            </w:tcBorders>
            <w:vAlign w:val="bottom"/>
            <w:hideMark/>
          </w:tcPr>
          <w:p w14:paraId="2AA85CE9" w14:textId="77777777" w:rsidR="00A247A7" w:rsidRPr="00A247A7" w:rsidRDefault="00A247A7" w:rsidP="00A247A7">
            <w:r w:rsidRPr="00A247A7">
              <w:t> $           80.00  </w:t>
            </w:r>
          </w:p>
        </w:tc>
        <w:tc>
          <w:tcPr>
            <w:tcW w:w="1320" w:type="dxa"/>
            <w:tcBorders>
              <w:top w:val="nil"/>
              <w:left w:val="nil"/>
              <w:bottom w:val="single" w:sz="6" w:space="0" w:color="auto"/>
              <w:right w:val="single" w:sz="6" w:space="0" w:color="auto"/>
            </w:tcBorders>
            <w:vAlign w:val="bottom"/>
            <w:hideMark/>
          </w:tcPr>
          <w:p w14:paraId="180111B1" w14:textId="77777777" w:rsidR="00A247A7" w:rsidRPr="00A247A7" w:rsidRDefault="00A247A7" w:rsidP="00A247A7">
            <w:r w:rsidRPr="00A247A7">
              <w:t> $         3,200.00  </w:t>
            </w:r>
          </w:p>
        </w:tc>
      </w:tr>
      <w:tr w:rsidR="00A247A7" w:rsidRPr="00A247A7" w14:paraId="5AF6D38A" w14:textId="77777777">
        <w:trPr>
          <w:trHeight w:val="300"/>
        </w:trPr>
        <w:tc>
          <w:tcPr>
            <w:tcW w:w="1425" w:type="dxa"/>
            <w:tcBorders>
              <w:top w:val="nil"/>
              <w:left w:val="single" w:sz="6" w:space="0" w:color="auto"/>
              <w:bottom w:val="single" w:sz="6" w:space="0" w:color="auto"/>
              <w:right w:val="single" w:sz="6" w:space="0" w:color="auto"/>
            </w:tcBorders>
            <w:vAlign w:val="bottom"/>
            <w:hideMark/>
          </w:tcPr>
          <w:p w14:paraId="1D07292C" w14:textId="77777777" w:rsidR="00A247A7" w:rsidRPr="00A247A7" w:rsidRDefault="00A247A7" w:rsidP="00A247A7">
            <w:r w:rsidRPr="00A247A7">
              <w:t>Project Planner/Lead </w:t>
            </w:r>
          </w:p>
        </w:tc>
        <w:tc>
          <w:tcPr>
            <w:tcW w:w="1080" w:type="dxa"/>
            <w:tcBorders>
              <w:top w:val="nil"/>
              <w:left w:val="nil"/>
              <w:bottom w:val="single" w:sz="6" w:space="0" w:color="auto"/>
              <w:right w:val="single" w:sz="6" w:space="0" w:color="auto"/>
            </w:tcBorders>
            <w:vAlign w:val="bottom"/>
            <w:hideMark/>
          </w:tcPr>
          <w:p w14:paraId="36C34AB0" w14:textId="77777777" w:rsidR="00A247A7" w:rsidRPr="00A247A7" w:rsidRDefault="00A247A7" w:rsidP="00A247A7">
            <w:r w:rsidRPr="00A247A7">
              <w:t>Sadina </w:t>
            </w:r>
          </w:p>
        </w:tc>
        <w:tc>
          <w:tcPr>
            <w:tcW w:w="1530" w:type="dxa"/>
            <w:tcBorders>
              <w:top w:val="nil"/>
              <w:left w:val="nil"/>
              <w:bottom w:val="single" w:sz="6" w:space="0" w:color="auto"/>
              <w:right w:val="single" w:sz="6" w:space="0" w:color="auto"/>
            </w:tcBorders>
            <w:vAlign w:val="bottom"/>
            <w:hideMark/>
          </w:tcPr>
          <w:p w14:paraId="7D150346" w14:textId="77777777" w:rsidR="00A247A7" w:rsidRPr="00A247A7" w:rsidRDefault="00A247A7" w:rsidP="00A247A7">
            <w:proofErr w:type="spellStart"/>
            <w:r w:rsidRPr="00A247A7">
              <w:t>Sukhmeet</w:t>
            </w:r>
            <w:proofErr w:type="spellEnd"/>
            <w:r w:rsidRPr="00A247A7">
              <w:t xml:space="preserve"> </w:t>
            </w:r>
            <w:proofErr w:type="spellStart"/>
            <w:r w:rsidRPr="00A247A7">
              <w:t>Khalar</w:t>
            </w:r>
            <w:proofErr w:type="spellEnd"/>
            <w:r w:rsidRPr="00A247A7">
              <w:t> </w:t>
            </w:r>
          </w:p>
        </w:tc>
        <w:tc>
          <w:tcPr>
            <w:tcW w:w="1440" w:type="dxa"/>
            <w:tcBorders>
              <w:top w:val="nil"/>
              <w:left w:val="nil"/>
              <w:bottom w:val="single" w:sz="6" w:space="0" w:color="auto"/>
              <w:right w:val="single" w:sz="6" w:space="0" w:color="auto"/>
            </w:tcBorders>
            <w:vAlign w:val="bottom"/>
            <w:hideMark/>
          </w:tcPr>
          <w:p w14:paraId="2A2B7D42" w14:textId="77777777" w:rsidR="00A247A7" w:rsidRPr="00A247A7" w:rsidRDefault="00A247A7" w:rsidP="00A247A7">
            <w:r w:rsidRPr="00A247A7">
              <w:t>Amber Young </w:t>
            </w:r>
          </w:p>
        </w:tc>
        <w:tc>
          <w:tcPr>
            <w:tcW w:w="1050" w:type="dxa"/>
            <w:tcBorders>
              <w:top w:val="nil"/>
              <w:left w:val="nil"/>
              <w:bottom w:val="single" w:sz="6" w:space="0" w:color="auto"/>
              <w:right w:val="single" w:sz="6" w:space="0" w:color="auto"/>
            </w:tcBorders>
            <w:vAlign w:val="center"/>
            <w:hideMark/>
          </w:tcPr>
          <w:p w14:paraId="617104F2" w14:textId="77777777" w:rsidR="00A247A7" w:rsidRPr="00A247A7" w:rsidRDefault="00A247A7" w:rsidP="00A247A7">
            <w:r w:rsidRPr="00A247A7">
              <w:t>Sudarshan Neupane </w:t>
            </w:r>
          </w:p>
        </w:tc>
        <w:tc>
          <w:tcPr>
            <w:tcW w:w="915" w:type="dxa"/>
            <w:tcBorders>
              <w:top w:val="nil"/>
              <w:left w:val="nil"/>
              <w:bottom w:val="single" w:sz="6" w:space="0" w:color="auto"/>
              <w:right w:val="single" w:sz="6" w:space="0" w:color="auto"/>
            </w:tcBorders>
            <w:vAlign w:val="bottom"/>
            <w:hideMark/>
          </w:tcPr>
          <w:p w14:paraId="47D7AC0E" w14:textId="77777777" w:rsidR="00A247A7" w:rsidRPr="00A247A7" w:rsidRDefault="00A247A7" w:rsidP="00A247A7">
            <w:r w:rsidRPr="00A247A7">
              <w:t>20 </w:t>
            </w:r>
          </w:p>
        </w:tc>
        <w:tc>
          <w:tcPr>
            <w:tcW w:w="1155" w:type="dxa"/>
            <w:tcBorders>
              <w:top w:val="nil"/>
              <w:left w:val="nil"/>
              <w:bottom w:val="single" w:sz="6" w:space="0" w:color="auto"/>
              <w:right w:val="single" w:sz="6" w:space="0" w:color="auto"/>
            </w:tcBorders>
            <w:vAlign w:val="bottom"/>
            <w:hideMark/>
          </w:tcPr>
          <w:p w14:paraId="37F05D64" w14:textId="77777777" w:rsidR="00A247A7" w:rsidRPr="00A247A7" w:rsidRDefault="00A247A7" w:rsidP="00A247A7">
            <w:r w:rsidRPr="00A247A7">
              <w:t> $           75.00  </w:t>
            </w:r>
          </w:p>
        </w:tc>
        <w:tc>
          <w:tcPr>
            <w:tcW w:w="1320" w:type="dxa"/>
            <w:tcBorders>
              <w:top w:val="nil"/>
              <w:left w:val="nil"/>
              <w:bottom w:val="single" w:sz="6" w:space="0" w:color="auto"/>
              <w:right w:val="single" w:sz="6" w:space="0" w:color="auto"/>
            </w:tcBorders>
            <w:vAlign w:val="bottom"/>
            <w:hideMark/>
          </w:tcPr>
          <w:p w14:paraId="1B3BAA09" w14:textId="77777777" w:rsidR="00A247A7" w:rsidRPr="00A247A7" w:rsidRDefault="00A247A7" w:rsidP="00A247A7">
            <w:r w:rsidRPr="00A247A7">
              <w:t> $         6,000.00  </w:t>
            </w:r>
          </w:p>
        </w:tc>
      </w:tr>
      <w:tr w:rsidR="00A247A7" w:rsidRPr="00A247A7" w14:paraId="01141821" w14:textId="77777777">
        <w:trPr>
          <w:trHeight w:val="300"/>
        </w:trPr>
        <w:tc>
          <w:tcPr>
            <w:tcW w:w="1425" w:type="dxa"/>
            <w:tcBorders>
              <w:top w:val="nil"/>
              <w:left w:val="single" w:sz="6" w:space="0" w:color="auto"/>
              <w:bottom w:val="single" w:sz="6" w:space="0" w:color="auto"/>
              <w:right w:val="single" w:sz="6" w:space="0" w:color="auto"/>
            </w:tcBorders>
            <w:vAlign w:val="bottom"/>
            <w:hideMark/>
          </w:tcPr>
          <w:p w14:paraId="4A1E3EC8" w14:textId="77777777" w:rsidR="00A247A7" w:rsidRPr="00A247A7" w:rsidRDefault="00A247A7" w:rsidP="00A247A7">
            <w:r w:rsidRPr="00A247A7">
              <w:t>Technical Architect </w:t>
            </w:r>
          </w:p>
        </w:tc>
        <w:tc>
          <w:tcPr>
            <w:tcW w:w="1080" w:type="dxa"/>
            <w:tcBorders>
              <w:top w:val="nil"/>
              <w:left w:val="nil"/>
              <w:bottom w:val="single" w:sz="6" w:space="0" w:color="auto"/>
              <w:right w:val="single" w:sz="6" w:space="0" w:color="auto"/>
            </w:tcBorders>
            <w:vAlign w:val="bottom"/>
            <w:hideMark/>
          </w:tcPr>
          <w:p w14:paraId="055B5CD8" w14:textId="77777777" w:rsidR="00A247A7" w:rsidRPr="00A247A7" w:rsidRDefault="00A247A7" w:rsidP="00A247A7">
            <w:r w:rsidRPr="00A247A7">
              <w:t>Tevin </w:t>
            </w:r>
          </w:p>
        </w:tc>
        <w:tc>
          <w:tcPr>
            <w:tcW w:w="1530" w:type="dxa"/>
            <w:tcBorders>
              <w:top w:val="nil"/>
              <w:left w:val="nil"/>
              <w:bottom w:val="single" w:sz="6" w:space="0" w:color="auto"/>
              <w:right w:val="single" w:sz="6" w:space="0" w:color="auto"/>
            </w:tcBorders>
            <w:vAlign w:val="bottom"/>
            <w:hideMark/>
          </w:tcPr>
          <w:p w14:paraId="1D058A4F" w14:textId="77777777" w:rsidR="00A247A7" w:rsidRPr="00A247A7" w:rsidRDefault="00A247A7" w:rsidP="00A247A7">
            <w:r w:rsidRPr="00A247A7">
              <w:t>William Rave </w:t>
            </w:r>
          </w:p>
        </w:tc>
        <w:tc>
          <w:tcPr>
            <w:tcW w:w="1440" w:type="dxa"/>
            <w:tcBorders>
              <w:top w:val="nil"/>
              <w:left w:val="nil"/>
              <w:bottom w:val="single" w:sz="6" w:space="0" w:color="auto"/>
              <w:right w:val="single" w:sz="6" w:space="0" w:color="auto"/>
            </w:tcBorders>
            <w:vAlign w:val="bottom"/>
            <w:hideMark/>
          </w:tcPr>
          <w:p w14:paraId="7897C93E" w14:textId="77777777" w:rsidR="00A247A7" w:rsidRPr="00A247A7" w:rsidRDefault="00A247A7" w:rsidP="00A247A7">
            <w:proofErr w:type="spellStart"/>
            <w:r w:rsidRPr="00A247A7">
              <w:t>Kparkay</w:t>
            </w:r>
            <w:proofErr w:type="spellEnd"/>
            <w:r w:rsidRPr="00A247A7">
              <w:t xml:space="preserve"> Togba </w:t>
            </w:r>
          </w:p>
        </w:tc>
        <w:tc>
          <w:tcPr>
            <w:tcW w:w="1050" w:type="dxa"/>
            <w:tcBorders>
              <w:top w:val="nil"/>
              <w:left w:val="nil"/>
              <w:bottom w:val="single" w:sz="6" w:space="0" w:color="auto"/>
              <w:right w:val="single" w:sz="6" w:space="0" w:color="auto"/>
            </w:tcBorders>
            <w:vAlign w:val="bottom"/>
            <w:hideMark/>
          </w:tcPr>
          <w:p w14:paraId="721059D7" w14:textId="77777777" w:rsidR="00A247A7" w:rsidRPr="00A247A7" w:rsidRDefault="00A247A7" w:rsidP="00A247A7">
            <w:r w:rsidRPr="00A247A7">
              <w:t>John Miggins </w:t>
            </w:r>
          </w:p>
        </w:tc>
        <w:tc>
          <w:tcPr>
            <w:tcW w:w="915" w:type="dxa"/>
            <w:tcBorders>
              <w:top w:val="nil"/>
              <w:left w:val="nil"/>
              <w:bottom w:val="single" w:sz="6" w:space="0" w:color="auto"/>
              <w:right w:val="single" w:sz="6" w:space="0" w:color="auto"/>
            </w:tcBorders>
            <w:vAlign w:val="bottom"/>
            <w:hideMark/>
          </w:tcPr>
          <w:p w14:paraId="785372C8" w14:textId="77777777" w:rsidR="00A247A7" w:rsidRPr="00A247A7" w:rsidRDefault="00A247A7" w:rsidP="00A247A7">
            <w:r w:rsidRPr="00A247A7">
              <w:t>90 </w:t>
            </w:r>
          </w:p>
        </w:tc>
        <w:tc>
          <w:tcPr>
            <w:tcW w:w="1155" w:type="dxa"/>
            <w:tcBorders>
              <w:top w:val="nil"/>
              <w:left w:val="nil"/>
              <w:bottom w:val="single" w:sz="6" w:space="0" w:color="auto"/>
              <w:right w:val="single" w:sz="6" w:space="0" w:color="auto"/>
            </w:tcBorders>
            <w:vAlign w:val="bottom"/>
            <w:hideMark/>
          </w:tcPr>
          <w:p w14:paraId="34674F3A" w14:textId="77777777" w:rsidR="00A247A7" w:rsidRPr="00A247A7" w:rsidRDefault="00A247A7" w:rsidP="00A247A7">
            <w:r w:rsidRPr="00A247A7">
              <w:t> $           70.00  </w:t>
            </w:r>
          </w:p>
        </w:tc>
        <w:tc>
          <w:tcPr>
            <w:tcW w:w="1320" w:type="dxa"/>
            <w:tcBorders>
              <w:top w:val="nil"/>
              <w:left w:val="nil"/>
              <w:bottom w:val="single" w:sz="6" w:space="0" w:color="auto"/>
              <w:right w:val="single" w:sz="6" w:space="0" w:color="auto"/>
            </w:tcBorders>
            <w:vAlign w:val="bottom"/>
            <w:hideMark/>
          </w:tcPr>
          <w:p w14:paraId="7A57458C" w14:textId="77777777" w:rsidR="00A247A7" w:rsidRPr="00A247A7" w:rsidRDefault="00A247A7" w:rsidP="00A247A7">
            <w:r w:rsidRPr="00A247A7">
              <w:t> $      25,200.00  </w:t>
            </w:r>
          </w:p>
        </w:tc>
      </w:tr>
      <w:tr w:rsidR="00A247A7" w:rsidRPr="00A247A7" w14:paraId="547BC8AF" w14:textId="77777777">
        <w:trPr>
          <w:trHeight w:val="300"/>
        </w:trPr>
        <w:tc>
          <w:tcPr>
            <w:tcW w:w="1425" w:type="dxa"/>
            <w:tcBorders>
              <w:top w:val="nil"/>
              <w:left w:val="single" w:sz="6" w:space="0" w:color="auto"/>
              <w:bottom w:val="single" w:sz="6" w:space="0" w:color="auto"/>
              <w:right w:val="single" w:sz="6" w:space="0" w:color="auto"/>
            </w:tcBorders>
            <w:vAlign w:val="bottom"/>
            <w:hideMark/>
          </w:tcPr>
          <w:p w14:paraId="7AEE5EA9" w14:textId="77777777" w:rsidR="00A247A7" w:rsidRPr="00A247A7" w:rsidRDefault="00A247A7" w:rsidP="00A247A7">
            <w:r w:rsidRPr="00A247A7">
              <w:t>Software Developer </w:t>
            </w:r>
          </w:p>
        </w:tc>
        <w:tc>
          <w:tcPr>
            <w:tcW w:w="1080" w:type="dxa"/>
            <w:tcBorders>
              <w:top w:val="nil"/>
              <w:left w:val="nil"/>
              <w:bottom w:val="single" w:sz="6" w:space="0" w:color="auto"/>
              <w:right w:val="single" w:sz="6" w:space="0" w:color="auto"/>
            </w:tcBorders>
            <w:vAlign w:val="bottom"/>
            <w:hideMark/>
          </w:tcPr>
          <w:p w14:paraId="25B26DD6" w14:textId="77777777" w:rsidR="00A247A7" w:rsidRPr="00A247A7" w:rsidRDefault="00A247A7" w:rsidP="00A247A7">
            <w:r w:rsidRPr="00A247A7">
              <w:t>Matthew </w:t>
            </w:r>
          </w:p>
        </w:tc>
        <w:tc>
          <w:tcPr>
            <w:tcW w:w="1530" w:type="dxa"/>
            <w:tcBorders>
              <w:top w:val="nil"/>
              <w:left w:val="nil"/>
              <w:bottom w:val="single" w:sz="6" w:space="0" w:color="auto"/>
              <w:right w:val="single" w:sz="6" w:space="0" w:color="auto"/>
            </w:tcBorders>
            <w:vAlign w:val="bottom"/>
            <w:hideMark/>
          </w:tcPr>
          <w:p w14:paraId="492C7419" w14:textId="77777777" w:rsidR="00A247A7" w:rsidRPr="00A247A7" w:rsidRDefault="00A247A7" w:rsidP="00A247A7">
            <w:r w:rsidRPr="00A247A7">
              <w:t>Team </w:t>
            </w:r>
          </w:p>
        </w:tc>
        <w:tc>
          <w:tcPr>
            <w:tcW w:w="1440" w:type="dxa"/>
            <w:tcBorders>
              <w:top w:val="nil"/>
              <w:left w:val="nil"/>
              <w:bottom w:val="single" w:sz="6" w:space="0" w:color="auto"/>
              <w:right w:val="single" w:sz="6" w:space="0" w:color="auto"/>
            </w:tcBorders>
            <w:vAlign w:val="bottom"/>
            <w:hideMark/>
          </w:tcPr>
          <w:p w14:paraId="496EB641" w14:textId="77777777" w:rsidR="00A247A7" w:rsidRPr="00A247A7" w:rsidRDefault="00A247A7" w:rsidP="00A247A7">
            <w:r w:rsidRPr="00A247A7">
              <w:t>Mark Senkus </w:t>
            </w:r>
          </w:p>
        </w:tc>
        <w:tc>
          <w:tcPr>
            <w:tcW w:w="1050" w:type="dxa"/>
            <w:tcBorders>
              <w:top w:val="nil"/>
              <w:left w:val="nil"/>
              <w:bottom w:val="single" w:sz="6" w:space="0" w:color="auto"/>
              <w:right w:val="single" w:sz="6" w:space="0" w:color="auto"/>
            </w:tcBorders>
            <w:vAlign w:val="bottom"/>
            <w:hideMark/>
          </w:tcPr>
          <w:p w14:paraId="3752A6EB" w14:textId="77777777" w:rsidR="00A247A7" w:rsidRPr="00A247A7" w:rsidRDefault="00A247A7" w:rsidP="00A247A7">
            <w:r w:rsidRPr="00A247A7">
              <w:t>Aj Kelon Harris </w:t>
            </w:r>
          </w:p>
        </w:tc>
        <w:tc>
          <w:tcPr>
            <w:tcW w:w="915" w:type="dxa"/>
            <w:tcBorders>
              <w:top w:val="nil"/>
              <w:left w:val="nil"/>
              <w:bottom w:val="single" w:sz="6" w:space="0" w:color="auto"/>
              <w:right w:val="single" w:sz="6" w:space="0" w:color="auto"/>
            </w:tcBorders>
            <w:vAlign w:val="bottom"/>
            <w:hideMark/>
          </w:tcPr>
          <w:p w14:paraId="78DA4DE6" w14:textId="77777777" w:rsidR="00A247A7" w:rsidRPr="00A247A7" w:rsidRDefault="00A247A7" w:rsidP="00A247A7">
            <w:r w:rsidRPr="00A247A7">
              <w:t>50 </w:t>
            </w:r>
          </w:p>
        </w:tc>
        <w:tc>
          <w:tcPr>
            <w:tcW w:w="1155" w:type="dxa"/>
            <w:tcBorders>
              <w:top w:val="nil"/>
              <w:left w:val="nil"/>
              <w:bottom w:val="single" w:sz="6" w:space="0" w:color="auto"/>
              <w:right w:val="single" w:sz="6" w:space="0" w:color="auto"/>
            </w:tcBorders>
            <w:vAlign w:val="bottom"/>
            <w:hideMark/>
          </w:tcPr>
          <w:p w14:paraId="69EB6A29" w14:textId="77777777" w:rsidR="00A247A7" w:rsidRPr="00A247A7" w:rsidRDefault="00A247A7" w:rsidP="00A247A7">
            <w:r w:rsidRPr="00A247A7">
              <w:t> $           60.00  </w:t>
            </w:r>
          </w:p>
        </w:tc>
        <w:tc>
          <w:tcPr>
            <w:tcW w:w="1320" w:type="dxa"/>
            <w:tcBorders>
              <w:top w:val="nil"/>
              <w:left w:val="nil"/>
              <w:bottom w:val="single" w:sz="6" w:space="0" w:color="auto"/>
              <w:right w:val="single" w:sz="6" w:space="0" w:color="auto"/>
            </w:tcBorders>
            <w:vAlign w:val="bottom"/>
            <w:hideMark/>
          </w:tcPr>
          <w:p w14:paraId="07549F9C" w14:textId="77777777" w:rsidR="00A247A7" w:rsidRPr="00A247A7" w:rsidRDefault="00A247A7" w:rsidP="00A247A7">
            <w:r w:rsidRPr="00A247A7">
              <w:t> $      12,000.00  </w:t>
            </w:r>
          </w:p>
        </w:tc>
      </w:tr>
      <w:tr w:rsidR="00A247A7" w:rsidRPr="00A247A7" w14:paraId="020E1AAF" w14:textId="77777777">
        <w:trPr>
          <w:trHeight w:val="300"/>
        </w:trPr>
        <w:tc>
          <w:tcPr>
            <w:tcW w:w="1425" w:type="dxa"/>
            <w:tcBorders>
              <w:top w:val="nil"/>
              <w:left w:val="single" w:sz="6" w:space="0" w:color="auto"/>
              <w:bottom w:val="single" w:sz="6" w:space="0" w:color="auto"/>
              <w:right w:val="single" w:sz="6" w:space="0" w:color="auto"/>
            </w:tcBorders>
            <w:vAlign w:val="bottom"/>
            <w:hideMark/>
          </w:tcPr>
          <w:p w14:paraId="2BCED770" w14:textId="77777777" w:rsidR="00A247A7" w:rsidRPr="00A247A7" w:rsidRDefault="00A247A7" w:rsidP="00A247A7">
            <w:r w:rsidRPr="00A247A7">
              <w:t>Q/A Test Engineer </w:t>
            </w:r>
          </w:p>
        </w:tc>
        <w:tc>
          <w:tcPr>
            <w:tcW w:w="1080" w:type="dxa"/>
            <w:tcBorders>
              <w:top w:val="nil"/>
              <w:left w:val="nil"/>
              <w:bottom w:val="single" w:sz="6" w:space="0" w:color="auto"/>
              <w:right w:val="single" w:sz="6" w:space="0" w:color="auto"/>
            </w:tcBorders>
            <w:vAlign w:val="bottom"/>
            <w:hideMark/>
          </w:tcPr>
          <w:p w14:paraId="392BB2D0" w14:textId="77777777" w:rsidR="00A247A7" w:rsidRPr="00A247A7" w:rsidRDefault="00A247A7" w:rsidP="00A247A7">
            <w:r w:rsidRPr="00A247A7">
              <w:t>Lidia </w:t>
            </w:r>
          </w:p>
        </w:tc>
        <w:tc>
          <w:tcPr>
            <w:tcW w:w="1530" w:type="dxa"/>
            <w:tcBorders>
              <w:top w:val="nil"/>
              <w:left w:val="nil"/>
              <w:bottom w:val="single" w:sz="6" w:space="0" w:color="auto"/>
              <w:right w:val="single" w:sz="6" w:space="0" w:color="auto"/>
            </w:tcBorders>
            <w:vAlign w:val="bottom"/>
            <w:hideMark/>
          </w:tcPr>
          <w:p w14:paraId="5C77A835" w14:textId="77777777" w:rsidR="00A247A7" w:rsidRPr="00A247A7" w:rsidRDefault="00A247A7" w:rsidP="00A247A7">
            <w:r w:rsidRPr="00A247A7">
              <w:t>Thomas </w:t>
            </w:r>
          </w:p>
        </w:tc>
        <w:tc>
          <w:tcPr>
            <w:tcW w:w="1440" w:type="dxa"/>
            <w:tcBorders>
              <w:top w:val="nil"/>
              <w:left w:val="nil"/>
              <w:bottom w:val="single" w:sz="6" w:space="0" w:color="auto"/>
              <w:right w:val="single" w:sz="6" w:space="0" w:color="auto"/>
            </w:tcBorders>
            <w:vAlign w:val="bottom"/>
            <w:hideMark/>
          </w:tcPr>
          <w:p w14:paraId="757CE081" w14:textId="77777777" w:rsidR="00A247A7" w:rsidRPr="00A247A7" w:rsidRDefault="00A247A7" w:rsidP="00A247A7">
            <w:r w:rsidRPr="00A247A7">
              <w:t xml:space="preserve">Abel </w:t>
            </w:r>
            <w:proofErr w:type="spellStart"/>
            <w:r w:rsidRPr="00A247A7">
              <w:t>Tabesse</w:t>
            </w:r>
            <w:proofErr w:type="spellEnd"/>
            <w:r w:rsidRPr="00A247A7">
              <w:t> </w:t>
            </w:r>
          </w:p>
        </w:tc>
        <w:tc>
          <w:tcPr>
            <w:tcW w:w="1050" w:type="dxa"/>
            <w:tcBorders>
              <w:top w:val="nil"/>
              <w:left w:val="nil"/>
              <w:bottom w:val="single" w:sz="6" w:space="0" w:color="auto"/>
              <w:right w:val="single" w:sz="6" w:space="0" w:color="auto"/>
            </w:tcBorders>
            <w:vAlign w:val="bottom"/>
            <w:hideMark/>
          </w:tcPr>
          <w:p w14:paraId="52BD9A3E" w14:textId="77777777" w:rsidR="00A247A7" w:rsidRPr="00A247A7" w:rsidRDefault="00A247A7" w:rsidP="00A247A7">
            <w:r w:rsidRPr="00A247A7">
              <w:t>Alexandra Bomani George </w:t>
            </w:r>
          </w:p>
        </w:tc>
        <w:tc>
          <w:tcPr>
            <w:tcW w:w="915" w:type="dxa"/>
            <w:tcBorders>
              <w:top w:val="nil"/>
              <w:left w:val="nil"/>
              <w:bottom w:val="single" w:sz="6" w:space="0" w:color="auto"/>
              <w:right w:val="single" w:sz="6" w:space="0" w:color="auto"/>
            </w:tcBorders>
            <w:vAlign w:val="bottom"/>
            <w:hideMark/>
          </w:tcPr>
          <w:p w14:paraId="4ED30D38" w14:textId="77777777" w:rsidR="00A247A7" w:rsidRPr="00A247A7" w:rsidRDefault="00A247A7" w:rsidP="00A247A7">
            <w:r w:rsidRPr="00A247A7">
              <w:t>40 </w:t>
            </w:r>
          </w:p>
        </w:tc>
        <w:tc>
          <w:tcPr>
            <w:tcW w:w="1155" w:type="dxa"/>
            <w:tcBorders>
              <w:top w:val="nil"/>
              <w:left w:val="nil"/>
              <w:bottom w:val="single" w:sz="6" w:space="0" w:color="auto"/>
              <w:right w:val="single" w:sz="6" w:space="0" w:color="auto"/>
            </w:tcBorders>
            <w:vAlign w:val="bottom"/>
            <w:hideMark/>
          </w:tcPr>
          <w:p w14:paraId="11AF0F3D" w14:textId="77777777" w:rsidR="00A247A7" w:rsidRPr="00A247A7" w:rsidRDefault="00A247A7" w:rsidP="00A247A7">
            <w:r w:rsidRPr="00A247A7">
              <w:t> $           60.00  </w:t>
            </w:r>
          </w:p>
        </w:tc>
        <w:tc>
          <w:tcPr>
            <w:tcW w:w="1320" w:type="dxa"/>
            <w:tcBorders>
              <w:top w:val="nil"/>
              <w:left w:val="nil"/>
              <w:bottom w:val="single" w:sz="6" w:space="0" w:color="auto"/>
              <w:right w:val="single" w:sz="6" w:space="0" w:color="auto"/>
            </w:tcBorders>
            <w:vAlign w:val="bottom"/>
            <w:hideMark/>
          </w:tcPr>
          <w:p w14:paraId="03E84E3D" w14:textId="77777777" w:rsidR="00A247A7" w:rsidRPr="00A247A7" w:rsidRDefault="00A247A7" w:rsidP="00A247A7">
            <w:r w:rsidRPr="00A247A7">
              <w:t> $         9,600.00  </w:t>
            </w:r>
          </w:p>
        </w:tc>
      </w:tr>
      <w:tr w:rsidR="00A247A7" w:rsidRPr="00A247A7" w14:paraId="43F90040" w14:textId="77777777">
        <w:trPr>
          <w:trHeight w:val="300"/>
        </w:trPr>
        <w:tc>
          <w:tcPr>
            <w:tcW w:w="1425" w:type="dxa"/>
            <w:tcBorders>
              <w:top w:val="nil"/>
              <w:left w:val="single" w:sz="6" w:space="0" w:color="auto"/>
              <w:bottom w:val="single" w:sz="6" w:space="0" w:color="auto"/>
              <w:right w:val="single" w:sz="6" w:space="0" w:color="auto"/>
            </w:tcBorders>
            <w:vAlign w:val="bottom"/>
            <w:hideMark/>
          </w:tcPr>
          <w:p w14:paraId="7222589A" w14:textId="77777777" w:rsidR="00A247A7" w:rsidRPr="00A247A7" w:rsidRDefault="00A247A7" w:rsidP="00A247A7">
            <w:r w:rsidRPr="00A247A7">
              <w:t>Technical Writer </w:t>
            </w:r>
          </w:p>
        </w:tc>
        <w:tc>
          <w:tcPr>
            <w:tcW w:w="1080" w:type="dxa"/>
            <w:tcBorders>
              <w:top w:val="nil"/>
              <w:left w:val="nil"/>
              <w:bottom w:val="single" w:sz="6" w:space="0" w:color="auto"/>
              <w:right w:val="single" w:sz="6" w:space="0" w:color="auto"/>
            </w:tcBorders>
            <w:vAlign w:val="bottom"/>
            <w:hideMark/>
          </w:tcPr>
          <w:p w14:paraId="2AAE1285" w14:textId="77777777" w:rsidR="00A247A7" w:rsidRPr="00A247A7" w:rsidRDefault="00A247A7" w:rsidP="00A247A7">
            <w:r w:rsidRPr="00A247A7">
              <w:t>Team </w:t>
            </w:r>
          </w:p>
        </w:tc>
        <w:tc>
          <w:tcPr>
            <w:tcW w:w="1530" w:type="dxa"/>
            <w:tcBorders>
              <w:top w:val="nil"/>
              <w:left w:val="nil"/>
              <w:bottom w:val="single" w:sz="6" w:space="0" w:color="auto"/>
              <w:right w:val="single" w:sz="6" w:space="0" w:color="auto"/>
            </w:tcBorders>
            <w:vAlign w:val="bottom"/>
            <w:hideMark/>
          </w:tcPr>
          <w:p w14:paraId="73094B69" w14:textId="77777777" w:rsidR="00A247A7" w:rsidRPr="00A247A7" w:rsidRDefault="00A247A7" w:rsidP="00A247A7">
            <w:r w:rsidRPr="00A247A7">
              <w:t>Nana </w:t>
            </w:r>
          </w:p>
        </w:tc>
        <w:tc>
          <w:tcPr>
            <w:tcW w:w="1440" w:type="dxa"/>
            <w:tcBorders>
              <w:top w:val="nil"/>
              <w:left w:val="nil"/>
              <w:bottom w:val="single" w:sz="6" w:space="0" w:color="auto"/>
              <w:right w:val="single" w:sz="6" w:space="0" w:color="auto"/>
            </w:tcBorders>
            <w:vAlign w:val="bottom"/>
            <w:hideMark/>
          </w:tcPr>
          <w:p w14:paraId="469EE5D8" w14:textId="51D71784" w:rsidR="00A247A7" w:rsidRPr="00A247A7" w:rsidRDefault="00A247A7" w:rsidP="00A247A7">
            <w:r w:rsidRPr="00A247A7">
              <w:t>Chris Nme</w:t>
            </w:r>
            <w:ins w:id="2999" w:author="Alondra Vega Pacheco" w:date="2025-10-14T11:22:00Z" w16du:dateUtc="2025-10-14T16:22:00Z">
              <w:r w:rsidR="00735F82">
                <w:t>z</w:t>
              </w:r>
            </w:ins>
            <w:del w:id="3000" w:author="Alondra Vega Pacheco" w:date="2025-10-14T11:22:00Z" w16du:dateUtc="2025-10-14T16:22:00Z">
              <w:r w:rsidRPr="00A247A7" w:rsidDel="00735F82">
                <w:delText>s</w:delText>
              </w:r>
            </w:del>
            <w:r w:rsidRPr="00A247A7">
              <w:t>i </w:t>
            </w:r>
          </w:p>
        </w:tc>
        <w:tc>
          <w:tcPr>
            <w:tcW w:w="1050" w:type="dxa"/>
            <w:tcBorders>
              <w:top w:val="nil"/>
              <w:left w:val="nil"/>
              <w:bottom w:val="single" w:sz="6" w:space="0" w:color="auto"/>
              <w:right w:val="single" w:sz="6" w:space="0" w:color="auto"/>
            </w:tcBorders>
            <w:vAlign w:val="bottom"/>
            <w:hideMark/>
          </w:tcPr>
          <w:p w14:paraId="58E45C1F" w14:textId="77777777" w:rsidR="00A247A7" w:rsidRPr="00A247A7" w:rsidRDefault="00A247A7" w:rsidP="00A247A7">
            <w:r w:rsidRPr="00A247A7">
              <w:t>Team </w:t>
            </w:r>
          </w:p>
        </w:tc>
        <w:tc>
          <w:tcPr>
            <w:tcW w:w="915" w:type="dxa"/>
            <w:tcBorders>
              <w:top w:val="nil"/>
              <w:left w:val="nil"/>
              <w:bottom w:val="single" w:sz="6" w:space="0" w:color="auto"/>
              <w:right w:val="single" w:sz="6" w:space="0" w:color="auto"/>
            </w:tcBorders>
            <w:vAlign w:val="bottom"/>
            <w:hideMark/>
          </w:tcPr>
          <w:p w14:paraId="4BAEE422" w14:textId="77777777" w:rsidR="00A247A7" w:rsidRPr="00A247A7" w:rsidRDefault="00A247A7" w:rsidP="00A247A7">
            <w:r w:rsidRPr="00A247A7">
              <w:t>20 </w:t>
            </w:r>
          </w:p>
        </w:tc>
        <w:tc>
          <w:tcPr>
            <w:tcW w:w="1155" w:type="dxa"/>
            <w:tcBorders>
              <w:top w:val="nil"/>
              <w:left w:val="nil"/>
              <w:bottom w:val="single" w:sz="6" w:space="0" w:color="auto"/>
              <w:right w:val="single" w:sz="6" w:space="0" w:color="auto"/>
            </w:tcBorders>
            <w:vAlign w:val="bottom"/>
            <w:hideMark/>
          </w:tcPr>
          <w:p w14:paraId="0F72C226" w14:textId="77777777" w:rsidR="00A247A7" w:rsidRPr="00A247A7" w:rsidRDefault="00A247A7" w:rsidP="00A247A7">
            <w:r w:rsidRPr="00A247A7">
              <w:t> $           45.00  </w:t>
            </w:r>
          </w:p>
        </w:tc>
        <w:tc>
          <w:tcPr>
            <w:tcW w:w="1320" w:type="dxa"/>
            <w:tcBorders>
              <w:top w:val="nil"/>
              <w:left w:val="nil"/>
              <w:bottom w:val="single" w:sz="6" w:space="0" w:color="auto"/>
              <w:right w:val="single" w:sz="6" w:space="0" w:color="auto"/>
            </w:tcBorders>
            <w:vAlign w:val="bottom"/>
            <w:hideMark/>
          </w:tcPr>
          <w:p w14:paraId="408EDE75" w14:textId="77777777" w:rsidR="00A247A7" w:rsidRPr="00A247A7" w:rsidRDefault="00A247A7" w:rsidP="00A247A7">
            <w:r w:rsidRPr="00A247A7">
              <w:t> $         3,600.00  </w:t>
            </w:r>
          </w:p>
        </w:tc>
      </w:tr>
      <w:tr w:rsidR="00A247A7" w:rsidRPr="00A247A7" w14:paraId="50B9644D" w14:textId="77777777">
        <w:trPr>
          <w:trHeight w:val="300"/>
        </w:trPr>
        <w:tc>
          <w:tcPr>
            <w:tcW w:w="1425" w:type="dxa"/>
            <w:tcBorders>
              <w:top w:val="nil"/>
              <w:left w:val="nil"/>
              <w:bottom w:val="nil"/>
              <w:right w:val="nil"/>
            </w:tcBorders>
            <w:vAlign w:val="bottom"/>
            <w:hideMark/>
          </w:tcPr>
          <w:p w14:paraId="428B779C" w14:textId="77777777" w:rsidR="00A247A7" w:rsidRPr="00A247A7" w:rsidRDefault="00A247A7" w:rsidP="00A247A7">
            <w:r w:rsidRPr="00A247A7">
              <w:t> </w:t>
            </w:r>
          </w:p>
        </w:tc>
        <w:tc>
          <w:tcPr>
            <w:tcW w:w="1080" w:type="dxa"/>
            <w:tcBorders>
              <w:top w:val="nil"/>
              <w:left w:val="nil"/>
              <w:bottom w:val="nil"/>
              <w:right w:val="nil"/>
            </w:tcBorders>
            <w:vAlign w:val="bottom"/>
            <w:hideMark/>
          </w:tcPr>
          <w:p w14:paraId="7B7865C6" w14:textId="77777777" w:rsidR="00A247A7" w:rsidRPr="00A247A7" w:rsidRDefault="00A247A7" w:rsidP="00A247A7">
            <w:r w:rsidRPr="00A247A7">
              <w:t> </w:t>
            </w:r>
          </w:p>
        </w:tc>
        <w:tc>
          <w:tcPr>
            <w:tcW w:w="1530" w:type="dxa"/>
            <w:tcBorders>
              <w:top w:val="nil"/>
              <w:left w:val="nil"/>
              <w:bottom w:val="nil"/>
              <w:right w:val="nil"/>
            </w:tcBorders>
            <w:vAlign w:val="bottom"/>
            <w:hideMark/>
          </w:tcPr>
          <w:p w14:paraId="54E54F6B" w14:textId="77777777" w:rsidR="00A247A7" w:rsidRPr="00A247A7" w:rsidRDefault="00A247A7" w:rsidP="00A247A7">
            <w:r w:rsidRPr="00A247A7">
              <w:t> </w:t>
            </w:r>
          </w:p>
        </w:tc>
        <w:tc>
          <w:tcPr>
            <w:tcW w:w="1440" w:type="dxa"/>
            <w:tcBorders>
              <w:top w:val="nil"/>
              <w:left w:val="nil"/>
              <w:bottom w:val="nil"/>
              <w:right w:val="nil"/>
            </w:tcBorders>
            <w:vAlign w:val="bottom"/>
            <w:hideMark/>
          </w:tcPr>
          <w:p w14:paraId="7C24AAB0" w14:textId="77777777" w:rsidR="00A247A7" w:rsidRPr="00A247A7" w:rsidRDefault="00A247A7" w:rsidP="00A247A7">
            <w:r w:rsidRPr="00A247A7">
              <w:t> </w:t>
            </w:r>
          </w:p>
        </w:tc>
        <w:tc>
          <w:tcPr>
            <w:tcW w:w="1050" w:type="dxa"/>
            <w:tcBorders>
              <w:top w:val="nil"/>
              <w:left w:val="nil"/>
              <w:bottom w:val="nil"/>
              <w:right w:val="nil"/>
            </w:tcBorders>
            <w:vAlign w:val="bottom"/>
            <w:hideMark/>
          </w:tcPr>
          <w:p w14:paraId="25B51494" w14:textId="77777777" w:rsidR="00A247A7" w:rsidRPr="00A247A7" w:rsidRDefault="00A247A7" w:rsidP="00A247A7">
            <w:r w:rsidRPr="00A247A7">
              <w:t> </w:t>
            </w:r>
          </w:p>
        </w:tc>
        <w:tc>
          <w:tcPr>
            <w:tcW w:w="915" w:type="dxa"/>
            <w:tcBorders>
              <w:top w:val="nil"/>
              <w:left w:val="nil"/>
              <w:bottom w:val="nil"/>
              <w:right w:val="nil"/>
            </w:tcBorders>
            <w:vAlign w:val="bottom"/>
            <w:hideMark/>
          </w:tcPr>
          <w:p w14:paraId="2EE34829" w14:textId="77777777" w:rsidR="00A247A7" w:rsidRPr="00A247A7" w:rsidRDefault="00A247A7" w:rsidP="00A247A7">
            <w:r w:rsidRPr="00A247A7">
              <w:t> </w:t>
            </w:r>
          </w:p>
        </w:tc>
        <w:tc>
          <w:tcPr>
            <w:tcW w:w="1155" w:type="dxa"/>
            <w:tcBorders>
              <w:top w:val="nil"/>
              <w:left w:val="single" w:sz="6" w:space="0" w:color="auto"/>
              <w:bottom w:val="single" w:sz="6" w:space="0" w:color="auto"/>
              <w:right w:val="single" w:sz="6" w:space="0" w:color="auto"/>
            </w:tcBorders>
            <w:shd w:val="clear" w:color="auto" w:fill="DAF2D0"/>
            <w:vAlign w:val="bottom"/>
            <w:hideMark/>
          </w:tcPr>
          <w:p w14:paraId="605410EE" w14:textId="77777777" w:rsidR="00A247A7" w:rsidRPr="00A247A7" w:rsidRDefault="00A247A7" w:rsidP="00A247A7">
            <w:r w:rsidRPr="00A247A7">
              <w:t>Total: </w:t>
            </w:r>
          </w:p>
        </w:tc>
        <w:tc>
          <w:tcPr>
            <w:tcW w:w="1320" w:type="dxa"/>
            <w:tcBorders>
              <w:top w:val="nil"/>
              <w:left w:val="nil"/>
              <w:bottom w:val="single" w:sz="6" w:space="0" w:color="auto"/>
              <w:right w:val="single" w:sz="6" w:space="0" w:color="auto"/>
            </w:tcBorders>
            <w:shd w:val="clear" w:color="auto" w:fill="DAF2D0"/>
            <w:vAlign w:val="bottom"/>
            <w:hideMark/>
          </w:tcPr>
          <w:p w14:paraId="141A519B" w14:textId="77777777" w:rsidR="00A247A7" w:rsidRPr="00A247A7" w:rsidRDefault="00A247A7" w:rsidP="00A247A7">
            <w:r w:rsidRPr="00A247A7">
              <w:t> $      59,600.00  </w:t>
            </w:r>
          </w:p>
        </w:tc>
      </w:tr>
    </w:tbl>
    <w:p w14:paraId="2174A13C" w14:textId="77777777" w:rsidR="00F6799B" w:rsidRPr="00F6799B" w:rsidRDefault="00F6799B" w:rsidP="00F6799B"/>
    <w:p w14:paraId="62E3CB90" w14:textId="77777777" w:rsidR="00500BA6" w:rsidRDefault="00500BA6" w:rsidP="00500BA6"/>
    <w:p w14:paraId="7FF0981E" w14:textId="3AB57A92" w:rsidR="00156876" w:rsidRDefault="00714734" w:rsidP="0024755C">
      <w:pPr>
        <w:pStyle w:val="Heading4"/>
      </w:pPr>
      <w:bookmarkStart w:id="3001" w:name="_Toc208608064"/>
      <w:r>
        <w:t>Milestone 3: Weeks 7-9</w:t>
      </w:r>
      <w:bookmarkEnd w:id="3001"/>
    </w:p>
    <w:p w14:paraId="123C7220" w14:textId="77777777" w:rsidR="0024755C" w:rsidRPr="0024755C" w:rsidRDefault="0024755C" w:rsidP="007E6E3E"/>
    <w:p w14:paraId="25A0EC47" w14:textId="2785F00D" w:rsidR="00AA672C" w:rsidRPr="00AA672C" w:rsidRDefault="008B11D2" w:rsidP="00CC269E">
      <w:pPr>
        <w:pStyle w:val="Caption"/>
      </w:pPr>
      <w:bookmarkStart w:id="3002" w:name="_Toc207458204"/>
      <w:bookmarkStart w:id="3003" w:name="_Toc208135995"/>
      <w:r>
        <w:t xml:space="preserve">Table </w:t>
      </w:r>
      <w:r>
        <w:fldChar w:fldCharType="begin"/>
      </w:r>
      <w:r>
        <w:instrText>SEQ Table \* ARABIC</w:instrText>
      </w:r>
      <w:r>
        <w:fldChar w:fldCharType="separate"/>
      </w:r>
      <w:del w:id="3004" w:author="Alondra Vega Pacheco" w:date="2025-09-07T11:11:00Z" w16du:dateUtc="2025-09-07T16:11:00Z">
        <w:r w:rsidR="003B3F28" w:rsidDel="00C33C49">
          <w:rPr>
            <w:noProof/>
          </w:rPr>
          <w:delText>11</w:delText>
        </w:r>
      </w:del>
      <w:r>
        <w:fldChar w:fldCharType="end"/>
      </w:r>
      <w:r>
        <w:t xml:space="preserve"> </w:t>
      </w:r>
      <w:r w:rsidR="00AA672C">
        <w:t>Team Labor Cost Breakdown Milestone 3</w:t>
      </w:r>
      <w:bookmarkEnd w:id="3002"/>
      <w:bookmarkEnd w:id="3003"/>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5"/>
        <w:gridCol w:w="1099"/>
        <w:gridCol w:w="1158"/>
        <w:gridCol w:w="1079"/>
        <w:gridCol w:w="1122"/>
        <w:gridCol w:w="1048"/>
        <w:gridCol w:w="1515"/>
        <w:gridCol w:w="1695"/>
      </w:tblGrid>
      <w:tr w:rsidR="00A66222" w:rsidRPr="00A66222" w14:paraId="07F779ED" w14:textId="77777777" w:rsidTr="008C55A0">
        <w:trPr>
          <w:trHeight w:val="300"/>
          <w:tblHeader/>
        </w:trPr>
        <w:tc>
          <w:tcPr>
            <w:tcW w:w="1335" w:type="dxa"/>
            <w:tcBorders>
              <w:top w:val="single" w:sz="6" w:space="0" w:color="auto"/>
              <w:left w:val="single" w:sz="6" w:space="0" w:color="auto"/>
              <w:bottom w:val="single" w:sz="6" w:space="0" w:color="auto"/>
              <w:right w:val="single" w:sz="6" w:space="0" w:color="auto"/>
            </w:tcBorders>
            <w:shd w:val="clear" w:color="auto" w:fill="CAEDFB"/>
            <w:vAlign w:val="center"/>
            <w:hideMark/>
          </w:tcPr>
          <w:p w14:paraId="4D523DD5" w14:textId="77777777" w:rsidR="00A66222" w:rsidRPr="00A66222" w:rsidRDefault="00A66222" w:rsidP="00A66222">
            <w:r w:rsidRPr="00A66222">
              <w:t>Role </w:t>
            </w:r>
          </w:p>
        </w:tc>
        <w:tc>
          <w:tcPr>
            <w:tcW w:w="1320" w:type="dxa"/>
            <w:tcBorders>
              <w:top w:val="single" w:sz="6" w:space="0" w:color="auto"/>
              <w:left w:val="nil"/>
              <w:bottom w:val="single" w:sz="6" w:space="0" w:color="auto"/>
              <w:right w:val="single" w:sz="6" w:space="0" w:color="auto"/>
            </w:tcBorders>
            <w:shd w:val="clear" w:color="auto" w:fill="CAEDFB"/>
            <w:vAlign w:val="center"/>
            <w:hideMark/>
          </w:tcPr>
          <w:p w14:paraId="671AF243" w14:textId="77777777" w:rsidR="00A66222" w:rsidRPr="00A66222" w:rsidRDefault="00A66222" w:rsidP="00A66222">
            <w:r w:rsidRPr="00A66222">
              <w:t>Team A </w:t>
            </w:r>
          </w:p>
        </w:tc>
        <w:tc>
          <w:tcPr>
            <w:tcW w:w="1395" w:type="dxa"/>
            <w:tcBorders>
              <w:top w:val="single" w:sz="6" w:space="0" w:color="auto"/>
              <w:left w:val="nil"/>
              <w:bottom w:val="single" w:sz="6" w:space="0" w:color="auto"/>
              <w:right w:val="single" w:sz="6" w:space="0" w:color="auto"/>
            </w:tcBorders>
            <w:shd w:val="clear" w:color="auto" w:fill="CAEDFB"/>
            <w:vAlign w:val="center"/>
            <w:hideMark/>
          </w:tcPr>
          <w:p w14:paraId="0FCCE509" w14:textId="77777777" w:rsidR="00A66222" w:rsidRPr="00A66222" w:rsidRDefault="00A66222" w:rsidP="00A66222">
            <w:r w:rsidRPr="00A66222">
              <w:t>Team B </w:t>
            </w:r>
          </w:p>
        </w:tc>
        <w:tc>
          <w:tcPr>
            <w:tcW w:w="1380" w:type="dxa"/>
            <w:tcBorders>
              <w:top w:val="single" w:sz="6" w:space="0" w:color="auto"/>
              <w:left w:val="nil"/>
              <w:bottom w:val="single" w:sz="6" w:space="0" w:color="auto"/>
              <w:right w:val="single" w:sz="6" w:space="0" w:color="auto"/>
            </w:tcBorders>
            <w:shd w:val="clear" w:color="auto" w:fill="CAEDFB"/>
            <w:vAlign w:val="center"/>
            <w:hideMark/>
          </w:tcPr>
          <w:p w14:paraId="427B44F0" w14:textId="77777777" w:rsidR="00A66222" w:rsidRPr="00A66222" w:rsidRDefault="00A66222" w:rsidP="00A66222">
            <w:r w:rsidRPr="00A66222">
              <w:t>Team C </w:t>
            </w:r>
          </w:p>
        </w:tc>
        <w:tc>
          <w:tcPr>
            <w:tcW w:w="1260" w:type="dxa"/>
            <w:tcBorders>
              <w:top w:val="single" w:sz="6" w:space="0" w:color="auto"/>
              <w:left w:val="nil"/>
              <w:bottom w:val="single" w:sz="6" w:space="0" w:color="auto"/>
              <w:right w:val="single" w:sz="6" w:space="0" w:color="auto"/>
            </w:tcBorders>
            <w:shd w:val="clear" w:color="auto" w:fill="CAEDFB"/>
            <w:vAlign w:val="center"/>
            <w:hideMark/>
          </w:tcPr>
          <w:p w14:paraId="0E108DA6" w14:textId="77777777" w:rsidR="00A66222" w:rsidRPr="00A66222" w:rsidRDefault="00A66222" w:rsidP="00A66222">
            <w:r w:rsidRPr="00A66222">
              <w:t>Team D </w:t>
            </w:r>
          </w:p>
        </w:tc>
        <w:tc>
          <w:tcPr>
            <w:tcW w:w="915" w:type="dxa"/>
            <w:tcBorders>
              <w:top w:val="single" w:sz="6" w:space="0" w:color="auto"/>
              <w:left w:val="nil"/>
              <w:bottom w:val="single" w:sz="6" w:space="0" w:color="auto"/>
              <w:right w:val="single" w:sz="6" w:space="0" w:color="auto"/>
            </w:tcBorders>
            <w:shd w:val="clear" w:color="auto" w:fill="CAEDFB"/>
            <w:vAlign w:val="center"/>
            <w:hideMark/>
          </w:tcPr>
          <w:p w14:paraId="2C16C058" w14:textId="77777777" w:rsidR="00A66222" w:rsidRPr="00A66222" w:rsidRDefault="00A66222" w:rsidP="00A66222">
            <w:proofErr w:type="spellStart"/>
            <w:r w:rsidRPr="00A66222">
              <w:t>Hrs</w:t>
            </w:r>
            <w:proofErr w:type="spellEnd"/>
            <w:r w:rsidRPr="00A66222">
              <w:t>/Week </w:t>
            </w:r>
          </w:p>
        </w:tc>
        <w:tc>
          <w:tcPr>
            <w:tcW w:w="1350" w:type="dxa"/>
            <w:tcBorders>
              <w:top w:val="single" w:sz="6" w:space="0" w:color="auto"/>
              <w:left w:val="nil"/>
              <w:bottom w:val="single" w:sz="6" w:space="0" w:color="auto"/>
              <w:right w:val="single" w:sz="6" w:space="0" w:color="auto"/>
            </w:tcBorders>
            <w:shd w:val="clear" w:color="auto" w:fill="CAEDFB"/>
            <w:vAlign w:val="center"/>
            <w:hideMark/>
          </w:tcPr>
          <w:p w14:paraId="7FDDBBCB" w14:textId="77777777" w:rsidR="00A66222" w:rsidRPr="00A66222" w:rsidRDefault="00A66222" w:rsidP="00A66222">
            <w:r w:rsidRPr="00A66222">
              <w:t>Rate/</w:t>
            </w:r>
            <w:proofErr w:type="spellStart"/>
            <w:r w:rsidRPr="00A66222">
              <w:t>Hr</w:t>
            </w:r>
            <w:proofErr w:type="spellEnd"/>
            <w:r w:rsidRPr="00A66222">
              <w:t> </w:t>
            </w:r>
          </w:p>
        </w:tc>
        <w:tc>
          <w:tcPr>
            <w:tcW w:w="1500" w:type="dxa"/>
            <w:tcBorders>
              <w:top w:val="single" w:sz="6" w:space="0" w:color="auto"/>
              <w:left w:val="nil"/>
              <w:bottom w:val="single" w:sz="6" w:space="0" w:color="auto"/>
              <w:right w:val="single" w:sz="6" w:space="0" w:color="auto"/>
            </w:tcBorders>
            <w:shd w:val="clear" w:color="auto" w:fill="CAEDFB"/>
            <w:vAlign w:val="center"/>
            <w:hideMark/>
          </w:tcPr>
          <w:p w14:paraId="787A540D" w14:textId="67C86A67" w:rsidR="00A66222" w:rsidRPr="00A66222" w:rsidRDefault="00A66222" w:rsidP="00A66222">
            <w:r w:rsidRPr="00A66222">
              <w:t xml:space="preserve">Total </w:t>
            </w:r>
            <w:r w:rsidR="00C73F86" w:rsidRPr="00A66222">
              <w:t>Across</w:t>
            </w:r>
            <w:r w:rsidRPr="00A66222">
              <w:t xml:space="preserve"> Teams </w:t>
            </w:r>
          </w:p>
        </w:tc>
      </w:tr>
      <w:tr w:rsidR="00A66222" w:rsidRPr="00A66222" w14:paraId="4633F736" w14:textId="77777777">
        <w:trPr>
          <w:trHeight w:val="300"/>
        </w:trPr>
        <w:tc>
          <w:tcPr>
            <w:tcW w:w="1335" w:type="dxa"/>
            <w:tcBorders>
              <w:top w:val="nil"/>
              <w:left w:val="single" w:sz="6" w:space="0" w:color="auto"/>
              <w:bottom w:val="single" w:sz="6" w:space="0" w:color="auto"/>
              <w:right w:val="single" w:sz="6" w:space="0" w:color="auto"/>
            </w:tcBorders>
            <w:vAlign w:val="bottom"/>
            <w:hideMark/>
          </w:tcPr>
          <w:p w14:paraId="3C0D2EAC" w14:textId="77777777" w:rsidR="00A66222" w:rsidRPr="00A66222" w:rsidRDefault="00A66222" w:rsidP="00A66222">
            <w:r w:rsidRPr="00A66222">
              <w:t>Project Manager </w:t>
            </w:r>
          </w:p>
        </w:tc>
        <w:tc>
          <w:tcPr>
            <w:tcW w:w="1320" w:type="dxa"/>
            <w:tcBorders>
              <w:top w:val="nil"/>
              <w:left w:val="nil"/>
              <w:bottom w:val="single" w:sz="6" w:space="0" w:color="auto"/>
              <w:right w:val="single" w:sz="6" w:space="0" w:color="auto"/>
            </w:tcBorders>
            <w:vAlign w:val="bottom"/>
            <w:hideMark/>
          </w:tcPr>
          <w:p w14:paraId="60C45174" w14:textId="77777777" w:rsidR="00A66222" w:rsidRPr="00A66222" w:rsidRDefault="00A66222" w:rsidP="00A66222">
            <w:r w:rsidRPr="00A66222">
              <w:t>  </w:t>
            </w:r>
          </w:p>
        </w:tc>
        <w:tc>
          <w:tcPr>
            <w:tcW w:w="1395" w:type="dxa"/>
            <w:tcBorders>
              <w:top w:val="nil"/>
              <w:left w:val="nil"/>
              <w:bottom w:val="single" w:sz="6" w:space="0" w:color="auto"/>
              <w:right w:val="single" w:sz="6" w:space="0" w:color="auto"/>
            </w:tcBorders>
            <w:vAlign w:val="bottom"/>
            <w:hideMark/>
          </w:tcPr>
          <w:p w14:paraId="6675A83A" w14:textId="77777777" w:rsidR="00A66222" w:rsidRPr="00A66222" w:rsidRDefault="00A66222" w:rsidP="00A66222">
            <w:r w:rsidRPr="00A66222">
              <w:t>Alondra </w:t>
            </w:r>
          </w:p>
        </w:tc>
        <w:tc>
          <w:tcPr>
            <w:tcW w:w="1380" w:type="dxa"/>
            <w:tcBorders>
              <w:top w:val="nil"/>
              <w:left w:val="nil"/>
              <w:bottom w:val="single" w:sz="6" w:space="0" w:color="auto"/>
              <w:right w:val="single" w:sz="6" w:space="0" w:color="auto"/>
            </w:tcBorders>
            <w:vAlign w:val="bottom"/>
            <w:hideMark/>
          </w:tcPr>
          <w:p w14:paraId="4AC3B826" w14:textId="77777777" w:rsidR="00A66222" w:rsidRPr="00A66222" w:rsidRDefault="00A66222" w:rsidP="00A66222">
            <w:r w:rsidRPr="00A66222">
              <w:t>  </w:t>
            </w:r>
          </w:p>
        </w:tc>
        <w:tc>
          <w:tcPr>
            <w:tcW w:w="1260" w:type="dxa"/>
            <w:tcBorders>
              <w:top w:val="nil"/>
              <w:left w:val="nil"/>
              <w:bottom w:val="single" w:sz="6" w:space="0" w:color="auto"/>
              <w:right w:val="single" w:sz="6" w:space="0" w:color="auto"/>
            </w:tcBorders>
            <w:vAlign w:val="bottom"/>
            <w:hideMark/>
          </w:tcPr>
          <w:p w14:paraId="517C660A" w14:textId="77777777" w:rsidR="00A66222" w:rsidRPr="00A66222" w:rsidRDefault="00A66222" w:rsidP="00A66222">
            <w:r w:rsidRPr="00A66222">
              <w:t>  </w:t>
            </w:r>
          </w:p>
        </w:tc>
        <w:tc>
          <w:tcPr>
            <w:tcW w:w="915" w:type="dxa"/>
            <w:tcBorders>
              <w:top w:val="nil"/>
              <w:left w:val="nil"/>
              <w:bottom w:val="single" w:sz="6" w:space="0" w:color="auto"/>
              <w:right w:val="single" w:sz="6" w:space="0" w:color="auto"/>
            </w:tcBorders>
            <w:vAlign w:val="bottom"/>
            <w:hideMark/>
          </w:tcPr>
          <w:p w14:paraId="2C637E7A" w14:textId="77777777" w:rsidR="00A66222" w:rsidRPr="00A66222" w:rsidRDefault="00A66222" w:rsidP="00A66222">
            <w:r w:rsidRPr="00A66222">
              <w:t>30 </w:t>
            </w:r>
          </w:p>
        </w:tc>
        <w:tc>
          <w:tcPr>
            <w:tcW w:w="1350" w:type="dxa"/>
            <w:tcBorders>
              <w:top w:val="nil"/>
              <w:left w:val="nil"/>
              <w:bottom w:val="single" w:sz="6" w:space="0" w:color="auto"/>
              <w:right w:val="single" w:sz="6" w:space="0" w:color="auto"/>
            </w:tcBorders>
            <w:vAlign w:val="bottom"/>
            <w:hideMark/>
          </w:tcPr>
          <w:p w14:paraId="7FF7D6EC" w14:textId="77777777" w:rsidR="00A66222" w:rsidRPr="00A66222" w:rsidRDefault="00A66222" w:rsidP="00A66222">
            <w:r w:rsidRPr="00A66222">
              <w:t> $           80.00  </w:t>
            </w:r>
          </w:p>
        </w:tc>
        <w:tc>
          <w:tcPr>
            <w:tcW w:w="1500" w:type="dxa"/>
            <w:tcBorders>
              <w:top w:val="nil"/>
              <w:left w:val="nil"/>
              <w:bottom w:val="single" w:sz="6" w:space="0" w:color="auto"/>
              <w:right w:val="single" w:sz="6" w:space="0" w:color="auto"/>
            </w:tcBorders>
            <w:vAlign w:val="bottom"/>
            <w:hideMark/>
          </w:tcPr>
          <w:p w14:paraId="61FD1C4F" w14:textId="77777777" w:rsidR="00A66222" w:rsidRPr="00A66222" w:rsidRDefault="00A66222" w:rsidP="00A66222">
            <w:r w:rsidRPr="00A66222">
              <w:t> $         9,600.00  </w:t>
            </w:r>
          </w:p>
        </w:tc>
      </w:tr>
      <w:tr w:rsidR="00A66222" w:rsidRPr="00A66222" w14:paraId="39794D4E" w14:textId="77777777">
        <w:trPr>
          <w:trHeight w:val="300"/>
        </w:trPr>
        <w:tc>
          <w:tcPr>
            <w:tcW w:w="1335" w:type="dxa"/>
            <w:tcBorders>
              <w:top w:val="nil"/>
              <w:left w:val="single" w:sz="6" w:space="0" w:color="auto"/>
              <w:bottom w:val="single" w:sz="6" w:space="0" w:color="auto"/>
              <w:right w:val="single" w:sz="6" w:space="0" w:color="auto"/>
            </w:tcBorders>
            <w:vAlign w:val="bottom"/>
            <w:hideMark/>
          </w:tcPr>
          <w:p w14:paraId="529FBDC4" w14:textId="77777777" w:rsidR="00A66222" w:rsidRPr="00A66222" w:rsidRDefault="00A66222" w:rsidP="00A66222">
            <w:r w:rsidRPr="00A66222">
              <w:t>Project Planner/Lead </w:t>
            </w:r>
          </w:p>
        </w:tc>
        <w:tc>
          <w:tcPr>
            <w:tcW w:w="1320" w:type="dxa"/>
            <w:tcBorders>
              <w:top w:val="nil"/>
              <w:left w:val="nil"/>
              <w:bottom w:val="single" w:sz="6" w:space="0" w:color="auto"/>
              <w:right w:val="single" w:sz="6" w:space="0" w:color="auto"/>
            </w:tcBorders>
            <w:vAlign w:val="bottom"/>
            <w:hideMark/>
          </w:tcPr>
          <w:p w14:paraId="553FD84D" w14:textId="77777777" w:rsidR="00A66222" w:rsidRPr="00A66222" w:rsidRDefault="00A66222" w:rsidP="00A66222">
            <w:r w:rsidRPr="00A66222">
              <w:t>Sadina </w:t>
            </w:r>
          </w:p>
        </w:tc>
        <w:tc>
          <w:tcPr>
            <w:tcW w:w="1395" w:type="dxa"/>
            <w:tcBorders>
              <w:top w:val="nil"/>
              <w:left w:val="nil"/>
              <w:bottom w:val="single" w:sz="6" w:space="0" w:color="auto"/>
              <w:right w:val="single" w:sz="6" w:space="0" w:color="auto"/>
            </w:tcBorders>
            <w:vAlign w:val="bottom"/>
            <w:hideMark/>
          </w:tcPr>
          <w:p w14:paraId="0D59E27C" w14:textId="77777777" w:rsidR="00A66222" w:rsidRPr="00A66222" w:rsidRDefault="00A66222" w:rsidP="00A66222">
            <w:proofErr w:type="spellStart"/>
            <w:r w:rsidRPr="00A66222">
              <w:t>Sukhmeet</w:t>
            </w:r>
            <w:proofErr w:type="spellEnd"/>
            <w:r w:rsidRPr="00A66222">
              <w:t xml:space="preserve"> </w:t>
            </w:r>
            <w:proofErr w:type="spellStart"/>
            <w:r w:rsidRPr="00A66222">
              <w:t>Khalar</w:t>
            </w:r>
            <w:proofErr w:type="spellEnd"/>
            <w:r w:rsidRPr="00A66222">
              <w:t> </w:t>
            </w:r>
          </w:p>
        </w:tc>
        <w:tc>
          <w:tcPr>
            <w:tcW w:w="1380" w:type="dxa"/>
            <w:tcBorders>
              <w:top w:val="nil"/>
              <w:left w:val="nil"/>
              <w:bottom w:val="single" w:sz="6" w:space="0" w:color="auto"/>
              <w:right w:val="single" w:sz="6" w:space="0" w:color="auto"/>
            </w:tcBorders>
            <w:vAlign w:val="bottom"/>
            <w:hideMark/>
          </w:tcPr>
          <w:p w14:paraId="4C5260B9" w14:textId="77777777" w:rsidR="00A66222" w:rsidRPr="00A66222" w:rsidRDefault="00A66222" w:rsidP="00A66222">
            <w:r w:rsidRPr="00A66222">
              <w:t>Amber Young </w:t>
            </w:r>
          </w:p>
        </w:tc>
        <w:tc>
          <w:tcPr>
            <w:tcW w:w="1260" w:type="dxa"/>
            <w:tcBorders>
              <w:top w:val="nil"/>
              <w:left w:val="nil"/>
              <w:bottom w:val="single" w:sz="6" w:space="0" w:color="auto"/>
              <w:right w:val="single" w:sz="6" w:space="0" w:color="auto"/>
            </w:tcBorders>
            <w:vAlign w:val="center"/>
            <w:hideMark/>
          </w:tcPr>
          <w:p w14:paraId="0F558375" w14:textId="77777777" w:rsidR="00A66222" w:rsidRPr="00A66222" w:rsidRDefault="00A66222" w:rsidP="00A66222">
            <w:r w:rsidRPr="00A66222">
              <w:t>Sudarshan Neupane </w:t>
            </w:r>
          </w:p>
        </w:tc>
        <w:tc>
          <w:tcPr>
            <w:tcW w:w="915" w:type="dxa"/>
            <w:tcBorders>
              <w:top w:val="nil"/>
              <w:left w:val="nil"/>
              <w:bottom w:val="single" w:sz="6" w:space="0" w:color="auto"/>
              <w:right w:val="single" w:sz="6" w:space="0" w:color="auto"/>
            </w:tcBorders>
            <w:vAlign w:val="bottom"/>
            <w:hideMark/>
          </w:tcPr>
          <w:p w14:paraId="5EA0E8B5" w14:textId="77777777" w:rsidR="00A66222" w:rsidRPr="00A66222" w:rsidRDefault="00A66222" w:rsidP="00A66222">
            <w:r w:rsidRPr="00A66222">
              <w:t>60 </w:t>
            </w:r>
          </w:p>
        </w:tc>
        <w:tc>
          <w:tcPr>
            <w:tcW w:w="1350" w:type="dxa"/>
            <w:tcBorders>
              <w:top w:val="nil"/>
              <w:left w:val="nil"/>
              <w:bottom w:val="single" w:sz="6" w:space="0" w:color="auto"/>
              <w:right w:val="single" w:sz="6" w:space="0" w:color="auto"/>
            </w:tcBorders>
            <w:vAlign w:val="bottom"/>
            <w:hideMark/>
          </w:tcPr>
          <w:p w14:paraId="5E0C5359" w14:textId="77777777" w:rsidR="00A66222" w:rsidRPr="00A66222" w:rsidRDefault="00A66222" w:rsidP="00A66222">
            <w:r w:rsidRPr="00A66222">
              <w:t> $           75.00  </w:t>
            </w:r>
          </w:p>
        </w:tc>
        <w:tc>
          <w:tcPr>
            <w:tcW w:w="1500" w:type="dxa"/>
            <w:tcBorders>
              <w:top w:val="nil"/>
              <w:left w:val="nil"/>
              <w:bottom w:val="single" w:sz="6" w:space="0" w:color="auto"/>
              <w:right w:val="single" w:sz="6" w:space="0" w:color="auto"/>
            </w:tcBorders>
            <w:vAlign w:val="bottom"/>
            <w:hideMark/>
          </w:tcPr>
          <w:p w14:paraId="19E6773E" w14:textId="77777777" w:rsidR="00A66222" w:rsidRPr="00A66222" w:rsidRDefault="00A66222" w:rsidP="00A66222">
            <w:r w:rsidRPr="00A66222">
              <w:t> $      18,000.00  </w:t>
            </w:r>
          </w:p>
        </w:tc>
      </w:tr>
      <w:tr w:rsidR="00A66222" w:rsidRPr="00A66222" w14:paraId="5267589B" w14:textId="77777777">
        <w:trPr>
          <w:trHeight w:val="300"/>
        </w:trPr>
        <w:tc>
          <w:tcPr>
            <w:tcW w:w="1335" w:type="dxa"/>
            <w:tcBorders>
              <w:top w:val="nil"/>
              <w:left w:val="single" w:sz="6" w:space="0" w:color="auto"/>
              <w:bottom w:val="single" w:sz="6" w:space="0" w:color="auto"/>
              <w:right w:val="single" w:sz="6" w:space="0" w:color="auto"/>
            </w:tcBorders>
            <w:vAlign w:val="bottom"/>
            <w:hideMark/>
          </w:tcPr>
          <w:p w14:paraId="7D97839F" w14:textId="77777777" w:rsidR="00A66222" w:rsidRPr="00A66222" w:rsidRDefault="00A66222" w:rsidP="00A66222">
            <w:r w:rsidRPr="00A66222">
              <w:t>Technical Architect </w:t>
            </w:r>
          </w:p>
        </w:tc>
        <w:tc>
          <w:tcPr>
            <w:tcW w:w="1320" w:type="dxa"/>
            <w:tcBorders>
              <w:top w:val="nil"/>
              <w:left w:val="nil"/>
              <w:bottom w:val="single" w:sz="6" w:space="0" w:color="auto"/>
              <w:right w:val="single" w:sz="6" w:space="0" w:color="auto"/>
            </w:tcBorders>
            <w:vAlign w:val="bottom"/>
            <w:hideMark/>
          </w:tcPr>
          <w:p w14:paraId="38A1663F" w14:textId="77777777" w:rsidR="00A66222" w:rsidRPr="00A66222" w:rsidRDefault="00A66222" w:rsidP="00A66222">
            <w:r w:rsidRPr="00A66222">
              <w:t>Tevin </w:t>
            </w:r>
          </w:p>
        </w:tc>
        <w:tc>
          <w:tcPr>
            <w:tcW w:w="1395" w:type="dxa"/>
            <w:tcBorders>
              <w:top w:val="nil"/>
              <w:left w:val="nil"/>
              <w:bottom w:val="single" w:sz="6" w:space="0" w:color="auto"/>
              <w:right w:val="single" w:sz="6" w:space="0" w:color="auto"/>
            </w:tcBorders>
            <w:vAlign w:val="bottom"/>
            <w:hideMark/>
          </w:tcPr>
          <w:p w14:paraId="22DC3F8D" w14:textId="77777777" w:rsidR="00A66222" w:rsidRPr="00A66222" w:rsidRDefault="00A66222" w:rsidP="00A66222">
            <w:r w:rsidRPr="00A66222">
              <w:t>William Rave </w:t>
            </w:r>
          </w:p>
        </w:tc>
        <w:tc>
          <w:tcPr>
            <w:tcW w:w="1380" w:type="dxa"/>
            <w:tcBorders>
              <w:top w:val="nil"/>
              <w:left w:val="nil"/>
              <w:bottom w:val="single" w:sz="6" w:space="0" w:color="auto"/>
              <w:right w:val="single" w:sz="6" w:space="0" w:color="auto"/>
            </w:tcBorders>
            <w:vAlign w:val="bottom"/>
            <w:hideMark/>
          </w:tcPr>
          <w:p w14:paraId="767ED4B1" w14:textId="77777777" w:rsidR="00A66222" w:rsidRPr="00A66222" w:rsidRDefault="00A66222" w:rsidP="00A66222">
            <w:proofErr w:type="spellStart"/>
            <w:r w:rsidRPr="00A66222">
              <w:t>Kparkay</w:t>
            </w:r>
            <w:proofErr w:type="spellEnd"/>
            <w:r w:rsidRPr="00A66222">
              <w:t xml:space="preserve"> Togba </w:t>
            </w:r>
          </w:p>
        </w:tc>
        <w:tc>
          <w:tcPr>
            <w:tcW w:w="1260" w:type="dxa"/>
            <w:tcBorders>
              <w:top w:val="nil"/>
              <w:left w:val="nil"/>
              <w:bottom w:val="single" w:sz="6" w:space="0" w:color="auto"/>
              <w:right w:val="single" w:sz="6" w:space="0" w:color="auto"/>
            </w:tcBorders>
            <w:vAlign w:val="bottom"/>
            <w:hideMark/>
          </w:tcPr>
          <w:p w14:paraId="7AB28DA6" w14:textId="77777777" w:rsidR="00A66222" w:rsidRPr="00A66222" w:rsidRDefault="00A66222" w:rsidP="00A66222">
            <w:r w:rsidRPr="00A66222">
              <w:t>John Miggins </w:t>
            </w:r>
          </w:p>
        </w:tc>
        <w:tc>
          <w:tcPr>
            <w:tcW w:w="915" w:type="dxa"/>
            <w:tcBorders>
              <w:top w:val="nil"/>
              <w:left w:val="nil"/>
              <w:bottom w:val="single" w:sz="6" w:space="0" w:color="auto"/>
              <w:right w:val="single" w:sz="6" w:space="0" w:color="auto"/>
            </w:tcBorders>
            <w:vAlign w:val="bottom"/>
            <w:hideMark/>
          </w:tcPr>
          <w:p w14:paraId="2EF1032E" w14:textId="77777777" w:rsidR="00A66222" w:rsidRPr="00A66222" w:rsidRDefault="00A66222" w:rsidP="00A66222">
            <w:r w:rsidRPr="00A66222">
              <w:t>60 </w:t>
            </w:r>
          </w:p>
        </w:tc>
        <w:tc>
          <w:tcPr>
            <w:tcW w:w="1350" w:type="dxa"/>
            <w:tcBorders>
              <w:top w:val="nil"/>
              <w:left w:val="nil"/>
              <w:bottom w:val="single" w:sz="6" w:space="0" w:color="auto"/>
              <w:right w:val="single" w:sz="6" w:space="0" w:color="auto"/>
            </w:tcBorders>
            <w:vAlign w:val="bottom"/>
            <w:hideMark/>
          </w:tcPr>
          <w:p w14:paraId="6F13C883" w14:textId="77777777" w:rsidR="00A66222" w:rsidRPr="00A66222" w:rsidRDefault="00A66222" w:rsidP="00A66222">
            <w:r w:rsidRPr="00A66222">
              <w:t> $           70.00  </w:t>
            </w:r>
          </w:p>
        </w:tc>
        <w:tc>
          <w:tcPr>
            <w:tcW w:w="1500" w:type="dxa"/>
            <w:tcBorders>
              <w:top w:val="nil"/>
              <w:left w:val="nil"/>
              <w:bottom w:val="single" w:sz="6" w:space="0" w:color="auto"/>
              <w:right w:val="single" w:sz="6" w:space="0" w:color="auto"/>
            </w:tcBorders>
            <w:vAlign w:val="bottom"/>
            <w:hideMark/>
          </w:tcPr>
          <w:p w14:paraId="65002A65" w14:textId="77777777" w:rsidR="00A66222" w:rsidRPr="00A66222" w:rsidRDefault="00A66222" w:rsidP="00A66222">
            <w:r w:rsidRPr="00A66222">
              <w:t> $      16,800.00  </w:t>
            </w:r>
          </w:p>
        </w:tc>
      </w:tr>
      <w:tr w:rsidR="00A66222" w:rsidRPr="00A66222" w14:paraId="4CE6818C" w14:textId="77777777">
        <w:trPr>
          <w:trHeight w:val="300"/>
        </w:trPr>
        <w:tc>
          <w:tcPr>
            <w:tcW w:w="1335" w:type="dxa"/>
            <w:tcBorders>
              <w:top w:val="nil"/>
              <w:left w:val="single" w:sz="6" w:space="0" w:color="auto"/>
              <w:bottom w:val="single" w:sz="6" w:space="0" w:color="auto"/>
              <w:right w:val="single" w:sz="6" w:space="0" w:color="auto"/>
            </w:tcBorders>
            <w:vAlign w:val="bottom"/>
            <w:hideMark/>
          </w:tcPr>
          <w:p w14:paraId="61BF0C12" w14:textId="77777777" w:rsidR="00A66222" w:rsidRPr="00A66222" w:rsidRDefault="00A66222" w:rsidP="00A66222">
            <w:r w:rsidRPr="00A66222">
              <w:t>Software Developer </w:t>
            </w:r>
          </w:p>
        </w:tc>
        <w:tc>
          <w:tcPr>
            <w:tcW w:w="1320" w:type="dxa"/>
            <w:tcBorders>
              <w:top w:val="nil"/>
              <w:left w:val="nil"/>
              <w:bottom w:val="single" w:sz="6" w:space="0" w:color="auto"/>
              <w:right w:val="single" w:sz="6" w:space="0" w:color="auto"/>
            </w:tcBorders>
            <w:vAlign w:val="bottom"/>
            <w:hideMark/>
          </w:tcPr>
          <w:p w14:paraId="793EFF9A" w14:textId="77777777" w:rsidR="00A66222" w:rsidRPr="00A66222" w:rsidRDefault="00A66222" w:rsidP="00A66222">
            <w:r w:rsidRPr="00A66222">
              <w:t>Matthew, Team </w:t>
            </w:r>
          </w:p>
        </w:tc>
        <w:tc>
          <w:tcPr>
            <w:tcW w:w="1395" w:type="dxa"/>
            <w:tcBorders>
              <w:top w:val="nil"/>
              <w:left w:val="nil"/>
              <w:bottom w:val="single" w:sz="6" w:space="0" w:color="auto"/>
              <w:right w:val="single" w:sz="6" w:space="0" w:color="auto"/>
            </w:tcBorders>
            <w:vAlign w:val="bottom"/>
            <w:hideMark/>
          </w:tcPr>
          <w:p w14:paraId="00E0BAD3" w14:textId="77777777" w:rsidR="00A66222" w:rsidRPr="00A66222" w:rsidRDefault="00A66222" w:rsidP="00A66222">
            <w:r w:rsidRPr="00A66222">
              <w:t>Team </w:t>
            </w:r>
          </w:p>
        </w:tc>
        <w:tc>
          <w:tcPr>
            <w:tcW w:w="1380" w:type="dxa"/>
            <w:tcBorders>
              <w:top w:val="nil"/>
              <w:left w:val="nil"/>
              <w:bottom w:val="single" w:sz="6" w:space="0" w:color="auto"/>
              <w:right w:val="single" w:sz="6" w:space="0" w:color="auto"/>
            </w:tcBorders>
            <w:vAlign w:val="bottom"/>
            <w:hideMark/>
          </w:tcPr>
          <w:p w14:paraId="486BD824" w14:textId="77777777" w:rsidR="00A66222" w:rsidRPr="00A66222" w:rsidRDefault="00A66222" w:rsidP="00A66222">
            <w:r w:rsidRPr="00A66222">
              <w:t>Mark Senkus, Team </w:t>
            </w:r>
          </w:p>
        </w:tc>
        <w:tc>
          <w:tcPr>
            <w:tcW w:w="1260" w:type="dxa"/>
            <w:tcBorders>
              <w:top w:val="nil"/>
              <w:left w:val="nil"/>
              <w:bottom w:val="single" w:sz="6" w:space="0" w:color="auto"/>
              <w:right w:val="single" w:sz="6" w:space="0" w:color="auto"/>
            </w:tcBorders>
            <w:vAlign w:val="bottom"/>
            <w:hideMark/>
          </w:tcPr>
          <w:p w14:paraId="6C4FAC5A" w14:textId="77777777" w:rsidR="00A66222" w:rsidRPr="00A66222" w:rsidRDefault="00A66222" w:rsidP="00A66222">
            <w:r w:rsidRPr="00A66222">
              <w:t>Aj Kelon Harris </w:t>
            </w:r>
          </w:p>
        </w:tc>
        <w:tc>
          <w:tcPr>
            <w:tcW w:w="915" w:type="dxa"/>
            <w:tcBorders>
              <w:top w:val="nil"/>
              <w:left w:val="nil"/>
              <w:bottom w:val="single" w:sz="6" w:space="0" w:color="auto"/>
              <w:right w:val="single" w:sz="6" w:space="0" w:color="auto"/>
            </w:tcBorders>
            <w:vAlign w:val="bottom"/>
            <w:hideMark/>
          </w:tcPr>
          <w:p w14:paraId="4793E4BE" w14:textId="77777777" w:rsidR="00A66222" w:rsidRPr="00A66222" w:rsidRDefault="00A66222" w:rsidP="00A66222">
            <w:r w:rsidRPr="00A66222">
              <w:t>420 </w:t>
            </w:r>
          </w:p>
        </w:tc>
        <w:tc>
          <w:tcPr>
            <w:tcW w:w="1350" w:type="dxa"/>
            <w:tcBorders>
              <w:top w:val="nil"/>
              <w:left w:val="nil"/>
              <w:bottom w:val="single" w:sz="6" w:space="0" w:color="auto"/>
              <w:right w:val="single" w:sz="6" w:space="0" w:color="auto"/>
            </w:tcBorders>
            <w:vAlign w:val="bottom"/>
            <w:hideMark/>
          </w:tcPr>
          <w:p w14:paraId="0FBB2405" w14:textId="77777777" w:rsidR="00A66222" w:rsidRPr="00A66222" w:rsidRDefault="00A66222" w:rsidP="00A66222">
            <w:r w:rsidRPr="00A66222">
              <w:t> $           60.00  </w:t>
            </w:r>
          </w:p>
        </w:tc>
        <w:tc>
          <w:tcPr>
            <w:tcW w:w="1500" w:type="dxa"/>
            <w:tcBorders>
              <w:top w:val="nil"/>
              <w:left w:val="nil"/>
              <w:bottom w:val="single" w:sz="6" w:space="0" w:color="auto"/>
              <w:right w:val="single" w:sz="6" w:space="0" w:color="auto"/>
            </w:tcBorders>
            <w:vAlign w:val="bottom"/>
            <w:hideMark/>
          </w:tcPr>
          <w:p w14:paraId="196182E0" w14:textId="77777777" w:rsidR="00A66222" w:rsidRPr="00A66222" w:rsidRDefault="00A66222" w:rsidP="00A66222">
            <w:r w:rsidRPr="00A66222">
              <w:t> $   100,800.00  </w:t>
            </w:r>
          </w:p>
        </w:tc>
      </w:tr>
      <w:tr w:rsidR="00A66222" w:rsidRPr="00A66222" w14:paraId="41C2763C" w14:textId="77777777">
        <w:trPr>
          <w:trHeight w:val="300"/>
        </w:trPr>
        <w:tc>
          <w:tcPr>
            <w:tcW w:w="1335" w:type="dxa"/>
            <w:tcBorders>
              <w:top w:val="nil"/>
              <w:left w:val="single" w:sz="6" w:space="0" w:color="auto"/>
              <w:bottom w:val="single" w:sz="6" w:space="0" w:color="auto"/>
              <w:right w:val="single" w:sz="6" w:space="0" w:color="auto"/>
            </w:tcBorders>
            <w:vAlign w:val="bottom"/>
            <w:hideMark/>
          </w:tcPr>
          <w:p w14:paraId="4204BE36" w14:textId="77777777" w:rsidR="00A66222" w:rsidRPr="00A66222" w:rsidRDefault="00A66222" w:rsidP="00A66222">
            <w:r w:rsidRPr="00A66222">
              <w:t>Q/A Test Engineer </w:t>
            </w:r>
          </w:p>
        </w:tc>
        <w:tc>
          <w:tcPr>
            <w:tcW w:w="1320" w:type="dxa"/>
            <w:tcBorders>
              <w:top w:val="nil"/>
              <w:left w:val="nil"/>
              <w:bottom w:val="single" w:sz="6" w:space="0" w:color="auto"/>
              <w:right w:val="single" w:sz="6" w:space="0" w:color="auto"/>
            </w:tcBorders>
            <w:vAlign w:val="bottom"/>
            <w:hideMark/>
          </w:tcPr>
          <w:p w14:paraId="4B01FC1A" w14:textId="77777777" w:rsidR="00A66222" w:rsidRPr="00A66222" w:rsidRDefault="00A66222" w:rsidP="00A66222">
            <w:r w:rsidRPr="00A66222">
              <w:t>Lidia </w:t>
            </w:r>
          </w:p>
        </w:tc>
        <w:tc>
          <w:tcPr>
            <w:tcW w:w="1395" w:type="dxa"/>
            <w:tcBorders>
              <w:top w:val="nil"/>
              <w:left w:val="nil"/>
              <w:bottom w:val="single" w:sz="6" w:space="0" w:color="auto"/>
              <w:right w:val="single" w:sz="6" w:space="0" w:color="auto"/>
            </w:tcBorders>
            <w:vAlign w:val="bottom"/>
            <w:hideMark/>
          </w:tcPr>
          <w:p w14:paraId="26314D29" w14:textId="77777777" w:rsidR="00A66222" w:rsidRPr="00A66222" w:rsidRDefault="00A66222" w:rsidP="00A66222">
            <w:r w:rsidRPr="00A66222">
              <w:t>Thomas </w:t>
            </w:r>
          </w:p>
        </w:tc>
        <w:tc>
          <w:tcPr>
            <w:tcW w:w="1380" w:type="dxa"/>
            <w:tcBorders>
              <w:top w:val="nil"/>
              <w:left w:val="nil"/>
              <w:bottom w:val="single" w:sz="6" w:space="0" w:color="auto"/>
              <w:right w:val="single" w:sz="6" w:space="0" w:color="auto"/>
            </w:tcBorders>
            <w:vAlign w:val="bottom"/>
            <w:hideMark/>
          </w:tcPr>
          <w:p w14:paraId="4C69DDF5" w14:textId="77777777" w:rsidR="00A66222" w:rsidRPr="00A66222" w:rsidRDefault="00A66222" w:rsidP="00A66222">
            <w:r w:rsidRPr="00A66222">
              <w:t xml:space="preserve">Abel </w:t>
            </w:r>
            <w:proofErr w:type="spellStart"/>
            <w:r w:rsidRPr="00A66222">
              <w:t>Tabesse</w:t>
            </w:r>
            <w:proofErr w:type="spellEnd"/>
            <w:r w:rsidRPr="00A66222">
              <w:t> </w:t>
            </w:r>
          </w:p>
        </w:tc>
        <w:tc>
          <w:tcPr>
            <w:tcW w:w="1260" w:type="dxa"/>
            <w:tcBorders>
              <w:top w:val="nil"/>
              <w:left w:val="nil"/>
              <w:bottom w:val="single" w:sz="6" w:space="0" w:color="auto"/>
              <w:right w:val="single" w:sz="6" w:space="0" w:color="auto"/>
            </w:tcBorders>
            <w:vAlign w:val="bottom"/>
            <w:hideMark/>
          </w:tcPr>
          <w:p w14:paraId="1474E576" w14:textId="77777777" w:rsidR="00A66222" w:rsidRPr="00A66222" w:rsidRDefault="00A66222" w:rsidP="00A66222">
            <w:r w:rsidRPr="00A66222">
              <w:t>Alexandra Bomani George </w:t>
            </w:r>
          </w:p>
        </w:tc>
        <w:tc>
          <w:tcPr>
            <w:tcW w:w="915" w:type="dxa"/>
            <w:tcBorders>
              <w:top w:val="nil"/>
              <w:left w:val="nil"/>
              <w:bottom w:val="single" w:sz="6" w:space="0" w:color="auto"/>
              <w:right w:val="single" w:sz="6" w:space="0" w:color="auto"/>
            </w:tcBorders>
            <w:vAlign w:val="bottom"/>
            <w:hideMark/>
          </w:tcPr>
          <w:p w14:paraId="63939118" w14:textId="77777777" w:rsidR="00A66222" w:rsidRPr="00A66222" w:rsidRDefault="00A66222" w:rsidP="00A66222">
            <w:r w:rsidRPr="00A66222">
              <w:t>60 </w:t>
            </w:r>
          </w:p>
        </w:tc>
        <w:tc>
          <w:tcPr>
            <w:tcW w:w="1350" w:type="dxa"/>
            <w:tcBorders>
              <w:top w:val="nil"/>
              <w:left w:val="nil"/>
              <w:bottom w:val="single" w:sz="6" w:space="0" w:color="auto"/>
              <w:right w:val="single" w:sz="6" w:space="0" w:color="auto"/>
            </w:tcBorders>
            <w:vAlign w:val="bottom"/>
            <w:hideMark/>
          </w:tcPr>
          <w:p w14:paraId="2F322C86" w14:textId="77777777" w:rsidR="00A66222" w:rsidRPr="00A66222" w:rsidRDefault="00A66222" w:rsidP="00A66222">
            <w:r w:rsidRPr="00A66222">
              <w:t> $           60.00  </w:t>
            </w:r>
          </w:p>
        </w:tc>
        <w:tc>
          <w:tcPr>
            <w:tcW w:w="1500" w:type="dxa"/>
            <w:tcBorders>
              <w:top w:val="nil"/>
              <w:left w:val="nil"/>
              <w:bottom w:val="single" w:sz="6" w:space="0" w:color="auto"/>
              <w:right w:val="single" w:sz="6" w:space="0" w:color="auto"/>
            </w:tcBorders>
            <w:vAlign w:val="bottom"/>
            <w:hideMark/>
          </w:tcPr>
          <w:p w14:paraId="32E2CC40" w14:textId="77777777" w:rsidR="00A66222" w:rsidRPr="00A66222" w:rsidRDefault="00A66222" w:rsidP="00A66222">
            <w:r w:rsidRPr="00A66222">
              <w:t> $      14,400.00  </w:t>
            </w:r>
          </w:p>
        </w:tc>
      </w:tr>
      <w:tr w:rsidR="00A66222" w:rsidRPr="00A66222" w14:paraId="5DA786D0" w14:textId="77777777">
        <w:trPr>
          <w:trHeight w:val="300"/>
        </w:trPr>
        <w:tc>
          <w:tcPr>
            <w:tcW w:w="1335" w:type="dxa"/>
            <w:tcBorders>
              <w:top w:val="nil"/>
              <w:left w:val="single" w:sz="6" w:space="0" w:color="auto"/>
              <w:bottom w:val="single" w:sz="6" w:space="0" w:color="auto"/>
              <w:right w:val="single" w:sz="6" w:space="0" w:color="auto"/>
            </w:tcBorders>
            <w:vAlign w:val="bottom"/>
            <w:hideMark/>
          </w:tcPr>
          <w:p w14:paraId="5C3EC478" w14:textId="77777777" w:rsidR="00A66222" w:rsidRPr="00A66222" w:rsidRDefault="00A66222" w:rsidP="00A66222">
            <w:r w:rsidRPr="00A66222">
              <w:t>Technical Writer </w:t>
            </w:r>
          </w:p>
        </w:tc>
        <w:tc>
          <w:tcPr>
            <w:tcW w:w="1320" w:type="dxa"/>
            <w:tcBorders>
              <w:top w:val="nil"/>
              <w:left w:val="nil"/>
              <w:bottom w:val="single" w:sz="6" w:space="0" w:color="auto"/>
              <w:right w:val="single" w:sz="6" w:space="0" w:color="auto"/>
            </w:tcBorders>
            <w:vAlign w:val="bottom"/>
            <w:hideMark/>
          </w:tcPr>
          <w:p w14:paraId="6F042647" w14:textId="77777777" w:rsidR="00A66222" w:rsidRPr="00A66222" w:rsidRDefault="00A66222" w:rsidP="00A66222">
            <w:r w:rsidRPr="00A66222">
              <w:t>Team </w:t>
            </w:r>
          </w:p>
        </w:tc>
        <w:tc>
          <w:tcPr>
            <w:tcW w:w="1395" w:type="dxa"/>
            <w:tcBorders>
              <w:top w:val="nil"/>
              <w:left w:val="nil"/>
              <w:bottom w:val="single" w:sz="6" w:space="0" w:color="auto"/>
              <w:right w:val="single" w:sz="6" w:space="0" w:color="auto"/>
            </w:tcBorders>
            <w:vAlign w:val="bottom"/>
            <w:hideMark/>
          </w:tcPr>
          <w:p w14:paraId="0D3D6736" w14:textId="77777777" w:rsidR="00A66222" w:rsidRPr="00A66222" w:rsidRDefault="00A66222" w:rsidP="00A66222">
            <w:r w:rsidRPr="00A66222">
              <w:t>Nana </w:t>
            </w:r>
          </w:p>
        </w:tc>
        <w:tc>
          <w:tcPr>
            <w:tcW w:w="1380" w:type="dxa"/>
            <w:tcBorders>
              <w:top w:val="nil"/>
              <w:left w:val="nil"/>
              <w:bottom w:val="single" w:sz="6" w:space="0" w:color="auto"/>
              <w:right w:val="single" w:sz="6" w:space="0" w:color="auto"/>
            </w:tcBorders>
            <w:vAlign w:val="bottom"/>
            <w:hideMark/>
          </w:tcPr>
          <w:p w14:paraId="07AD2803" w14:textId="2E3F6916" w:rsidR="00A66222" w:rsidRPr="00A66222" w:rsidRDefault="00A66222" w:rsidP="00A66222">
            <w:r w:rsidRPr="00A66222">
              <w:t>Chris Nme</w:t>
            </w:r>
            <w:ins w:id="3005" w:author="Alondra Vega Pacheco" w:date="2025-10-14T11:22:00Z" w16du:dateUtc="2025-10-14T16:22:00Z">
              <w:r w:rsidR="00735F82">
                <w:t>z</w:t>
              </w:r>
            </w:ins>
            <w:del w:id="3006" w:author="Alondra Vega Pacheco" w:date="2025-10-14T11:22:00Z" w16du:dateUtc="2025-10-14T16:22:00Z">
              <w:r w:rsidRPr="00A66222" w:rsidDel="00735F82">
                <w:delText>s</w:delText>
              </w:r>
            </w:del>
            <w:r w:rsidRPr="00A66222">
              <w:t>i </w:t>
            </w:r>
          </w:p>
        </w:tc>
        <w:tc>
          <w:tcPr>
            <w:tcW w:w="1260" w:type="dxa"/>
            <w:tcBorders>
              <w:top w:val="nil"/>
              <w:left w:val="nil"/>
              <w:bottom w:val="single" w:sz="6" w:space="0" w:color="auto"/>
              <w:right w:val="single" w:sz="6" w:space="0" w:color="auto"/>
            </w:tcBorders>
            <w:vAlign w:val="bottom"/>
            <w:hideMark/>
          </w:tcPr>
          <w:p w14:paraId="18E4A0B5" w14:textId="77777777" w:rsidR="00A66222" w:rsidRPr="00A66222" w:rsidRDefault="00A66222" w:rsidP="00A66222">
            <w:r w:rsidRPr="00A66222">
              <w:t>Team </w:t>
            </w:r>
          </w:p>
        </w:tc>
        <w:tc>
          <w:tcPr>
            <w:tcW w:w="915" w:type="dxa"/>
            <w:tcBorders>
              <w:top w:val="nil"/>
              <w:left w:val="nil"/>
              <w:bottom w:val="single" w:sz="6" w:space="0" w:color="auto"/>
              <w:right w:val="single" w:sz="6" w:space="0" w:color="auto"/>
            </w:tcBorders>
            <w:vAlign w:val="bottom"/>
            <w:hideMark/>
          </w:tcPr>
          <w:p w14:paraId="15F5FA47" w14:textId="77777777" w:rsidR="00A66222" w:rsidRPr="00A66222" w:rsidRDefault="00A66222" w:rsidP="00A66222">
            <w:r w:rsidRPr="00A66222">
              <w:t>60 </w:t>
            </w:r>
          </w:p>
        </w:tc>
        <w:tc>
          <w:tcPr>
            <w:tcW w:w="1350" w:type="dxa"/>
            <w:tcBorders>
              <w:top w:val="nil"/>
              <w:left w:val="nil"/>
              <w:bottom w:val="single" w:sz="6" w:space="0" w:color="auto"/>
              <w:right w:val="single" w:sz="6" w:space="0" w:color="auto"/>
            </w:tcBorders>
            <w:vAlign w:val="bottom"/>
            <w:hideMark/>
          </w:tcPr>
          <w:p w14:paraId="188F23F4" w14:textId="77777777" w:rsidR="00A66222" w:rsidRPr="00A66222" w:rsidRDefault="00A66222" w:rsidP="00A66222">
            <w:r w:rsidRPr="00A66222">
              <w:t> $           45.00  </w:t>
            </w:r>
          </w:p>
        </w:tc>
        <w:tc>
          <w:tcPr>
            <w:tcW w:w="1500" w:type="dxa"/>
            <w:tcBorders>
              <w:top w:val="nil"/>
              <w:left w:val="nil"/>
              <w:bottom w:val="single" w:sz="6" w:space="0" w:color="auto"/>
              <w:right w:val="single" w:sz="6" w:space="0" w:color="auto"/>
            </w:tcBorders>
            <w:vAlign w:val="bottom"/>
            <w:hideMark/>
          </w:tcPr>
          <w:p w14:paraId="4662F6EC" w14:textId="77777777" w:rsidR="00A66222" w:rsidRPr="00A66222" w:rsidRDefault="00A66222" w:rsidP="00A66222">
            <w:r w:rsidRPr="00A66222">
              <w:t> $      10,800.00  </w:t>
            </w:r>
          </w:p>
        </w:tc>
      </w:tr>
      <w:tr w:rsidR="00A66222" w:rsidRPr="00A66222" w14:paraId="282E4BCD" w14:textId="77777777">
        <w:trPr>
          <w:trHeight w:val="300"/>
        </w:trPr>
        <w:tc>
          <w:tcPr>
            <w:tcW w:w="1335" w:type="dxa"/>
            <w:tcBorders>
              <w:top w:val="nil"/>
              <w:left w:val="nil"/>
              <w:bottom w:val="nil"/>
              <w:right w:val="nil"/>
            </w:tcBorders>
            <w:vAlign w:val="bottom"/>
            <w:hideMark/>
          </w:tcPr>
          <w:p w14:paraId="7EEBB38C" w14:textId="77777777" w:rsidR="00A66222" w:rsidRPr="00A66222" w:rsidRDefault="00A66222" w:rsidP="00A66222">
            <w:r w:rsidRPr="00A66222">
              <w:t> </w:t>
            </w:r>
          </w:p>
        </w:tc>
        <w:tc>
          <w:tcPr>
            <w:tcW w:w="1320" w:type="dxa"/>
            <w:tcBorders>
              <w:top w:val="nil"/>
              <w:left w:val="nil"/>
              <w:bottom w:val="nil"/>
              <w:right w:val="nil"/>
            </w:tcBorders>
            <w:vAlign w:val="bottom"/>
            <w:hideMark/>
          </w:tcPr>
          <w:p w14:paraId="335407D5" w14:textId="77777777" w:rsidR="00A66222" w:rsidRPr="00A66222" w:rsidRDefault="00A66222" w:rsidP="00A66222">
            <w:r w:rsidRPr="00A66222">
              <w:t> </w:t>
            </w:r>
          </w:p>
        </w:tc>
        <w:tc>
          <w:tcPr>
            <w:tcW w:w="1395" w:type="dxa"/>
            <w:tcBorders>
              <w:top w:val="nil"/>
              <w:left w:val="nil"/>
              <w:bottom w:val="nil"/>
              <w:right w:val="nil"/>
            </w:tcBorders>
            <w:vAlign w:val="bottom"/>
            <w:hideMark/>
          </w:tcPr>
          <w:p w14:paraId="39BD4787" w14:textId="77777777" w:rsidR="00A66222" w:rsidRPr="00A66222" w:rsidRDefault="00A66222" w:rsidP="00A66222">
            <w:r w:rsidRPr="00A66222">
              <w:t> </w:t>
            </w:r>
          </w:p>
        </w:tc>
        <w:tc>
          <w:tcPr>
            <w:tcW w:w="1380" w:type="dxa"/>
            <w:tcBorders>
              <w:top w:val="nil"/>
              <w:left w:val="nil"/>
              <w:bottom w:val="nil"/>
              <w:right w:val="nil"/>
            </w:tcBorders>
            <w:vAlign w:val="bottom"/>
            <w:hideMark/>
          </w:tcPr>
          <w:p w14:paraId="2D6DD505" w14:textId="77777777" w:rsidR="00A66222" w:rsidRPr="00A66222" w:rsidRDefault="00A66222" w:rsidP="00A66222">
            <w:r w:rsidRPr="00A66222">
              <w:t> </w:t>
            </w:r>
          </w:p>
        </w:tc>
        <w:tc>
          <w:tcPr>
            <w:tcW w:w="1260" w:type="dxa"/>
            <w:tcBorders>
              <w:top w:val="nil"/>
              <w:left w:val="nil"/>
              <w:bottom w:val="nil"/>
              <w:right w:val="nil"/>
            </w:tcBorders>
            <w:vAlign w:val="bottom"/>
            <w:hideMark/>
          </w:tcPr>
          <w:p w14:paraId="6991E586" w14:textId="77777777" w:rsidR="00A66222" w:rsidRPr="00A66222" w:rsidRDefault="00A66222" w:rsidP="00A66222">
            <w:r w:rsidRPr="00A66222">
              <w:t> </w:t>
            </w:r>
          </w:p>
        </w:tc>
        <w:tc>
          <w:tcPr>
            <w:tcW w:w="915" w:type="dxa"/>
            <w:tcBorders>
              <w:top w:val="nil"/>
              <w:left w:val="nil"/>
              <w:bottom w:val="nil"/>
              <w:right w:val="nil"/>
            </w:tcBorders>
            <w:vAlign w:val="bottom"/>
            <w:hideMark/>
          </w:tcPr>
          <w:p w14:paraId="1D1F352D" w14:textId="77777777" w:rsidR="00A66222" w:rsidRPr="00A66222" w:rsidRDefault="00A66222" w:rsidP="00A66222">
            <w:r w:rsidRPr="00A66222">
              <w:t> </w:t>
            </w:r>
          </w:p>
        </w:tc>
        <w:tc>
          <w:tcPr>
            <w:tcW w:w="1350" w:type="dxa"/>
            <w:tcBorders>
              <w:top w:val="nil"/>
              <w:left w:val="single" w:sz="6" w:space="0" w:color="auto"/>
              <w:bottom w:val="single" w:sz="6" w:space="0" w:color="auto"/>
              <w:right w:val="single" w:sz="6" w:space="0" w:color="auto"/>
            </w:tcBorders>
            <w:shd w:val="clear" w:color="auto" w:fill="DAF2D0"/>
            <w:vAlign w:val="bottom"/>
            <w:hideMark/>
          </w:tcPr>
          <w:p w14:paraId="5147BD9D" w14:textId="77777777" w:rsidR="00A66222" w:rsidRPr="00A66222" w:rsidRDefault="00A66222" w:rsidP="00A66222">
            <w:r w:rsidRPr="00A66222">
              <w:t>Total: </w:t>
            </w:r>
          </w:p>
        </w:tc>
        <w:tc>
          <w:tcPr>
            <w:tcW w:w="1500" w:type="dxa"/>
            <w:tcBorders>
              <w:top w:val="nil"/>
              <w:left w:val="nil"/>
              <w:bottom w:val="single" w:sz="6" w:space="0" w:color="auto"/>
              <w:right w:val="single" w:sz="6" w:space="0" w:color="auto"/>
            </w:tcBorders>
            <w:shd w:val="clear" w:color="auto" w:fill="DAF2D0"/>
            <w:vAlign w:val="bottom"/>
            <w:hideMark/>
          </w:tcPr>
          <w:p w14:paraId="484207B3" w14:textId="77777777" w:rsidR="00A66222" w:rsidRPr="00A66222" w:rsidRDefault="00A66222" w:rsidP="00A66222">
            <w:r w:rsidRPr="00A66222">
              <w:t> $   170,400.00  </w:t>
            </w:r>
          </w:p>
        </w:tc>
      </w:tr>
    </w:tbl>
    <w:p w14:paraId="41549CCE" w14:textId="3152020A" w:rsidR="00A66222" w:rsidRDefault="002872AE" w:rsidP="007E6E3E">
      <w:pPr>
        <w:pStyle w:val="Heading4"/>
      </w:pPr>
      <w:bookmarkStart w:id="3007" w:name="_Toc207456501"/>
      <w:bookmarkStart w:id="3008" w:name="_Toc207456502"/>
      <w:bookmarkStart w:id="3009" w:name="_Toc208608065"/>
      <w:bookmarkEnd w:id="3007"/>
      <w:bookmarkEnd w:id="3008"/>
      <w:r>
        <w:lastRenderedPageBreak/>
        <w:t>Milestone 4: Weeks 10-12</w:t>
      </w:r>
      <w:bookmarkEnd w:id="3009"/>
    </w:p>
    <w:p w14:paraId="702E229C" w14:textId="77777777" w:rsidR="00AA672C" w:rsidRDefault="00AA672C" w:rsidP="00AA672C"/>
    <w:p w14:paraId="5C0F768A" w14:textId="5856FBF6" w:rsidR="00AA672C" w:rsidRPr="00AA672C" w:rsidRDefault="008B11D2" w:rsidP="00CC269E">
      <w:pPr>
        <w:pStyle w:val="Caption"/>
      </w:pPr>
      <w:bookmarkStart w:id="3010" w:name="_Toc207458205"/>
      <w:bookmarkStart w:id="3011" w:name="_Toc208135996"/>
      <w:r>
        <w:t xml:space="preserve">Table </w:t>
      </w:r>
      <w:r>
        <w:fldChar w:fldCharType="begin"/>
      </w:r>
      <w:r>
        <w:instrText>SEQ Table \* ARABIC</w:instrText>
      </w:r>
      <w:r>
        <w:fldChar w:fldCharType="separate"/>
      </w:r>
      <w:del w:id="3012" w:author="Alondra Vega Pacheco" w:date="2025-09-07T11:11:00Z" w16du:dateUtc="2025-09-07T16:11:00Z">
        <w:r w:rsidR="003B3F28" w:rsidDel="00C33C49">
          <w:rPr>
            <w:noProof/>
          </w:rPr>
          <w:delText>12</w:delText>
        </w:r>
      </w:del>
      <w:r>
        <w:fldChar w:fldCharType="end"/>
      </w:r>
      <w:r>
        <w:t xml:space="preserve"> </w:t>
      </w:r>
      <w:r w:rsidR="00AA672C">
        <w:t>Team Labor Cost Breakdown Milestone 4</w:t>
      </w:r>
      <w:bookmarkEnd w:id="3010"/>
      <w:bookmarkEnd w:id="3011"/>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5"/>
        <w:gridCol w:w="1059"/>
        <w:gridCol w:w="1166"/>
        <w:gridCol w:w="1092"/>
        <w:gridCol w:w="1141"/>
        <w:gridCol w:w="1048"/>
        <w:gridCol w:w="1515"/>
        <w:gridCol w:w="1695"/>
      </w:tblGrid>
      <w:tr w:rsidR="00F975A7" w:rsidRPr="00F975A7" w14:paraId="48AB6AAC" w14:textId="77777777" w:rsidTr="007E6E3E">
        <w:trPr>
          <w:trHeight w:val="300"/>
          <w:tblHeader/>
        </w:trPr>
        <w:tc>
          <w:tcPr>
            <w:tcW w:w="1170" w:type="dxa"/>
            <w:tcBorders>
              <w:top w:val="single" w:sz="6" w:space="0" w:color="auto"/>
              <w:left w:val="single" w:sz="6" w:space="0" w:color="auto"/>
              <w:bottom w:val="single" w:sz="6" w:space="0" w:color="auto"/>
              <w:right w:val="single" w:sz="6" w:space="0" w:color="auto"/>
            </w:tcBorders>
            <w:shd w:val="clear" w:color="auto" w:fill="CAEDFB"/>
            <w:vAlign w:val="center"/>
            <w:hideMark/>
          </w:tcPr>
          <w:p w14:paraId="37C8C640" w14:textId="77777777" w:rsidR="00F975A7" w:rsidRPr="00F975A7" w:rsidRDefault="00F975A7" w:rsidP="00F975A7">
            <w:r w:rsidRPr="00F975A7">
              <w:t>Role </w:t>
            </w:r>
          </w:p>
        </w:tc>
        <w:tc>
          <w:tcPr>
            <w:tcW w:w="1245" w:type="dxa"/>
            <w:tcBorders>
              <w:top w:val="single" w:sz="6" w:space="0" w:color="auto"/>
              <w:left w:val="nil"/>
              <w:bottom w:val="single" w:sz="6" w:space="0" w:color="auto"/>
              <w:right w:val="single" w:sz="6" w:space="0" w:color="auto"/>
            </w:tcBorders>
            <w:shd w:val="clear" w:color="auto" w:fill="CAEDFB"/>
            <w:vAlign w:val="center"/>
            <w:hideMark/>
          </w:tcPr>
          <w:p w14:paraId="2C6A4E28" w14:textId="77777777" w:rsidR="00F975A7" w:rsidRPr="00F975A7" w:rsidRDefault="00F975A7" w:rsidP="00F975A7">
            <w:r w:rsidRPr="00F975A7">
              <w:t>Team A </w:t>
            </w:r>
          </w:p>
        </w:tc>
        <w:tc>
          <w:tcPr>
            <w:tcW w:w="1440" w:type="dxa"/>
            <w:tcBorders>
              <w:top w:val="single" w:sz="6" w:space="0" w:color="auto"/>
              <w:left w:val="nil"/>
              <w:bottom w:val="single" w:sz="6" w:space="0" w:color="auto"/>
              <w:right w:val="single" w:sz="6" w:space="0" w:color="auto"/>
            </w:tcBorders>
            <w:shd w:val="clear" w:color="auto" w:fill="CAEDFB"/>
            <w:vAlign w:val="center"/>
            <w:hideMark/>
          </w:tcPr>
          <w:p w14:paraId="05452442" w14:textId="77777777" w:rsidR="00F975A7" w:rsidRPr="00F975A7" w:rsidRDefault="00F975A7" w:rsidP="00F975A7">
            <w:r w:rsidRPr="00F975A7">
              <w:t>Team B </w:t>
            </w:r>
          </w:p>
        </w:tc>
        <w:tc>
          <w:tcPr>
            <w:tcW w:w="1440" w:type="dxa"/>
            <w:tcBorders>
              <w:top w:val="single" w:sz="6" w:space="0" w:color="auto"/>
              <w:left w:val="nil"/>
              <w:bottom w:val="single" w:sz="6" w:space="0" w:color="auto"/>
              <w:right w:val="single" w:sz="6" w:space="0" w:color="auto"/>
            </w:tcBorders>
            <w:shd w:val="clear" w:color="auto" w:fill="CAEDFB"/>
            <w:vAlign w:val="center"/>
            <w:hideMark/>
          </w:tcPr>
          <w:p w14:paraId="488CB5A4" w14:textId="77777777" w:rsidR="00F975A7" w:rsidRPr="00F975A7" w:rsidRDefault="00F975A7" w:rsidP="00F975A7">
            <w:r w:rsidRPr="00F975A7">
              <w:t>Team C </w:t>
            </w:r>
          </w:p>
        </w:tc>
        <w:tc>
          <w:tcPr>
            <w:tcW w:w="1320" w:type="dxa"/>
            <w:tcBorders>
              <w:top w:val="single" w:sz="6" w:space="0" w:color="auto"/>
              <w:left w:val="nil"/>
              <w:bottom w:val="single" w:sz="6" w:space="0" w:color="auto"/>
              <w:right w:val="single" w:sz="6" w:space="0" w:color="auto"/>
            </w:tcBorders>
            <w:shd w:val="clear" w:color="auto" w:fill="CAEDFB"/>
            <w:vAlign w:val="center"/>
            <w:hideMark/>
          </w:tcPr>
          <w:p w14:paraId="59214139" w14:textId="77777777" w:rsidR="00F975A7" w:rsidRPr="00F975A7" w:rsidRDefault="00F975A7" w:rsidP="00F975A7">
            <w:r w:rsidRPr="00F975A7">
              <w:t>Team D </w:t>
            </w:r>
          </w:p>
        </w:tc>
        <w:tc>
          <w:tcPr>
            <w:tcW w:w="915" w:type="dxa"/>
            <w:tcBorders>
              <w:top w:val="single" w:sz="6" w:space="0" w:color="auto"/>
              <w:left w:val="nil"/>
              <w:bottom w:val="single" w:sz="6" w:space="0" w:color="auto"/>
              <w:right w:val="single" w:sz="6" w:space="0" w:color="auto"/>
            </w:tcBorders>
            <w:shd w:val="clear" w:color="auto" w:fill="CAEDFB"/>
            <w:vAlign w:val="center"/>
            <w:hideMark/>
          </w:tcPr>
          <w:p w14:paraId="6BD01014" w14:textId="77777777" w:rsidR="00F975A7" w:rsidRPr="00F975A7" w:rsidRDefault="00F975A7" w:rsidP="00F975A7">
            <w:proofErr w:type="spellStart"/>
            <w:r w:rsidRPr="00F975A7">
              <w:t>Hrs</w:t>
            </w:r>
            <w:proofErr w:type="spellEnd"/>
            <w:r w:rsidRPr="00F975A7">
              <w:t>/Week </w:t>
            </w:r>
          </w:p>
        </w:tc>
        <w:tc>
          <w:tcPr>
            <w:tcW w:w="1245" w:type="dxa"/>
            <w:tcBorders>
              <w:top w:val="single" w:sz="6" w:space="0" w:color="auto"/>
              <w:left w:val="nil"/>
              <w:bottom w:val="single" w:sz="6" w:space="0" w:color="auto"/>
              <w:right w:val="single" w:sz="6" w:space="0" w:color="auto"/>
            </w:tcBorders>
            <w:shd w:val="clear" w:color="auto" w:fill="CAEDFB"/>
            <w:vAlign w:val="center"/>
            <w:hideMark/>
          </w:tcPr>
          <w:p w14:paraId="2805D072" w14:textId="77777777" w:rsidR="00F975A7" w:rsidRPr="00F975A7" w:rsidRDefault="00F975A7" w:rsidP="00F975A7">
            <w:r w:rsidRPr="00F975A7">
              <w:t>Rate/</w:t>
            </w:r>
            <w:proofErr w:type="spellStart"/>
            <w:r w:rsidRPr="00F975A7">
              <w:t>Hr</w:t>
            </w:r>
            <w:proofErr w:type="spellEnd"/>
            <w:r w:rsidRPr="00F975A7">
              <w:t> </w:t>
            </w:r>
          </w:p>
        </w:tc>
        <w:tc>
          <w:tcPr>
            <w:tcW w:w="1290" w:type="dxa"/>
            <w:tcBorders>
              <w:top w:val="single" w:sz="6" w:space="0" w:color="auto"/>
              <w:left w:val="nil"/>
              <w:bottom w:val="single" w:sz="6" w:space="0" w:color="auto"/>
              <w:right w:val="single" w:sz="6" w:space="0" w:color="auto"/>
            </w:tcBorders>
            <w:shd w:val="clear" w:color="auto" w:fill="CAEDFB"/>
            <w:vAlign w:val="center"/>
            <w:hideMark/>
          </w:tcPr>
          <w:p w14:paraId="021A5E97" w14:textId="07A0FDF4" w:rsidR="00F975A7" w:rsidRPr="00F975A7" w:rsidRDefault="00F975A7" w:rsidP="00F975A7">
            <w:r w:rsidRPr="00F975A7">
              <w:t xml:space="preserve">Total </w:t>
            </w:r>
            <w:r w:rsidR="00C73F86" w:rsidRPr="00F975A7">
              <w:t>Across</w:t>
            </w:r>
            <w:r w:rsidRPr="00F975A7">
              <w:t xml:space="preserve"> Teams </w:t>
            </w:r>
          </w:p>
        </w:tc>
      </w:tr>
      <w:tr w:rsidR="00F975A7" w:rsidRPr="00F975A7" w14:paraId="2151B85E" w14:textId="77777777">
        <w:trPr>
          <w:trHeight w:val="300"/>
        </w:trPr>
        <w:tc>
          <w:tcPr>
            <w:tcW w:w="1170" w:type="dxa"/>
            <w:tcBorders>
              <w:top w:val="nil"/>
              <w:left w:val="single" w:sz="6" w:space="0" w:color="auto"/>
              <w:bottom w:val="single" w:sz="6" w:space="0" w:color="auto"/>
              <w:right w:val="single" w:sz="6" w:space="0" w:color="auto"/>
            </w:tcBorders>
            <w:vAlign w:val="bottom"/>
            <w:hideMark/>
          </w:tcPr>
          <w:p w14:paraId="73281B94" w14:textId="77777777" w:rsidR="00F975A7" w:rsidRPr="00F975A7" w:rsidRDefault="00F975A7" w:rsidP="00F975A7">
            <w:r w:rsidRPr="00F975A7">
              <w:t>Project Manager </w:t>
            </w:r>
          </w:p>
        </w:tc>
        <w:tc>
          <w:tcPr>
            <w:tcW w:w="1245" w:type="dxa"/>
            <w:tcBorders>
              <w:top w:val="nil"/>
              <w:left w:val="nil"/>
              <w:bottom w:val="single" w:sz="6" w:space="0" w:color="auto"/>
              <w:right w:val="single" w:sz="6" w:space="0" w:color="auto"/>
            </w:tcBorders>
            <w:vAlign w:val="bottom"/>
            <w:hideMark/>
          </w:tcPr>
          <w:p w14:paraId="64B6FE77" w14:textId="77777777" w:rsidR="00F975A7" w:rsidRPr="00F975A7" w:rsidRDefault="00F975A7" w:rsidP="00F975A7">
            <w:r w:rsidRPr="00F975A7">
              <w:t>  </w:t>
            </w:r>
          </w:p>
        </w:tc>
        <w:tc>
          <w:tcPr>
            <w:tcW w:w="1440" w:type="dxa"/>
            <w:tcBorders>
              <w:top w:val="nil"/>
              <w:left w:val="nil"/>
              <w:bottom w:val="single" w:sz="6" w:space="0" w:color="auto"/>
              <w:right w:val="single" w:sz="6" w:space="0" w:color="auto"/>
            </w:tcBorders>
            <w:vAlign w:val="bottom"/>
            <w:hideMark/>
          </w:tcPr>
          <w:p w14:paraId="5B4D0541" w14:textId="77777777" w:rsidR="00F975A7" w:rsidRPr="00F975A7" w:rsidRDefault="00F975A7" w:rsidP="00F975A7">
            <w:r w:rsidRPr="00F975A7">
              <w:t>Alondra </w:t>
            </w:r>
          </w:p>
        </w:tc>
        <w:tc>
          <w:tcPr>
            <w:tcW w:w="1440" w:type="dxa"/>
            <w:tcBorders>
              <w:top w:val="nil"/>
              <w:left w:val="nil"/>
              <w:bottom w:val="single" w:sz="6" w:space="0" w:color="auto"/>
              <w:right w:val="single" w:sz="6" w:space="0" w:color="auto"/>
            </w:tcBorders>
            <w:vAlign w:val="bottom"/>
            <w:hideMark/>
          </w:tcPr>
          <w:p w14:paraId="34CF6947" w14:textId="77777777" w:rsidR="00F975A7" w:rsidRPr="00F975A7" w:rsidRDefault="00F975A7" w:rsidP="00F975A7">
            <w:r w:rsidRPr="00F975A7">
              <w:t>  </w:t>
            </w:r>
          </w:p>
        </w:tc>
        <w:tc>
          <w:tcPr>
            <w:tcW w:w="1320" w:type="dxa"/>
            <w:tcBorders>
              <w:top w:val="nil"/>
              <w:left w:val="nil"/>
              <w:bottom w:val="single" w:sz="6" w:space="0" w:color="auto"/>
              <w:right w:val="single" w:sz="6" w:space="0" w:color="auto"/>
            </w:tcBorders>
            <w:vAlign w:val="bottom"/>
            <w:hideMark/>
          </w:tcPr>
          <w:p w14:paraId="14069A65" w14:textId="77777777" w:rsidR="00F975A7" w:rsidRPr="00F975A7" w:rsidRDefault="00F975A7" w:rsidP="00F975A7">
            <w:r w:rsidRPr="00F975A7">
              <w:t>  </w:t>
            </w:r>
          </w:p>
        </w:tc>
        <w:tc>
          <w:tcPr>
            <w:tcW w:w="915" w:type="dxa"/>
            <w:tcBorders>
              <w:top w:val="nil"/>
              <w:left w:val="nil"/>
              <w:bottom w:val="single" w:sz="6" w:space="0" w:color="auto"/>
              <w:right w:val="single" w:sz="6" w:space="0" w:color="auto"/>
            </w:tcBorders>
            <w:vAlign w:val="bottom"/>
            <w:hideMark/>
          </w:tcPr>
          <w:p w14:paraId="5C5DC0BF" w14:textId="77777777" w:rsidR="00F975A7" w:rsidRPr="00F975A7" w:rsidRDefault="00F975A7" w:rsidP="00F975A7">
            <w:r w:rsidRPr="00F975A7">
              <w:t>5 </w:t>
            </w:r>
          </w:p>
        </w:tc>
        <w:tc>
          <w:tcPr>
            <w:tcW w:w="1245" w:type="dxa"/>
            <w:tcBorders>
              <w:top w:val="nil"/>
              <w:left w:val="nil"/>
              <w:bottom w:val="single" w:sz="6" w:space="0" w:color="auto"/>
              <w:right w:val="single" w:sz="6" w:space="0" w:color="auto"/>
            </w:tcBorders>
            <w:vAlign w:val="bottom"/>
            <w:hideMark/>
          </w:tcPr>
          <w:p w14:paraId="13B85819" w14:textId="77777777" w:rsidR="00F975A7" w:rsidRPr="00F975A7" w:rsidRDefault="00F975A7" w:rsidP="00F975A7">
            <w:r w:rsidRPr="00F975A7">
              <w:t> $           80.00  </w:t>
            </w:r>
          </w:p>
        </w:tc>
        <w:tc>
          <w:tcPr>
            <w:tcW w:w="1290" w:type="dxa"/>
            <w:tcBorders>
              <w:top w:val="nil"/>
              <w:left w:val="nil"/>
              <w:bottom w:val="single" w:sz="6" w:space="0" w:color="auto"/>
              <w:right w:val="single" w:sz="6" w:space="0" w:color="auto"/>
            </w:tcBorders>
            <w:vAlign w:val="bottom"/>
            <w:hideMark/>
          </w:tcPr>
          <w:p w14:paraId="22188276" w14:textId="77777777" w:rsidR="00F975A7" w:rsidRPr="00F975A7" w:rsidRDefault="00F975A7" w:rsidP="00F975A7">
            <w:r w:rsidRPr="00F975A7">
              <w:t> $         1,600.00  </w:t>
            </w:r>
          </w:p>
        </w:tc>
      </w:tr>
      <w:tr w:rsidR="00F975A7" w:rsidRPr="00F975A7" w14:paraId="5CB0A572" w14:textId="77777777">
        <w:trPr>
          <w:trHeight w:val="300"/>
        </w:trPr>
        <w:tc>
          <w:tcPr>
            <w:tcW w:w="1170" w:type="dxa"/>
            <w:tcBorders>
              <w:top w:val="nil"/>
              <w:left w:val="single" w:sz="6" w:space="0" w:color="auto"/>
              <w:bottom w:val="single" w:sz="6" w:space="0" w:color="auto"/>
              <w:right w:val="single" w:sz="6" w:space="0" w:color="auto"/>
            </w:tcBorders>
            <w:vAlign w:val="bottom"/>
            <w:hideMark/>
          </w:tcPr>
          <w:p w14:paraId="571ABD46" w14:textId="77777777" w:rsidR="00F975A7" w:rsidRPr="00F975A7" w:rsidRDefault="00F975A7" w:rsidP="00F975A7">
            <w:r w:rsidRPr="00F975A7">
              <w:t>Project Planner/Lead </w:t>
            </w:r>
          </w:p>
        </w:tc>
        <w:tc>
          <w:tcPr>
            <w:tcW w:w="1245" w:type="dxa"/>
            <w:tcBorders>
              <w:top w:val="nil"/>
              <w:left w:val="nil"/>
              <w:bottom w:val="single" w:sz="6" w:space="0" w:color="auto"/>
              <w:right w:val="single" w:sz="6" w:space="0" w:color="auto"/>
            </w:tcBorders>
            <w:vAlign w:val="bottom"/>
            <w:hideMark/>
          </w:tcPr>
          <w:p w14:paraId="37DBF914" w14:textId="77777777" w:rsidR="00F975A7" w:rsidRPr="00F975A7" w:rsidRDefault="00F975A7" w:rsidP="00F975A7">
            <w:r w:rsidRPr="00F975A7">
              <w:t>Sadina </w:t>
            </w:r>
          </w:p>
        </w:tc>
        <w:tc>
          <w:tcPr>
            <w:tcW w:w="1440" w:type="dxa"/>
            <w:tcBorders>
              <w:top w:val="nil"/>
              <w:left w:val="nil"/>
              <w:bottom w:val="single" w:sz="6" w:space="0" w:color="auto"/>
              <w:right w:val="single" w:sz="6" w:space="0" w:color="auto"/>
            </w:tcBorders>
            <w:vAlign w:val="bottom"/>
            <w:hideMark/>
          </w:tcPr>
          <w:p w14:paraId="0CEF3528" w14:textId="77777777" w:rsidR="00F975A7" w:rsidRPr="00F975A7" w:rsidRDefault="00F975A7" w:rsidP="00F975A7">
            <w:proofErr w:type="spellStart"/>
            <w:r w:rsidRPr="00F975A7">
              <w:t>Sukhmeet</w:t>
            </w:r>
            <w:proofErr w:type="spellEnd"/>
            <w:r w:rsidRPr="00F975A7">
              <w:t xml:space="preserve"> </w:t>
            </w:r>
            <w:proofErr w:type="spellStart"/>
            <w:r w:rsidRPr="00F975A7">
              <w:t>Khalar</w:t>
            </w:r>
            <w:proofErr w:type="spellEnd"/>
            <w:r w:rsidRPr="00F975A7">
              <w:t> </w:t>
            </w:r>
          </w:p>
        </w:tc>
        <w:tc>
          <w:tcPr>
            <w:tcW w:w="1440" w:type="dxa"/>
            <w:tcBorders>
              <w:top w:val="nil"/>
              <w:left w:val="nil"/>
              <w:bottom w:val="single" w:sz="6" w:space="0" w:color="auto"/>
              <w:right w:val="single" w:sz="6" w:space="0" w:color="auto"/>
            </w:tcBorders>
            <w:vAlign w:val="bottom"/>
            <w:hideMark/>
          </w:tcPr>
          <w:p w14:paraId="4FD6FE8C" w14:textId="77777777" w:rsidR="00F975A7" w:rsidRPr="00F975A7" w:rsidRDefault="00F975A7" w:rsidP="00F975A7">
            <w:r w:rsidRPr="00F975A7">
              <w:t>Amber Young </w:t>
            </w:r>
          </w:p>
        </w:tc>
        <w:tc>
          <w:tcPr>
            <w:tcW w:w="1320" w:type="dxa"/>
            <w:tcBorders>
              <w:top w:val="nil"/>
              <w:left w:val="nil"/>
              <w:bottom w:val="single" w:sz="6" w:space="0" w:color="auto"/>
              <w:right w:val="single" w:sz="6" w:space="0" w:color="auto"/>
            </w:tcBorders>
            <w:vAlign w:val="center"/>
            <w:hideMark/>
          </w:tcPr>
          <w:p w14:paraId="05F0117C" w14:textId="77777777" w:rsidR="00F975A7" w:rsidRPr="00F975A7" w:rsidRDefault="00F975A7" w:rsidP="00F975A7">
            <w:r w:rsidRPr="00F975A7">
              <w:t>Sudarshan Neupane </w:t>
            </w:r>
          </w:p>
        </w:tc>
        <w:tc>
          <w:tcPr>
            <w:tcW w:w="915" w:type="dxa"/>
            <w:tcBorders>
              <w:top w:val="nil"/>
              <w:left w:val="nil"/>
              <w:bottom w:val="single" w:sz="6" w:space="0" w:color="auto"/>
              <w:right w:val="single" w:sz="6" w:space="0" w:color="auto"/>
            </w:tcBorders>
            <w:vAlign w:val="bottom"/>
            <w:hideMark/>
          </w:tcPr>
          <w:p w14:paraId="65DB869B" w14:textId="77777777" w:rsidR="00F975A7" w:rsidRPr="00F975A7" w:rsidRDefault="00F975A7" w:rsidP="00F975A7">
            <w:r w:rsidRPr="00F975A7">
              <w:t>10 </w:t>
            </w:r>
          </w:p>
        </w:tc>
        <w:tc>
          <w:tcPr>
            <w:tcW w:w="1245" w:type="dxa"/>
            <w:tcBorders>
              <w:top w:val="nil"/>
              <w:left w:val="nil"/>
              <w:bottom w:val="single" w:sz="6" w:space="0" w:color="auto"/>
              <w:right w:val="single" w:sz="6" w:space="0" w:color="auto"/>
            </w:tcBorders>
            <w:vAlign w:val="bottom"/>
            <w:hideMark/>
          </w:tcPr>
          <w:p w14:paraId="31C7C9DE" w14:textId="77777777" w:rsidR="00F975A7" w:rsidRPr="00F975A7" w:rsidRDefault="00F975A7" w:rsidP="00F975A7">
            <w:r w:rsidRPr="00F975A7">
              <w:t> $           75.00  </w:t>
            </w:r>
          </w:p>
        </w:tc>
        <w:tc>
          <w:tcPr>
            <w:tcW w:w="1290" w:type="dxa"/>
            <w:tcBorders>
              <w:top w:val="nil"/>
              <w:left w:val="nil"/>
              <w:bottom w:val="single" w:sz="6" w:space="0" w:color="auto"/>
              <w:right w:val="single" w:sz="6" w:space="0" w:color="auto"/>
            </w:tcBorders>
            <w:vAlign w:val="bottom"/>
            <w:hideMark/>
          </w:tcPr>
          <w:p w14:paraId="58981028" w14:textId="77777777" w:rsidR="00F975A7" w:rsidRPr="00F975A7" w:rsidRDefault="00F975A7" w:rsidP="00F975A7">
            <w:r w:rsidRPr="00F975A7">
              <w:t> $         3,000.00  </w:t>
            </w:r>
          </w:p>
        </w:tc>
      </w:tr>
      <w:tr w:rsidR="00F975A7" w:rsidRPr="00F975A7" w14:paraId="5E8D7FAF" w14:textId="77777777">
        <w:trPr>
          <w:trHeight w:val="300"/>
        </w:trPr>
        <w:tc>
          <w:tcPr>
            <w:tcW w:w="1170" w:type="dxa"/>
            <w:tcBorders>
              <w:top w:val="nil"/>
              <w:left w:val="single" w:sz="6" w:space="0" w:color="auto"/>
              <w:bottom w:val="single" w:sz="6" w:space="0" w:color="auto"/>
              <w:right w:val="single" w:sz="6" w:space="0" w:color="auto"/>
            </w:tcBorders>
            <w:vAlign w:val="bottom"/>
            <w:hideMark/>
          </w:tcPr>
          <w:p w14:paraId="7FC7FB39" w14:textId="77777777" w:rsidR="00F975A7" w:rsidRPr="00F975A7" w:rsidRDefault="00F975A7" w:rsidP="00F975A7">
            <w:r w:rsidRPr="00F975A7">
              <w:t>Technical Architect </w:t>
            </w:r>
          </w:p>
        </w:tc>
        <w:tc>
          <w:tcPr>
            <w:tcW w:w="1245" w:type="dxa"/>
            <w:tcBorders>
              <w:top w:val="nil"/>
              <w:left w:val="nil"/>
              <w:bottom w:val="single" w:sz="6" w:space="0" w:color="auto"/>
              <w:right w:val="single" w:sz="6" w:space="0" w:color="auto"/>
            </w:tcBorders>
            <w:vAlign w:val="bottom"/>
            <w:hideMark/>
          </w:tcPr>
          <w:p w14:paraId="35FDC0BB" w14:textId="77777777" w:rsidR="00F975A7" w:rsidRPr="00F975A7" w:rsidRDefault="00F975A7" w:rsidP="00F975A7">
            <w:r w:rsidRPr="00F975A7">
              <w:t>Tevin </w:t>
            </w:r>
          </w:p>
        </w:tc>
        <w:tc>
          <w:tcPr>
            <w:tcW w:w="1440" w:type="dxa"/>
            <w:tcBorders>
              <w:top w:val="nil"/>
              <w:left w:val="nil"/>
              <w:bottom w:val="single" w:sz="6" w:space="0" w:color="auto"/>
              <w:right w:val="single" w:sz="6" w:space="0" w:color="auto"/>
            </w:tcBorders>
            <w:vAlign w:val="bottom"/>
            <w:hideMark/>
          </w:tcPr>
          <w:p w14:paraId="62D7858C" w14:textId="77777777" w:rsidR="00F975A7" w:rsidRPr="00F975A7" w:rsidRDefault="00F975A7" w:rsidP="00F975A7">
            <w:r w:rsidRPr="00F975A7">
              <w:t>William Rave </w:t>
            </w:r>
          </w:p>
        </w:tc>
        <w:tc>
          <w:tcPr>
            <w:tcW w:w="1440" w:type="dxa"/>
            <w:tcBorders>
              <w:top w:val="nil"/>
              <w:left w:val="nil"/>
              <w:bottom w:val="single" w:sz="6" w:space="0" w:color="auto"/>
              <w:right w:val="single" w:sz="6" w:space="0" w:color="auto"/>
            </w:tcBorders>
            <w:vAlign w:val="bottom"/>
            <w:hideMark/>
          </w:tcPr>
          <w:p w14:paraId="012B2DDF" w14:textId="77777777" w:rsidR="00F975A7" w:rsidRPr="00F975A7" w:rsidRDefault="00F975A7" w:rsidP="00F975A7">
            <w:proofErr w:type="spellStart"/>
            <w:r w:rsidRPr="00F975A7">
              <w:t>Kparkay</w:t>
            </w:r>
            <w:proofErr w:type="spellEnd"/>
            <w:r w:rsidRPr="00F975A7">
              <w:t xml:space="preserve"> Togba </w:t>
            </w:r>
          </w:p>
        </w:tc>
        <w:tc>
          <w:tcPr>
            <w:tcW w:w="1320" w:type="dxa"/>
            <w:tcBorders>
              <w:top w:val="nil"/>
              <w:left w:val="nil"/>
              <w:bottom w:val="single" w:sz="6" w:space="0" w:color="auto"/>
              <w:right w:val="single" w:sz="6" w:space="0" w:color="auto"/>
            </w:tcBorders>
            <w:vAlign w:val="bottom"/>
            <w:hideMark/>
          </w:tcPr>
          <w:p w14:paraId="708B679A" w14:textId="77777777" w:rsidR="00F975A7" w:rsidRPr="00F975A7" w:rsidRDefault="00F975A7" w:rsidP="00F975A7">
            <w:r w:rsidRPr="00F975A7">
              <w:t>John Miggins </w:t>
            </w:r>
          </w:p>
        </w:tc>
        <w:tc>
          <w:tcPr>
            <w:tcW w:w="915" w:type="dxa"/>
            <w:tcBorders>
              <w:top w:val="nil"/>
              <w:left w:val="nil"/>
              <w:bottom w:val="single" w:sz="6" w:space="0" w:color="auto"/>
              <w:right w:val="single" w:sz="6" w:space="0" w:color="auto"/>
            </w:tcBorders>
            <w:vAlign w:val="bottom"/>
            <w:hideMark/>
          </w:tcPr>
          <w:p w14:paraId="2F126380" w14:textId="77777777" w:rsidR="00F975A7" w:rsidRPr="00F975A7" w:rsidRDefault="00F975A7" w:rsidP="00F975A7">
            <w:r w:rsidRPr="00F975A7">
              <w:t>10 </w:t>
            </w:r>
          </w:p>
        </w:tc>
        <w:tc>
          <w:tcPr>
            <w:tcW w:w="1245" w:type="dxa"/>
            <w:tcBorders>
              <w:top w:val="nil"/>
              <w:left w:val="nil"/>
              <w:bottom w:val="single" w:sz="6" w:space="0" w:color="auto"/>
              <w:right w:val="single" w:sz="6" w:space="0" w:color="auto"/>
            </w:tcBorders>
            <w:vAlign w:val="bottom"/>
            <w:hideMark/>
          </w:tcPr>
          <w:p w14:paraId="6F8001BC" w14:textId="77777777" w:rsidR="00F975A7" w:rsidRPr="00F975A7" w:rsidRDefault="00F975A7" w:rsidP="00F975A7">
            <w:r w:rsidRPr="00F975A7">
              <w:t> $           70.00  </w:t>
            </w:r>
          </w:p>
        </w:tc>
        <w:tc>
          <w:tcPr>
            <w:tcW w:w="1290" w:type="dxa"/>
            <w:tcBorders>
              <w:top w:val="nil"/>
              <w:left w:val="nil"/>
              <w:bottom w:val="single" w:sz="6" w:space="0" w:color="auto"/>
              <w:right w:val="single" w:sz="6" w:space="0" w:color="auto"/>
            </w:tcBorders>
            <w:vAlign w:val="bottom"/>
            <w:hideMark/>
          </w:tcPr>
          <w:p w14:paraId="1CCF7A24" w14:textId="77777777" w:rsidR="00F975A7" w:rsidRPr="00F975A7" w:rsidRDefault="00F975A7" w:rsidP="00F975A7">
            <w:r w:rsidRPr="00F975A7">
              <w:t> $         2,800.00  </w:t>
            </w:r>
          </w:p>
        </w:tc>
      </w:tr>
      <w:tr w:rsidR="00F975A7" w:rsidRPr="00F975A7" w14:paraId="6B89FA82" w14:textId="77777777">
        <w:trPr>
          <w:trHeight w:val="300"/>
        </w:trPr>
        <w:tc>
          <w:tcPr>
            <w:tcW w:w="1170" w:type="dxa"/>
            <w:tcBorders>
              <w:top w:val="nil"/>
              <w:left w:val="single" w:sz="6" w:space="0" w:color="auto"/>
              <w:bottom w:val="single" w:sz="6" w:space="0" w:color="auto"/>
              <w:right w:val="single" w:sz="6" w:space="0" w:color="auto"/>
            </w:tcBorders>
            <w:vAlign w:val="bottom"/>
            <w:hideMark/>
          </w:tcPr>
          <w:p w14:paraId="756836C9" w14:textId="77777777" w:rsidR="00F975A7" w:rsidRPr="00F975A7" w:rsidRDefault="00F975A7" w:rsidP="00F975A7">
            <w:r w:rsidRPr="00F975A7">
              <w:t>Software Developer </w:t>
            </w:r>
          </w:p>
        </w:tc>
        <w:tc>
          <w:tcPr>
            <w:tcW w:w="1245" w:type="dxa"/>
            <w:tcBorders>
              <w:top w:val="nil"/>
              <w:left w:val="nil"/>
              <w:bottom w:val="single" w:sz="6" w:space="0" w:color="auto"/>
              <w:right w:val="single" w:sz="6" w:space="0" w:color="auto"/>
            </w:tcBorders>
            <w:vAlign w:val="bottom"/>
            <w:hideMark/>
          </w:tcPr>
          <w:p w14:paraId="3A0AB189" w14:textId="77777777" w:rsidR="00F975A7" w:rsidRPr="00F975A7" w:rsidRDefault="00F975A7" w:rsidP="00F975A7">
            <w:r w:rsidRPr="00F975A7">
              <w:t>Matthew </w:t>
            </w:r>
          </w:p>
        </w:tc>
        <w:tc>
          <w:tcPr>
            <w:tcW w:w="1440" w:type="dxa"/>
            <w:tcBorders>
              <w:top w:val="nil"/>
              <w:left w:val="nil"/>
              <w:bottom w:val="single" w:sz="6" w:space="0" w:color="auto"/>
              <w:right w:val="single" w:sz="6" w:space="0" w:color="auto"/>
            </w:tcBorders>
            <w:vAlign w:val="bottom"/>
            <w:hideMark/>
          </w:tcPr>
          <w:p w14:paraId="474999A1" w14:textId="77777777" w:rsidR="00F975A7" w:rsidRPr="00F975A7" w:rsidRDefault="00F975A7" w:rsidP="00F975A7">
            <w:r w:rsidRPr="00F975A7">
              <w:t>Team </w:t>
            </w:r>
          </w:p>
        </w:tc>
        <w:tc>
          <w:tcPr>
            <w:tcW w:w="1440" w:type="dxa"/>
            <w:tcBorders>
              <w:top w:val="nil"/>
              <w:left w:val="nil"/>
              <w:bottom w:val="single" w:sz="6" w:space="0" w:color="auto"/>
              <w:right w:val="single" w:sz="6" w:space="0" w:color="auto"/>
            </w:tcBorders>
            <w:vAlign w:val="bottom"/>
            <w:hideMark/>
          </w:tcPr>
          <w:p w14:paraId="6D978C8D" w14:textId="77777777" w:rsidR="00F975A7" w:rsidRPr="00F975A7" w:rsidRDefault="00F975A7" w:rsidP="00F975A7">
            <w:r w:rsidRPr="00F975A7">
              <w:t>Mark Senkus </w:t>
            </w:r>
          </w:p>
        </w:tc>
        <w:tc>
          <w:tcPr>
            <w:tcW w:w="1320" w:type="dxa"/>
            <w:tcBorders>
              <w:top w:val="nil"/>
              <w:left w:val="nil"/>
              <w:bottom w:val="single" w:sz="6" w:space="0" w:color="auto"/>
              <w:right w:val="single" w:sz="6" w:space="0" w:color="auto"/>
            </w:tcBorders>
            <w:vAlign w:val="bottom"/>
            <w:hideMark/>
          </w:tcPr>
          <w:p w14:paraId="69F7FFF8" w14:textId="77777777" w:rsidR="00F975A7" w:rsidRPr="00F975A7" w:rsidRDefault="00F975A7" w:rsidP="00F975A7">
            <w:r w:rsidRPr="00F975A7">
              <w:t>Aj Kelon Harris </w:t>
            </w:r>
          </w:p>
        </w:tc>
        <w:tc>
          <w:tcPr>
            <w:tcW w:w="915" w:type="dxa"/>
            <w:tcBorders>
              <w:top w:val="nil"/>
              <w:left w:val="nil"/>
              <w:bottom w:val="single" w:sz="6" w:space="0" w:color="auto"/>
              <w:right w:val="single" w:sz="6" w:space="0" w:color="auto"/>
            </w:tcBorders>
            <w:vAlign w:val="bottom"/>
            <w:hideMark/>
          </w:tcPr>
          <w:p w14:paraId="6A23CBF2" w14:textId="77777777" w:rsidR="00F975A7" w:rsidRPr="00F975A7" w:rsidRDefault="00F975A7" w:rsidP="00F975A7">
            <w:r w:rsidRPr="00F975A7">
              <w:t>60 </w:t>
            </w:r>
          </w:p>
        </w:tc>
        <w:tc>
          <w:tcPr>
            <w:tcW w:w="1245" w:type="dxa"/>
            <w:tcBorders>
              <w:top w:val="nil"/>
              <w:left w:val="nil"/>
              <w:bottom w:val="single" w:sz="6" w:space="0" w:color="auto"/>
              <w:right w:val="single" w:sz="6" w:space="0" w:color="auto"/>
            </w:tcBorders>
            <w:vAlign w:val="bottom"/>
            <w:hideMark/>
          </w:tcPr>
          <w:p w14:paraId="7A53F09B" w14:textId="77777777" w:rsidR="00F975A7" w:rsidRPr="00F975A7" w:rsidRDefault="00F975A7" w:rsidP="00F975A7">
            <w:r w:rsidRPr="00F975A7">
              <w:t> $           60.00  </w:t>
            </w:r>
          </w:p>
        </w:tc>
        <w:tc>
          <w:tcPr>
            <w:tcW w:w="1290" w:type="dxa"/>
            <w:tcBorders>
              <w:top w:val="nil"/>
              <w:left w:val="nil"/>
              <w:bottom w:val="single" w:sz="6" w:space="0" w:color="auto"/>
              <w:right w:val="single" w:sz="6" w:space="0" w:color="auto"/>
            </w:tcBorders>
            <w:vAlign w:val="bottom"/>
            <w:hideMark/>
          </w:tcPr>
          <w:p w14:paraId="01426785" w14:textId="77777777" w:rsidR="00F975A7" w:rsidRPr="00F975A7" w:rsidRDefault="00F975A7" w:rsidP="00F975A7">
            <w:r w:rsidRPr="00F975A7">
              <w:t> $      14,400.00  </w:t>
            </w:r>
          </w:p>
        </w:tc>
      </w:tr>
      <w:tr w:rsidR="00F975A7" w:rsidRPr="00F975A7" w14:paraId="319629AB" w14:textId="77777777">
        <w:trPr>
          <w:trHeight w:val="300"/>
        </w:trPr>
        <w:tc>
          <w:tcPr>
            <w:tcW w:w="1170" w:type="dxa"/>
            <w:tcBorders>
              <w:top w:val="nil"/>
              <w:left w:val="single" w:sz="6" w:space="0" w:color="auto"/>
              <w:bottom w:val="single" w:sz="6" w:space="0" w:color="auto"/>
              <w:right w:val="single" w:sz="6" w:space="0" w:color="auto"/>
            </w:tcBorders>
            <w:vAlign w:val="bottom"/>
            <w:hideMark/>
          </w:tcPr>
          <w:p w14:paraId="275C38FA" w14:textId="77777777" w:rsidR="00F975A7" w:rsidRPr="00F975A7" w:rsidRDefault="00F975A7" w:rsidP="00F975A7">
            <w:r w:rsidRPr="00F975A7">
              <w:t>Q/A Test Engineer </w:t>
            </w:r>
          </w:p>
        </w:tc>
        <w:tc>
          <w:tcPr>
            <w:tcW w:w="1245" w:type="dxa"/>
            <w:tcBorders>
              <w:top w:val="nil"/>
              <w:left w:val="nil"/>
              <w:bottom w:val="single" w:sz="6" w:space="0" w:color="auto"/>
              <w:right w:val="single" w:sz="6" w:space="0" w:color="auto"/>
            </w:tcBorders>
            <w:vAlign w:val="bottom"/>
            <w:hideMark/>
          </w:tcPr>
          <w:p w14:paraId="1802957B" w14:textId="77777777" w:rsidR="00F975A7" w:rsidRPr="00F975A7" w:rsidRDefault="00F975A7" w:rsidP="00F975A7">
            <w:r w:rsidRPr="00F975A7">
              <w:t>Lidia </w:t>
            </w:r>
          </w:p>
        </w:tc>
        <w:tc>
          <w:tcPr>
            <w:tcW w:w="1440" w:type="dxa"/>
            <w:tcBorders>
              <w:top w:val="nil"/>
              <w:left w:val="nil"/>
              <w:bottom w:val="single" w:sz="6" w:space="0" w:color="auto"/>
              <w:right w:val="single" w:sz="6" w:space="0" w:color="auto"/>
            </w:tcBorders>
            <w:vAlign w:val="bottom"/>
            <w:hideMark/>
          </w:tcPr>
          <w:p w14:paraId="362D4E2D" w14:textId="77777777" w:rsidR="00F975A7" w:rsidRPr="00F975A7" w:rsidRDefault="00F975A7" w:rsidP="00F975A7">
            <w:r w:rsidRPr="00F975A7">
              <w:t>Thomas </w:t>
            </w:r>
          </w:p>
        </w:tc>
        <w:tc>
          <w:tcPr>
            <w:tcW w:w="1440" w:type="dxa"/>
            <w:tcBorders>
              <w:top w:val="nil"/>
              <w:left w:val="nil"/>
              <w:bottom w:val="single" w:sz="6" w:space="0" w:color="auto"/>
              <w:right w:val="single" w:sz="6" w:space="0" w:color="auto"/>
            </w:tcBorders>
            <w:vAlign w:val="bottom"/>
            <w:hideMark/>
          </w:tcPr>
          <w:p w14:paraId="031CDA8F" w14:textId="77777777" w:rsidR="00F975A7" w:rsidRPr="00F975A7" w:rsidRDefault="00F975A7" w:rsidP="00F975A7">
            <w:r w:rsidRPr="00F975A7">
              <w:t xml:space="preserve">Abel </w:t>
            </w:r>
            <w:proofErr w:type="spellStart"/>
            <w:r w:rsidRPr="00F975A7">
              <w:t>Tabesse</w:t>
            </w:r>
            <w:proofErr w:type="spellEnd"/>
            <w:r w:rsidRPr="00F975A7">
              <w:t> </w:t>
            </w:r>
          </w:p>
        </w:tc>
        <w:tc>
          <w:tcPr>
            <w:tcW w:w="1320" w:type="dxa"/>
            <w:tcBorders>
              <w:top w:val="nil"/>
              <w:left w:val="nil"/>
              <w:bottom w:val="single" w:sz="6" w:space="0" w:color="auto"/>
              <w:right w:val="single" w:sz="6" w:space="0" w:color="auto"/>
            </w:tcBorders>
            <w:vAlign w:val="bottom"/>
            <w:hideMark/>
          </w:tcPr>
          <w:p w14:paraId="04F95AFF" w14:textId="77777777" w:rsidR="00F975A7" w:rsidRPr="00F975A7" w:rsidRDefault="00F975A7" w:rsidP="00F975A7">
            <w:r w:rsidRPr="00F975A7">
              <w:t>Alexandra Bomani George </w:t>
            </w:r>
          </w:p>
        </w:tc>
        <w:tc>
          <w:tcPr>
            <w:tcW w:w="915" w:type="dxa"/>
            <w:tcBorders>
              <w:top w:val="nil"/>
              <w:left w:val="nil"/>
              <w:bottom w:val="single" w:sz="6" w:space="0" w:color="auto"/>
              <w:right w:val="single" w:sz="6" w:space="0" w:color="auto"/>
            </w:tcBorders>
            <w:vAlign w:val="bottom"/>
            <w:hideMark/>
          </w:tcPr>
          <w:p w14:paraId="6D24A135" w14:textId="77777777" w:rsidR="00F975A7" w:rsidRPr="00F975A7" w:rsidRDefault="00F975A7" w:rsidP="00F975A7">
            <w:r w:rsidRPr="00F975A7">
              <w:t>10 </w:t>
            </w:r>
          </w:p>
        </w:tc>
        <w:tc>
          <w:tcPr>
            <w:tcW w:w="1245" w:type="dxa"/>
            <w:tcBorders>
              <w:top w:val="nil"/>
              <w:left w:val="nil"/>
              <w:bottom w:val="single" w:sz="6" w:space="0" w:color="auto"/>
              <w:right w:val="single" w:sz="6" w:space="0" w:color="auto"/>
            </w:tcBorders>
            <w:vAlign w:val="bottom"/>
            <w:hideMark/>
          </w:tcPr>
          <w:p w14:paraId="3149646A" w14:textId="77777777" w:rsidR="00F975A7" w:rsidRPr="00F975A7" w:rsidRDefault="00F975A7" w:rsidP="00F975A7">
            <w:r w:rsidRPr="00F975A7">
              <w:t> $           60.00  </w:t>
            </w:r>
          </w:p>
        </w:tc>
        <w:tc>
          <w:tcPr>
            <w:tcW w:w="1290" w:type="dxa"/>
            <w:tcBorders>
              <w:top w:val="nil"/>
              <w:left w:val="nil"/>
              <w:bottom w:val="single" w:sz="6" w:space="0" w:color="auto"/>
              <w:right w:val="single" w:sz="6" w:space="0" w:color="auto"/>
            </w:tcBorders>
            <w:vAlign w:val="bottom"/>
            <w:hideMark/>
          </w:tcPr>
          <w:p w14:paraId="679DF393" w14:textId="77777777" w:rsidR="00F975A7" w:rsidRPr="00F975A7" w:rsidRDefault="00F975A7" w:rsidP="00F975A7">
            <w:r w:rsidRPr="00F975A7">
              <w:t> $         2,400.00  </w:t>
            </w:r>
          </w:p>
        </w:tc>
      </w:tr>
      <w:tr w:rsidR="00F975A7" w:rsidRPr="00F975A7" w14:paraId="738AE09C" w14:textId="77777777">
        <w:trPr>
          <w:trHeight w:val="300"/>
        </w:trPr>
        <w:tc>
          <w:tcPr>
            <w:tcW w:w="1170" w:type="dxa"/>
            <w:tcBorders>
              <w:top w:val="nil"/>
              <w:left w:val="single" w:sz="6" w:space="0" w:color="auto"/>
              <w:bottom w:val="single" w:sz="6" w:space="0" w:color="auto"/>
              <w:right w:val="single" w:sz="6" w:space="0" w:color="auto"/>
            </w:tcBorders>
            <w:vAlign w:val="bottom"/>
            <w:hideMark/>
          </w:tcPr>
          <w:p w14:paraId="68C941BC" w14:textId="77777777" w:rsidR="00F975A7" w:rsidRPr="00F975A7" w:rsidRDefault="00F975A7" w:rsidP="00F975A7">
            <w:r w:rsidRPr="00F975A7">
              <w:t>Technical Writer </w:t>
            </w:r>
          </w:p>
        </w:tc>
        <w:tc>
          <w:tcPr>
            <w:tcW w:w="1245" w:type="dxa"/>
            <w:tcBorders>
              <w:top w:val="nil"/>
              <w:left w:val="nil"/>
              <w:bottom w:val="single" w:sz="6" w:space="0" w:color="auto"/>
              <w:right w:val="single" w:sz="6" w:space="0" w:color="auto"/>
            </w:tcBorders>
            <w:vAlign w:val="bottom"/>
            <w:hideMark/>
          </w:tcPr>
          <w:p w14:paraId="0BEBC77B" w14:textId="77777777" w:rsidR="00F975A7" w:rsidRPr="00F975A7" w:rsidRDefault="00F975A7" w:rsidP="00F975A7">
            <w:r w:rsidRPr="00F975A7">
              <w:t>Team </w:t>
            </w:r>
          </w:p>
        </w:tc>
        <w:tc>
          <w:tcPr>
            <w:tcW w:w="1440" w:type="dxa"/>
            <w:tcBorders>
              <w:top w:val="nil"/>
              <w:left w:val="nil"/>
              <w:bottom w:val="single" w:sz="6" w:space="0" w:color="auto"/>
              <w:right w:val="single" w:sz="6" w:space="0" w:color="auto"/>
            </w:tcBorders>
            <w:vAlign w:val="bottom"/>
            <w:hideMark/>
          </w:tcPr>
          <w:p w14:paraId="6F5068A9" w14:textId="77777777" w:rsidR="00F975A7" w:rsidRPr="00F975A7" w:rsidRDefault="00F975A7" w:rsidP="00F975A7">
            <w:r w:rsidRPr="00F975A7">
              <w:t>Nana </w:t>
            </w:r>
          </w:p>
        </w:tc>
        <w:tc>
          <w:tcPr>
            <w:tcW w:w="1440" w:type="dxa"/>
            <w:tcBorders>
              <w:top w:val="nil"/>
              <w:left w:val="nil"/>
              <w:bottom w:val="single" w:sz="6" w:space="0" w:color="auto"/>
              <w:right w:val="single" w:sz="6" w:space="0" w:color="auto"/>
            </w:tcBorders>
            <w:vAlign w:val="bottom"/>
            <w:hideMark/>
          </w:tcPr>
          <w:p w14:paraId="7ACC1753" w14:textId="419DC5AB" w:rsidR="00F975A7" w:rsidRPr="00F975A7" w:rsidRDefault="00F975A7" w:rsidP="00F975A7">
            <w:r w:rsidRPr="00F975A7">
              <w:t>Chris Nme</w:t>
            </w:r>
            <w:ins w:id="3013" w:author="Alondra Vega Pacheco" w:date="2025-10-14T11:22:00Z" w16du:dateUtc="2025-10-14T16:22:00Z">
              <w:r w:rsidR="00735F82">
                <w:t>z</w:t>
              </w:r>
            </w:ins>
            <w:del w:id="3014" w:author="Alondra Vega Pacheco" w:date="2025-10-14T11:22:00Z" w16du:dateUtc="2025-10-14T16:22:00Z">
              <w:r w:rsidRPr="00F975A7" w:rsidDel="00735F82">
                <w:delText>s</w:delText>
              </w:r>
            </w:del>
            <w:r w:rsidRPr="00F975A7">
              <w:t>i </w:t>
            </w:r>
          </w:p>
        </w:tc>
        <w:tc>
          <w:tcPr>
            <w:tcW w:w="1320" w:type="dxa"/>
            <w:tcBorders>
              <w:top w:val="nil"/>
              <w:left w:val="nil"/>
              <w:bottom w:val="single" w:sz="6" w:space="0" w:color="auto"/>
              <w:right w:val="single" w:sz="6" w:space="0" w:color="auto"/>
            </w:tcBorders>
            <w:vAlign w:val="bottom"/>
            <w:hideMark/>
          </w:tcPr>
          <w:p w14:paraId="02A7B5A1" w14:textId="77777777" w:rsidR="00F975A7" w:rsidRPr="00F975A7" w:rsidRDefault="00F975A7" w:rsidP="00F975A7">
            <w:r w:rsidRPr="00F975A7">
              <w:t>Team </w:t>
            </w:r>
          </w:p>
        </w:tc>
        <w:tc>
          <w:tcPr>
            <w:tcW w:w="915" w:type="dxa"/>
            <w:tcBorders>
              <w:top w:val="nil"/>
              <w:left w:val="nil"/>
              <w:bottom w:val="single" w:sz="6" w:space="0" w:color="auto"/>
              <w:right w:val="single" w:sz="6" w:space="0" w:color="auto"/>
            </w:tcBorders>
            <w:vAlign w:val="bottom"/>
            <w:hideMark/>
          </w:tcPr>
          <w:p w14:paraId="76EF994F" w14:textId="77777777" w:rsidR="00F975A7" w:rsidRPr="00F975A7" w:rsidRDefault="00F975A7" w:rsidP="00F975A7">
            <w:r w:rsidRPr="00F975A7">
              <w:t>20 </w:t>
            </w:r>
          </w:p>
        </w:tc>
        <w:tc>
          <w:tcPr>
            <w:tcW w:w="1245" w:type="dxa"/>
            <w:tcBorders>
              <w:top w:val="nil"/>
              <w:left w:val="nil"/>
              <w:bottom w:val="single" w:sz="6" w:space="0" w:color="auto"/>
              <w:right w:val="single" w:sz="6" w:space="0" w:color="auto"/>
            </w:tcBorders>
            <w:vAlign w:val="bottom"/>
            <w:hideMark/>
          </w:tcPr>
          <w:p w14:paraId="60D951E7" w14:textId="77777777" w:rsidR="00F975A7" w:rsidRPr="00F975A7" w:rsidRDefault="00F975A7" w:rsidP="00F975A7">
            <w:r w:rsidRPr="00F975A7">
              <w:t> $           45.00  </w:t>
            </w:r>
          </w:p>
        </w:tc>
        <w:tc>
          <w:tcPr>
            <w:tcW w:w="1290" w:type="dxa"/>
            <w:tcBorders>
              <w:top w:val="nil"/>
              <w:left w:val="nil"/>
              <w:bottom w:val="single" w:sz="6" w:space="0" w:color="auto"/>
              <w:right w:val="single" w:sz="6" w:space="0" w:color="auto"/>
            </w:tcBorders>
            <w:vAlign w:val="bottom"/>
            <w:hideMark/>
          </w:tcPr>
          <w:p w14:paraId="0C27F266" w14:textId="77777777" w:rsidR="00F975A7" w:rsidRPr="00F975A7" w:rsidRDefault="00F975A7" w:rsidP="00F975A7">
            <w:r w:rsidRPr="00F975A7">
              <w:t> $         3,600.00  </w:t>
            </w:r>
          </w:p>
        </w:tc>
      </w:tr>
      <w:tr w:rsidR="00F975A7" w:rsidRPr="00F975A7" w14:paraId="6888EFAF" w14:textId="77777777">
        <w:trPr>
          <w:trHeight w:val="300"/>
        </w:trPr>
        <w:tc>
          <w:tcPr>
            <w:tcW w:w="1170" w:type="dxa"/>
            <w:tcBorders>
              <w:top w:val="nil"/>
              <w:left w:val="nil"/>
              <w:bottom w:val="nil"/>
              <w:right w:val="nil"/>
            </w:tcBorders>
            <w:vAlign w:val="bottom"/>
            <w:hideMark/>
          </w:tcPr>
          <w:p w14:paraId="31D7AB4C" w14:textId="77777777" w:rsidR="00F975A7" w:rsidRPr="00F975A7" w:rsidRDefault="00F975A7" w:rsidP="00F975A7">
            <w:r w:rsidRPr="00F975A7">
              <w:t> </w:t>
            </w:r>
          </w:p>
        </w:tc>
        <w:tc>
          <w:tcPr>
            <w:tcW w:w="1245" w:type="dxa"/>
            <w:tcBorders>
              <w:top w:val="nil"/>
              <w:left w:val="nil"/>
              <w:bottom w:val="nil"/>
              <w:right w:val="nil"/>
            </w:tcBorders>
            <w:vAlign w:val="bottom"/>
            <w:hideMark/>
          </w:tcPr>
          <w:p w14:paraId="39D3485E" w14:textId="77777777" w:rsidR="00F975A7" w:rsidRPr="00F975A7" w:rsidRDefault="00F975A7" w:rsidP="00F975A7">
            <w:r w:rsidRPr="00F975A7">
              <w:t> </w:t>
            </w:r>
          </w:p>
        </w:tc>
        <w:tc>
          <w:tcPr>
            <w:tcW w:w="1440" w:type="dxa"/>
            <w:tcBorders>
              <w:top w:val="nil"/>
              <w:left w:val="nil"/>
              <w:bottom w:val="nil"/>
              <w:right w:val="nil"/>
            </w:tcBorders>
            <w:vAlign w:val="bottom"/>
            <w:hideMark/>
          </w:tcPr>
          <w:p w14:paraId="798C1C1B" w14:textId="77777777" w:rsidR="00F975A7" w:rsidRPr="00F975A7" w:rsidRDefault="00F975A7" w:rsidP="00F975A7">
            <w:r w:rsidRPr="00F975A7">
              <w:t> </w:t>
            </w:r>
          </w:p>
        </w:tc>
        <w:tc>
          <w:tcPr>
            <w:tcW w:w="1440" w:type="dxa"/>
            <w:tcBorders>
              <w:top w:val="nil"/>
              <w:left w:val="nil"/>
              <w:bottom w:val="nil"/>
              <w:right w:val="nil"/>
            </w:tcBorders>
            <w:vAlign w:val="bottom"/>
            <w:hideMark/>
          </w:tcPr>
          <w:p w14:paraId="0F1F2F79" w14:textId="77777777" w:rsidR="00F975A7" w:rsidRPr="00F975A7" w:rsidRDefault="00F975A7" w:rsidP="00F975A7">
            <w:r w:rsidRPr="00F975A7">
              <w:t> </w:t>
            </w:r>
          </w:p>
        </w:tc>
        <w:tc>
          <w:tcPr>
            <w:tcW w:w="1320" w:type="dxa"/>
            <w:tcBorders>
              <w:top w:val="nil"/>
              <w:left w:val="nil"/>
              <w:bottom w:val="nil"/>
              <w:right w:val="nil"/>
            </w:tcBorders>
            <w:vAlign w:val="bottom"/>
            <w:hideMark/>
          </w:tcPr>
          <w:p w14:paraId="3A6CEB95" w14:textId="77777777" w:rsidR="00F975A7" w:rsidRPr="00F975A7" w:rsidRDefault="00F975A7" w:rsidP="00F975A7">
            <w:r w:rsidRPr="00F975A7">
              <w:t> </w:t>
            </w:r>
          </w:p>
        </w:tc>
        <w:tc>
          <w:tcPr>
            <w:tcW w:w="915" w:type="dxa"/>
            <w:tcBorders>
              <w:top w:val="nil"/>
              <w:left w:val="nil"/>
              <w:bottom w:val="nil"/>
              <w:right w:val="nil"/>
            </w:tcBorders>
            <w:vAlign w:val="bottom"/>
            <w:hideMark/>
          </w:tcPr>
          <w:p w14:paraId="7F967690" w14:textId="77777777" w:rsidR="00F975A7" w:rsidRPr="00F975A7" w:rsidRDefault="00F975A7" w:rsidP="00F975A7">
            <w:r w:rsidRPr="00F975A7">
              <w:t> </w:t>
            </w:r>
          </w:p>
        </w:tc>
        <w:tc>
          <w:tcPr>
            <w:tcW w:w="1245" w:type="dxa"/>
            <w:tcBorders>
              <w:top w:val="nil"/>
              <w:left w:val="single" w:sz="6" w:space="0" w:color="auto"/>
              <w:bottom w:val="single" w:sz="6" w:space="0" w:color="auto"/>
              <w:right w:val="single" w:sz="6" w:space="0" w:color="auto"/>
            </w:tcBorders>
            <w:shd w:val="clear" w:color="auto" w:fill="DAF2D0"/>
            <w:vAlign w:val="bottom"/>
            <w:hideMark/>
          </w:tcPr>
          <w:p w14:paraId="4A4F5E6F" w14:textId="77777777" w:rsidR="00F975A7" w:rsidRPr="00F975A7" w:rsidRDefault="00F975A7" w:rsidP="00F975A7">
            <w:r w:rsidRPr="00F975A7">
              <w:t>Total: </w:t>
            </w:r>
          </w:p>
        </w:tc>
        <w:tc>
          <w:tcPr>
            <w:tcW w:w="1290" w:type="dxa"/>
            <w:tcBorders>
              <w:top w:val="nil"/>
              <w:left w:val="nil"/>
              <w:bottom w:val="single" w:sz="6" w:space="0" w:color="auto"/>
              <w:right w:val="single" w:sz="6" w:space="0" w:color="auto"/>
            </w:tcBorders>
            <w:shd w:val="clear" w:color="auto" w:fill="DAF2D0"/>
            <w:vAlign w:val="bottom"/>
            <w:hideMark/>
          </w:tcPr>
          <w:p w14:paraId="61E6A65C" w14:textId="77777777" w:rsidR="00F975A7" w:rsidRPr="00F975A7" w:rsidRDefault="00F975A7" w:rsidP="00F975A7">
            <w:r w:rsidRPr="00F975A7">
              <w:t> $      27,800.00  </w:t>
            </w:r>
          </w:p>
        </w:tc>
      </w:tr>
    </w:tbl>
    <w:p w14:paraId="58D59A3B" w14:textId="77777777" w:rsidR="002872AE" w:rsidRPr="002872AE" w:rsidRDefault="002872AE" w:rsidP="002872AE"/>
    <w:p w14:paraId="2CDE7833" w14:textId="3C66C63F" w:rsidR="00E7159E" w:rsidRPr="00CA1EFF" w:rsidRDefault="00771A21">
      <w:pPr>
        <w:pStyle w:val="Heading2"/>
        <w:ind w:left="-5"/>
        <w:rPr>
          <w:i/>
          <w:iCs/>
        </w:rPr>
      </w:pPr>
      <w:bookmarkStart w:id="3015" w:name="_Toc208608066"/>
      <w:r>
        <w:t>Materials Cost</w:t>
      </w:r>
      <w:r w:rsidR="00CA1EFF">
        <w:t>-</w:t>
      </w:r>
      <w:r w:rsidR="00CA1EFF">
        <w:rPr>
          <w:i/>
          <w:iCs/>
        </w:rPr>
        <w:t>(inherited from v3.0)</w:t>
      </w:r>
      <w:bookmarkEnd w:id="3015"/>
    </w:p>
    <w:p w14:paraId="6DB5FDF0" w14:textId="77777777" w:rsidR="00E7159E" w:rsidRDefault="00771A21">
      <w:pPr>
        <w:ind w:right="10"/>
      </w:pPr>
      <w:r>
        <w:t xml:space="preserve">Given this project is to be completed in the scope of a capstone course, team members will be responsible for their hardware technology used for development (laptops, keyboards, mice, etc.).  </w:t>
      </w:r>
    </w:p>
    <w:p w14:paraId="79DBCFFA" w14:textId="77777777" w:rsidR="00E7159E" w:rsidRDefault="00771A21">
      <w:pPr>
        <w:ind w:right="10"/>
      </w:pPr>
      <w:r>
        <w:t xml:space="preserve">Thus, hardware costs are estimated to be $0. </w:t>
      </w:r>
    </w:p>
    <w:p w14:paraId="5678576F" w14:textId="77777777" w:rsidR="00142A1C" w:rsidRDefault="00142A1C">
      <w:pPr>
        <w:ind w:right="10"/>
      </w:pPr>
    </w:p>
    <w:p w14:paraId="00C6AA54" w14:textId="648C5884" w:rsidR="00E7159E" w:rsidRPr="00CA1EFF" w:rsidRDefault="00771A21" w:rsidP="001C74F3">
      <w:pPr>
        <w:pStyle w:val="Heading2"/>
        <w:spacing w:after="184" w:line="240" w:lineRule="auto"/>
        <w:ind w:left="-5" w:hanging="14"/>
        <w:rPr>
          <w:i/>
          <w:iCs/>
        </w:rPr>
      </w:pPr>
      <w:bookmarkStart w:id="3016" w:name="_Toc208608067"/>
      <w:r>
        <w:t>Infrastructure Cost</w:t>
      </w:r>
      <w:r w:rsidR="00CA1EFF">
        <w:t xml:space="preserve"> – </w:t>
      </w:r>
      <w:r w:rsidR="00CA1EFF">
        <w:rPr>
          <w:i/>
          <w:iCs/>
        </w:rPr>
        <w:t>(updated in v4.0)</w:t>
      </w:r>
      <w:bookmarkEnd w:id="3016"/>
      <w:r w:rsidR="00CA1EFF">
        <w:rPr>
          <w:i/>
          <w:iCs/>
        </w:rPr>
        <w:t xml:space="preserve"> </w:t>
      </w:r>
    </w:p>
    <w:p w14:paraId="6080F968" w14:textId="25E8EA16" w:rsidR="00E7159E" w:rsidRDefault="00771A21" w:rsidP="001C74F3">
      <w:pPr>
        <w:keepNext/>
        <w:spacing w:after="208" w:line="240" w:lineRule="auto"/>
        <w:ind w:right="488" w:hanging="14"/>
      </w:pPr>
      <w:r>
        <w:t>This subsection converts the target technical architecture (Section 6) into a quantified operating</w:t>
      </w:r>
      <w:r w:rsidR="009F3534">
        <w:t xml:space="preserve"> </w:t>
      </w:r>
      <w:r>
        <w:t xml:space="preserve">expense forecast so that project sponsors can gauge cash </w:t>
      </w:r>
      <w:proofErr w:type="gramStart"/>
      <w:r>
        <w:t>burn</w:t>
      </w:r>
      <w:proofErr w:type="gramEnd"/>
      <w:r>
        <w:t xml:space="preserve"> and approve the required AWS spend-limit. The estimate follows a “bottom-up, usage-based” methodology commonly used in U.S. SaaS cost modelling: </w:t>
      </w:r>
    </w:p>
    <w:p w14:paraId="4EED0105" w14:textId="77777777" w:rsidR="00E7159E" w:rsidRDefault="00771A21" w:rsidP="001277AF">
      <w:pPr>
        <w:numPr>
          <w:ilvl w:val="0"/>
          <w:numId w:val="32"/>
        </w:numPr>
        <w:spacing w:line="477" w:lineRule="auto"/>
        <w:ind w:left="705" w:right="378" w:hanging="360"/>
      </w:pPr>
      <w:r>
        <w:t xml:space="preserve">Reference Architecture Mapping – Each logical component (API Gateway, </w:t>
      </w:r>
      <w:proofErr w:type="spellStart"/>
      <w:r>
        <w:t>Fargate</w:t>
      </w:r>
      <w:proofErr w:type="spellEnd"/>
      <w:r>
        <w:t xml:space="preserve"> tasks, RDS, MSK, S3, etc.) is mapped to its corresponding billable SKU in the AWS Pricing </w:t>
      </w:r>
    </w:p>
    <w:p w14:paraId="754CF3E1" w14:textId="77777777" w:rsidR="00E7159E" w:rsidRDefault="00771A21">
      <w:pPr>
        <w:spacing w:after="246"/>
        <w:ind w:left="731" w:right="10"/>
      </w:pPr>
      <w:r>
        <w:t xml:space="preserve">Catalog (Amazon Web Services, 2024). </w:t>
      </w:r>
    </w:p>
    <w:p w14:paraId="2435017D" w14:textId="77777777" w:rsidR="00E7159E" w:rsidRDefault="00771A21" w:rsidP="001277AF">
      <w:pPr>
        <w:numPr>
          <w:ilvl w:val="0"/>
          <w:numId w:val="32"/>
        </w:numPr>
        <w:spacing w:line="477" w:lineRule="auto"/>
        <w:ind w:left="705" w:right="378" w:hanging="360"/>
      </w:pPr>
      <w:r>
        <w:t xml:space="preserve">Sizing Assumptions – Workload drivers—concurrent users, API calls, data-ingest volume, and retention—are derived from the SRS (user counts) and the Performance NFRs (&lt;200 </w:t>
      </w:r>
      <w:proofErr w:type="spellStart"/>
      <w:r>
        <w:t>ms</w:t>
      </w:r>
      <w:proofErr w:type="spellEnd"/>
      <w:r>
        <w:t xml:space="preserve"> p99, 99.9 % SLA). Conservative headroom (+20 %) is applied to prevent cost overruns during load spikes. </w:t>
      </w:r>
    </w:p>
    <w:p w14:paraId="2086F0E7" w14:textId="77777777" w:rsidR="00E7159E" w:rsidRDefault="00771A21" w:rsidP="001277AF">
      <w:pPr>
        <w:numPr>
          <w:ilvl w:val="0"/>
          <w:numId w:val="32"/>
        </w:numPr>
        <w:spacing w:line="477" w:lineRule="auto"/>
        <w:ind w:left="705" w:right="378" w:hanging="360"/>
      </w:pPr>
      <w:r>
        <w:lastRenderedPageBreak/>
        <w:t xml:space="preserve">Unit-Price Collection – April 2025 on-demand (or free-tier/spot) prices for the us-east-1 region were pulled from the AWS Pricing API and validated against the AWS Pricing Calculator worksheets archived in project SharePoint (rev 1.2). Stripe, Apple, and Google fees reference each vendor’s public tariff sheet (Stripe, 2025; Apple Developer Program, 2025). </w:t>
      </w:r>
    </w:p>
    <w:p w14:paraId="73D4953F" w14:textId="77777777" w:rsidR="00E7159E" w:rsidRDefault="00771A21" w:rsidP="001277AF">
      <w:pPr>
        <w:numPr>
          <w:ilvl w:val="0"/>
          <w:numId w:val="32"/>
        </w:numPr>
        <w:spacing w:after="240"/>
        <w:ind w:left="705" w:right="378" w:hanging="360"/>
      </w:pPr>
      <w:r>
        <w:t xml:space="preserve">Estimation Technique – For recurring services, costs are projected as </w:t>
      </w:r>
    </w:p>
    <w:p w14:paraId="3D6E8F18" w14:textId="77777777" w:rsidR="00E7159E" w:rsidRDefault="00771A21">
      <w:pPr>
        <w:spacing w:after="241"/>
        <w:ind w:left="1451" w:right="10"/>
      </w:pPr>
      <w:r>
        <w:t xml:space="preserve">MRC = Unit Price × Monthly Usage Qty   </w:t>
      </w:r>
    </w:p>
    <w:p w14:paraId="55745346" w14:textId="77777777" w:rsidR="00E7159E" w:rsidRDefault="00771A21">
      <w:pPr>
        <w:spacing w:after="480"/>
        <w:ind w:left="1451" w:right="10"/>
      </w:pPr>
      <w:r>
        <w:t xml:space="preserve">Project Burn = MRC × 3 months (11-week MVP + 1-week hyper-care) </w:t>
      </w:r>
    </w:p>
    <w:p w14:paraId="6AAB902D" w14:textId="508667D4" w:rsidR="00E7159E" w:rsidRDefault="00771A21">
      <w:pPr>
        <w:spacing w:after="245" w:line="476" w:lineRule="auto"/>
        <w:ind w:right="673"/>
      </w:pPr>
      <w:r>
        <w:t xml:space="preserve">                One-off items (app-store enrollments, TLS certificates) are treated as Cap-Ex charges in </w:t>
      </w:r>
      <w:r w:rsidR="001C74F3">
        <w:tab/>
      </w:r>
      <w:r>
        <w:t xml:space="preserve">Month 1. </w:t>
      </w:r>
    </w:p>
    <w:p w14:paraId="52C6EFD4" w14:textId="77777777" w:rsidR="00E7159E" w:rsidRDefault="00771A21" w:rsidP="001277AF">
      <w:pPr>
        <w:numPr>
          <w:ilvl w:val="0"/>
          <w:numId w:val="32"/>
        </w:numPr>
        <w:spacing w:line="476" w:lineRule="auto"/>
        <w:ind w:left="705" w:right="378" w:hanging="360"/>
      </w:pPr>
      <w:r>
        <w:t xml:space="preserve">Contingency Allocation – A 10% buffer is added to cover unseen data-egress or long– retention growth, consistent with company FP&amp;A guidelines for cloud projects. </w:t>
      </w:r>
    </w:p>
    <w:p w14:paraId="34EB7DEB" w14:textId="77777777" w:rsidR="00E7159E" w:rsidRDefault="00771A21" w:rsidP="001277AF">
      <w:pPr>
        <w:numPr>
          <w:ilvl w:val="0"/>
          <w:numId w:val="32"/>
        </w:numPr>
        <w:spacing w:after="249" w:line="496" w:lineRule="auto"/>
        <w:ind w:left="705" w:right="378" w:hanging="360"/>
      </w:pPr>
      <w:r>
        <w:t xml:space="preserve">Validation – Numbers were peer-reviewed by the </w:t>
      </w:r>
      <w:proofErr w:type="spellStart"/>
      <w:r>
        <w:t>CloudOps</w:t>
      </w:r>
      <w:proofErr w:type="spellEnd"/>
      <w:r>
        <w:t xml:space="preserve"> FinOps analyst and reconciled against the previous quarter’s reference workloads to ensure no line item deviates by &gt;15 % from historical benchmarks. </w:t>
      </w:r>
    </w:p>
    <w:p w14:paraId="494A7B69" w14:textId="77777777" w:rsidR="00E7159E" w:rsidRDefault="00771A21">
      <w:pPr>
        <w:spacing w:after="245" w:line="477" w:lineRule="auto"/>
        <w:ind w:right="294"/>
      </w:pPr>
      <w:r>
        <w:t xml:space="preserve">The resulting figure ≈ USD 1.3 K for the entire MVP period—represents less than 1 % of total project budget, affirming the decision to use managed, serverless AWS services rather than selfhosted infrastructure (Stripe, Inc., 2025; Apple Inc., 2025). </w:t>
      </w:r>
    </w:p>
    <w:p w14:paraId="496D3938" w14:textId="77777777" w:rsidR="00E7159E" w:rsidRDefault="00771A21">
      <w:pPr>
        <w:spacing w:line="259" w:lineRule="auto"/>
      </w:pPr>
      <w:r>
        <w:t xml:space="preserve"> </w:t>
      </w:r>
      <w:r>
        <w:tab/>
        <w:t xml:space="preserve"> </w:t>
      </w:r>
      <w:r>
        <w:br w:type="page"/>
      </w:r>
    </w:p>
    <w:p w14:paraId="7E38FD85" w14:textId="68AF78FB" w:rsidR="00E7159E" w:rsidRDefault="00771A21" w:rsidP="006D0A4D">
      <w:pPr>
        <w:spacing w:after="178" w:line="259" w:lineRule="auto"/>
      </w:pPr>
      <w:r>
        <w:rPr>
          <w:b/>
        </w:rPr>
        <w:lastRenderedPageBreak/>
        <w:t xml:space="preserve"> </w:t>
      </w:r>
    </w:p>
    <w:tbl>
      <w:tblPr>
        <w:tblStyle w:val="TableGrid"/>
        <w:tblpPr w:vertAnchor="page" w:horzAnchor="margin" w:tblpY="2516"/>
        <w:tblOverlap w:val="never"/>
        <w:tblW w:w="1033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2" w:type="dxa"/>
          <w:left w:w="103" w:type="dxa"/>
          <w:right w:w="53" w:type="dxa"/>
        </w:tblCellMar>
        <w:tblLook w:val="04A0" w:firstRow="1" w:lastRow="0" w:firstColumn="1" w:lastColumn="0" w:noHBand="0" w:noVBand="1"/>
      </w:tblPr>
      <w:tblGrid>
        <w:gridCol w:w="551"/>
        <w:gridCol w:w="2372"/>
        <w:gridCol w:w="2391"/>
        <w:gridCol w:w="2077"/>
        <w:gridCol w:w="1772"/>
        <w:gridCol w:w="1173"/>
      </w:tblGrid>
      <w:tr w:rsidR="00E7159E" w14:paraId="03DC8012" w14:textId="77777777" w:rsidTr="006D0A4D">
        <w:trPr>
          <w:trHeight w:val="794"/>
        </w:trPr>
        <w:tc>
          <w:tcPr>
            <w:tcW w:w="551" w:type="dxa"/>
            <w:tcBorders>
              <w:bottom w:val="single" w:sz="8" w:space="0" w:color="000000"/>
            </w:tcBorders>
            <w:shd w:val="clear" w:color="auto" w:fill="D1D1D1"/>
          </w:tcPr>
          <w:p w14:paraId="6B62D1E6" w14:textId="77777777" w:rsidR="00E7159E" w:rsidRDefault="00771A21" w:rsidP="006D0A4D">
            <w:pPr>
              <w:spacing w:line="259" w:lineRule="auto"/>
              <w:ind w:right="62"/>
              <w:jc w:val="center"/>
            </w:pPr>
            <w:r>
              <w:rPr>
                <w:b/>
              </w:rPr>
              <w:t xml:space="preserve"># </w:t>
            </w:r>
          </w:p>
        </w:tc>
        <w:tc>
          <w:tcPr>
            <w:tcW w:w="2372" w:type="dxa"/>
            <w:shd w:val="clear" w:color="auto" w:fill="D1D1D1"/>
          </w:tcPr>
          <w:p w14:paraId="491B44B0" w14:textId="77777777" w:rsidR="00E7159E" w:rsidRDefault="00771A21" w:rsidP="006D0A4D">
            <w:pPr>
              <w:spacing w:line="259" w:lineRule="auto"/>
              <w:ind w:right="49"/>
              <w:jc w:val="center"/>
            </w:pPr>
            <w:r>
              <w:rPr>
                <w:b/>
              </w:rPr>
              <w:t xml:space="preserve">Service </w:t>
            </w:r>
          </w:p>
        </w:tc>
        <w:tc>
          <w:tcPr>
            <w:tcW w:w="2391" w:type="dxa"/>
            <w:shd w:val="clear" w:color="auto" w:fill="D1D1D1"/>
          </w:tcPr>
          <w:p w14:paraId="3626EF93" w14:textId="77777777" w:rsidR="00E7159E" w:rsidRDefault="00771A21" w:rsidP="006D0A4D">
            <w:pPr>
              <w:spacing w:line="259" w:lineRule="auto"/>
              <w:ind w:right="51"/>
              <w:jc w:val="center"/>
            </w:pPr>
            <w:r>
              <w:rPr>
                <w:b/>
              </w:rPr>
              <w:t xml:space="preserve">Sizing Assumption </w:t>
            </w:r>
          </w:p>
        </w:tc>
        <w:tc>
          <w:tcPr>
            <w:tcW w:w="2077" w:type="dxa"/>
            <w:shd w:val="clear" w:color="auto" w:fill="D1D1D1"/>
          </w:tcPr>
          <w:p w14:paraId="0EC1B9DD" w14:textId="77777777" w:rsidR="00E7159E" w:rsidRDefault="00771A21" w:rsidP="006D0A4D">
            <w:pPr>
              <w:spacing w:line="259" w:lineRule="auto"/>
              <w:ind w:right="59"/>
              <w:jc w:val="center"/>
            </w:pPr>
            <w:r>
              <w:rPr>
                <w:b/>
              </w:rPr>
              <w:t xml:space="preserve">Unit Price* </w:t>
            </w:r>
          </w:p>
        </w:tc>
        <w:tc>
          <w:tcPr>
            <w:tcW w:w="1772" w:type="dxa"/>
            <w:shd w:val="clear" w:color="auto" w:fill="D1D1D1"/>
          </w:tcPr>
          <w:p w14:paraId="3904167F" w14:textId="77777777" w:rsidR="00E7159E" w:rsidRDefault="00771A21" w:rsidP="006D0A4D">
            <w:pPr>
              <w:spacing w:line="259" w:lineRule="auto"/>
              <w:ind w:right="50"/>
              <w:jc w:val="center"/>
            </w:pPr>
            <w:r>
              <w:rPr>
                <w:b/>
              </w:rPr>
              <w:t xml:space="preserve">Monthly Qty </w:t>
            </w:r>
          </w:p>
        </w:tc>
        <w:tc>
          <w:tcPr>
            <w:tcW w:w="1173" w:type="dxa"/>
            <w:shd w:val="clear" w:color="auto" w:fill="D1D1D1"/>
          </w:tcPr>
          <w:p w14:paraId="6CDFDD5A" w14:textId="77777777" w:rsidR="00E7159E" w:rsidRDefault="00771A21" w:rsidP="006D0A4D">
            <w:pPr>
              <w:spacing w:after="112" w:line="259" w:lineRule="auto"/>
              <w:ind w:right="42"/>
              <w:jc w:val="center"/>
            </w:pPr>
            <w:r>
              <w:rPr>
                <w:b/>
              </w:rPr>
              <w:t xml:space="preserve">MRC </w:t>
            </w:r>
          </w:p>
          <w:p w14:paraId="633BB004" w14:textId="77777777" w:rsidR="00E7159E" w:rsidRDefault="00771A21" w:rsidP="006D0A4D">
            <w:pPr>
              <w:spacing w:line="259" w:lineRule="auto"/>
              <w:ind w:right="43"/>
              <w:jc w:val="center"/>
            </w:pPr>
            <w:r>
              <w:rPr>
                <w:b/>
              </w:rPr>
              <w:t xml:space="preserve">USD </w:t>
            </w:r>
          </w:p>
        </w:tc>
      </w:tr>
      <w:tr w:rsidR="00E7159E" w14:paraId="02D897E8" w14:textId="77777777" w:rsidTr="006D0A4D">
        <w:trPr>
          <w:trHeight w:val="804"/>
        </w:trPr>
        <w:tc>
          <w:tcPr>
            <w:tcW w:w="551" w:type="dxa"/>
          </w:tcPr>
          <w:p w14:paraId="3D29D442" w14:textId="77777777" w:rsidR="00E7159E" w:rsidRDefault="00771A21" w:rsidP="006D0A4D">
            <w:pPr>
              <w:spacing w:line="259" w:lineRule="auto"/>
            </w:pPr>
            <w:r>
              <w:t xml:space="preserve">1 </w:t>
            </w:r>
          </w:p>
        </w:tc>
        <w:tc>
          <w:tcPr>
            <w:tcW w:w="2372" w:type="dxa"/>
          </w:tcPr>
          <w:p w14:paraId="08C0B7C7" w14:textId="77777777" w:rsidR="00E7159E" w:rsidRDefault="00771A21" w:rsidP="006D0A4D">
            <w:pPr>
              <w:spacing w:after="113" w:line="259" w:lineRule="auto"/>
              <w:ind w:left="7"/>
            </w:pPr>
            <w:r>
              <w:rPr>
                <w:b/>
              </w:rPr>
              <w:t xml:space="preserve">ECS </w:t>
            </w:r>
            <w:proofErr w:type="spellStart"/>
            <w:r>
              <w:rPr>
                <w:b/>
              </w:rPr>
              <w:t>Fargate</w:t>
            </w:r>
            <w:proofErr w:type="spellEnd"/>
            <w:r>
              <w:rPr>
                <w:b/>
              </w:rPr>
              <w:t xml:space="preserve"> </w:t>
            </w:r>
          </w:p>
          <w:p w14:paraId="645711ED" w14:textId="77777777" w:rsidR="00E7159E" w:rsidRDefault="00771A21" w:rsidP="006D0A4D">
            <w:pPr>
              <w:spacing w:line="259" w:lineRule="auto"/>
              <w:ind w:left="7"/>
            </w:pPr>
            <w:r>
              <w:rPr>
                <w:b/>
              </w:rPr>
              <w:t xml:space="preserve">(CPU+RAM) </w:t>
            </w:r>
          </w:p>
        </w:tc>
        <w:tc>
          <w:tcPr>
            <w:tcW w:w="2391" w:type="dxa"/>
          </w:tcPr>
          <w:p w14:paraId="7B57999F" w14:textId="77777777" w:rsidR="00E7159E" w:rsidRDefault="00771A21" w:rsidP="006D0A4D">
            <w:pPr>
              <w:spacing w:after="113" w:line="259" w:lineRule="auto"/>
              <w:ind w:left="7"/>
            </w:pPr>
            <w:r>
              <w:t xml:space="preserve">4 tasks × (0.25 vCPU / </w:t>
            </w:r>
          </w:p>
          <w:p w14:paraId="6AAD5182" w14:textId="77777777" w:rsidR="00E7159E" w:rsidRDefault="00771A21" w:rsidP="006D0A4D">
            <w:pPr>
              <w:spacing w:line="259" w:lineRule="auto"/>
              <w:ind w:left="7"/>
            </w:pPr>
            <w:r>
              <w:t xml:space="preserve">0.5 GB) avg 50 % util </w:t>
            </w:r>
          </w:p>
        </w:tc>
        <w:tc>
          <w:tcPr>
            <w:tcW w:w="2077" w:type="dxa"/>
          </w:tcPr>
          <w:p w14:paraId="161CE5E2" w14:textId="77777777" w:rsidR="00E7159E" w:rsidRDefault="00771A21" w:rsidP="006D0A4D">
            <w:pPr>
              <w:spacing w:line="259" w:lineRule="auto"/>
              <w:ind w:left="5"/>
            </w:pPr>
            <w:r>
              <w:t xml:space="preserve">0.04048 $/vCPUh0.004445 $/GB-h </w:t>
            </w:r>
          </w:p>
        </w:tc>
        <w:tc>
          <w:tcPr>
            <w:tcW w:w="1772" w:type="dxa"/>
          </w:tcPr>
          <w:p w14:paraId="6DABDA07" w14:textId="77777777" w:rsidR="00E7159E" w:rsidRDefault="00771A21" w:rsidP="006D0A4D">
            <w:pPr>
              <w:spacing w:after="113" w:line="259" w:lineRule="auto"/>
              <w:ind w:left="7"/>
            </w:pPr>
            <w:r>
              <w:t xml:space="preserve">288 vCPU-h288 </w:t>
            </w:r>
          </w:p>
          <w:p w14:paraId="74D830F5" w14:textId="77777777" w:rsidR="00E7159E" w:rsidRDefault="00771A21" w:rsidP="006D0A4D">
            <w:pPr>
              <w:spacing w:line="259" w:lineRule="auto"/>
              <w:ind w:left="7"/>
            </w:pPr>
            <w:r>
              <w:t xml:space="preserve">GB-h </w:t>
            </w:r>
          </w:p>
        </w:tc>
        <w:tc>
          <w:tcPr>
            <w:tcW w:w="1173" w:type="dxa"/>
          </w:tcPr>
          <w:p w14:paraId="24DB0EEE" w14:textId="77777777" w:rsidR="00E7159E" w:rsidRDefault="00771A21" w:rsidP="006D0A4D">
            <w:pPr>
              <w:spacing w:line="259" w:lineRule="auto"/>
              <w:ind w:right="43"/>
              <w:jc w:val="center"/>
            </w:pPr>
            <w:r>
              <w:rPr>
                <w:b/>
              </w:rPr>
              <w:t xml:space="preserve">16 </w:t>
            </w:r>
          </w:p>
        </w:tc>
      </w:tr>
      <w:tr w:rsidR="00E7159E" w14:paraId="79C22155" w14:textId="77777777" w:rsidTr="006D0A4D">
        <w:trPr>
          <w:trHeight w:val="407"/>
        </w:trPr>
        <w:tc>
          <w:tcPr>
            <w:tcW w:w="551" w:type="dxa"/>
          </w:tcPr>
          <w:p w14:paraId="4A4851C8" w14:textId="77777777" w:rsidR="00E7159E" w:rsidRDefault="00771A21" w:rsidP="006D0A4D">
            <w:pPr>
              <w:spacing w:line="259" w:lineRule="auto"/>
            </w:pPr>
            <w:r>
              <w:t xml:space="preserve">2 </w:t>
            </w:r>
          </w:p>
        </w:tc>
        <w:tc>
          <w:tcPr>
            <w:tcW w:w="2372" w:type="dxa"/>
          </w:tcPr>
          <w:p w14:paraId="53764FD5" w14:textId="77777777" w:rsidR="00E7159E" w:rsidRDefault="00771A21" w:rsidP="006D0A4D">
            <w:pPr>
              <w:spacing w:line="259" w:lineRule="auto"/>
              <w:ind w:left="7"/>
            </w:pPr>
            <w:r>
              <w:rPr>
                <w:b/>
              </w:rPr>
              <w:t xml:space="preserve">API Gateway REST </w:t>
            </w:r>
          </w:p>
        </w:tc>
        <w:tc>
          <w:tcPr>
            <w:tcW w:w="2391" w:type="dxa"/>
          </w:tcPr>
          <w:p w14:paraId="7CE1779D" w14:textId="77777777" w:rsidR="00E7159E" w:rsidRDefault="00771A21" w:rsidP="006D0A4D">
            <w:pPr>
              <w:spacing w:line="259" w:lineRule="auto"/>
              <w:ind w:left="7"/>
            </w:pPr>
            <w:r>
              <w:t>3 M API calls/</w:t>
            </w:r>
            <w:proofErr w:type="spellStart"/>
            <w:r>
              <w:t>mo</w:t>
            </w:r>
            <w:proofErr w:type="spellEnd"/>
            <w:r>
              <w:t xml:space="preserve"> </w:t>
            </w:r>
          </w:p>
        </w:tc>
        <w:tc>
          <w:tcPr>
            <w:tcW w:w="2077" w:type="dxa"/>
          </w:tcPr>
          <w:p w14:paraId="70B6CF0C" w14:textId="77777777" w:rsidR="00E7159E" w:rsidRDefault="00771A21" w:rsidP="006D0A4D">
            <w:pPr>
              <w:spacing w:line="259" w:lineRule="auto"/>
              <w:ind w:left="5"/>
            </w:pPr>
            <w:r>
              <w:t xml:space="preserve">3.50 $ per 1 M </w:t>
            </w:r>
          </w:p>
        </w:tc>
        <w:tc>
          <w:tcPr>
            <w:tcW w:w="1772" w:type="dxa"/>
          </w:tcPr>
          <w:p w14:paraId="3031F9B8" w14:textId="77777777" w:rsidR="00E7159E" w:rsidRDefault="00771A21" w:rsidP="006D0A4D">
            <w:pPr>
              <w:spacing w:line="259" w:lineRule="auto"/>
              <w:ind w:left="7"/>
            </w:pPr>
            <w:r>
              <w:t xml:space="preserve">3 </w:t>
            </w:r>
          </w:p>
        </w:tc>
        <w:tc>
          <w:tcPr>
            <w:tcW w:w="1173" w:type="dxa"/>
          </w:tcPr>
          <w:p w14:paraId="0845D327" w14:textId="77777777" w:rsidR="00E7159E" w:rsidRDefault="00771A21" w:rsidP="006D0A4D">
            <w:pPr>
              <w:spacing w:line="259" w:lineRule="auto"/>
              <w:ind w:right="43"/>
              <w:jc w:val="center"/>
            </w:pPr>
            <w:r>
              <w:rPr>
                <w:b/>
              </w:rPr>
              <w:t xml:space="preserve">11 </w:t>
            </w:r>
          </w:p>
        </w:tc>
      </w:tr>
      <w:tr w:rsidR="00E7159E" w14:paraId="74D28B40" w14:textId="77777777" w:rsidTr="006D0A4D">
        <w:trPr>
          <w:trHeight w:val="802"/>
        </w:trPr>
        <w:tc>
          <w:tcPr>
            <w:tcW w:w="551" w:type="dxa"/>
          </w:tcPr>
          <w:p w14:paraId="2785B37D" w14:textId="77777777" w:rsidR="00E7159E" w:rsidRDefault="00771A21" w:rsidP="006D0A4D">
            <w:pPr>
              <w:spacing w:line="259" w:lineRule="auto"/>
            </w:pPr>
            <w:r>
              <w:t xml:space="preserve">3 </w:t>
            </w:r>
          </w:p>
        </w:tc>
        <w:tc>
          <w:tcPr>
            <w:tcW w:w="2372" w:type="dxa"/>
          </w:tcPr>
          <w:p w14:paraId="4F4394C1" w14:textId="77777777" w:rsidR="00E7159E" w:rsidRDefault="00771A21" w:rsidP="006D0A4D">
            <w:pPr>
              <w:spacing w:after="112" w:line="259" w:lineRule="auto"/>
              <w:ind w:left="7"/>
            </w:pPr>
            <w:r>
              <w:rPr>
                <w:b/>
              </w:rPr>
              <w:t xml:space="preserve">API Gateway </w:t>
            </w:r>
          </w:p>
          <w:p w14:paraId="6EAEA1DA" w14:textId="77777777" w:rsidR="00E7159E" w:rsidRDefault="00771A21" w:rsidP="006D0A4D">
            <w:pPr>
              <w:spacing w:line="259" w:lineRule="auto"/>
              <w:ind w:left="7"/>
            </w:pPr>
            <w:r>
              <w:rPr>
                <w:b/>
              </w:rPr>
              <w:t xml:space="preserve">WebSocket </w:t>
            </w:r>
          </w:p>
        </w:tc>
        <w:tc>
          <w:tcPr>
            <w:tcW w:w="2391" w:type="dxa"/>
          </w:tcPr>
          <w:p w14:paraId="3C841E0F" w14:textId="77777777" w:rsidR="00E7159E" w:rsidRDefault="00771A21" w:rsidP="006D0A4D">
            <w:pPr>
              <w:spacing w:line="259" w:lineRule="auto"/>
              <w:ind w:left="7"/>
            </w:pPr>
            <w:r>
              <w:t xml:space="preserve">500 </w:t>
            </w:r>
            <w:proofErr w:type="gramStart"/>
            <w:r>
              <w:t>active</w:t>
            </w:r>
            <w:proofErr w:type="gramEnd"/>
            <w:r>
              <w:t xml:space="preserve"> conn. · 720 h </w:t>
            </w:r>
          </w:p>
        </w:tc>
        <w:tc>
          <w:tcPr>
            <w:tcW w:w="2077" w:type="dxa"/>
          </w:tcPr>
          <w:p w14:paraId="3381F4A6" w14:textId="77777777" w:rsidR="00E7159E" w:rsidRDefault="00771A21" w:rsidP="006D0A4D">
            <w:pPr>
              <w:spacing w:line="259" w:lineRule="auto"/>
              <w:ind w:left="5"/>
            </w:pPr>
            <w:r>
              <w:t xml:space="preserve">0.25 $/M mins </w:t>
            </w:r>
          </w:p>
        </w:tc>
        <w:tc>
          <w:tcPr>
            <w:tcW w:w="1772" w:type="dxa"/>
          </w:tcPr>
          <w:p w14:paraId="1B935DEC" w14:textId="77777777" w:rsidR="00E7159E" w:rsidRDefault="00771A21" w:rsidP="006D0A4D">
            <w:pPr>
              <w:spacing w:line="259" w:lineRule="auto"/>
              <w:ind w:left="7"/>
            </w:pPr>
            <w:r>
              <w:t xml:space="preserve">216 000 mins </w:t>
            </w:r>
          </w:p>
        </w:tc>
        <w:tc>
          <w:tcPr>
            <w:tcW w:w="1173" w:type="dxa"/>
          </w:tcPr>
          <w:p w14:paraId="7F86E37F" w14:textId="77777777" w:rsidR="00E7159E" w:rsidRDefault="00771A21" w:rsidP="006D0A4D">
            <w:pPr>
              <w:spacing w:line="259" w:lineRule="auto"/>
              <w:ind w:right="43"/>
              <w:jc w:val="center"/>
            </w:pPr>
            <w:r>
              <w:rPr>
                <w:b/>
              </w:rPr>
              <w:t xml:space="preserve">54 </w:t>
            </w:r>
          </w:p>
        </w:tc>
      </w:tr>
      <w:tr w:rsidR="00E7159E" w14:paraId="66232238" w14:textId="77777777" w:rsidTr="006D0A4D">
        <w:trPr>
          <w:trHeight w:val="407"/>
        </w:trPr>
        <w:tc>
          <w:tcPr>
            <w:tcW w:w="551" w:type="dxa"/>
          </w:tcPr>
          <w:p w14:paraId="4C3509B7" w14:textId="77777777" w:rsidR="00E7159E" w:rsidRDefault="00771A21" w:rsidP="006D0A4D">
            <w:pPr>
              <w:spacing w:line="259" w:lineRule="auto"/>
            </w:pPr>
            <w:r>
              <w:t xml:space="preserve">4 </w:t>
            </w:r>
          </w:p>
        </w:tc>
        <w:tc>
          <w:tcPr>
            <w:tcW w:w="2372" w:type="dxa"/>
          </w:tcPr>
          <w:p w14:paraId="29C287E0" w14:textId="77777777" w:rsidR="00E7159E" w:rsidRDefault="00771A21" w:rsidP="006D0A4D">
            <w:pPr>
              <w:spacing w:line="259" w:lineRule="auto"/>
              <w:ind w:left="7"/>
            </w:pPr>
            <w:r>
              <w:rPr>
                <w:b/>
              </w:rPr>
              <w:t xml:space="preserve">AWS Cognito MAU </w:t>
            </w:r>
          </w:p>
        </w:tc>
        <w:tc>
          <w:tcPr>
            <w:tcW w:w="2391" w:type="dxa"/>
          </w:tcPr>
          <w:p w14:paraId="26E36069" w14:textId="77777777" w:rsidR="00E7159E" w:rsidRDefault="00771A21" w:rsidP="006D0A4D">
            <w:pPr>
              <w:spacing w:line="259" w:lineRule="auto"/>
              <w:ind w:left="7"/>
            </w:pPr>
            <w:r>
              <w:t xml:space="preserve">6 000 unique users </w:t>
            </w:r>
          </w:p>
        </w:tc>
        <w:tc>
          <w:tcPr>
            <w:tcW w:w="2077" w:type="dxa"/>
          </w:tcPr>
          <w:p w14:paraId="7BF67348" w14:textId="77777777" w:rsidR="00E7159E" w:rsidRDefault="00771A21" w:rsidP="006D0A4D">
            <w:pPr>
              <w:spacing w:line="259" w:lineRule="auto"/>
              <w:ind w:left="5"/>
            </w:pPr>
            <w:r>
              <w:t xml:space="preserve">0.0055 $/MAU </w:t>
            </w:r>
          </w:p>
        </w:tc>
        <w:tc>
          <w:tcPr>
            <w:tcW w:w="1772" w:type="dxa"/>
          </w:tcPr>
          <w:p w14:paraId="38B19AE0" w14:textId="77777777" w:rsidR="00E7159E" w:rsidRDefault="00771A21" w:rsidP="006D0A4D">
            <w:pPr>
              <w:spacing w:line="259" w:lineRule="auto"/>
              <w:ind w:left="7"/>
            </w:pPr>
            <w:r>
              <w:t xml:space="preserve">6 000 </w:t>
            </w:r>
          </w:p>
        </w:tc>
        <w:tc>
          <w:tcPr>
            <w:tcW w:w="1173" w:type="dxa"/>
          </w:tcPr>
          <w:p w14:paraId="108F57AC" w14:textId="77777777" w:rsidR="00E7159E" w:rsidRDefault="00771A21" w:rsidP="006D0A4D">
            <w:pPr>
              <w:spacing w:line="259" w:lineRule="auto"/>
              <w:ind w:right="43"/>
              <w:jc w:val="center"/>
            </w:pPr>
            <w:r>
              <w:rPr>
                <w:b/>
              </w:rPr>
              <w:t xml:space="preserve">33 </w:t>
            </w:r>
          </w:p>
        </w:tc>
      </w:tr>
      <w:tr w:rsidR="00E7159E" w14:paraId="2F8B655A" w14:textId="77777777" w:rsidTr="006D0A4D">
        <w:trPr>
          <w:trHeight w:val="802"/>
        </w:trPr>
        <w:tc>
          <w:tcPr>
            <w:tcW w:w="551" w:type="dxa"/>
          </w:tcPr>
          <w:p w14:paraId="6CE4BC25" w14:textId="77777777" w:rsidR="00E7159E" w:rsidRDefault="00771A21" w:rsidP="006D0A4D">
            <w:pPr>
              <w:spacing w:line="259" w:lineRule="auto"/>
            </w:pPr>
            <w:r>
              <w:t xml:space="preserve">5 </w:t>
            </w:r>
          </w:p>
        </w:tc>
        <w:tc>
          <w:tcPr>
            <w:tcW w:w="2372" w:type="dxa"/>
          </w:tcPr>
          <w:p w14:paraId="1E12D6AC" w14:textId="77777777" w:rsidR="00E7159E" w:rsidRDefault="00771A21" w:rsidP="006D0A4D">
            <w:pPr>
              <w:spacing w:after="117" w:line="259" w:lineRule="auto"/>
              <w:ind w:left="7"/>
            </w:pPr>
            <w:r>
              <w:rPr>
                <w:b/>
              </w:rPr>
              <w:t>Amazon RDS-</w:t>
            </w:r>
          </w:p>
          <w:p w14:paraId="53C2484B" w14:textId="77777777" w:rsidR="00E7159E" w:rsidRDefault="00771A21" w:rsidP="006D0A4D">
            <w:pPr>
              <w:spacing w:line="259" w:lineRule="auto"/>
              <w:ind w:left="7"/>
            </w:pPr>
            <w:r>
              <w:rPr>
                <w:b/>
              </w:rPr>
              <w:t xml:space="preserve">PostgreSQL </w:t>
            </w:r>
          </w:p>
        </w:tc>
        <w:tc>
          <w:tcPr>
            <w:tcW w:w="2391" w:type="dxa"/>
          </w:tcPr>
          <w:p w14:paraId="5F5C4DD8" w14:textId="77777777" w:rsidR="00E7159E" w:rsidRDefault="00771A21" w:rsidP="006D0A4D">
            <w:pPr>
              <w:spacing w:line="259" w:lineRule="auto"/>
              <w:ind w:left="7"/>
            </w:pPr>
            <w:r>
              <w:t xml:space="preserve">db.t4g.medium </w:t>
            </w:r>
            <w:proofErr w:type="gramStart"/>
            <w:r>
              <w:t>Multi-AZ</w:t>
            </w:r>
            <w:proofErr w:type="gramEnd"/>
            <w:r>
              <w:t xml:space="preserve"> </w:t>
            </w:r>
          </w:p>
        </w:tc>
        <w:tc>
          <w:tcPr>
            <w:tcW w:w="2077" w:type="dxa"/>
          </w:tcPr>
          <w:p w14:paraId="7323472F" w14:textId="77777777" w:rsidR="00E7159E" w:rsidRDefault="00771A21" w:rsidP="006D0A4D">
            <w:pPr>
              <w:spacing w:line="259" w:lineRule="auto"/>
              <w:ind w:left="5"/>
            </w:pPr>
            <w:r>
              <w:t xml:space="preserve">0.101 $/h × 730 h </w:t>
            </w:r>
          </w:p>
        </w:tc>
        <w:tc>
          <w:tcPr>
            <w:tcW w:w="1772" w:type="dxa"/>
          </w:tcPr>
          <w:p w14:paraId="2B6ECF9C" w14:textId="77777777" w:rsidR="00E7159E" w:rsidRDefault="00771A21" w:rsidP="006D0A4D">
            <w:pPr>
              <w:spacing w:line="259" w:lineRule="auto"/>
              <w:ind w:left="7"/>
            </w:pPr>
            <w:r>
              <w:t xml:space="preserve">730 </w:t>
            </w:r>
          </w:p>
        </w:tc>
        <w:tc>
          <w:tcPr>
            <w:tcW w:w="1173" w:type="dxa"/>
          </w:tcPr>
          <w:p w14:paraId="551F5EF9" w14:textId="77777777" w:rsidR="00E7159E" w:rsidRDefault="00771A21" w:rsidP="006D0A4D">
            <w:pPr>
              <w:spacing w:line="259" w:lineRule="auto"/>
              <w:ind w:right="43"/>
              <w:jc w:val="center"/>
            </w:pPr>
            <w:r>
              <w:rPr>
                <w:b/>
              </w:rPr>
              <w:t xml:space="preserve">74 </w:t>
            </w:r>
          </w:p>
        </w:tc>
      </w:tr>
      <w:tr w:rsidR="00E7159E" w14:paraId="46B9C8FC" w14:textId="77777777" w:rsidTr="006D0A4D">
        <w:trPr>
          <w:trHeight w:val="797"/>
        </w:trPr>
        <w:tc>
          <w:tcPr>
            <w:tcW w:w="551" w:type="dxa"/>
          </w:tcPr>
          <w:p w14:paraId="11BC00F2" w14:textId="77777777" w:rsidR="00E7159E" w:rsidRDefault="00771A21" w:rsidP="006D0A4D">
            <w:pPr>
              <w:spacing w:line="259" w:lineRule="auto"/>
            </w:pPr>
            <w:r>
              <w:t xml:space="preserve">6 </w:t>
            </w:r>
          </w:p>
        </w:tc>
        <w:tc>
          <w:tcPr>
            <w:tcW w:w="2372" w:type="dxa"/>
          </w:tcPr>
          <w:p w14:paraId="747CEFD2" w14:textId="77777777" w:rsidR="00E7159E" w:rsidRDefault="00771A21" w:rsidP="006D0A4D">
            <w:pPr>
              <w:spacing w:line="259" w:lineRule="auto"/>
              <w:ind w:left="7"/>
            </w:pPr>
            <w:r>
              <w:rPr>
                <w:b/>
              </w:rPr>
              <w:t xml:space="preserve">RDS storage &amp; I/O </w:t>
            </w:r>
          </w:p>
        </w:tc>
        <w:tc>
          <w:tcPr>
            <w:tcW w:w="2391" w:type="dxa"/>
          </w:tcPr>
          <w:p w14:paraId="7809360F" w14:textId="77777777" w:rsidR="00E7159E" w:rsidRDefault="00771A21" w:rsidP="006D0A4D">
            <w:pPr>
              <w:spacing w:line="259" w:lineRule="auto"/>
              <w:ind w:left="7"/>
            </w:pPr>
            <w:r>
              <w:t xml:space="preserve">40 GB gp3 + 3 M I/O </w:t>
            </w:r>
          </w:p>
        </w:tc>
        <w:tc>
          <w:tcPr>
            <w:tcW w:w="2077" w:type="dxa"/>
          </w:tcPr>
          <w:p w14:paraId="146BD783" w14:textId="77777777" w:rsidR="00E7159E" w:rsidRDefault="00771A21" w:rsidP="006D0A4D">
            <w:pPr>
              <w:spacing w:after="112" w:line="259" w:lineRule="auto"/>
              <w:ind w:left="5"/>
            </w:pPr>
            <w:r>
              <w:t>0.115 $/GB-</w:t>
            </w:r>
            <w:proofErr w:type="spellStart"/>
            <w:r>
              <w:t>mo</w:t>
            </w:r>
            <w:proofErr w:type="spellEnd"/>
            <w:r>
              <w:t xml:space="preserve"> + </w:t>
            </w:r>
          </w:p>
          <w:p w14:paraId="08376C06" w14:textId="77777777" w:rsidR="00E7159E" w:rsidRDefault="00771A21" w:rsidP="006D0A4D">
            <w:pPr>
              <w:spacing w:line="259" w:lineRule="auto"/>
              <w:ind w:left="5"/>
            </w:pPr>
            <w:r>
              <w:t xml:space="preserve">0.20 $/M I/O </w:t>
            </w:r>
          </w:p>
        </w:tc>
        <w:tc>
          <w:tcPr>
            <w:tcW w:w="1772" w:type="dxa"/>
          </w:tcPr>
          <w:p w14:paraId="5137D4D5" w14:textId="77777777" w:rsidR="00E7159E" w:rsidRDefault="00771A21" w:rsidP="006D0A4D">
            <w:pPr>
              <w:spacing w:line="259" w:lineRule="auto"/>
              <w:ind w:left="7"/>
            </w:pPr>
            <w:r>
              <w:t xml:space="preserve">– </w:t>
            </w:r>
          </w:p>
        </w:tc>
        <w:tc>
          <w:tcPr>
            <w:tcW w:w="1173" w:type="dxa"/>
          </w:tcPr>
          <w:p w14:paraId="65ECC120" w14:textId="77777777" w:rsidR="00E7159E" w:rsidRDefault="00771A21" w:rsidP="006D0A4D">
            <w:pPr>
              <w:spacing w:line="259" w:lineRule="auto"/>
              <w:ind w:right="38"/>
              <w:jc w:val="center"/>
            </w:pPr>
            <w:r>
              <w:rPr>
                <w:b/>
              </w:rPr>
              <w:t xml:space="preserve">8 </w:t>
            </w:r>
          </w:p>
        </w:tc>
      </w:tr>
      <w:tr w:rsidR="00E7159E" w14:paraId="70E391AC" w14:textId="77777777" w:rsidTr="006D0A4D">
        <w:trPr>
          <w:trHeight w:val="802"/>
        </w:trPr>
        <w:tc>
          <w:tcPr>
            <w:tcW w:w="551" w:type="dxa"/>
          </w:tcPr>
          <w:p w14:paraId="606035A6" w14:textId="77777777" w:rsidR="00E7159E" w:rsidRDefault="00771A21" w:rsidP="006D0A4D">
            <w:pPr>
              <w:spacing w:line="259" w:lineRule="auto"/>
            </w:pPr>
            <w:r>
              <w:t xml:space="preserve">7 </w:t>
            </w:r>
          </w:p>
        </w:tc>
        <w:tc>
          <w:tcPr>
            <w:tcW w:w="2372" w:type="dxa"/>
          </w:tcPr>
          <w:p w14:paraId="65F713CB" w14:textId="77777777" w:rsidR="00E7159E" w:rsidRDefault="00771A21" w:rsidP="006D0A4D">
            <w:pPr>
              <w:spacing w:line="259" w:lineRule="auto"/>
              <w:ind w:left="7"/>
            </w:pPr>
            <w:r>
              <w:rPr>
                <w:b/>
              </w:rPr>
              <w:t xml:space="preserve">Amazon DynamoDB </w:t>
            </w:r>
          </w:p>
        </w:tc>
        <w:tc>
          <w:tcPr>
            <w:tcW w:w="2391" w:type="dxa"/>
          </w:tcPr>
          <w:p w14:paraId="52BF4190" w14:textId="77777777" w:rsidR="00E7159E" w:rsidRDefault="00771A21" w:rsidP="006D0A4D">
            <w:pPr>
              <w:spacing w:line="259" w:lineRule="auto"/>
              <w:ind w:left="7"/>
            </w:pPr>
            <w:r>
              <w:t xml:space="preserve">15 GB + 2 M WCUs/RCUs </w:t>
            </w:r>
          </w:p>
        </w:tc>
        <w:tc>
          <w:tcPr>
            <w:tcW w:w="2077" w:type="dxa"/>
          </w:tcPr>
          <w:p w14:paraId="0E4323F5" w14:textId="77777777" w:rsidR="00E7159E" w:rsidRDefault="00771A21" w:rsidP="006D0A4D">
            <w:pPr>
              <w:spacing w:after="112" w:line="259" w:lineRule="auto"/>
              <w:ind w:left="5"/>
            </w:pPr>
            <w:r>
              <w:t xml:space="preserve">1.25 $/GB + 1.25 </w:t>
            </w:r>
          </w:p>
          <w:p w14:paraId="40C71E09" w14:textId="77777777" w:rsidR="00E7159E" w:rsidRDefault="00771A21" w:rsidP="006D0A4D">
            <w:pPr>
              <w:spacing w:line="259" w:lineRule="auto"/>
              <w:ind w:left="5"/>
            </w:pPr>
            <w:r>
              <w:t xml:space="preserve">$/M WCU </w:t>
            </w:r>
          </w:p>
        </w:tc>
        <w:tc>
          <w:tcPr>
            <w:tcW w:w="1772" w:type="dxa"/>
          </w:tcPr>
          <w:p w14:paraId="31D8034E" w14:textId="77777777" w:rsidR="00E7159E" w:rsidRDefault="00771A21" w:rsidP="006D0A4D">
            <w:pPr>
              <w:spacing w:line="259" w:lineRule="auto"/>
              <w:ind w:left="7"/>
            </w:pPr>
            <w:r>
              <w:t xml:space="preserve">– </w:t>
            </w:r>
          </w:p>
        </w:tc>
        <w:tc>
          <w:tcPr>
            <w:tcW w:w="1173" w:type="dxa"/>
          </w:tcPr>
          <w:p w14:paraId="47039E7A" w14:textId="77777777" w:rsidR="00E7159E" w:rsidRDefault="00771A21" w:rsidP="006D0A4D">
            <w:pPr>
              <w:spacing w:line="259" w:lineRule="auto"/>
              <w:ind w:right="43"/>
              <w:jc w:val="center"/>
            </w:pPr>
            <w:r>
              <w:rPr>
                <w:b/>
              </w:rPr>
              <w:t xml:space="preserve">25 </w:t>
            </w:r>
          </w:p>
        </w:tc>
      </w:tr>
      <w:tr w:rsidR="00E7159E" w14:paraId="14AD4613" w14:textId="77777777" w:rsidTr="006D0A4D">
        <w:trPr>
          <w:trHeight w:val="802"/>
        </w:trPr>
        <w:tc>
          <w:tcPr>
            <w:tcW w:w="551" w:type="dxa"/>
          </w:tcPr>
          <w:p w14:paraId="65586E24" w14:textId="77777777" w:rsidR="00E7159E" w:rsidRDefault="00771A21" w:rsidP="006D0A4D">
            <w:pPr>
              <w:spacing w:line="259" w:lineRule="auto"/>
            </w:pPr>
            <w:r>
              <w:t xml:space="preserve">8 </w:t>
            </w:r>
          </w:p>
        </w:tc>
        <w:tc>
          <w:tcPr>
            <w:tcW w:w="2372" w:type="dxa"/>
          </w:tcPr>
          <w:p w14:paraId="0C864242" w14:textId="77777777" w:rsidR="00E7159E" w:rsidRDefault="00771A21" w:rsidP="006D0A4D">
            <w:pPr>
              <w:spacing w:line="259" w:lineRule="auto"/>
              <w:ind w:left="7"/>
            </w:pPr>
            <w:r>
              <w:rPr>
                <w:b/>
              </w:rPr>
              <w:t xml:space="preserve">Amazon Timestream </w:t>
            </w:r>
          </w:p>
        </w:tc>
        <w:tc>
          <w:tcPr>
            <w:tcW w:w="2391" w:type="dxa"/>
          </w:tcPr>
          <w:p w14:paraId="15A89607" w14:textId="77777777" w:rsidR="00E7159E" w:rsidRDefault="00771A21" w:rsidP="006D0A4D">
            <w:pPr>
              <w:spacing w:after="112" w:line="259" w:lineRule="auto"/>
              <w:ind w:left="7"/>
            </w:pPr>
            <w:r>
              <w:t xml:space="preserve">20 GB ingestion + 200 </w:t>
            </w:r>
          </w:p>
          <w:p w14:paraId="7F9038EC" w14:textId="77777777" w:rsidR="00E7159E" w:rsidRDefault="00771A21" w:rsidP="006D0A4D">
            <w:pPr>
              <w:spacing w:line="259" w:lineRule="auto"/>
              <w:ind w:left="7"/>
            </w:pPr>
            <w:r>
              <w:t xml:space="preserve">M queries </w:t>
            </w:r>
          </w:p>
        </w:tc>
        <w:tc>
          <w:tcPr>
            <w:tcW w:w="2077" w:type="dxa"/>
          </w:tcPr>
          <w:p w14:paraId="5AE4A048" w14:textId="77777777" w:rsidR="00E7159E" w:rsidRDefault="00771A21" w:rsidP="006D0A4D">
            <w:pPr>
              <w:spacing w:after="112" w:line="259" w:lineRule="auto"/>
              <w:ind w:left="5"/>
            </w:pPr>
            <w:r>
              <w:t xml:space="preserve">0.50 $/GB + 0.02 </w:t>
            </w:r>
          </w:p>
          <w:p w14:paraId="0FE5CF3D" w14:textId="77777777" w:rsidR="00E7159E" w:rsidRDefault="00771A21" w:rsidP="006D0A4D">
            <w:pPr>
              <w:spacing w:line="259" w:lineRule="auto"/>
              <w:ind w:left="5"/>
            </w:pPr>
            <w:r>
              <w:t xml:space="preserve">$/M </w:t>
            </w:r>
          </w:p>
        </w:tc>
        <w:tc>
          <w:tcPr>
            <w:tcW w:w="1772" w:type="dxa"/>
          </w:tcPr>
          <w:p w14:paraId="7E4C0BE8" w14:textId="77777777" w:rsidR="00E7159E" w:rsidRDefault="00771A21" w:rsidP="006D0A4D">
            <w:pPr>
              <w:spacing w:line="259" w:lineRule="auto"/>
              <w:ind w:left="7"/>
            </w:pPr>
            <w:r>
              <w:t xml:space="preserve">– </w:t>
            </w:r>
          </w:p>
        </w:tc>
        <w:tc>
          <w:tcPr>
            <w:tcW w:w="1173" w:type="dxa"/>
          </w:tcPr>
          <w:p w14:paraId="4671BEB0" w14:textId="77777777" w:rsidR="00E7159E" w:rsidRDefault="00771A21" w:rsidP="006D0A4D">
            <w:pPr>
              <w:spacing w:line="259" w:lineRule="auto"/>
              <w:ind w:right="43"/>
              <w:jc w:val="center"/>
            </w:pPr>
            <w:r>
              <w:rPr>
                <w:b/>
              </w:rPr>
              <w:t xml:space="preserve">20 </w:t>
            </w:r>
          </w:p>
        </w:tc>
      </w:tr>
      <w:tr w:rsidR="00E7159E" w14:paraId="4A80B8C7" w14:textId="77777777" w:rsidTr="006D0A4D">
        <w:trPr>
          <w:trHeight w:val="797"/>
        </w:trPr>
        <w:tc>
          <w:tcPr>
            <w:tcW w:w="551" w:type="dxa"/>
          </w:tcPr>
          <w:p w14:paraId="5665FC1A" w14:textId="77777777" w:rsidR="00E7159E" w:rsidRDefault="00771A21" w:rsidP="006D0A4D">
            <w:pPr>
              <w:spacing w:line="259" w:lineRule="auto"/>
            </w:pPr>
            <w:r>
              <w:t xml:space="preserve">9 </w:t>
            </w:r>
          </w:p>
        </w:tc>
        <w:tc>
          <w:tcPr>
            <w:tcW w:w="2372" w:type="dxa"/>
          </w:tcPr>
          <w:p w14:paraId="218549F0" w14:textId="77777777" w:rsidR="00E7159E" w:rsidRDefault="00771A21" w:rsidP="006D0A4D">
            <w:pPr>
              <w:spacing w:after="113" w:line="259" w:lineRule="auto"/>
              <w:ind w:left="7"/>
            </w:pPr>
            <w:r>
              <w:rPr>
                <w:b/>
              </w:rPr>
              <w:t xml:space="preserve">Amazon MSK </w:t>
            </w:r>
          </w:p>
          <w:p w14:paraId="11724386" w14:textId="77777777" w:rsidR="00E7159E" w:rsidRDefault="00771A21" w:rsidP="006D0A4D">
            <w:pPr>
              <w:spacing w:line="259" w:lineRule="auto"/>
              <w:ind w:left="7"/>
            </w:pPr>
            <w:r>
              <w:rPr>
                <w:b/>
              </w:rPr>
              <w:t xml:space="preserve">Serverless </w:t>
            </w:r>
          </w:p>
        </w:tc>
        <w:tc>
          <w:tcPr>
            <w:tcW w:w="2391" w:type="dxa"/>
          </w:tcPr>
          <w:p w14:paraId="67951C28" w14:textId="77777777" w:rsidR="00E7159E" w:rsidRDefault="00771A21" w:rsidP="006D0A4D">
            <w:pPr>
              <w:spacing w:line="259" w:lineRule="auto"/>
              <w:ind w:left="7"/>
            </w:pPr>
            <w:r>
              <w:t xml:space="preserve">100 GB in/out; 50 GB-h storage </w:t>
            </w:r>
          </w:p>
        </w:tc>
        <w:tc>
          <w:tcPr>
            <w:tcW w:w="2077" w:type="dxa"/>
          </w:tcPr>
          <w:p w14:paraId="5E661860" w14:textId="77777777" w:rsidR="00E7159E" w:rsidRDefault="00771A21" w:rsidP="006D0A4D">
            <w:pPr>
              <w:spacing w:after="113" w:line="259" w:lineRule="auto"/>
              <w:ind w:left="5"/>
            </w:pPr>
            <w:r>
              <w:t xml:space="preserve">0.11 $/GB-in/out + </w:t>
            </w:r>
          </w:p>
          <w:p w14:paraId="0DC1FFA8" w14:textId="77777777" w:rsidR="00E7159E" w:rsidRDefault="00771A21" w:rsidP="006D0A4D">
            <w:pPr>
              <w:spacing w:line="259" w:lineRule="auto"/>
              <w:ind w:left="5"/>
            </w:pPr>
            <w:r>
              <w:t xml:space="preserve">0.01 $/GB-h </w:t>
            </w:r>
          </w:p>
        </w:tc>
        <w:tc>
          <w:tcPr>
            <w:tcW w:w="1772" w:type="dxa"/>
          </w:tcPr>
          <w:p w14:paraId="66798F45" w14:textId="77777777" w:rsidR="00E7159E" w:rsidRDefault="00771A21" w:rsidP="006D0A4D">
            <w:pPr>
              <w:spacing w:line="259" w:lineRule="auto"/>
              <w:ind w:left="7"/>
            </w:pPr>
            <w:r>
              <w:t xml:space="preserve">– </w:t>
            </w:r>
          </w:p>
        </w:tc>
        <w:tc>
          <w:tcPr>
            <w:tcW w:w="1173" w:type="dxa"/>
          </w:tcPr>
          <w:p w14:paraId="607A2F98" w14:textId="77777777" w:rsidR="00E7159E" w:rsidRDefault="00771A21" w:rsidP="006D0A4D">
            <w:pPr>
              <w:spacing w:line="259" w:lineRule="auto"/>
              <w:ind w:right="43"/>
              <w:jc w:val="center"/>
            </w:pPr>
            <w:r>
              <w:rPr>
                <w:b/>
              </w:rPr>
              <w:t xml:space="preserve">16 </w:t>
            </w:r>
          </w:p>
        </w:tc>
      </w:tr>
      <w:tr w:rsidR="00E7159E" w14:paraId="49FC371F" w14:textId="77777777" w:rsidTr="006D0A4D">
        <w:trPr>
          <w:trHeight w:val="802"/>
        </w:trPr>
        <w:tc>
          <w:tcPr>
            <w:tcW w:w="551" w:type="dxa"/>
          </w:tcPr>
          <w:p w14:paraId="473D8CF9" w14:textId="77777777" w:rsidR="00E7159E" w:rsidRDefault="00771A21" w:rsidP="006D0A4D">
            <w:pPr>
              <w:spacing w:line="259" w:lineRule="auto"/>
            </w:pPr>
            <w:r>
              <w:t xml:space="preserve">10 </w:t>
            </w:r>
          </w:p>
        </w:tc>
        <w:tc>
          <w:tcPr>
            <w:tcW w:w="2372" w:type="dxa"/>
          </w:tcPr>
          <w:p w14:paraId="1F560EC4" w14:textId="77777777" w:rsidR="00E7159E" w:rsidRDefault="00771A21" w:rsidP="006D0A4D">
            <w:pPr>
              <w:spacing w:after="112" w:line="259" w:lineRule="auto"/>
              <w:ind w:left="7"/>
            </w:pPr>
            <w:r>
              <w:rPr>
                <w:b/>
              </w:rPr>
              <w:t xml:space="preserve">S3 Standard + </w:t>
            </w:r>
          </w:p>
          <w:p w14:paraId="438134AB" w14:textId="77777777" w:rsidR="00E7159E" w:rsidRDefault="00771A21" w:rsidP="006D0A4D">
            <w:pPr>
              <w:spacing w:line="259" w:lineRule="auto"/>
              <w:ind w:left="7"/>
            </w:pPr>
            <w:r>
              <w:rPr>
                <w:b/>
              </w:rPr>
              <w:t xml:space="preserve">PUT/GET </w:t>
            </w:r>
          </w:p>
        </w:tc>
        <w:tc>
          <w:tcPr>
            <w:tcW w:w="2391" w:type="dxa"/>
          </w:tcPr>
          <w:p w14:paraId="4ECE5831" w14:textId="77777777" w:rsidR="00E7159E" w:rsidRDefault="00771A21" w:rsidP="006D0A4D">
            <w:pPr>
              <w:spacing w:line="259" w:lineRule="auto"/>
              <w:ind w:left="7"/>
            </w:pPr>
            <w:r>
              <w:t xml:space="preserve">200 GB data + 1 M ops </w:t>
            </w:r>
          </w:p>
        </w:tc>
        <w:tc>
          <w:tcPr>
            <w:tcW w:w="2077" w:type="dxa"/>
          </w:tcPr>
          <w:p w14:paraId="5D1A21FF" w14:textId="77777777" w:rsidR="00E7159E" w:rsidRDefault="00771A21" w:rsidP="006D0A4D">
            <w:pPr>
              <w:spacing w:line="259" w:lineRule="auto"/>
              <w:ind w:left="5"/>
            </w:pPr>
            <w:r>
              <w:t xml:space="preserve">0.023 $/GB + API </w:t>
            </w:r>
          </w:p>
        </w:tc>
        <w:tc>
          <w:tcPr>
            <w:tcW w:w="1772" w:type="dxa"/>
          </w:tcPr>
          <w:p w14:paraId="4E971771" w14:textId="77777777" w:rsidR="00E7159E" w:rsidRDefault="00771A21" w:rsidP="006D0A4D">
            <w:pPr>
              <w:spacing w:line="259" w:lineRule="auto"/>
              <w:ind w:left="7"/>
            </w:pPr>
            <w:r>
              <w:t xml:space="preserve">– </w:t>
            </w:r>
          </w:p>
        </w:tc>
        <w:tc>
          <w:tcPr>
            <w:tcW w:w="1173" w:type="dxa"/>
          </w:tcPr>
          <w:p w14:paraId="156B21CB" w14:textId="77777777" w:rsidR="00E7159E" w:rsidRDefault="00771A21" w:rsidP="006D0A4D">
            <w:pPr>
              <w:spacing w:line="259" w:lineRule="auto"/>
              <w:ind w:right="38"/>
              <w:jc w:val="center"/>
            </w:pPr>
            <w:r>
              <w:rPr>
                <w:b/>
              </w:rPr>
              <w:t xml:space="preserve">8 </w:t>
            </w:r>
          </w:p>
        </w:tc>
      </w:tr>
      <w:tr w:rsidR="00E7159E" w14:paraId="38CF947A" w14:textId="77777777" w:rsidTr="006D0A4D">
        <w:trPr>
          <w:trHeight w:val="407"/>
        </w:trPr>
        <w:tc>
          <w:tcPr>
            <w:tcW w:w="551" w:type="dxa"/>
          </w:tcPr>
          <w:p w14:paraId="6BDB79F3" w14:textId="77777777" w:rsidR="00E7159E" w:rsidRDefault="00771A21" w:rsidP="006D0A4D">
            <w:pPr>
              <w:spacing w:line="259" w:lineRule="auto"/>
            </w:pPr>
            <w:r>
              <w:t xml:space="preserve">11 </w:t>
            </w:r>
          </w:p>
        </w:tc>
        <w:tc>
          <w:tcPr>
            <w:tcW w:w="2372" w:type="dxa"/>
          </w:tcPr>
          <w:p w14:paraId="5DE24960" w14:textId="77777777" w:rsidR="00E7159E" w:rsidRDefault="00771A21" w:rsidP="006D0A4D">
            <w:pPr>
              <w:spacing w:line="259" w:lineRule="auto"/>
              <w:ind w:left="7"/>
            </w:pPr>
            <w:r>
              <w:rPr>
                <w:b/>
              </w:rPr>
              <w:t xml:space="preserve">CloudFront Data Out </w:t>
            </w:r>
          </w:p>
        </w:tc>
        <w:tc>
          <w:tcPr>
            <w:tcW w:w="2391" w:type="dxa"/>
          </w:tcPr>
          <w:p w14:paraId="4D25C982" w14:textId="77777777" w:rsidR="00E7159E" w:rsidRDefault="00771A21" w:rsidP="006D0A4D">
            <w:pPr>
              <w:spacing w:line="259" w:lineRule="auto"/>
              <w:ind w:left="7"/>
            </w:pPr>
            <w:r>
              <w:t>400 GB/</w:t>
            </w:r>
            <w:proofErr w:type="spellStart"/>
            <w:r>
              <w:t>mo</w:t>
            </w:r>
            <w:proofErr w:type="spellEnd"/>
            <w:r>
              <w:t xml:space="preserve"> </w:t>
            </w:r>
          </w:p>
        </w:tc>
        <w:tc>
          <w:tcPr>
            <w:tcW w:w="2077" w:type="dxa"/>
          </w:tcPr>
          <w:p w14:paraId="3DB04DB4" w14:textId="77777777" w:rsidR="00E7159E" w:rsidRDefault="00771A21" w:rsidP="006D0A4D">
            <w:pPr>
              <w:spacing w:line="259" w:lineRule="auto"/>
              <w:ind w:left="5"/>
            </w:pPr>
            <w:r>
              <w:t xml:space="preserve">0.085 $/GB (Tier 1) </w:t>
            </w:r>
          </w:p>
        </w:tc>
        <w:tc>
          <w:tcPr>
            <w:tcW w:w="1772" w:type="dxa"/>
          </w:tcPr>
          <w:p w14:paraId="2FA1C530" w14:textId="77777777" w:rsidR="00E7159E" w:rsidRDefault="00771A21" w:rsidP="006D0A4D">
            <w:pPr>
              <w:spacing w:line="259" w:lineRule="auto"/>
              <w:ind w:left="7"/>
            </w:pPr>
            <w:r>
              <w:t xml:space="preserve">– </w:t>
            </w:r>
          </w:p>
        </w:tc>
        <w:tc>
          <w:tcPr>
            <w:tcW w:w="1173" w:type="dxa"/>
          </w:tcPr>
          <w:p w14:paraId="6C169142" w14:textId="77777777" w:rsidR="00E7159E" w:rsidRDefault="00771A21" w:rsidP="006D0A4D">
            <w:pPr>
              <w:spacing w:line="259" w:lineRule="auto"/>
              <w:ind w:right="43"/>
              <w:jc w:val="center"/>
            </w:pPr>
            <w:r>
              <w:rPr>
                <w:b/>
              </w:rPr>
              <w:t xml:space="preserve">34 </w:t>
            </w:r>
          </w:p>
        </w:tc>
      </w:tr>
      <w:tr w:rsidR="00E7159E" w14:paraId="494992DA" w14:textId="77777777" w:rsidTr="006D0A4D">
        <w:trPr>
          <w:trHeight w:val="802"/>
        </w:trPr>
        <w:tc>
          <w:tcPr>
            <w:tcW w:w="551" w:type="dxa"/>
          </w:tcPr>
          <w:p w14:paraId="0E7FDDC5" w14:textId="77777777" w:rsidR="00E7159E" w:rsidRDefault="00771A21" w:rsidP="006D0A4D">
            <w:pPr>
              <w:spacing w:line="259" w:lineRule="auto"/>
            </w:pPr>
            <w:r>
              <w:t xml:space="preserve">12 </w:t>
            </w:r>
          </w:p>
        </w:tc>
        <w:tc>
          <w:tcPr>
            <w:tcW w:w="2372" w:type="dxa"/>
          </w:tcPr>
          <w:p w14:paraId="5A6B930D" w14:textId="77777777" w:rsidR="00E7159E" w:rsidRDefault="00771A21" w:rsidP="006D0A4D">
            <w:pPr>
              <w:spacing w:after="112" w:line="259" w:lineRule="auto"/>
              <w:ind w:left="7"/>
            </w:pPr>
            <w:r>
              <w:rPr>
                <w:b/>
              </w:rPr>
              <w:t xml:space="preserve">AWS Lambda (Glue </w:t>
            </w:r>
          </w:p>
          <w:p w14:paraId="6BF5344F" w14:textId="77777777" w:rsidR="00E7159E" w:rsidRDefault="00771A21" w:rsidP="006D0A4D">
            <w:pPr>
              <w:spacing w:line="259" w:lineRule="auto"/>
              <w:ind w:left="7"/>
            </w:pPr>
            <w:r>
              <w:rPr>
                <w:b/>
              </w:rPr>
              <w:t xml:space="preserve">ETL) </w:t>
            </w:r>
          </w:p>
        </w:tc>
        <w:tc>
          <w:tcPr>
            <w:tcW w:w="2391" w:type="dxa"/>
          </w:tcPr>
          <w:p w14:paraId="38E4ABB1" w14:textId="77777777" w:rsidR="00E7159E" w:rsidRDefault="00771A21" w:rsidP="006D0A4D">
            <w:pPr>
              <w:spacing w:line="259" w:lineRule="auto"/>
              <w:ind w:left="7"/>
            </w:pPr>
            <w:r>
              <w:t xml:space="preserve">1 M req, 80 GB-s </w:t>
            </w:r>
          </w:p>
        </w:tc>
        <w:tc>
          <w:tcPr>
            <w:tcW w:w="2077" w:type="dxa"/>
          </w:tcPr>
          <w:p w14:paraId="379B7BD8" w14:textId="77777777" w:rsidR="00E7159E" w:rsidRDefault="00771A21" w:rsidP="006D0A4D">
            <w:pPr>
              <w:spacing w:after="112" w:line="259" w:lineRule="auto"/>
              <w:ind w:left="5"/>
            </w:pPr>
            <w:r>
              <w:t xml:space="preserve">0.20 $/M + </w:t>
            </w:r>
          </w:p>
          <w:p w14:paraId="62EADF70" w14:textId="77777777" w:rsidR="00E7159E" w:rsidRDefault="00771A21" w:rsidP="006D0A4D">
            <w:pPr>
              <w:spacing w:line="259" w:lineRule="auto"/>
              <w:ind w:left="5"/>
            </w:pPr>
            <w:r>
              <w:t xml:space="preserve">0.00001667 $/GB-s </w:t>
            </w:r>
          </w:p>
        </w:tc>
        <w:tc>
          <w:tcPr>
            <w:tcW w:w="1772" w:type="dxa"/>
          </w:tcPr>
          <w:p w14:paraId="678AC0F3" w14:textId="77777777" w:rsidR="00E7159E" w:rsidRDefault="00771A21" w:rsidP="006D0A4D">
            <w:pPr>
              <w:spacing w:line="259" w:lineRule="auto"/>
              <w:ind w:left="7"/>
            </w:pPr>
            <w:r>
              <w:t xml:space="preserve">– </w:t>
            </w:r>
          </w:p>
        </w:tc>
        <w:tc>
          <w:tcPr>
            <w:tcW w:w="1173" w:type="dxa"/>
          </w:tcPr>
          <w:p w14:paraId="51190E61" w14:textId="77777777" w:rsidR="00E7159E" w:rsidRDefault="00771A21" w:rsidP="006D0A4D">
            <w:pPr>
              <w:spacing w:line="259" w:lineRule="auto"/>
              <w:ind w:right="38"/>
              <w:jc w:val="center"/>
            </w:pPr>
            <w:r>
              <w:rPr>
                <w:b/>
              </w:rPr>
              <w:t xml:space="preserve">4 </w:t>
            </w:r>
          </w:p>
        </w:tc>
      </w:tr>
      <w:tr w:rsidR="00E7159E" w14:paraId="2464A599" w14:textId="77777777" w:rsidTr="006D0A4D">
        <w:trPr>
          <w:trHeight w:val="412"/>
        </w:trPr>
        <w:tc>
          <w:tcPr>
            <w:tcW w:w="551" w:type="dxa"/>
          </w:tcPr>
          <w:p w14:paraId="26939974" w14:textId="77777777" w:rsidR="00E7159E" w:rsidRDefault="00771A21" w:rsidP="006D0A4D">
            <w:pPr>
              <w:spacing w:line="259" w:lineRule="auto"/>
            </w:pPr>
            <w:r>
              <w:t xml:space="preserve">13 </w:t>
            </w:r>
          </w:p>
        </w:tc>
        <w:tc>
          <w:tcPr>
            <w:tcW w:w="2372" w:type="dxa"/>
          </w:tcPr>
          <w:p w14:paraId="0772ABF8" w14:textId="77777777" w:rsidR="00E7159E" w:rsidRDefault="00771A21" w:rsidP="006D0A4D">
            <w:pPr>
              <w:spacing w:line="259" w:lineRule="auto"/>
              <w:ind w:left="7"/>
            </w:pPr>
            <w:r>
              <w:rPr>
                <w:b/>
              </w:rPr>
              <w:t xml:space="preserve">CloudWatch &amp; X-Ray </w:t>
            </w:r>
          </w:p>
        </w:tc>
        <w:tc>
          <w:tcPr>
            <w:tcW w:w="2391" w:type="dxa"/>
          </w:tcPr>
          <w:p w14:paraId="553BFEBE" w14:textId="77777777" w:rsidR="00E7159E" w:rsidRDefault="00771A21" w:rsidP="006D0A4D">
            <w:pPr>
              <w:spacing w:line="259" w:lineRule="auto"/>
              <w:ind w:left="7"/>
            </w:pPr>
            <w:r>
              <w:t xml:space="preserve">50 GB logs, 5 M traces </w:t>
            </w:r>
          </w:p>
        </w:tc>
        <w:tc>
          <w:tcPr>
            <w:tcW w:w="2077" w:type="dxa"/>
          </w:tcPr>
          <w:p w14:paraId="79A89AF5" w14:textId="77777777" w:rsidR="00E7159E" w:rsidRDefault="00771A21" w:rsidP="006D0A4D">
            <w:pPr>
              <w:spacing w:line="259" w:lineRule="auto"/>
              <w:ind w:left="5"/>
            </w:pPr>
            <w:r>
              <w:t xml:space="preserve">0.50 $/GB + 5 $/M </w:t>
            </w:r>
          </w:p>
        </w:tc>
        <w:tc>
          <w:tcPr>
            <w:tcW w:w="1772" w:type="dxa"/>
          </w:tcPr>
          <w:p w14:paraId="544DA456" w14:textId="77777777" w:rsidR="00E7159E" w:rsidRDefault="00771A21" w:rsidP="006D0A4D">
            <w:pPr>
              <w:spacing w:line="259" w:lineRule="auto"/>
              <w:ind w:left="7"/>
            </w:pPr>
            <w:r>
              <w:t xml:space="preserve">– </w:t>
            </w:r>
          </w:p>
        </w:tc>
        <w:tc>
          <w:tcPr>
            <w:tcW w:w="1173" w:type="dxa"/>
          </w:tcPr>
          <w:p w14:paraId="41A65055" w14:textId="77777777" w:rsidR="00E7159E" w:rsidRDefault="00771A21" w:rsidP="006D0A4D">
            <w:pPr>
              <w:spacing w:line="259" w:lineRule="auto"/>
              <w:ind w:right="43"/>
              <w:jc w:val="center"/>
            </w:pPr>
            <w:r>
              <w:rPr>
                <w:b/>
              </w:rPr>
              <w:t xml:space="preserve">30 </w:t>
            </w:r>
          </w:p>
        </w:tc>
      </w:tr>
      <w:tr w:rsidR="00E7159E" w14:paraId="440B81C0" w14:textId="77777777" w:rsidTr="006D0A4D">
        <w:trPr>
          <w:trHeight w:val="797"/>
        </w:trPr>
        <w:tc>
          <w:tcPr>
            <w:tcW w:w="7391" w:type="dxa"/>
            <w:gridSpan w:val="4"/>
          </w:tcPr>
          <w:p w14:paraId="44319475" w14:textId="77777777" w:rsidR="00E7159E" w:rsidRDefault="00771A21" w:rsidP="006D0A4D">
            <w:pPr>
              <w:spacing w:line="259" w:lineRule="auto"/>
            </w:pPr>
            <w:r>
              <w:rPr>
                <w:b/>
              </w:rPr>
              <w:t xml:space="preserve">Subtotal – AWS Recurring </w:t>
            </w:r>
          </w:p>
        </w:tc>
        <w:tc>
          <w:tcPr>
            <w:tcW w:w="1772" w:type="dxa"/>
          </w:tcPr>
          <w:p w14:paraId="3D1916FC" w14:textId="77777777" w:rsidR="00E7159E" w:rsidRDefault="00E7159E" w:rsidP="006D0A4D">
            <w:pPr>
              <w:spacing w:after="160" w:line="259" w:lineRule="auto"/>
            </w:pPr>
          </w:p>
        </w:tc>
        <w:tc>
          <w:tcPr>
            <w:tcW w:w="1173" w:type="dxa"/>
          </w:tcPr>
          <w:p w14:paraId="06938A28" w14:textId="77777777" w:rsidR="00E7159E" w:rsidRDefault="00771A21" w:rsidP="006D0A4D">
            <w:pPr>
              <w:spacing w:after="112" w:line="259" w:lineRule="auto"/>
              <w:ind w:right="38"/>
              <w:jc w:val="center"/>
            </w:pPr>
            <w:r>
              <w:rPr>
                <w:b/>
              </w:rPr>
              <w:t xml:space="preserve">333 </w:t>
            </w:r>
          </w:p>
          <w:p w14:paraId="6527D461" w14:textId="77777777" w:rsidR="00E7159E" w:rsidRDefault="00771A21" w:rsidP="006D0A4D">
            <w:pPr>
              <w:spacing w:line="259" w:lineRule="auto"/>
              <w:ind w:right="45"/>
              <w:jc w:val="center"/>
            </w:pPr>
            <w:r>
              <w:rPr>
                <w:b/>
              </w:rPr>
              <w:t xml:space="preserve">$/month </w:t>
            </w:r>
          </w:p>
        </w:tc>
      </w:tr>
    </w:tbl>
    <w:p w14:paraId="087D8DE7" w14:textId="1C0CF305" w:rsidR="00E7159E" w:rsidRDefault="008B11D2" w:rsidP="00CC269E">
      <w:pPr>
        <w:pStyle w:val="Caption"/>
      </w:pPr>
      <w:bookmarkStart w:id="3017" w:name="_Toc207458206"/>
      <w:bookmarkStart w:id="3018" w:name="_Toc208135997"/>
      <w:r>
        <w:t xml:space="preserve">Table </w:t>
      </w:r>
      <w:r>
        <w:fldChar w:fldCharType="begin"/>
      </w:r>
      <w:r>
        <w:instrText>SEQ Table \* ARABIC</w:instrText>
      </w:r>
      <w:r>
        <w:fldChar w:fldCharType="separate"/>
      </w:r>
      <w:del w:id="3019" w:author="Alondra Vega Pacheco" w:date="2025-09-07T11:11:00Z" w16du:dateUtc="2025-09-07T16:11:00Z">
        <w:r w:rsidR="003B3F28" w:rsidDel="00C33C49">
          <w:rPr>
            <w:noProof/>
          </w:rPr>
          <w:delText>13</w:delText>
        </w:r>
      </w:del>
      <w:r>
        <w:fldChar w:fldCharType="end"/>
      </w:r>
      <w:r>
        <w:t xml:space="preserve"> </w:t>
      </w:r>
      <w:r w:rsidR="00771A21">
        <w:t>Infrastructure Cost Table</w:t>
      </w:r>
      <w:bookmarkEnd w:id="3017"/>
      <w:bookmarkEnd w:id="3018"/>
      <w:r w:rsidR="00771A21">
        <w:t xml:space="preserve"> </w:t>
      </w:r>
    </w:p>
    <w:p w14:paraId="0E89672E" w14:textId="77777777" w:rsidR="00E7159E" w:rsidRDefault="00771A21">
      <w:pPr>
        <w:spacing w:line="259" w:lineRule="auto"/>
      </w:pPr>
      <w:r>
        <w:rPr>
          <w:b/>
          <w:i/>
        </w:rPr>
        <w:t xml:space="preserve">  </w:t>
      </w:r>
    </w:p>
    <w:p w14:paraId="48480163" w14:textId="0411DAF2" w:rsidR="00E7159E" w:rsidRPr="00A66897" w:rsidRDefault="00771A21" w:rsidP="007E6E3E">
      <w:pPr>
        <w:pStyle w:val="Heading3"/>
        <w:rPr>
          <w:i/>
        </w:rPr>
      </w:pPr>
      <w:bookmarkStart w:id="3020" w:name="_Toc208608068"/>
      <w:r>
        <w:lastRenderedPageBreak/>
        <w:t xml:space="preserve">AWS Core Services </w:t>
      </w:r>
      <w:r w:rsidR="00A66897">
        <w:t xml:space="preserve">– </w:t>
      </w:r>
      <w:r w:rsidR="00A66897">
        <w:rPr>
          <w:i/>
          <w:iCs/>
        </w:rPr>
        <w:t>(inherited from v3.0)</w:t>
      </w:r>
      <w:bookmarkEnd w:id="3020"/>
    </w:p>
    <w:p w14:paraId="0D6A1D37" w14:textId="77777777" w:rsidR="00E7159E" w:rsidRDefault="00771A21">
      <w:pPr>
        <w:spacing w:after="283" w:line="472" w:lineRule="auto"/>
        <w:ind w:right="10"/>
      </w:pPr>
      <w:r>
        <w:t xml:space="preserve">* Prices: AWS public on-demand rates as of April 2025, us-east-1; </w:t>
      </w:r>
      <w:proofErr w:type="spellStart"/>
      <w:r>
        <w:t>Fargate</w:t>
      </w:r>
      <w:proofErr w:type="spellEnd"/>
      <w:r>
        <w:t xml:space="preserve"> uses </w:t>
      </w:r>
      <w:r>
        <w:rPr>
          <w:b/>
        </w:rPr>
        <w:t>spot</w:t>
      </w:r>
      <w:r>
        <w:t xml:space="preserve"> where idle utilization &lt;35 %. </w:t>
      </w:r>
    </w:p>
    <w:p w14:paraId="3AEF9030" w14:textId="00F552E4" w:rsidR="00E7159E" w:rsidRPr="009A4047" w:rsidRDefault="00771A21" w:rsidP="007E6E3E">
      <w:pPr>
        <w:pStyle w:val="Heading3"/>
        <w:rPr>
          <w:i/>
          <w:iCs/>
        </w:rPr>
      </w:pPr>
      <w:r>
        <w:t xml:space="preserve"> </w:t>
      </w:r>
      <w:bookmarkStart w:id="3021" w:name="_Toc208608069"/>
      <w:r>
        <w:t>Third-party / One-time Fees</w:t>
      </w:r>
      <w:r w:rsidR="009A4047">
        <w:t xml:space="preserve">- </w:t>
      </w:r>
      <w:r w:rsidR="009A4047">
        <w:rPr>
          <w:i/>
          <w:iCs/>
        </w:rPr>
        <w:t>(updated in v4.0)</w:t>
      </w:r>
      <w:bookmarkEnd w:id="3021"/>
    </w:p>
    <w:p w14:paraId="7B530807" w14:textId="37D3DAD0" w:rsidR="00E7159E" w:rsidRDefault="008B11D2" w:rsidP="00CC269E">
      <w:pPr>
        <w:pStyle w:val="Caption"/>
      </w:pPr>
      <w:bookmarkStart w:id="3022" w:name="_Toc207458207"/>
      <w:bookmarkStart w:id="3023" w:name="_Toc208135998"/>
      <w:r>
        <w:t xml:space="preserve">Table </w:t>
      </w:r>
      <w:r>
        <w:fldChar w:fldCharType="begin"/>
      </w:r>
      <w:r>
        <w:instrText>SEQ Table \* ARABIC</w:instrText>
      </w:r>
      <w:r>
        <w:fldChar w:fldCharType="separate"/>
      </w:r>
      <w:del w:id="3024" w:author="Alondra Vega Pacheco" w:date="2025-09-07T11:11:00Z" w16du:dateUtc="2025-09-07T16:11:00Z">
        <w:r w:rsidR="003B3F28" w:rsidDel="00C33C49">
          <w:rPr>
            <w:noProof/>
          </w:rPr>
          <w:delText>14</w:delText>
        </w:r>
      </w:del>
      <w:r>
        <w:fldChar w:fldCharType="end"/>
      </w:r>
      <w:r>
        <w:t xml:space="preserve"> </w:t>
      </w:r>
      <w:r w:rsidR="00771A21">
        <w:t>Fees Table</w:t>
      </w:r>
      <w:bookmarkEnd w:id="3022"/>
      <w:bookmarkEnd w:id="3023"/>
      <w:r w:rsidR="00771A21">
        <w:t xml:space="preserve"> </w:t>
      </w:r>
    </w:p>
    <w:tbl>
      <w:tblPr>
        <w:tblStyle w:val="TableGrid"/>
        <w:tblW w:w="9143" w:type="dxa"/>
        <w:tblInd w:w="12" w:type="dxa"/>
        <w:tblCellMar>
          <w:top w:w="16" w:type="dxa"/>
          <w:left w:w="108" w:type="dxa"/>
          <w:right w:w="86" w:type="dxa"/>
        </w:tblCellMar>
        <w:tblLook w:val="04A0" w:firstRow="1" w:lastRow="0" w:firstColumn="1" w:lastColumn="0" w:noHBand="0" w:noVBand="1"/>
      </w:tblPr>
      <w:tblGrid>
        <w:gridCol w:w="4370"/>
        <w:gridCol w:w="1527"/>
        <w:gridCol w:w="3246"/>
      </w:tblGrid>
      <w:tr w:rsidR="00E7159E" w14:paraId="48FFBA77" w14:textId="77777777" w:rsidTr="00580331">
        <w:trPr>
          <w:trHeight w:val="430"/>
          <w:tblHeader/>
        </w:trPr>
        <w:tc>
          <w:tcPr>
            <w:tcW w:w="4370" w:type="dxa"/>
            <w:tcBorders>
              <w:top w:val="single" w:sz="8" w:space="0" w:color="000000"/>
              <w:left w:val="single" w:sz="8" w:space="0" w:color="000000"/>
              <w:bottom w:val="single" w:sz="8" w:space="0" w:color="000000"/>
              <w:right w:val="single" w:sz="8" w:space="0" w:color="000000"/>
            </w:tcBorders>
            <w:shd w:val="clear" w:color="auto" w:fill="D1D1D1"/>
          </w:tcPr>
          <w:p w14:paraId="3B67E2B0" w14:textId="77777777" w:rsidR="00E7159E" w:rsidRDefault="00771A21">
            <w:pPr>
              <w:spacing w:line="259" w:lineRule="auto"/>
              <w:ind w:right="25"/>
              <w:jc w:val="center"/>
            </w:pPr>
            <w:r>
              <w:rPr>
                <w:b/>
              </w:rPr>
              <w:t xml:space="preserve">Service </w:t>
            </w:r>
          </w:p>
        </w:tc>
        <w:tc>
          <w:tcPr>
            <w:tcW w:w="1527" w:type="dxa"/>
            <w:tcBorders>
              <w:top w:val="single" w:sz="8" w:space="0" w:color="000000"/>
              <w:left w:val="single" w:sz="8" w:space="0" w:color="000000"/>
              <w:bottom w:val="single" w:sz="8" w:space="0" w:color="000000"/>
              <w:right w:val="single" w:sz="8" w:space="0" w:color="000000"/>
            </w:tcBorders>
            <w:shd w:val="clear" w:color="auto" w:fill="D1D1D1"/>
          </w:tcPr>
          <w:p w14:paraId="1B70543B" w14:textId="77777777" w:rsidR="00E7159E" w:rsidRDefault="00771A21">
            <w:pPr>
              <w:spacing w:line="259" w:lineRule="auto"/>
              <w:ind w:right="26"/>
              <w:jc w:val="center"/>
            </w:pPr>
            <w:r>
              <w:rPr>
                <w:b/>
              </w:rPr>
              <w:t xml:space="preserve">Type </w:t>
            </w:r>
          </w:p>
        </w:tc>
        <w:tc>
          <w:tcPr>
            <w:tcW w:w="3246" w:type="dxa"/>
            <w:tcBorders>
              <w:top w:val="single" w:sz="8" w:space="0" w:color="000000"/>
              <w:left w:val="single" w:sz="8" w:space="0" w:color="000000"/>
              <w:bottom w:val="single" w:sz="8" w:space="0" w:color="000000"/>
              <w:right w:val="single" w:sz="8" w:space="0" w:color="000000"/>
            </w:tcBorders>
            <w:shd w:val="clear" w:color="auto" w:fill="D1D1D1"/>
          </w:tcPr>
          <w:p w14:paraId="3F5C0A30" w14:textId="77777777" w:rsidR="00E7159E" w:rsidRDefault="00771A21">
            <w:pPr>
              <w:spacing w:line="259" w:lineRule="auto"/>
              <w:ind w:right="18"/>
              <w:jc w:val="center"/>
            </w:pPr>
            <w:r>
              <w:rPr>
                <w:b/>
              </w:rPr>
              <w:t xml:space="preserve">Cost USD </w:t>
            </w:r>
          </w:p>
        </w:tc>
      </w:tr>
      <w:tr w:rsidR="00E7159E" w14:paraId="1ABC679C" w14:textId="77777777" w:rsidTr="00580331">
        <w:trPr>
          <w:trHeight w:val="454"/>
          <w:tblHeader/>
        </w:trPr>
        <w:tc>
          <w:tcPr>
            <w:tcW w:w="4370" w:type="dxa"/>
            <w:tcBorders>
              <w:top w:val="single" w:sz="8" w:space="0" w:color="000000"/>
              <w:left w:val="single" w:sz="8" w:space="0" w:color="000000"/>
              <w:bottom w:val="single" w:sz="8" w:space="0" w:color="000000"/>
              <w:right w:val="single" w:sz="8" w:space="0" w:color="000000"/>
            </w:tcBorders>
          </w:tcPr>
          <w:p w14:paraId="15A137B5" w14:textId="77777777" w:rsidR="00E7159E" w:rsidRDefault="00771A21">
            <w:pPr>
              <w:spacing w:line="259" w:lineRule="auto"/>
            </w:pPr>
            <w:r>
              <w:t xml:space="preserve">Apple Developer Program </w:t>
            </w:r>
          </w:p>
        </w:tc>
        <w:tc>
          <w:tcPr>
            <w:tcW w:w="1527" w:type="dxa"/>
            <w:tcBorders>
              <w:top w:val="single" w:sz="8" w:space="0" w:color="000000"/>
              <w:left w:val="single" w:sz="8" w:space="0" w:color="000000"/>
              <w:bottom w:val="single" w:sz="8" w:space="0" w:color="000000"/>
              <w:right w:val="single" w:sz="8" w:space="0" w:color="000000"/>
            </w:tcBorders>
          </w:tcPr>
          <w:p w14:paraId="64E2D160" w14:textId="77777777" w:rsidR="00E7159E" w:rsidRDefault="00771A21">
            <w:pPr>
              <w:spacing w:line="259" w:lineRule="auto"/>
            </w:pPr>
            <w:r>
              <w:t xml:space="preserve">Annual </w:t>
            </w:r>
          </w:p>
        </w:tc>
        <w:tc>
          <w:tcPr>
            <w:tcW w:w="3246" w:type="dxa"/>
            <w:tcBorders>
              <w:top w:val="single" w:sz="8" w:space="0" w:color="000000"/>
              <w:left w:val="single" w:sz="8" w:space="0" w:color="000000"/>
              <w:bottom w:val="single" w:sz="8" w:space="0" w:color="000000"/>
              <w:right w:val="single" w:sz="8" w:space="0" w:color="000000"/>
            </w:tcBorders>
          </w:tcPr>
          <w:p w14:paraId="6C8739AC" w14:textId="77777777" w:rsidR="00E7159E" w:rsidRDefault="00771A21">
            <w:pPr>
              <w:spacing w:line="259" w:lineRule="auto"/>
              <w:ind w:right="16"/>
              <w:jc w:val="center"/>
            </w:pPr>
            <w:r>
              <w:rPr>
                <w:b/>
              </w:rPr>
              <w:t xml:space="preserve">99 </w:t>
            </w:r>
          </w:p>
        </w:tc>
      </w:tr>
      <w:tr w:rsidR="00E7159E" w14:paraId="2AE3F2B3" w14:textId="77777777" w:rsidTr="00580331">
        <w:trPr>
          <w:trHeight w:val="451"/>
          <w:tblHeader/>
        </w:trPr>
        <w:tc>
          <w:tcPr>
            <w:tcW w:w="4370" w:type="dxa"/>
            <w:tcBorders>
              <w:top w:val="single" w:sz="8" w:space="0" w:color="000000"/>
              <w:left w:val="single" w:sz="8" w:space="0" w:color="000000"/>
              <w:bottom w:val="single" w:sz="8" w:space="0" w:color="000000"/>
              <w:right w:val="single" w:sz="8" w:space="0" w:color="000000"/>
            </w:tcBorders>
          </w:tcPr>
          <w:p w14:paraId="48DF8358" w14:textId="77777777" w:rsidR="00E7159E" w:rsidRDefault="00771A21">
            <w:pPr>
              <w:spacing w:line="259" w:lineRule="auto"/>
            </w:pPr>
            <w:r>
              <w:t xml:space="preserve">Google Play Console </w:t>
            </w:r>
          </w:p>
        </w:tc>
        <w:tc>
          <w:tcPr>
            <w:tcW w:w="1527" w:type="dxa"/>
            <w:tcBorders>
              <w:top w:val="single" w:sz="8" w:space="0" w:color="000000"/>
              <w:left w:val="single" w:sz="8" w:space="0" w:color="000000"/>
              <w:bottom w:val="single" w:sz="8" w:space="0" w:color="000000"/>
              <w:right w:val="single" w:sz="8" w:space="0" w:color="000000"/>
            </w:tcBorders>
          </w:tcPr>
          <w:p w14:paraId="41BE9F3C" w14:textId="77777777" w:rsidR="00E7159E" w:rsidRDefault="00771A21">
            <w:pPr>
              <w:spacing w:line="259" w:lineRule="auto"/>
            </w:pPr>
            <w:r>
              <w:t xml:space="preserve">One-time </w:t>
            </w:r>
          </w:p>
        </w:tc>
        <w:tc>
          <w:tcPr>
            <w:tcW w:w="3246" w:type="dxa"/>
            <w:tcBorders>
              <w:top w:val="single" w:sz="8" w:space="0" w:color="000000"/>
              <w:left w:val="single" w:sz="8" w:space="0" w:color="000000"/>
              <w:bottom w:val="single" w:sz="8" w:space="0" w:color="000000"/>
              <w:right w:val="single" w:sz="8" w:space="0" w:color="000000"/>
            </w:tcBorders>
          </w:tcPr>
          <w:p w14:paraId="48EF9996" w14:textId="77777777" w:rsidR="00E7159E" w:rsidRDefault="00771A21">
            <w:pPr>
              <w:spacing w:line="259" w:lineRule="auto"/>
              <w:ind w:right="16"/>
              <w:jc w:val="center"/>
            </w:pPr>
            <w:r>
              <w:rPr>
                <w:b/>
              </w:rPr>
              <w:t xml:space="preserve">25 </w:t>
            </w:r>
          </w:p>
        </w:tc>
      </w:tr>
      <w:tr w:rsidR="00E7159E" w14:paraId="60F02937" w14:textId="77777777" w:rsidTr="00580331">
        <w:trPr>
          <w:trHeight w:val="451"/>
          <w:tblHeader/>
        </w:trPr>
        <w:tc>
          <w:tcPr>
            <w:tcW w:w="4370" w:type="dxa"/>
            <w:tcBorders>
              <w:top w:val="single" w:sz="8" w:space="0" w:color="000000"/>
              <w:left w:val="single" w:sz="8" w:space="0" w:color="000000"/>
              <w:bottom w:val="single" w:sz="8" w:space="0" w:color="000000"/>
              <w:right w:val="single" w:sz="8" w:space="0" w:color="000000"/>
            </w:tcBorders>
          </w:tcPr>
          <w:p w14:paraId="05E28364" w14:textId="77777777" w:rsidR="00E7159E" w:rsidRDefault="00771A21">
            <w:pPr>
              <w:spacing w:line="259" w:lineRule="auto"/>
            </w:pPr>
            <w:r>
              <w:t xml:space="preserve">Stripe – Standard Plan </w:t>
            </w:r>
          </w:p>
        </w:tc>
        <w:tc>
          <w:tcPr>
            <w:tcW w:w="1527" w:type="dxa"/>
            <w:tcBorders>
              <w:top w:val="single" w:sz="8" w:space="0" w:color="000000"/>
              <w:left w:val="single" w:sz="8" w:space="0" w:color="000000"/>
              <w:bottom w:val="single" w:sz="8" w:space="0" w:color="000000"/>
              <w:right w:val="single" w:sz="8" w:space="0" w:color="000000"/>
            </w:tcBorders>
          </w:tcPr>
          <w:p w14:paraId="5DD735F2" w14:textId="77777777" w:rsidR="00E7159E" w:rsidRDefault="00771A21">
            <w:pPr>
              <w:spacing w:line="259" w:lineRule="auto"/>
            </w:pPr>
            <w:r>
              <w:t xml:space="preserve">Usage-based </w:t>
            </w:r>
          </w:p>
        </w:tc>
        <w:tc>
          <w:tcPr>
            <w:tcW w:w="3246" w:type="dxa"/>
            <w:tcBorders>
              <w:top w:val="single" w:sz="8" w:space="0" w:color="000000"/>
              <w:left w:val="single" w:sz="8" w:space="0" w:color="000000"/>
              <w:bottom w:val="single" w:sz="8" w:space="0" w:color="000000"/>
              <w:right w:val="single" w:sz="8" w:space="0" w:color="000000"/>
            </w:tcBorders>
          </w:tcPr>
          <w:p w14:paraId="243D5B9C" w14:textId="77777777" w:rsidR="00E7159E" w:rsidRDefault="00771A21">
            <w:pPr>
              <w:spacing w:line="259" w:lineRule="auto"/>
              <w:ind w:left="43"/>
            </w:pPr>
            <w:r>
              <w:t xml:space="preserve">&lt; 0.3 % per </w:t>
            </w:r>
            <w:proofErr w:type="spellStart"/>
            <w:r>
              <w:t>txn</w:t>
            </w:r>
            <w:proofErr w:type="spellEnd"/>
            <w:r>
              <w:t xml:space="preserve"> (pass-through) </w:t>
            </w:r>
          </w:p>
        </w:tc>
      </w:tr>
      <w:tr w:rsidR="00E7159E" w14:paraId="03296F9D" w14:textId="77777777" w:rsidTr="00580331">
        <w:trPr>
          <w:trHeight w:val="456"/>
          <w:tblHeader/>
        </w:trPr>
        <w:tc>
          <w:tcPr>
            <w:tcW w:w="4370" w:type="dxa"/>
            <w:tcBorders>
              <w:top w:val="single" w:sz="8" w:space="0" w:color="000000"/>
              <w:left w:val="single" w:sz="8" w:space="0" w:color="000000"/>
              <w:bottom w:val="single" w:sz="8" w:space="0" w:color="000000"/>
              <w:right w:val="single" w:sz="8" w:space="0" w:color="000000"/>
            </w:tcBorders>
          </w:tcPr>
          <w:p w14:paraId="786A0FFF" w14:textId="77777777" w:rsidR="00E7159E" w:rsidRDefault="00771A21">
            <w:pPr>
              <w:spacing w:line="259" w:lineRule="auto"/>
            </w:pPr>
            <w:proofErr w:type="spellStart"/>
            <w:r>
              <w:t>Sectigo</w:t>
            </w:r>
            <w:proofErr w:type="spellEnd"/>
            <w:r>
              <w:t xml:space="preserve"> TLS Wildcard (if not using ACM) </w:t>
            </w:r>
          </w:p>
        </w:tc>
        <w:tc>
          <w:tcPr>
            <w:tcW w:w="1527" w:type="dxa"/>
            <w:tcBorders>
              <w:top w:val="single" w:sz="8" w:space="0" w:color="000000"/>
              <w:left w:val="single" w:sz="8" w:space="0" w:color="000000"/>
              <w:bottom w:val="single" w:sz="8" w:space="0" w:color="000000"/>
              <w:right w:val="single" w:sz="8" w:space="0" w:color="000000"/>
            </w:tcBorders>
          </w:tcPr>
          <w:p w14:paraId="17F4B4DB" w14:textId="77777777" w:rsidR="00E7159E" w:rsidRDefault="00771A21">
            <w:pPr>
              <w:spacing w:line="259" w:lineRule="auto"/>
            </w:pPr>
            <w:r>
              <w:t xml:space="preserve">1-year cert </w:t>
            </w:r>
          </w:p>
        </w:tc>
        <w:tc>
          <w:tcPr>
            <w:tcW w:w="3246" w:type="dxa"/>
            <w:tcBorders>
              <w:top w:val="single" w:sz="8" w:space="0" w:color="000000"/>
              <w:left w:val="single" w:sz="8" w:space="0" w:color="000000"/>
              <w:bottom w:val="single" w:sz="8" w:space="0" w:color="000000"/>
              <w:right w:val="single" w:sz="8" w:space="0" w:color="000000"/>
            </w:tcBorders>
          </w:tcPr>
          <w:p w14:paraId="21CAFBC5" w14:textId="77777777" w:rsidR="00E7159E" w:rsidRDefault="00771A21">
            <w:pPr>
              <w:spacing w:line="259" w:lineRule="auto"/>
              <w:ind w:right="16"/>
              <w:jc w:val="center"/>
            </w:pPr>
            <w:r>
              <w:rPr>
                <w:b/>
              </w:rPr>
              <w:t xml:space="preserve">80 </w:t>
            </w:r>
          </w:p>
        </w:tc>
      </w:tr>
      <w:tr w:rsidR="007E51DC" w14:paraId="16CDB280" w14:textId="77777777" w:rsidTr="00580331">
        <w:trPr>
          <w:trHeight w:val="456"/>
          <w:tblHeader/>
        </w:trPr>
        <w:tc>
          <w:tcPr>
            <w:tcW w:w="4370" w:type="dxa"/>
            <w:tcBorders>
              <w:top w:val="single" w:sz="8" w:space="0" w:color="000000"/>
              <w:left w:val="single" w:sz="8" w:space="0" w:color="000000"/>
              <w:bottom w:val="single" w:sz="8" w:space="0" w:color="000000"/>
              <w:right w:val="single" w:sz="8" w:space="0" w:color="000000"/>
            </w:tcBorders>
          </w:tcPr>
          <w:p w14:paraId="6FB5C7E0" w14:textId="7799B356" w:rsidR="007E51DC" w:rsidRPr="009A4047" w:rsidRDefault="007E51DC">
            <w:pPr>
              <w:spacing w:line="259" w:lineRule="auto"/>
              <w:rPr>
                <w:i/>
                <w:iCs/>
              </w:rPr>
            </w:pPr>
            <w:r>
              <w:t>Gitlab</w:t>
            </w:r>
            <w:r w:rsidR="009A4047">
              <w:t>-</w:t>
            </w:r>
            <w:r w:rsidR="009A4047">
              <w:rPr>
                <w:i/>
                <w:iCs/>
              </w:rPr>
              <w:t>(added in v4.0)</w:t>
            </w:r>
          </w:p>
        </w:tc>
        <w:tc>
          <w:tcPr>
            <w:tcW w:w="1527" w:type="dxa"/>
            <w:tcBorders>
              <w:top w:val="single" w:sz="8" w:space="0" w:color="000000"/>
              <w:left w:val="single" w:sz="8" w:space="0" w:color="000000"/>
              <w:bottom w:val="single" w:sz="8" w:space="0" w:color="000000"/>
              <w:right w:val="single" w:sz="8" w:space="0" w:color="000000"/>
            </w:tcBorders>
          </w:tcPr>
          <w:p w14:paraId="2BC1C01B" w14:textId="17E50672" w:rsidR="007E51DC" w:rsidRDefault="00185E8A">
            <w:pPr>
              <w:spacing w:line="259" w:lineRule="auto"/>
            </w:pPr>
            <w:r>
              <w:t>Mon</w:t>
            </w:r>
            <w:r w:rsidR="00DB472B">
              <w:t>thly</w:t>
            </w:r>
          </w:p>
        </w:tc>
        <w:tc>
          <w:tcPr>
            <w:tcW w:w="3246" w:type="dxa"/>
            <w:tcBorders>
              <w:top w:val="single" w:sz="8" w:space="0" w:color="000000"/>
              <w:left w:val="single" w:sz="8" w:space="0" w:color="000000"/>
              <w:bottom w:val="single" w:sz="8" w:space="0" w:color="000000"/>
              <w:right w:val="single" w:sz="8" w:space="0" w:color="000000"/>
            </w:tcBorders>
          </w:tcPr>
          <w:p w14:paraId="42F39CA8" w14:textId="0460CA0D" w:rsidR="007E51DC" w:rsidRDefault="009A4047">
            <w:pPr>
              <w:spacing w:line="259" w:lineRule="auto"/>
              <w:ind w:right="16"/>
              <w:jc w:val="center"/>
              <w:rPr>
                <w:b/>
              </w:rPr>
            </w:pPr>
            <w:r>
              <w:rPr>
                <w:b/>
              </w:rPr>
              <w:t>29</w:t>
            </w:r>
          </w:p>
        </w:tc>
      </w:tr>
    </w:tbl>
    <w:p w14:paraId="4C9694F1" w14:textId="77777777" w:rsidR="006A02CB" w:rsidRDefault="006A02CB" w:rsidP="007E6E3E">
      <w:pPr>
        <w:pStyle w:val="Heading5"/>
        <w:numPr>
          <w:ilvl w:val="0"/>
          <w:numId w:val="0"/>
        </w:numPr>
        <w:spacing w:after="72" w:line="361" w:lineRule="auto"/>
        <w:ind w:left="-5" w:right="2621"/>
        <w:rPr>
          <w:b/>
        </w:rPr>
      </w:pPr>
    </w:p>
    <w:p w14:paraId="3C242378" w14:textId="5E7994E5" w:rsidR="00E7159E" w:rsidRDefault="00771A21" w:rsidP="007E6E3E">
      <w:pPr>
        <w:pStyle w:val="Heading3"/>
      </w:pPr>
      <w:bookmarkStart w:id="3025" w:name="_Toc208608070"/>
      <w:r>
        <w:t>Total Budget for MVP Phase (13 weeks ≈ 3 months)</w:t>
      </w:r>
      <w:bookmarkEnd w:id="3025"/>
      <w:r>
        <w:t xml:space="preserve"> </w:t>
      </w:r>
    </w:p>
    <w:p w14:paraId="0DC61D3F" w14:textId="557E28CA" w:rsidR="00E7159E" w:rsidRDefault="008B11D2" w:rsidP="00CC269E">
      <w:pPr>
        <w:pStyle w:val="Caption"/>
      </w:pPr>
      <w:bookmarkStart w:id="3026" w:name="_Toc207458208"/>
      <w:bookmarkStart w:id="3027" w:name="_Toc208135999"/>
      <w:r>
        <w:t xml:space="preserve">Table </w:t>
      </w:r>
      <w:r>
        <w:fldChar w:fldCharType="begin"/>
      </w:r>
      <w:r>
        <w:instrText>SEQ Table \* ARABIC</w:instrText>
      </w:r>
      <w:r>
        <w:fldChar w:fldCharType="separate"/>
      </w:r>
      <w:del w:id="3028" w:author="Alondra Vega Pacheco" w:date="2025-09-07T11:11:00Z" w16du:dateUtc="2025-09-07T16:11:00Z">
        <w:r w:rsidR="003B3F28" w:rsidDel="00C33C49">
          <w:rPr>
            <w:noProof/>
          </w:rPr>
          <w:delText>15</w:delText>
        </w:r>
      </w:del>
      <w:r>
        <w:fldChar w:fldCharType="end"/>
      </w:r>
      <w:r>
        <w:t xml:space="preserve"> </w:t>
      </w:r>
      <w:r w:rsidR="00771A21">
        <w:t>Total Infrastructure Table</w:t>
      </w:r>
      <w:bookmarkEnd w:id="3026"/>
      <w:bookmarkEnd w:id="3027"/>
      <w:r w:rsidR="00771A21">
        <w:t xml:space="preserve"> </w:t>
      </w:r>
    </w:p>
    <w:tbl>
      <w:tblPr>
        <w:tblStyle w:val="TableGrid"/>
        <w:tblW w:w="8893" w:type="dxa"/>
        <w:tblInd w:w="12" w:type="dxa"/>
        <w:tblCellMar>
          <w:top w:w="12" w:type="dxa"/>
          <w:left w:w="106" w:type="dxa"/>
          <w:right w:w="89" w:type="dxa"/>
        </w:tblCellMar>
        <w:tblLook w:val="04A0" w:firstRow="1" w:lastRow="0" w:firstColumn="1" w:lastColumn="0" w:noHBand="0" w:noVBand="1"/>
      </w:tblPr>
      <w:tblGrid>
        <w:gridCol w:w="3258"/>
        <w:gridCol w:w="1181"/>
        <w:gridCol w:w="1575"/>
        <w:gridCol w:w="2879"/>
      </w:tblGrid>
      <w:tr w:rsidR="00E7159E" w14:paraId="026FC57C" w14:textId="77777777" w:rsidTr="007E6E3E">
        <w:trPr>
          <w:trHeight w:val="432"/>
          <w:tblHeader/>
        </w:trPr>
        <w:tc>
          <w:tcPr>
            <w:tcW w:w="3258" w:type="dxa"/>
            <w:tcBorders>
              <w:top w:val="single" w:sz="8" w:space="0" w:color="000000"/>
              <w:left w:val="single" w:sz="8" w:space="0" w:color="000000"/>
              <w:bottom w:val="single" w:sz="8" w:space="0" w:color="000000"/>
              <w:right w:val="single" w:sz="8" w:space="0" w:color="000000"/>
            </w:tcBorders>
            <w:shd w:val="clear" w:color="auto" w:fill="D1D1D1"/>
          </w:tcPr>
          <w:p w14:paraId="045CBD2D" w14:textId="77777777" w:rsidR="00E7159E" w:rsidRDefault="00771A21">
            <w:pPr>
              <w:spacing w:line="259" w:lineRule="auto"/>
              <w:ind w:right="25"/>
              <w:jc w:val="center"/>
            </w:pPr>
            <w:r>
              <w:rPr>
                <w:b/>
              </w:rPr>
              <w:t xml:space="preserve">Category </w:t>
            </w:r>
          </w:p>
        </w:tc>
        <w:tc>
          <w:tcPr>
            <w:tcW w:w="1181" w:type="dxa"/>
            <w:tcBorders>
              <w:top w:val="single" w:sz="8" w:space="0" w:color="000000"/>
              <w:left w:val="single" w:sz="8" w:space="0" w:color="000000"/>
              <w:bottom w:val="single" w:sz="8" w:space="0" w:color="000000"/>
              <w:right w:val="single" w:sz="8" w:space="0" w:color="000000"/>
            </w:tcBorders>
            <w:shd w:val="clear" w:color="auto" w:fill="D1D1D1"/>
          </w:tcPr>
          <w:p w14:paraId="74D21F2B" w14:textId="77777777" w:rsidR="00E7159E" w:rsidRDefault="00771A21">
            <w:pPr>
              <w:spacing w:line="259" w:lineRule="auto"/>
              <w:ind w:left="48"/>
            </w:pPr>
            <w:r>
              <w:rPr>
                <w:b/>
              </w:rPr>
              <w:t xml:space="preserve">Monthly </w:t>
            </w:r>
          </w:p>
        </w:tc>
        <w:tc>
          <w:tcPr>
            <w:tcW w:w="1575" w:type="dxa"/>
            <w:tcBorders>
              <w:top w:val="single" w:sz="8" w:space="0" w:color="000000"/>
              <w:left w:val="single" w:sz="8" w:space="0" w:color="000000"/>
              <w:bottom w:val="single" w:sz="8" w:space="0" w:color="000000"/>
              <w:right w:val="single" w:sz="8" w:space="0" w:color="000000"/>
            </w:tcBorders>
            <w:shd w:val="clear" w:color="auto" w:fill="D1D1D1"/>
          </w:tcPr>
          <w:p w14:paraId="3C029AD3" w14:textId="77777777" w:rsidR="00E7159E" w:rsidRDefault="00771A21">
            <w:pPr>
              <w:spacing w:line="259" w:lineRule="auto"/>
              <w:ind w:right="14"/>
              <w:jc w:val="center"/>
            </w:pPr>
            <w:r>
              <w:rPr>
                <w:b/>
              </w:rPr>
              <w:t xml:space="preserve">3-Month </w:t>
            </w:r>
          </w:p>
        </w:tc>
        <w:tc>
          <w:tcPr>
            <w:tcW w:w="2879" w:type="dxa"/>
            <w:tcBorders>
              <w:top w:val="single" w:sz="8" w:space="0" w:color="000000"/>
              <w:left w:val="single" w:sz="8" w:space="0" w:color="000000"/>
              <w:bottom w:val="single" w:sz="8" w:space="0" w:color="000000"/>
              <w:right w:val="single" w:sz="8" w:space="0" w:color="000000"/>
            </w:tcBorders>
            <w:shd w:val="clear" w:color="auto" w:fill="D1D1D1"/>
          </w:tcPr>
          <w:p w14:paraId="4AFA6133" w14:textId="77777777" w:rsidR="00E7159E" w:rsidRDefault="00771A21">
            <w:pPr>
              <w:spacing w:line="259" w:lineRule="auto"/>
              <w:ind w:right="18"/>
              <w:jc w:val="center"/>
            </w:pPr>
            <w:r>
              <w:rPr>
                <w:b/>
              </w:rPr>
              <w:t xml:space="preserve">Notes </w:t>
            </w:r>
          </w:p>
        </w:tc>
      </w:tr>
      <w:tr w:rsidR="00E7159E" w14:paraId="50A7B7D5" w14:textId="77777777">
        <w:trPr>
          <w:trHeight w:val="435"/>
        </w:trPr>
        <w:tc>
          <w:tcPr>
            <w:tcW w:w="3258" w:type="dxa"/>
            <w:tcBorders>
              <w:top w:val="single" w:sz="8" w:space="0" w:color="000000"/>
              <w:left w:val="single" w:sz="8" w:space="0" w:color="000000"/>
              <w:bottom w:val="single" w:sz="8" w:space="0" w:color="000000"/>
              <w:right w:val="single" w:sz="8" w:space="0" w:color="000000"/>
            </w:tcBorders>
          </w:tcPr>
          <w:p w14:paraId="14F7E55D" w14:textId="77777777" w:rsidR="00E7159E" w:rsidRDefault="00771A21">
            <w:pPr>
              <w:spacing w:line="259" w:lineRule="auto"/>
              <w:ind w:left="2"/>
            </w:pPr>
            <w:r>
              <w:t xml:space="preserve">AWS Core (Table 1 subtotal) </w:t>
            </w:r>
          </w:p>
        </w:tc>
        <w:tc>
          <w:tcPr>
            <w:tcW w:w="1181" w:type="dxa"/>
            <w:tcBorders>
              <w:top w:val="single" w:sz="8" w:space="0" w:color="000000"/>
              <w:left w:val="single" w:sz="8" w:space="0" w:color="000000"/>
              <w:bottom w:val="single" w:sz="8" w:space="0" w:color="000000"/>
              <w:right w:val="single" w:sz="8" w:space="0" w:color="000000"/>
            </w:tcBorders>
          </w:tcPr>
          <w:p w14:paraId="0526E6ED" w14:textId="77777777" w:rsidR="00E7159E" w:rsidRDefault="00771A21">
            <w:pPr>
              <w:spacing w:line="259" w:lineRule="auto"/>
              <w:ind w:right="12"/>
              <w:jc w:val="center"/>
            </w:pPr>
            <w:r>
              <w:rPr>
                <w:b/>
              </w:rPr>
              <w:t xml:space="preserve">333 </w:t>
            </w:r>
          </w:p>
        </w:tc>
        <w:tc>
          <w:tcPr>
            <w:tcW w:w="1575" w:type="dxa"/>
            <w:tcBorders>
              <w:top w:val="single" w:sz="8" w:space="0" w:color="000000"/>
              <w:left w:val="single" w:sz="8" w:space="0" w:color="000000"/>
              <w:bottom w:val="single" w:sz="8" w:space="0" w:color="000000"/>
              <w:right w:val="single" w:sz="8" w:space="0" w:color="000000"/>
            </w:tcBorders>
          </w:tcPr>
          <w:p w14:paraId="4075B6D0" w14:textId="77777777" w:rsidR="00E7159E" w:rsidRDefault="00771A21">
            <w:pPr>
              <w:spacing w:line="259" w:lineRule="auto"/>
              <w:ind w:right="12"/>
              <w:jc w:val="center"/>
            </w:pPr>
            <w:r>
              <w:rPr>
                <w:b/>
              </w:rPr>
              <w:t xml:space="preserve">999 </w:t>
            </w:r>
          </w:p>
        </w:tc>
        <w:tc>
          <w:tcPr>
            <w:tcW w:w="2879" w:type="dxa"/>
            <w:tcBorders>
              <w:top w:val="single" w:sz="8" w:space="0" w:color="000000"/>
              <w:left w:val="single" w:sz="8" w:space="0" w:color="000000"/>
              <w:bottom w:val="single" w:sz="8" w:space="0" w:color="000000"/>
              <w:right w:val="single" w:sz="8" w:space="0" w:color="000000"/>
            </w:tcBorders>
          </w:tcPr>
          <w:p w14:paraId="7EF3238C" w14:textId="77777777" w:rsidR="00E7159E" w:rsidRDefault="00771A21">
            <w:pPr>
              <w:spacing w:line="259" w:lineRule="auto"/>
            </w:pPr>
            <w:r>
              <w:t xml:space="preserve">uses spot + free tier credits </w:t>
            </w:r>
          </w:p>
        </w:tc>
      </w:tr>
      <w:tr w:rsidR="00E7159E" w14:paraId="0D01AD9E" w14:textId="77777777">
        <w:trPr>
          <w:trHeight w:val="432"/>
        </w:trPr>
        <w:tc>
          <w:tcPr>
            <w:tcW w:w="3258" w:type="dxa"/>
            <w:tcBorders>
              <w:top w:val="single" w:sz="8" w:space="0" w:color="000000"/>
              <w:left w:val="single" w:sz="8" w:space="0" w:color="000000"/>
              <w:bottom w:val="single" w:sz="8" w:space="0" w:color="000000"/>
              <w:right w:val="single" w:sz="8" w:space="0" w:color="000000"/>
            </w:tcBorders>
          </w:tcPr>
          <w:p w14:paraId="4D443787" w14:textId="77777777" w:rsidR="00E7159E" w:rsidRDefault="00771A21">
            <w:pPr>
              <w:spacing w:line="259" w:lineRule="auto"/>
              <w:ind w:left="2"/>
            </w:pPr>
            <w:r>
              <w:t xml:space="preserve">λ / Glue ETL data transfer </w:t>
            </w:r>
          </w:p>
        </w:tc>
        <w:tc>
          <w:tcPr>
            <w:tcW w:w="1181" w:type="dxa"/>
            <w:tcBorders>
              <w:top w:val="single" w:sz="8" w:space="0" w:color="000000"/>
              <w:left w:val="single" w:sz="8" w:space="0" w:color="000000"/>
              <w:bottom w:val="single" w:sz="8" w:space="0" w:color="000000"/>
              <w:right w:val="single" w:sz="8" w:space="0" w:color="000000"/>
            </w:tcBorders>
          </w:tcPr>
          <w:p w14:paraId="4D130504" w14:textId="77777777" w:rsidR="00E7159E" w:rsidRDefault="00771A21">
            <w:pPr>
              <w:spacing w:line="259" w:lineRule="auto"/>
              <w:ind w:right="25"/>
              <w:jc w:val="center"/>
            </w:pPr>
            <w:r>
              <w:t xml:space="preserve">Incl. </w:t>
            </w:r>
          </w:p>
        </w:tc>
        <w:tc>
          <w:tcPr>
            <w:tcW w:w="1575" w:type="dxa"/>
            <w:tcBorders>
              <w:top w:val="single" w:sz="8" w:space="0" w:color="000000"/>
              <w:left w:val="single" w:sz="8" w:space="0" w:color="000000"/>
              <w:bottom w:val="single" w:sz="8" w:space="0" w:color="000000"/>
              <w:right w:val="single" w:sz="8" w:space="0" w:color="000000"/>
            </w:tcBorders>
          </w:tcPr>
          <w:p w14:paraId="6DB45586" w14:textId="77777777" w:rsidR="00E7159E" w:rsidRDefault="00771A21">
            <w:pPr>
              <w:spacing w:line="259" w:lineRule="auto"/>
              <w:ind w:right="25"/>
              <w:jc w:val="center"/>
            </w:pPr>
            <w:r>
              <w:t xml:space="preserve">Incl. </w:t>
            </w:r>
          </w:p>
        </w:tc>
        <w:tc>
          <w:tcPr>
            <w:tcW w:w="2879" w:type="dxa"/>
            <w:tcBorders>
              <w:top w:val="single" w:sz="8" w:space="0" w:color="000000"/>
              <w:left w:val="single" w:sz="8" w:space="0" w:color="000000"/>
              <w:bottom w:val="single" w:sz="8" w:space="0" w:color="000000"/>
              <w:right w:val="single" w:sz="8" w:space="0" w:color="000000"/>
            </w:tcBorders>
          </w:tcPr>
          <w:p w14:paraId="3A41E52C" w14:textId="77777777" w:rsidR="00E7159E" w:rsidRDefault="00771A21">
            <w:pPr>
              <w:spacing w:line="259" w:lineRule="auto"/>
            </w:pPr>
            <w:r>
              <w:t xml:space="preserve">fold into AWS subtotal </w:t>
            </w:r>
          </w:p>
        </w:tc>
      </w:tr>
      <w:tr w:rsidR="00E7159E" w14:paraId="136248E0" w14:textId="77777777">
        <w:trPr>
          <w:trHeight w:val="437"/>
        </w:trPr>
        <w:tc>
          <w:tcPr>
            <w:tcW w:w="3258" w:type="dxa"/>
            <w:tcBorders>
              <w:top w:val="single" w:sz="8" w:space="0" w:color="000000"/>
              <w:left w:val="single" w:sz="8" w:space="0" w:color="000000"/>
              <w:bottom w:val="single" w:sz="8" w:space="0" w:color="000000"/>
              <w:right w:val="single" w:sz="8" w:space="0" w:color="000000"/>
            </w:tcBorders>
          </w:tcPr>
          <w:p w14:paraId="146E37B4" w14:textId="77777777" w:rsidR="00E7159E" w:rsidRDefault="00771A21">
            <w:pPr>
              <w:spacing w:line="259" w:lineRule="auto"/>
              <w:ind w:left="2"/>
            </w:pPr>
            <w:r>
              <w:t xml:space="preserve">App-store &amp; TLS fees </w:t>
            </w:r>
          </w:p>
        </w:tc>
        <w:tc>
          <w:tcPr>
            <w:tcW w:w="1181" w:type="dxa"/>
            <w:tcBorders>
              <w:top w:val="single" w:sz="8" w:space="0" w:color="000000"/>
              <w:left w:val="single" w:sz="8" w:space="0" w:color="000000"/>
              <w:bottom w:val="single" w:sz="8" w:space="0" w:color="000000"/>
              <w:right w:val="single" w:sz="8" w:space="0" w:color="000000"/>
            </w:tcBorders>
          </w:tcPr>
          <w:p w14:paraId="635BBBCC" w14:textId="77777777" w:rsidR="00E7159E" w:rsidRDefault="00771A21">
            <w:pPr>
              <w:spacing w:line="259" w:lineRule="auto"/>
              <w:ind w:right="17"/>
              <w:jc w:val="center"/>
            </w:pPr>
            <w:r>
              <w:t xml:space="preserve">— </w:t>
            </w:r>
          </w:p>
        </w:tc>
        <w:tc>
          <w:tcPr>
            <w:tcW w:w="1575" w:type="dxa"/>
            <w:tcBorders>
              <w:top w:val="single" w:sz="8" w:space="0" w:color="000000"/>
              <w:left w:val="single" w:sz="8" w:space="0" w:color="000000"/>
              <w:bottom w:val="single" w:sz="8" w:space="0" w:color="000000"/>
              <w:right w:val="single" w:sz="8" w:space="0" w:color="000000"/>
            </w:tcBorders>
          </w:tcPr>
          <w:p w14:paraId="51405EEB" w14:textId="77777777" w:rsidR="00E7159E" w:rsidRDefault="00771A21">
            <w:pPr>
              <w:spacing w:line="259" w:lineRule="auto"/>
              <w:ind w:right="12"/>
              <w:jc w:val="center"/>
            </w:pPr>
            <w:r>
              <w:rPr>
                <w:b/>
              </w:rPr>
              <w:t xml:space="preserve">204 </w:t>
            </w:r>
          </w:p>
        </w:tc>
        <w:tc>
          <w:tcPr>
            <w:tcW w:w="2879" w:type="dxa"/>
            <w:tcBorders>
              <w:top w:val="single" w:sz="8" w:space="0" w:color="000000"/>
              <w:left w:val="single" w:sz="8" w:space="0" w:color="000000"/>
              <w:bottom w:val="single" w:sz="8" w:space="0" w:color="000000"/>
              <w:right w:val="single" w:sz="8" w:space="0" w:color="000000"/>
            </w:tcBorders>
          </w:tcPr>
          <w:p w14:paraId="2D864719" w14:textId="77777777" w:rsidR="00E7159E" w:rsidRDefault="00771A21">
            <w:pPr>
              <w:spacing w:line="259" w:lineRule="auto"/>
            </w:pPr>
            <w:r>
              <w:t xml:space="preserve">99 + 25 + 80 </w:t>
            </w:r>
          </w:p>
        </w:tc>
      </w:tr>
      <w:tr w:rsidR="00E7159E" w14:paraId="4F076D43" w14:textId="77777777">
        <w:trPr>
          <w:trHeight w:val="596"/>
        </w:trPr>
        <w:tc>
          <w:tcPr>
            <w:tcW w:w="3258" w:type="dxa"/>
            <w:tcBorders>
              <w:top w:val="single" w:sz="8" w:space="0" w:color="000000"/>
              <w:left w:val="single" w:sz="8" w:space="0" w:color="000000"/>
              <w:bottom w:val="single" w:sz="8" w:space="0" w:color="000000"/>
              <w:right w:val="single" w:sz="8" w:space="0" w:color="000000"/>
            </w:tcBorders>
          </w:tcPr>
          <w:p w14:paraId="3C927518" w14:textId="77777777" w:rsidR="00E7159E" w:rsidRDefault="00771A21">
            <w:pPr>
              <w:spacing w:line="259" w:lineRule="auto"/>
              <w:ind w:left="2"/>
            </w:pPr>
            <w:r>
              <w:rPr>
                <w:b/>
              </w:rPr>
              <w:t xml:space="preserve">Subtotal </w:t>
            </w:r>
          </w:p>
        </w:tc>
        <w:tc>
          <w:tcPr>
            <w:tcW w:w="1181" w:type="dxa"/>
            <w:tcBorders>
              <w:top w:val="single" w:sz="8" w:space="0" w:color="000000"/>
              <w:left w:val="single" w:sz="8" w:space="0" w:color="000000"/>
              <w:bottom w:val="single" w:sz="8" w:space="0" w:color="000000"/>
              <w:right w:val="single" w:sz="8" w:space="0" w:color="000000"/>
            </w:tcBorders>
          </w:tcPr>
          <w:p w14:paraId="59A2EAA4" w14:textId="77777777" w:rsidR="00E7159E" w:rsidRDefault="00771A21">
            <w:pPr>
              <w:spacing w:line="259" w:lineRule="auto"/>
              <w:ind w:left="101"/>
              <w:jc w:val="center"/>
            </w:pPr>
            <w:r>
              <w:t xml:space="preserve">  </w:t>
            </w:r>
          </w:p>
        </w:tc>
        <w:tc>
          <w:tcPr>
            <w:tcW w:w="1575" w:type="dxa"/>
            <w:tcBorders>
              <w:top w:val="single" w:sz="8" w:space="0" w:color="000000"/>
              <w:left w:val="single" w:sz="8" w:space="0" w:color="000000"/>
              <w:bottom w:val="single" w:sz="8" w:space="0" w:color="000000"/>
              <w:right w:val="single" w:sz="8" w:space="0" w:color="000000"/>
            </w:tcBorders>
          </w:tcPr>
          <w:p w14:paraId="5A107602" w14:textId="77777777" w:rsidR="00E7159E" w:rsidRDefault="00771A21">
            <w:pPr>
              <w:spacing w:line="259" w:lineRule="auto"/>
              <w:ind w:right="12"/>
              <w:jc w:val="center"/>
            </w:pPr>
            <w:r>
              <w:rPr>
                <w:b/>
              </w:rPr>
              <w:t xml:space="preserve">1,203 </w:t>
            </w:r>
          </w:p>
        </w:tc>
        <w:tc>
          <w:tcPr>
            <w:tcW w:w="2879" w:type="dxa"/>
            <w:tcBorders>
              <w:top w:val="single" w:sz="8" w:space="0" w:color="000000"/>
              <w:left w:val="single" w:sz="8" w:space="0" w:color="000000"/>
              <w:bottom w:val="single" w:sz="8" w:space="0" w:color="000000"/>
              <w:right w:val="single" w:sz="8" w:space="0" w:color="000000"/>
            </w:tcBorders>
          </w:tcPr>
          <w:p w14:paraId="448C222A" w14:textId="77777777" w:rsidR="00E7159E" w:rsidRDefault="00771A21">
            <w:pPr>
              <w:spacing w:line="259" w:lineRule="auto"/>
            </w:pPr>
            <w:r>
              <w:t xml:space="preserve">  </w:t>
            </w:r>
          </w:p>
        </w:tc>
      </w:tr>
      <w:tr w:rsidR="00E7159E" w14:paraId="63D5314E" w14:textId="77777777">
        <w:trPr>
          <w:trHeight w:val="590"/>
        </w:trPr>
        <w:tc>
          <w:tcPr>
            <w:tcW w:w="3258" w:type="dxa"/>
            <w:tcBorders>
              <w:top w:val="single" w:sz="8" w:space="0" w:color="000000"/>
              <w:left w:val="single" w:sz="8" w:space="0" w:color="000000"/>
              <w:bottom w:val="single" w:sz="8" w:space="0" w:color="000000"/>
              <w:right w:val="single" w:sz="8" w:space="0" w:color="000000"/>
            </w:tcBorders>
          </w:tcPr>
          <w:p w14:paraId="6AF79288" w14:textId="77777777" w:rsidR="00E7159E" w:rsidRDefault="00771A21">
            <w:pPr>
              <w:spacing w:line="259" w:lineRule="auto"/>
              <w:ind w:left="2"/>
            </w:pPr>
            <w:r>
              <w:t xml:space="preserve">Contingency 10 % </w:t>
            </w:r>
          </w:p>
        </w:tc>
        <w:tc>
          <w:tcPr>
            <w:tcW w:w="1181" w:type="dxa"/>
            <w:tcBorders>
              <w:top w:val="single" w:sz="8" w:space="0" w:color="000000"/>
              <w:left w:val="single" w:sz="8" w:space="0" w:color="000000"/>
              <w:bottom w:val="single" w:sz="8" w:space="0" w:color="000000"/>
              <w:right w:val="single" w:sz="8" w:space="0" w:color="000000"/>
            </w:tcBorders>
          </w:tcPr>
          <w:p w14:paraId="36BD5A87" w14:textId="77777777" w:rsidR="00E7159E" w:rsidRDefault="00771A21">
            <w:pPr>
              <w:spacing w:line="259" w:lineRule="auto"/>
              <w:ind w:left="101"/>
              <w:jc w:val="center"/>
            </w:pPr>
            <w:r>
              <w:t xml:space="preserve">  </w:t>
            </w:r>
          </w:p>
        </w:tc>
        <w:tc>
          <w:tcPr>
            <w:tcW w:w="1575" w:type="dxa"/>
            <w:tcBorders>
              <w:top w:val="single" w:sz="8" w:space="0" w:color="000000"/>
              <w:left w:val="single" w:sz="8" w:space="0" w:color="000000"/>
              <w:bottom w:val="single" w:sz="8" w:space="0" w:color="000000"/>
              <w:right w:val="single" w:sz="8" w:space="0" w:color="000000"/>
            </w:tcBorders>
          </w:tcPr>
          <w:p w14:paraId="1946AEE8" w14:textId="77777777" w:rsidR="00E7159E" w:rsidRDefault="00771A21">
            <w:pPr>
              <w:spacing w:line="259" w:lineRule="auto"/>
              <w:ind w:right="12"/>
              <w:jc w:val="center"/>
            </w:pPr>
            <w:r>
              <w:rPr>
                <w:b/>
              </w:rPr>
              <w:t xml:space="preserve">120 </w:t>
            </w:r>
          </w:p>
        </w:tc>
        <w:tc>
          <w:tcPr>
            <w:tcW w:w="2879" w:type="dxa"/>
            <w:tcBorders>
              <w:top w:val="single" w:sz="8" w:space="0" w:color="000000"/>
              <w:left w:val="single" w:sz="8" w:space="0" w:color="000000"/>
              <w:bottom w:val="single" w:sz="8" w:space="0" w:color="000000"/>
              <w:right w:val="single" w:sz="8" w:space="0" w:color="000000"/>
            </w:tcBorders>
          </w:tcPr>
          <w:p w14:paraId="47B0C728" w14:textId="77777777" w:rsidR="00E7159E" w:rsidRDefault="00771A21">
            <w:pPr>
              <w:spacing w:line="259" w:lineRule="auto"/>
            </w:pPr>
            <w:r>
              <w:t xml:space="preserve">burst traffic, data-out </w:t>
            </w:r>
          </w:p>
        </w:tc>
      </w:tr>
      <w:tr w:rsidR="00E7159E" w14:paraId="1386148E" w14:textId="77777777">
        <w:trPr>
          <w:trHeight w:val="596"/>
        </w:trPr>
        <w:tc>
          <w:tcPr>
            <w:tcW w:w="3258" w:type="dxa"/>
            <w:tcBorders>
              <w:top w:val="single" w:sz="8" w:space="0" w:color="000000"/>
              <w:left w:val="single" w:sz="8" w:space="0" w:color="000000"/>
              <w:bottom w:val="single" w:sz="8" w:space="0" w:color="000000"/>
              <w:right w:val="single" w:sz="8" w:space="0" w:color="000000"/>
            </w:tcBorders>
          </w:tcPr>
          <w:p w14:paraId="04D16D22" w14:textId="77777777" w:rsidR="00E7159E" w:rsidRDefault="00771A21">
            <w:pPr>
              <w:spacing w:line="259" w:lineRule="auto"/>
              <w:ind w:left="2"/>
            </w:pPr>
            <w:r>
              <w:rPr>
                <w:b/>
              </w:rPr>
              <w:t xml:space="preserve">Grand Total (Infrastructure) </w:t>
            </w:r>
          </w:p>
        </w:tc>
        <w:tc>
          <w:tcPr>
            <w:tcW w:w="1181" w:type="dxa"/>
            <w:tcBorders>
              <w:top w:val="single" w:sz="8" w:space="0" w:color="000000"/>
              <w:left w:val="single" w:sz="8" w:space="0" w:color="000000"/>
              <w:bottom w:val="single" w:sz="8" w:space="0" w:color="000000"/>
              <w:right w:val="single" w:sz="8" w:space="0" w:color="000000"/>
            </w:tcBorders>
          </w:tcPr>
          <w:p w14:paraId="71546520" w14:textId="77777777" w:rsidR="00E7159E" w:rsidRDefault="00771A21">
            <w:pPr>
              <w:spacing w:line="259" w:lineRule="auto"/>
              <w:ind w:left="5"/>
            </w:pPr>
            <w:r>
              <w:t xml:space="preserve">  </w:t>
            </w:r>
          </w:p>
        </w:tc>
        <w:tc>
          <w:tcPr>
            <w:tcW w:w="1575" w:type="dxa"/>
            <w:tcBorders>
              <w:top w:val="single" w:sz="8" w:space="0" w:color="000000"/>
              <w:left w:val="single" w:sz="8" w:space="0" w:color="000000"/>
              <w:bottom w:val="single" w:sz="8" w:space="0" w:color="000000"/>
              <w:right w:val="single" w:sz="8" w:space="0" w:color="000000"/>
            </w:tcBorders>
          </w:tcPr>
          <w:p w14:paraId="4DB86A2B" w14:textId="77777777" w:rsidR="00E7159E" w:rsidRDefault="00771A21">
            <w:pPr>
              <w:spacing w:line="259" w:lineRule="auto"/>
              <w:ind w:left="5"/>
            </w:pPr>
            <w:r>
              <w:rPr>
                <w:b/>
              </w:rPr>
              <w:t xml:space="preserve">≈ 1,320 USD </w:t>
            </w:r>
          </w:p>
        </w:tc>
        <w:tc>
          <w:tcPr>
            <w:tcW w:w="2879" w:type="dxa"/>
            <w:tcBorders>
              <w:top w:val="single" w:sz="8" w:space="0" w:color="000000"/>
              <w:left w:val="single" w:sz="8" w:space="0" w:color="000000"/>
              <w:bottom w:val="single" w:sz="8" w:space="0" w:color="000000"/>
              <w:right w:val="single" w:sz="8" w:space="0" w:color="000000"/>
            </w:tcBorders>
          </w:tcPr>
          <w:p w14:paraId="36CDE2E4" w14:textId="77777777" w:rsidR="00E7159E" w:rsidRDefault="00771A21">
            <w:pPr>
              <w:spacing w:line="259" w:lineRule="auto"/>
            </w:pPr>
            <w:r>
              <w:t xml:space="preserve">  </w:t>
            </w:r>
          </w:p>
        </w:tc>
      </w:tr>
    </w:tbl>
    <w:p w14:paraId="516E5CD4" w14:textId="77777777" w:rsidR="006A02CB" w:rsidRDefault="006A02CB" w:rsidP="007E6E3E">
      <w:pPr>
        <w:pStyle w:val="Heading5"/>
        <w:numPr>
          <w:ilvl w:val="0"/>
          <w:numId w:val="0"/>
        </w:numPr>
        <w:spacing w:after="72"/>
        <w:ind w:left="-5" w:right="2621"/>
        <w:rPr>
          <w:b/>
        </w:rPr>
      </w:pPr>
    </w:p>
    <w:p w14:paraId="403A08E5" w14:textId="6F610D04" w:rsidR="00E7159E" w:rsidRPr="00A66897" w:rsidRDefault="00771A21" w:rsidP="007E6E3E">
      <w:pPr>
        <w:pStyle w:val="Heading3"/>
        <w:rPr>
          <w:i/>
        </w:rPr>
      </w:pPr>
      <w:bookmarkStart w:id="3029" w:name="_Toc208608071"/>
      <w:r>
        <w:t xml:space="preserve">Cost-Control &amp; Optimization Plan </w:t>
      </w:r>
      <w:r w:rsidR="00A66897">
        <w:t xml:space="preserve">– </w:t>
      </w:r>
      <w:r w:rsidR="00A66897">
        <w:rPr>
          <w:i/>
          <w:iCs/>
        </w:rPr>
        <w:t>(inherited from v3.0)</w:t>
      </w:r>
      <w:bookmarkEnd w:id="3029"/>
    </w:p>
    <w:p w14:paraId="3B38927D" w14:textId="63EFB54E" w:rsidR="00E7159E" w:rsidRDefault="008B11D2" w:rsidP="00CC269E">
      <w:pPr>
        <w:pStyle w:val="Caption"/>
      </w:pPr>
      <w:bookmarkStart w:id="3030" w:name="_Toc207458209"/>
      <w:bookmarkStart w:id="3031" w:name="_Toc208136000"/>
      <w:r>
        <w:t xml:space="preserve">Table </w:t>
      </w:r>
      <w:r>
        <w:fldChar w:fldCharType="begin"/>
      </w:r>
      <w:r>
        <w:instrText>SEQ Table \* ARABIC</w:instrText>
      </w:r>
      <w:r>
        <w:fldChar w:fldCharType="separate"/>
      </w:r>
      <w:del w:id="3032" w:author="Alondra Vega Pacheco" w:date="2025-09-07T11:11:00Z" w16du:dateUtc="2025-09-07T16:11:00Z">
        <w:r w:rsidR="003B3F28" w:rsidDel="00C33C49">
          <w:rPr>
            <w:noProof/>
          </w:rPr>
          <w:delText>16</w:delText>
        </w:r>
      </w:del>
      <w:r>
        <w:fldChar w:fldCharType="end"/>
      </w:r>
      <w:r>
        <w:t xml:space="preserve"> </w:t>
      </w:r>
      <w:r w:rsidR="00771A21">
        <w:t>Cost-Control Table</w:t>
      </w:r>
      <w:bookmarkEnd w:id="3030"/>
      <w:bookmarkEnd w:id="3031"/>
      <w:r w:rsidR="00771A21">
        <w:t xml:space="preserve"> </w:t>
      </w:r>
    </w:p>
    <w:tbl>
      <w:tblPr>
        <w:tblStyle w:val="TableGrid"/>
        <w:tblW w:w="9359" w:type="dxa"/>
        <w:tblInd w:w="12" w:type="dxa"/>
        <w:tblCellMar>
          <w:top w:w="12" w:type="dxa"/>
          <w:left w:w="106" w:type="dxa"/>
          <w:right w:w="107" w:type="dxa"/>
        </w:tblCellMar>
        <w:tblLook w:val="04A0" w:firstRow="1" w:lastRow="0" w:firstColumn="1" w:lastColumn="0" w:noHBand="0" w:noVBand="1"/>
      </w:tblPr>
      <w:tblGrid>
        <w:gridCol w:w="1741"/>
        <w:gridCol w:w="5729"/>
        <w:gridCol w:w="1889"/>
      </w:tblGrid>
      <w:tr w:rsidR="00E7159E" w14:paraId="548101FE" w14:textId="77777777">
        <w:trPr>
          <w:trHeight w:val="845"/>
        </w:trPr>
        <w:tc>
          <w:tcPr>
            <w:tcW w:w="1741" w:type="dxa"/>
            <w:tcBorders>
              <w:top w:val="single" w:sz="8" w:space="0" w:color="000000"/>
              <w:left w:val="single" w:sz="8" w:space="0" w:color="000000"/>
              <w:bottom w:val="single" w:sz="8" w:space="0" w:color="000000"/>
              <w:right w:val="single" w:sz="8" w:space="0" w:color="000000"/>
            </w:tcBorders>
            <w:shd w:val="clear" w:color="auto" w:fill="D1D1D1"/>
          </w:tcPr>
          <w:p w14:paraId="0458A4F3" w14:textId="77777777" w:rsidR="00E7159E" w:rsidRDefault="00771A21">
            <w:pPr>
              <w:spacing w:line="259" w:lineRule="auto"/>
              <w:jc w:val="center"/>
            </w:pPr>
            <w:r>
              <w:rPr>
                <w:b/>
              </w:rPr>
              <w:lastRenderedPageBreak/>
              <w:t xml:space="preserve">Lever </w:t>
            </w:r>
          </w:p>
        </w:tc>
        <w:tc>
          <w:tcPr>
            <w:tcW w:w="5729" w:type="dxa"/>
            <w:tcBorders>
              <w:top w:val="single" w:sz="8" w:space="0" w:color="000000"/>
              <w:left w:val="single" w:sz="8" w:space="0" w:color="000000"/>
              <w:bottom w:val="single" w:sz="8" w:space="0" w:color="000000"/>
              <w:right w:val="single" w:sz="8" w:space="0" w:color="000000"/>
            </w:tcBorders>
            <w:shd w:val="clear" w:color="auto" w:fill="D1D1D1"/>
          </w:tcPr>
          <w:p w14:paraId="57BCA218" w14:textId="77777777" w:rsidR="00E7159E" w:rsidRDefault="00771A21">
            <w:pPr>
              <w:spacing w:line="259" w:lineRule="auto"/>
              <w:ind w:right="5"/>
              <w:jc w:val="center"/>
            </w:pPr>
            <w:r>
              <w:rPr>
                <w:b/>
              </w:rPr>
              <w:t xml:space="preserve">Action </w:t>
            </w:r>
          </w:p>
        </w:tc>
        <w:tc>
          <w:tcPr>
            <w:tcW w:w="1889" w:type="dxa"/>
            <w:tcBorders>
              <w:top w:val="single" w:sz="8" w:space="0" w:color="000000"/>
              <w:left w:val="single" w:sz="8" w:space="0" w:color="000000"/>
              <w:bottom w:val="single" w:sz="8" w:space="0" w:color="000000"/>
              <w:right w:val="single" w:sz="8" w:space="0" w:color="000000"/>
            </w:tcBorders>
            <w:shd w:val="clear" w:color="auto" w:fill="D1D1D1"/>
          </w:tcPr>
          <w:p w14:paraId="7AA345D0" w14:textId="77777777" w:rsidR="00E7159E" w:rsidRDefault="00771A21">
            <w:pPr>
              <w:spacing w:after="113" w:line="259" w:lineRule="auto"/>
              <w:ind w:left="7"/>
              <w:jc w:val="center"/>
            </w:pPr>
            <w:r>
              <w:rPr>
                <w:b/>
              </w:rPr>
              <w:t xml:space="preserve">Expected </w:t>
            </w:r>
          </w:p>
          <w:p w14:paraId="64BA2742" w14:textId="77777777" w:rsidR="00E7159E" w:rsidRDefault="00771A21">
            <w:pPr>
              <w:spacing w:line="259" w:lineRule="auto"/>
              <w:ind w:left="5"/>
              <w:jc w:val="center"/>
            </w:pPr>
            <w:r>
              <w:rPr>
                <w:b/>
              </w:rPr>
              <w:t xml:space="preserve">Savings </w:t>
            </w:r>
          </w:p>
        </w:tc>
      </w:tr>
      <w:tr w:rsidR="00E7159E" w14:paraId="48FC042E" w14:textId="77777777">
        <w:trPr>
          <w:trHeight w:val="847"/>
        </w:trPr>
        <w:tc>
          <w:tcPr>
            <w:tcW w:w="1741" w:type="dxa"/>
            <w:tcBorders>
              <w:top w:val="single" w:sz="8" w:space="0" w:color="000000"/>
              <w:left w:val="single" w:sz="8" w:space="0" w:color="000000"/>
              <w:bottom w:val="single" w:sz="8" w:space="0" w:color="000000"/>
              <w:right w:val="single" w:sz="8" w:space="0" w:color="000000"/>
            </w:tcBorders>
          </w:tcPr>
          <w:p w14:paraId="74364024" w14:textId="77777777" w:rsidR="00E7159E" w:rsidRDefault="00771A21">
            <w:pPr>
              <w:spacing w:line="259" w:lineRule="auto"/>
              <w:ind w:left="2"/>
            </w:pPr>
            <w:r>
              <w:rPr>
                <w:b/>
              </w:rPr>
              <w:t xml:space="preserve">Compute </w:t>
            </w:r>
          </w:p>
        </w:tc>
        <w:tc>
          <w:tcPr>
            <w:tcW w:w="5729" w:type="dxa"/>
            <w:tcBorders>
              <w:top w:val="single" w:sz="8" w:space="0" w:color="000000"/>
              <w:left w:val="single" w:sz="8" w:space="0" w:color="000000"/>
              <w:bottom w:val="single" w:sz="8" w:space="0" w:color="000000"/>
              <w:right w:val="single" w:sz="8" w:space="0" w:color="000000"/>
            </w:tcBorders>
          </w:tcPr>
          <w:p w14:paraId="6047A13C" w14:textId="77777777" w:rsidR="00E7159E" w:rsidRDefault="00771A21">
            <w:pPr>
              <w:spacing w:line="259" w:lineRule="auto"/>
            </w:pPr>
            <w:r>
              <w:t xml:space="preserve">Keep QA &amp; Feature branches on smaller 0.25 vCPU </w:t>
            </w:r>
            <w:proofErr w:type="gramStart"/>
            <w:r>
              <w:t>tasks;</w:t>
            </w:r>
            <w:proofErr w:type="gramEnd"/>
            <w:r>
              <w:t xml:space="preserve"> auto-stop dev DB nights/weekends. </w:t>
            </w:r>
          </w:p>
        </w:tc>
        <w:tc>
          <w:tcPr>
            <w:tcW w:w="1889" w:type="dxa"/>
            <w:tcBorders>
              <w:top w:val="single" w:sz="8" w:space="0" w:color="000000"/>
              <w:left w:val="single" w:sz="8" w:space="0" w:color="000000"/>
              <w:bottom w:val="single" w:sz="8" w:space="0" w:color="000000"/>
              <w:right w:val="single" w:sz="8" w:space="0" w:color="000000"/>
            </w:tcBorders>
          </w:tcPr>
          <w:p w14:paraId="370153E3" w14:textId="77777777" w:rsidR="00E7159E" w:rsidRDefault="00771A21">
            <w:pPr>
              <w:spacing w:line="259" w:lineRule="auto"/>
              <w:ind w:left="11"/>
              <w:jc w:val="center"/>
            </w:pPr>
            <w:r>
              <w:t xml:space="preserve">15–20 % </w:t>
            </w:r>
          </w:p>
        </w:tc>
      </w:tr>
      <w:tr w:rsidR="00E7159E" w14:paraId="598A66D7" w14:textId="77777777">
        <w:trPr>
          <w:trHeight w:val="850"/>
        </w:trPr>
        <w:tc>
          <w:tcPr>
            <w:tcW w:w="1741" w:type="dxa"/>
            <w:tcBorders>
              <w:top w:val="single" w:sz="8" w:space="0" w:color="000000"/>
              <w:left w:val="single" w:sz="8" w:space="0" w:color="000000"/>
              <w:bottom w:val="single" w:sz="8" w:space="0" w:color="000000"/>
              <w:right w:val="single" w:sz="8" w:space="0" w:color="000000"/>
            </w:tcBorders>
          </w:tcPr>
          <w:p w14:paraId="073934F4" w14:textId="77777777" w:rsidR="00E7159E" w:rsidRDefault="00771A21">
            <w:pPr>
              <w:spacing w:line="259" w:lineRule="auto"/>
              <w:ind w:left="2"/>
            </w:pPr>
            <w:r>
              <w:rPr>
                <w:b/>
              </w:rPr>
              <w:t xml:space="preserve">Storage </w:t>
            </w:r>
          </w:p>
        </w:tc>
        <w:tc>
          <w:tcPr>
            <w:tcW w:w="5729" w:type="dxa"/>
            <w:tcBorders>
              <w:top w:val="single" w:sz="8" w:space="0" w:color="000000"/>
              <w:left w:val="single" w:sz="8" w:space="0" w:color="000000"/>
              <w:bottom w:val="single" w:sz="8" w:space="0" w:color="000000"/>
              <w:right w:val="single" w:sz="8" w:space="0" w:color="000000"/>
            </w:tcBorders>
          </w:tcPr>
          <w:p w14:paraId="38B118C2" w14:textId="77777777" w:rsidR="00E7159E" w:rsidRDefault="00771A21">
            <w:pPr>
              <w:spacing w:line="259" w:lineRule="auto"/>
            </w:pPr>
            <w:r>
              <w:t xml:space="preserve">Lifecycle S3 uploads &gt;90 days to Glacier Instant; compress CloudWatch logs with AWS Logs Insights. </w:t>
            </w:r>
          </w:p>
        </w:tc>
        <w:tc>
          <w:tcPr>
            <w:tcW w:w="1889" w:type="dxa"/>
            <w:tcBorders>
              <w:top w:val="single" w:sz="8" w:space="0" w:color="000000"/>
              <w:left w:val="single" w:sz="8" w:space="0" w:color="000000"/>
              <w:bottom w:val="single" w:sz="8" w:space="0" w:color="000000"/>
              <w:right w:val="single" w:sz="8" w:space="0" w:color="000000"/>
            </w:tcBorders>
          </w:tcPr>
          <w:p w14:paraId="7D0F9314" w14:textId="77777777" w:rsidR="00E7159E" w:rsidRDefault="00771A21">
            <w:pPr>
              <w:spacing w:line="259" w:lineRule="auto"/>
              <w:ind w:left="11"/>
              <w:jc w:val="center"/>
            </w:pPr>
            <w:r>
              <w:t xml:space="preserve">5–7 % </w:t>
            </w:r>
          </w:p>
        </w:tc>
      </w:tr>
      <w:tr w:rsidR="00E7159E" w14:paraId="55B07383" w14:textId="77777777">
        <w:trPr>
          <w:trHeight w:val="850"/>
        </w:trPr>
        <w:tc>
          <w:tcPr>
            <w:tcW w:w="1741" w:type="dxa"/>
            <w:tcBorders>
              <w:top w:val="single" w:sz="8" w:space="0" w:color="000000"/>
              <w:left w:val="single" w:sz="8" w:space="0" w:color="000000"/>
              <w:bottom w:val="single" w:sz="8" w:space="0" w:color="000000"/>
              <w:right w:val="single" w:sz="8" w:space="0" w:color="000000"/>
            </w:tcBorders>
          </w:tcPr>
          <w:p w14:paraId="2D983A9F" w14:textId="77777777" w:rsidR="00E7159E" w:rsidRDefault="00771A21">
            <w:pPr>
              <w:spacing w:line="259" w:lineRule="auto"/>
              <w:ind w:left="2"/>
            </w:pPr>
            <w:r>
              <w:rPr>
                <w:b/>
              </w:rPr>
              <w:t xml:space="preserve">Traffic </w:t>
            </w:r>
          </w:p>
        </w:tc>
        <w:tc>
          <w:tcPr>
            <w:tcW w:w="5729" w:type="dxa"/>
            <w:tcBorders>
              <w:top w:val="single" w:sz="8" w:space="0" w:color="000000"/>
              <w:left w:val="single" w:sz="8" w:space="0" w:color="000000"/>
              <w:bottom w:val="single" w:sz="8" w:space="0" w:color="000000"/>
              <w:right w:val="single" w:sz="8" w:space="0" w:color="000000"/>
            </w:tcBorders>
          </w:tcPr>
          <w:p w14:paraId="440DAA8C" w14:textId="77777777" w:rsidR="00E7159E" w:rsidRDefault="00771A21">
            <w:pPr>
              <w:spacing w:line="259" w:lineRule="auto"/>
            </w:pPr>
            <w:r>
              <w:t xml:space="preserve">Enable CloudFront Origin Shield; consolidate API endpoints to reduce DNS lookups. </w:t>
            </w:r>
          </w:p>
        </w:tc>
        <w:tc>
          <w:tcPr>
            <w:tcW w:w="1889" w:type="dxa"/>
            <w:tcBorders>
              <w:top w:val="single" w:sz="8" w:space="0" w:color="000000"/>
              <w:left w:val="single" w:sz="8" w:space="0" w:color="000000"/>
              <w:bottom w:val="single" w:sz="8" w:space="0" w:color="000000"/>
              <w:right w:val="single" w:sz="8" w:space="0" w:color="000000"/>
            </w:tcBorders>
          </w:tcPr>
          <w:p w14:paraId="5B548CF5" w14:textId="77777777" w:rsidR="00E7159E" w:rsidRDefault="00771A21">
            <w:pPr>
              <w:spacing w:line="259" w:lineRule="auto"/>
              <w:ind w:left="11"/>
              <w:jc w:val="center"/>
            </w:pPr>
            <w:r>
              <w:t xml:space="preserve">3–5 % </w:t>
            </w:r>
          </w:p>
        </w:tc>
      </w:tr>
      <w:tr w:rsidR="00E7159E" w14:paraId="58EBF716" w14:textId="77777777">
        <w:trPr>
          <w:trHeight w:val="845"/>
        </w:trPr>
        <w:tc>
          <w:tcPr>
            <w:tcW w:w="1741" w:type="dxa"/>
            <w:tcBorders>
              <w:top w:val="single" w:sz="8" w:space="0" w:color="000000"/>
              <w:left w:val="single" w:sz="8" w:space="0" w:color="000000"/>
              <w:bottom w:val="single" w:sz="8" w:space="0" w:color="000000"/>
              <w:right w:val="single" w:sz="8" w:space="0" w:color="000000"/>
            </w:tcBorders>
          </w:tcPr>
          <w:p w14:paraId="6D4C40A1" w14:textId="77777777" w:rsidR="00E7159E" w:rsidRDefault="00771A21">
            <w:pPr>
              <w:spacing w:after="112" w:line="259" w:lineRule="auto"/>
              <w:ind w:left="2"/>
            </w:pPr>
            <w:r>
              <w:rPr>
                <w:b/>
              </w:rPr>
              <w:t xml:space="preserve">Reserved </w:t>
            </w:r>
          </w:p>
          <w:p w14:paraId="21584ABD" w14:textId="77777777" w:rsidR="00E7159E" w:rsidRDefault="00771A21">
            <w:pPr>
              <w:spacing w:line="259" w:lineRule="auto"/>
              <w:ind w:left="2"/>
            </w:pPr>
            <w:r>
              <w:rPr>
                <w:b/>
              </w:rPr>
              <w:t xml:space="preserve">Instances </w:t>
            </w:r>
          </w:p>
        </w:tc>
        <w:tc>
          <w:tcPr>
            <w:tcW w:w="5729" w:type="dxa"/>
            <w:tcBorders>
              <w:top w:val="single" w:sz="8" w:space="0" w:color="000000"/>
              <w:left w:val="single" w:sz="8" w:space="0" w:color="000000"/>
              <w:bottom w:val="single" w:sz="8" w:space="0" w:color="000000"/>
              <w:right w:val="single" w:sz="8" w:space="0" w:color="000000"/>
            </w:tcBorders>
          </w:tcPr>
          <w:p w14:paraId="5337FDDD" w14:textId="77777777" w:rsidR="00E7159E" w:rsidRDefault="00771A21">
            <w:pPr>
              <w:spacing w:line="259" w:lineRule="auto"/>
            </w:pPr>
            <w:r>
              <w:t xml:space="preserve">Purchase 1-yr RDS Standard RI after MVP proves stable. </w:t>
            </w:r>
          </w:p>
        </w:tc>
        <w:tc>
          <w:tcPr>
            <w:tcW w:w="1889" w:type="dxa"/>
            <w:tcBorders>
              <w:top w:val="single" w:sz="8" w:space="0" w:color="000000"/>
              <w:left w:val="single" w:sz="8" w:space="0" w:color="000000"/>
              <w:bottom w:val="single" w:sz="8" w:space="0" w:color="000000"/>
              <w:right w:val="single" w:sz="8" w:space="0" w:color="000000"/>
            </w:tcBorders>
          </w:tcPr>
          <w:p w14:paraId="2612F2E2" w14:textId="77777777" w:rsidR="00E7159E" w:rsidRDefault="00771A21">
            <w:pPr>
              <w:spacing w:after="113" w:line="259" w:lineRule="auto"/>
              <w:ind w:left="62"/>
            </w:pPr>
            <w:r>
              <w:t xml:space="preserve">35–40 % on DB </w:t>
            </w:r>
          </w:p>
          <w:p w14:paraId="3FFC9BA6" w14:textId="77777777" w:rsidR="00E7159E" w:rsidRDefault="00771A21">
            <w:pPr>
              <w:spacing w:line="259" w:lineRule="auto"/>
              <w:ind w:right="3"/>
              <w:jc w:val="center"/>
            </w:pPr>
            <w:r>
              <w:t xml:space="preserve">layer </w:t>
            </w:r>
          </w:p>
        </w:tc>
      </w:tr>
      <w:tr w:rsidR="00E7159E" w14:paraId="226AE8FB" w14:textId="77777777">
        <w:trPr>
          <w:trHeight w:val="850"/>
        </w:trPr>
        <w:tc>
          <w:tcPr>
            <w:tcW w:w="1741" w:type="dxa"/>
            <w:tcBorders>
              <w:top w:val="single" w:sz="8" w:space="0" w:color="000000"/>
              <w:left w:val="single" w:sz="8" w:space="0" w:color="000000"/>
              <w:bottom w:val="single" w:sz="8" w:space="0" w:color="000000"/>
              <w:right w:val="single" w:sz="8" w:space="0" w:color="000000"/>
            </w:tcBorders>
          </w:tcPr>
          <w:p w14:paraId="6F72E147" w14:textId="77777777" w:rsidR="00E7159E" w:rsidRDefault="00771A21">
            <w:pPr>
              <w:spacing w:line="259" w:lineRule="auto"/>
              <w:ind w:left="2"/>
            </w:pPr>
            <w:r>
              <w:rPr>
                <w:b/>
              </w:rPr>
              <w:t xml:space="preserve">Spot </w:t>
            </w:r>
          </w:p>
        </w:tc>
        <w:tc>
          <w:tcPr>
            <w:tcW w:w="5729" w:type="dxa"/>
            <w:tcBorders>
              <w:top w:val="single" w:sz="8" w:space="0" w:color="000000"/>
              <w:left w:val="single" w:sz="8" w:space="0" w:color="000000"/>
              <w:bottom w:val="single" w:sz="8" w:space="0" w:color="000000"/>
              <w:right w:val="single" w:sz="8" w:space="0" w:color="000000"/>
            </w:tcBorders>
          </w:tcPr>
          <w:p w14:paraId="25395C47" w14:textId="77777777" w:rsidR="00E7159E" w:rsidRDefault="00771A21">
            <w:pPr>
              <w:spacing w:line="259" w:lineRule="auto"/>
              <w:jc w:val="both"/>
            </w:pPr>
            <w:r>
              <w:t xml:space="preserve">Maintain </w:t>
            </w:r>
            <w:proofErr w:type="spellStart"/>
            <w:r>
              <w:t>Fargate</w:t>
            </w:r>
            <w:proofErr w:type="spellEnd"/>
            <w:r>
              <w:t xml:space="preserve"> spot capacity providers with </w:t>
            </w:r>
            <w:proofErr w:type="spellStart"/>
            <w:r>
              <w:t>ondemand</w:t>
            </w:r>
            <w:proofErr w:type="spellEnd"/>
            <w:r>
              <w:t xml:space="preserve"> fallback. </w:t>
            </w:r>
          </w:p>
        </w:tc>
        <w:tc>
          <w:tcPr>
            <w:tcW w:w="1889" w:type="dxa"/>
            <w:tcBorders>
              <w:top w:val="single" w:sz="8" w:space="0" w:color="000000"/>
              <w:left w:val="single" w:sz="8" w:space="0" w:color="000000"/>
              <w:bottom w:val="single" w:sz="8" w:space="0" w:color="000000"/>
              <w:right w:val="single" w:sz="8" w:space="0" w:color="000000"/>
            </w:tcBorders>
          </w:tcPr>
          <w:p w14:paraId="2495D075" w14:textId="77777777" w:rsidR="00E7159E" w:rsidRDefault="00771A21">
            <w:pPr>
              <w:spacing w:line="259" w:lineRule="auto"/>
              <w:jc w:val="center"/>
            </w:pPr>
            <w:r>
              <w:t xml:space="preserve">50–60 % on compute bursts </w:t>
            </w:r>
          </w:p>
        </w:tc>
      </w:tr>
    </w:tbl>
    <w:p w14:paraId="7A789BCE" w14:textId="11EC192B" w:rsidR="00E7159E" w:rsidRDefault="00771A21">
      <w:pPr>
        <w:spacing w:after="168"/>
        <w:ind w:right="10"/>
      </w:pPr>
      <w:r>
        <w:rPr>
          <w:i/>
        </w:rPr>
        <w:t xml:space="preserve"> </w:t>
      </w:r>
    </w:p>
    <w:p w14:paraId="51DD8DF9" w14:textId="7A77F9DB" w:rsidR="00E7159E" w:rsidRDefault="00771A21" w:rsidP="007E6E3E">
      <w:pPr>
        <w:pStyle w:val="Heading3"/>
      </w:pPr>
      <w:bookmarkStart w:id="3033" w:name="_Toc208608072"/>
      <w:r>
        <w:t>Alignment to Financial Policies</w:t>
      </w:r>
      <w:bookmarkEnd w:id="3033"/>
      <w:r>
        <w:t xml:space="preserve"> </w:t>
      </w:r>
    </w:p>
    <w:p w14:paraId="3B9C677E" w14:textId="77777777" w:rsidR="00E7159E" w:rsidRDefault="00771A21" w:rsidP="001277AF">
      <w:pPr>
        <w:numPr>
          <w:ilvl w:val="0"/>
          <w:numId w:val="33"/>
        </w:numPr>
        <w:spacing w:after="28" w:line="473" w:lineRule="auto"/>
        <w:ind w:left="705" w:right="470" w:hanging="360"/>
      </w:pPr>
      <w:r>
        <w:rPr>
          <w:b/>
        </w:rPr>
        <w:t>Cap-Ex vs. Op-Ex.</w:t>
      </w:r>
      <w:r>
        <w:t xml:space="preserve"> All spend is Op-Ex (pay-as-you-go), aligning with U.S. GAAP guidance for cloud-service costs (ASC 350-40). </w:t>
      </w:r>
    </w:p>
    <w:p w14:paraId="7A3B2509" w14:textId="77777777" w:rsidR="00E7159E" w:rsidRDefault="00771A21" w:rsidP="001277AF">
      <w:pPr>
        <w:numPr>
          <w:ilvl w:val="0"/>
          <w:numId w:val="33"/>
        </w:numPr>
        <w:spacing w:line="477" w:lineRule="auto"/>
        <w:ind w:left="705" w:right="470" w:hanging="360"/>
      </w:pPr>
      <w:r>
        <w:rPr>
          <w:b/>
        </w:rPr>
        <w:t>Cost Recognition.</w:t>
      </w:r>
      <w:r>
        <w:t xml:space="preserve"> Expenses booked monthly via consolidated AWS invoice to </w:t>
      </w:r>
      <w:r>
        <w:rPr>
          <w:i/>
        </w:rPr>
        <w:t>Cost Center IT-R&amp;D-CareConnect</w:t>
      </w:r>
      <w:r>
        <w:t xml:space="preserve">. </w:t>
      </w:r>
    </w:p>
    <w:p w14:paraId="4A08C96C" w14:textId="77777777" w:rsidR="00E7159E" w:rsidRDefault="00771A21" w:rsidP="001277AF">
      <w:pPr>
        <w:numPr>
          <w:ilvl w:val="0"/>
          <w:numId w:val="33"/>
        </w:numPr>
        <w:spacing w:after="58" w:line="473" w:lineRule="auto"/>
        <w:ind w:left="705" w:right="470" w:hanging="360"/>
      </w:pPr>
      <w:r>
        <w:rPr>
          <w:b/>
        </w:rPr>
        <w:t>SOX Controls.</w:t>
      </w:r>
      <w:r>
        <w:t xml:space="preserve"> AWS accounts integrated with enterprise AWS Organizations. Detailed billing reports exported to an immutable S3 bucket for audit. </w:t>
      </w:r>
    </w:p>
    <w:p w14:paraId="4E241784" w14:textId="77777777" w:rsidR="00E7159E" w:rsidRDefault="00771A21" w:rsidP="001277AF">
      <w:pPr>
        <w:numPr>
          <w:ilvl w:val="0"/>
          <w:numId w:val="33"/>
        </w:numPr>
        <w:spacing w:after="208" w:line="259" w:lineRule="auto"/>
        <w:ind w:left="705" w:right="470" w:hanging="360"/>
      </w:pPr>
      <w:r>
        <w:rPr>
          <w:b/>
        </w:rPr>
        <w:t>HIPAA Compliance Fees.</w:t>
      </w:r>
      <w:r>
        <w:t xml:space="preserve"> AWS BAA services carry no </w:t>
      </w:r>
      <w:proofErr w:type="gramStart"/>
      <w:r>
        <w:t>surcharge;</w:t>
      </w:r>
      <w:proofErr w:type="gramEnd"/>
      <w:r>
        <w:t xml:space="preserve"> Stripe’s PCI scope </w:t>
      </w:r>
    </w:p>
    <w:p w14:paraId="59A6F047" w14:textId="77777777" w:rsidR="00E7159E" w:rsidRDefault="00771A21">
      <w:pPr>
        <w:spacing w:after="241"/>
        <w:ind w:left="731" w:right="10"/>
      </w:pPr>
      <w:r>
        <w:t xml:space="preserve">remains with the vendor. No additional license cost foreseen. </w:t>
      </w:r>
    </w:p>
    <w:p w14:paraId="224B3D19" w14:textId="15924101" w:rsidR="0005517E" w:rsidRDefault="00771A21">
      <w:pPr>
        <w:spacing w:after="218" w:line="259" w:lineRule="auto"/>
      </w:pPr>
      <w:r>
        <w:t xml:space="preserve">  </w:t>
      </w:r>
    </w:p>
    <w:p w14:paraId="2518D386" w14:textId="26D47305" w:rsidR="00E7159E" w:rsidRPr="00817269" w:rsidRDefault="00771A21" w:rsidP="007E6E3E">
      <w:pPr>
        <w:pStyle w:val="Heading3"/>
        <w:rPr>
          <w:i/>
          <w:iCs/>
        </w:rPr>
      </w:pPr>
      <w:bookmarkStart w:id="3034" w:name="_Toc208608073"/>
      <w:r>
        <w:t>Budget Summary for Project Plan</w:t>
      </w:r>
      <w:r w:rsidR="00817269">
        <w:t xml:space="preserve">- </w:t>
      </w:r>
      <w:r w:rsidR="00817269">
        <w:rPr>
          <w:i/>
          <w:iCs/>
        </w:rPr>
        <w:t>(updated in v4.0)</w:t>
      </w:r>
      <w:bookmarkEnd w:id="3034"/>
    </w:p>
    <w:p w14:paraId="3551DECF" w14:textId="7E0B6F10" w:rsidR="00E7159E" w:rsidRDefault="008B11D2" w:rsidP="00CC269E">
      <w:pPr>
        <w:pStyle w:val="Caption"/>
      </w:pPr>
      <w:bookmarkStart w:id="3035" w:name="_Toc207458210"/>
      <w:bookmarkStart w:id="3036" w:name="_Toc208136001"/>
      <w:r>
        <w:t xml:space="preserve">Table </w:t>
      </w:r>
      <w:r>
        <w:fldChar w:fldCharType="begin"/>
      </w:r>
      <w:r>
        <w:instrText>SEQ Table \* ARABIC</w:instrText>
      </w:r>
      <w:r>
        <w:fldChar w:fldCharType="separate"/>
      </w:r>
      <w:del w:id="3037" w:author="Alondra Vega Pacheco" w:date="2025-09-07T11:11:00Z" w16du:dateUtc="2025-09-07T16:11:00Z">
        <w:r w:rsidR="003B3F28" w:rsidDel="00C33C49">
          <w:rPr>
            <w:noProof/>
          </w:rPr>
          <w:delText>17</w:delText>
        </w:r>
      </w:del>
      <w:r>
        <w:fldChar w:fldCharType="end"/>
      </w:r>
      <w:r>
        <w:t xml:space="preserve"> </w:t>
      </w:r>
      <w:r w:rsidR="00771A21">
        <w:t>Budget Summary Table</w:t>
      </w:r>
      <w:bookmarkEnd w:id="3035"/>
      <w:bookmarkEnd w:id="3036"/>
      <w:r w:rsidR="00771A21">
        <w:t xml:space="preserve"> </w:t>
      </w:r>
    </w:p>
    <w:tbl>
      <w:tblPr>
        <w:tblStyle w:val="TableGrid"/>
        <w:tblW w:w="7093" w:type="dxa"/>
        <w:tblInd w:w="12" w:type="dxa"/>
        <w:tblCellMar>
          <w:top w:w="12" w:type="dxa"/>
          <w:left w:w="108" w:type="dxa"/>
          <w:right w:w="115" w:type="dxa"/>
        </w:tblCellMar>
        <w:tblLook w:val="04A0" w:firstRow="1" w:lastRow="0" w:firstColumn="1" w:lastColumn="0" w:noHBand="0" w:noVBand="1"/>
      </w:tblPr>
      <w:tblGrid>
        <w:gridCol w:w="4330"/>
        <w:gridCol w:w="2763"/>
      </w:tblGrid>
      <w:tr w:rsidR="00E7159E" w14:paraId="2DEBC0E7" w14:textId="77777777" w:rsidTr="00B024B8">
        <w:trPr>
          <w:trHeight w:val="567"/>
        </w:trPr>
        <w:tc>
          <w:tcPr>
            <w:tcW w:w="4330" w:type="dxa"/>
            <w:tcBorders>
              <w:top w:val="single" w:sz="8" w:space="0" w:color="000000"/>
              <w:left w:val="single" w:sz="8" w:space="0" w:color="000000"/>
              <w:bottom w:val="single" w:sz="8" w:space="0" w:color="000000"/>
              <w:right w:val="single" w:sz="8" w:space="0" w:color="000000"/>
            </w:tcBorders>
            <w:shd w:val="clear" w:color="auto" w:fill="D1D1D1"/>
          </w:tcPr>
          <w:p w14:paraId="20DD6B91" w14:textId="77777777" w:rsidR="00E7159E" w:rsidRDefault="00771A21">
            <w:pPr>
              <w:spacing w:line="259" w:lineRule="auto"/>
              <w:ind w:left="2"/>
              <w:jc w:val="center"/>
            </w:pPr>
            <w:r>
              <w:rPr>
                <w:b/>
              </w:rPr>
              <w:t xml:space="preserve">Line Item </w:t>
            </w:r>
          </w:p>
        </w:tc>
        <w:tc>
          <w:tcPr>
            <w:tcW w:w="2763" w:type="dxa"/>
            <w:tcBorders>
              <w:top w:val="single" w:sz="8" w:space="0" w:color="000000"/>
              <w:left w:val="single" w:sz="8" w:space="0" w:color="000000"/>
              <w:bottom w:val="single" w:sz="8" w:space="0" w:color="000000"/>
              <w:right w:val="single" w:sz="8" w:space="0" w:color="000000"/>
            </w:tcBorders>
            <w:shd w:val="clear" w:color="auto" w:fill="D1D1D1"/>
          </w:tcPr>
          <w:p w14:paraId="69744E46" w14:textId="77777777" w:rsidR="00E7159E" w:rsidRDefault="00771A21">
            <w:pPr>
              <w:spacing w:line="259" w:lineRule="auto"/>
              <w:ind w:left="6"/>
              <w:jc w:val="center"/>
            </w:pPr>
            <w:r>
              <w:rPr>
                <w:b/>
              </w:rPr>
              <w:t xml:space="preserve">Amount (USD) </w:t>
            </w:r>
          </w:p>
        </w:tc>
      </w:tr>
      <w:tr w:rsidR="00E7159E" w14:paraId="471E9B13" w14:textId="77777777" w:rsidTr="00B024B8">
        <w:trPr>
          <w:trHeight w:val="574"/>
        </w:trPr>
        <w:tc>
          <w:tcPr>
            <w:tcW w:w="4330" w:type="dxa"/>
            <w:tcBorders>
              <w:top w:val="single" w:sz="8" w:space="0" w:color="000000"/>
              <w:left w:val="single" w:sz="8" w:space="0" w:color="000000"/>
              <w:bottom w:val="single" w:sz="8" w:space="0" w:color="000000"/>
              <w:right w:val="single" w:sz="8" w:space="0" w:color="000000"/>
            </w:tcBorders>
          </w:tcPr>
          <w:p w14:paraId="48541FDB" w14:textId="645351F0" w:rsidR="00E7159E" w:rsidRPr="00817269" w:rsidRDefault="00771A21">
            <w:pPr>
              <w:spacing w:line="259" w:lineRule="auto"/>
              <w:rPr>
                <w:i/>
                <w:iCs/>
              </w:rPr>
            </w:pPr>
            <w:r>
              <w:lastRenderedPageBreak/>
              <w:t xml:space="preserve">Labor Cost (Section 9.1) </w:t>
            </w:r>
            <w:r w:rsidR="00817269">
              <w:rPr>
                <w:i/>
                <w:iCs/>
              </w:rPr>
              <w:t>(updated in v4.0)</w:t>
            </w:r>
          </w:p>
        </w:tc>
        <w:tc>
          <w:tcPr>
            <w:tcW w:w="2763" w:type="dxa"/>
            <w:tcBorders>
              <w:top w:val="single" w:sz="8" w:space="0" w:color="000000"/>
              <w:left w:val="single" w:sz="8" w:space="0" w:color="000000"/>
              <w:bottom w:val="single" w:sz="8" w:space="0" w:color="000000"/>
              <w:right w:val="single" w:sz="8" w:space="0" w:color="000000"/>
            </w:tcBorders>
          </w:tcPr>
          <w:p w14:paraId="5E56E867" w14:textId="6C49AA1D" w:rsidR="00E7159E" w:rsidRDefault="00382C32">
            <w:pPr>
              <w:spacing w:line="259" w:lineRule="auto"/>
              <w:ind w:left="5"/>
              <w:jc w:val="center"/>
            </w:pPr>
            <w:r>
              <w:rPr>
                <w:rStyle w:val="normaltextrun"/>
                <w:rFonts w:ascii="Aptos Narrow" w:hAnsi="Aptos Narrow"/>
                <w:shd w:val="clear" w:color="auto" w:fill="FFFFFF"/>
              </w:rPr>
              <w:t> $   306,600.00 </w:t>
            </w:r>
            <w:r>
              <w:rPr>
                <w:rStyle w:val="eop"/>
                <w:rFonts w:ascii="Aptos Narrow" w:hAnsi="Aptos Narrow"/>
                <w:shd w:val="clear" w:color="auto" w:fill="FFFFFF"/>
              </w:rPr>
              <w:t> </w:t>
            </w:r>
          </w:p>
        </w:tc>
      </w:tr>
      <w:tr w:rsidR="00E7159E" w14:paraId="1CB4AC74" w14:textId="77777777" w:rsidTr="00B024B8">
        <w:trPr>
          <w:trHeight w:val="571"/>
        </w:trPr>
        <w:tc>
          <w:tcPr>
            <w:tcW w:w="4330" w:type="dxa"/>
            <w:tcBorders>
              <w:top w:val="single" w:sz="8" w:space="0" w:color="000000"/>
              <w:left w:val="single" w:sz="8" w:space="0" w:color="000000"/>
              <w:bottom w:val="single" w:sz="8" w:space="0" w:color="000000"/>
              <w:right w:val="single" w:sz="8" w:space="0" w:color="000000"/>
            </w:tcBorders>
          </w:tcPr>
          <w:p w14:paraId="7C2FF1B4" w14:textId="77777777" w:rsidR="00E7159E" w:rsidRDefault="00771A21">
            <w:pPr>
              <w:spacing w:line="259" w:lineRule="auto"/>
            </w:pPr>
            <w:r>
              <w:t xml:space="preserve">Materials Cost (Section 9.2) </w:t>
            </w:r>
          </w:p>
        </w:tc>
        <w:tc>
          <w:tcPr>
            <w:tcW w:w="2763" w:type="dxa"/>
            <w:tcBorders>
              <w:top w:val="single" w:sz="8" w:space="0" w:color="000000"/>
              <w:left w:val="single" w:sz="8" w:space="0" w:color="000000"/>
              <w:bottom w:val="single" w:sz="8" w:space="0" w:color="000000"/>
              <w:right w:val="single" w:sz="8" w:space="0" w:color="000000"/>
            </w:tcBorders>
          </w:tcPr>
          <w:p w14:paraId="5658835F" w14:textId="77777777" w:rsidR="00E7159E" w:rsidRDefault="00771A21">
            <w:pPr>
              <w:spacing w:line="259" w:lineRule="auto"/>
              <w:ind w:left="5"/>
              <w:jc w:val="center"/>
            </w:pPr>
            <w:r>
              <w:t xml:space="preserve">0 </w:t>
            </w:r>
          </w:p>
        </w:tc>
      </w:tr>
      <w:tr w:rsidR="00E7159E" w14:paraId="7EBD2BEC" w14:textId="77777777" w:rsidTr="00B024B8">
        <w:trPr>
          <w:trHeight w:val="576"/>
        </w:trPr>
        <w:tc>
          <w:tcPr>
            <w:tcW w:w="4330" w:type="dxa"/>
            <w:tcBorders>
              <w:top w:val="single" w:sz="8" w:space="0" w:color="000000"/>
              <w:left w:val="single" w:sz="8" w:space="0" w:color="000000"/>
              <w:bottom w:val="single" w:sz="8" w:space="0" w:color="000000"/>
              <w:right w:val="single" w:sz="8" w:space="0" w:color="000000"/>
            </w:tcBorders>
          </w:tcPr>
          <w:p w14:paraId="5A48A8EB" w14:textId="77777777" w:rsidR="00E7159E" w:rsidRDefault="00771A21">
            <w:pPr>
              <w:spacing w:line="259" w:lineRule="auto"/>
            </w:pPr>
            <w:r>
              <w:t xml:space="preserve">Infrastructure (9.3) </w:t>
            </w:r>
          </w:p>
        </w:tc>
        <w:tc>
          <w:tcPr>
            <w:tcW w:w="2763" w:type="dxa"/>
            <w:tcBorders>
              <w:top w:val="single" w:sz="8" w:space="0" w:color="000000"/>
              <w:left w:val="single" w:sz="8" w:space="0" w:color="000000"/>
              <w:bottom w:val="single" w:sz="8" w:space="0" w:color="000000"/>
              <w:right w:val="single" w:sz="8" w:space="0" w:color="000000"/>
            </w:tcBorders>
          </w:tcPr>
          <w:p w14:paraId="308523DA" w14:textId="4641BD47" w:rsidR="00E7159E" w:rsidRDefault="007D00BB">
            <w:pPr>
              <w:spacing w:line="259" w:lineRule="auto"/>
              <w:ind w:left="4"/>
              <w:jc w:val="center"/>
            </w:pPr>
            <w:r>
              <w:t>$1,320.00</w:t>
            </w:r>
          </w:p>
        </w:tc>
      </w:tr>
      <w:tr w:rsidR="00B024B8" w14:paraId="33A1455B" w14:textId="77777777" w:rsidTr="00B024B8">
        <w:trPr>
          <w:trHeight w:val="576"/>
        </w:trPr>
        <w:tc>
          <w:tcPr>
            <w:tcW w:w="4330" w:type="dxa"/>
            <w:tcBorders>
              <w:top w:val="single" w:sz="8" w:space="0" w:color="000000"/>
              <w:left w:val="single" w:sz="8" w:space="0" w:color="000000"/>
              <w:bottom w:val="single" w:sz="8" w:space="0" w:color="000000"/>
              <w:right w:val="single" w:sz="8" w:space="0" w:color="000000"/>
            </w:tcBorders>
          </w:tcPr>
          <w:p w14:paraId="40192832" w14:textId="6A353D03" w:rsidR="00B024B8" w:rsidRPr="00822DBE" w:rsidRDefault="00B024B8">
            <w:pPr>
              <w:spacing w:line="259" w:lineRule="auto"/>
              <w:rPr>
                <w:i/>
                <w:iCs/>
              </w:rPr>
            </w:pPr>
            <w:r>
              <w:t>Risk Buffer (9.4)</w:t>
            </w:r>
            <w:r w:rsidR="00822DBE">
              <w:t xml:space="preserve"> – </w:t>
            </w:r>
            <w:r w:rsidR="00822DBE">
              <w:rPr>
                <w:i/>
                <w:iCs/>
              </w:rPr>
              <w:t>(added in v4.0)</w:t>
            </w:r>
          </w:p>
        </w:tc>
        <w:tc>
          <w:tcPr>
            <w:tcW w:w="2763" w:type="dxa"/>
            <w:tcBorders>
              <w:top w:val="single" w:sz="8" w:space="0" w:color="000000"/>
              <w:left w:val="single" w:sz="8" w:space="0" w:color="000000"/>
              <w:bottom w:val="single" w:sz="8" w:space="0" w:color="000000"/>
              <w:right w:val="single" w:sz="8" w:space="0" w:color="000000"/>
            </w:tcBorders>
          </w:tcPr>
          <w:p w14:paraId="2027D84A" w14:textId="2E7A8D20" w:rsidR="00B024B8" w:rsidRDefault="00822DBE">
            <w:pPr>
              <w:spacing w:line="259" w:lineRule="auto"/>
              <w:ind w:left="4"/>
              <w:jc w:val="center"/>
            </w:pPr>
            <w:r>
              <w:t xml:space="preserve">$ </w:t>
            </w:r>
            <w:r w:rsidRPr="00822DBE">
              <w:t>3,066.84</w:t>
            </w:r>
          </w:p>
        </w:tc>
      </w:tr>
      <w:tr w:rsidR="00E7159E" w14:paraId="491CF40D" w14:textId="77777777" w:rsidTr="00B024B8">
        <w:trPr>
          <w:trHeight w:val="571"/>
        </w:trPr>
        <w:tc>
          <w:tcPr>
            <w:tcW w:w="4330" w:type="dxa"/>
            <w:tcBorders>
              <w:top w:val="single" w:sz="8" w:space="0" w:color="000000"/>
              <w:left w:val="single" w:sz="8" w:space="0" w:color="000000"/>
              <w:bottom w:val="single" w:sz="8" w:space="0" w:color="000000"/>
              <w:right w:val="single" w:sz="8" w:space="0" w:color="000000"/>
            </w:tcBorders>
          </w:tcPr>
          <w:p w14:paraId="3A4AF2BF" w14:textId="63180478" w:rsidR="00E7159E" w:rsidRPr="00D84426" w:rsidRDefault="00771A21">
            <w:pPr>
              <w:spacing w:line="259" w:lineRule="auto"/>
              <w:rPr>
                <w:i/>
                <w:iCs/>
              </w:rPr>
            </w:pPr>
            <w:r>
              <w:rPr>
                <w:b/>
              </w:rPr>
              <w:t xml:space="preserve">Total Project Budget </w:t>
            </w:r>
            <w:r w:rsidR="00D84426">
              <w:rPr>
                <w:b/>
              </w:rPr>
              <w:t xml:space="preserve">– </w:t>
            </w:r>
            <w:r w:rsidR="00D84426">
              <w:rPr>
                <w:b/>
                <w:i/>
                <w:iCs/>
              </w:rPr>
              <w:t>(updated in v4.0)</w:t>
            </w:r>
          </w:p>
        </w:tc>
        <w:tc>
          <w:tcPr>
            <w:tcW w:w="2763" w:type="dxa"/>
            <w:tcBorders>
              <w:top w:val="single" w:sz="8" w:space="0" w:color="000000"/>
              <w:left w:val="single" w:sz="8" w:space="0" w:color="000000"/>
              <w:bottom w:val="single" w:sz="8" w:space="0" w:color="000000"/>
              <w:right w:val="single" w:sz="8" w:space="0" w:color="000000"/>
            </w:tcBorders>
          </w:tcPr>
          <w:p w14:paraId="684F6685" w14:textId="31F64623" w:rsidR="00E7159E" w:rsidRDefault="00771A21">
            <w:pPr>
              <w:spacing w:line="259" w:lineRule="auto"/>
              <w:ind w:left="9"/>
              <w:jc w:val="center"/>
            </w:pPr>
            <w:r>
              <w:rPr>
                <w:b/>
              </w:rPr>
              <w:t xml:space="preserve">≈ </w:t>
            </w:r>
            <w:r w:rsidR="00556B15">
              <w:rPr>
                <w:b/>
              </w:rPr>
              <w:t>$</w:t>
            </w:r>
            <w:r w:rsidR="00A54AFF">
              <w:rPr>
                <w:b/>
              </w:rPr>
              <w:t>3</w:t>
            </w:r>
            <w:r w:rsidR="00783625">
              <w:rPr>
                <w:b/>
              </w:rPr>
              <w:t>10,986.84</w:t>
            </w:r>
          </w:p>
        </w:tc>
      </w:tr>
    </w:tbl>
    <w:p w14:paraId="30F46536" w14:textId="77777777" w:rsidR="006A02CB" w:rsidRDefault="006A02CB">
      <w:pPr>
        <w:spacing w:after="479"/>
        <w:ind w:right="10"/>
        <w:rPr>
          <w:i/>
        </w:rPr>
      </w:pPr>
    </w:p>
    <w:p w14:paraId="772B44A7" w14:textId="7D47F7F7" w:rsidR="00E7159E" w:rsidRDefault="00771A21">
      <w:pPr>
        <w:spacing w:after="479"/>
        <w:ind w:right="10"/>
      </w:pPr>
      <w:r>
        <w:t xml:space="preserve">The infrastructure allocation represents &lt;1 % of total project spends, validating a serverless, payas-you-go strategy that keeps capital exposure minimal while meeting security and compliance requirements. </w:t>
      </w:r>
    </w:p>
    <w:p w14:paraId="1A606120" w14:textId="446B979D" w:rsidR="008343EE" w:rsidRDefault="008343EE" w:rsidP="008343EE">
      <w:pPr>
        <w:pStyle w:val="Heading2"/>
        <w:rPr>
          <w:i/>
          <w:iCs/>
        </w:rPr>
      </w:pPr>
      <w:bookmarkStart w:id="3038" w:name="_Toc208608074"/>
      <w:r>
        <w:t xml:space="preserve">Risk Buffer – </w:t>
      </w:r>
      <w:r>
        <w:rPr>
          <w:i/>
          <w:iCs/>
        </w:rPr>
        <w:t>(added in v4.0)</w:t>
      </w:r>
      <w:bookmarkEnd w:id="3038"/>
    </w:p>
    <w:p w14:paraId="446E7E9F" w14:textId="77777777" w:rsidR="008343EE" w:rsidRDefault="008343EE" w:rsidP="008343EE"/>
    <w:p w14:paraId="3A5B9C10" w14:textId="27E6936D" w:rsidR="008343EE" w:rsidRDefault="00F92AC5" w:rsidP="008343EE">
      <w:r w:rsidRPr="00F92AC5">
        <w:t>The total cost of this project is estimated to be $306,684.00. Adding a 10% buffer will give protection against over constraining the project.  </w:t>
      </w:r>
    </w:p>
    <w:p w14:paraId="7DA3E65E" w14:textId="77777777" w:rsidR="00F92AC5" w:rsidRDefault="00F92AC5" w:rsidP="008343EE"/>
    <w:p w14:paraId="46F1BF26" w14:textId="3C8FE34E" w:rsidR="00F92AC5" w:rsidRDefault="00F92AC5" w:rsidP="008343EE">
      <w:r w:rsidRPr="003D3FB3">
        <w:rPr>
          <w:b/>
          <w:bCs/>
        </w:rPr>
        <w:t>Total in Risk Buffer</w:t>
      </w:r>
      <w:r>
        <w:t xml:space="preserve"> = </w:t>
      </w:r>
      <w:r w:rsidR="00873B0C">
        <w:t>$3,066.84</w:t>
      </w:r>
    </w:p>
    <w:p w14:paraId="5BBCF22F" w14:textId="77777777" w:rsidR="00F92AC5" w:rsidRPr="008343EE" w:rsidRDefault="00F92AC5" w:rsidP="008343EE"/>
    <w:p w14:paraId="51F5AB49" w14:textId="3F3F8194" w:rsidR="00E7159E" w:rsidRDefault="00771A21" w:rsidP="007E6E3E">
      <w:pPr>
        <w:pStyle w:val="Heading1"/>
        <w:rPr>
          <w:i/>
        </w:rPr>
      </w:pPr>
      <w:bookmarkStart w:id="3039" w:name="_Toc208608075"/>
      <w:r>
        <w:t xml:space="preserve">Roles &amp; Responsibilities </w:t>
      </w:r>
      <w:r w:rsidR="6A4A3175">
        <w:t xml:space="preserve">– </w:t>
      </w:r>
      <w:r w:rsidR="6A4A3175" w:rsidRPr="08CA8CC5">
        <w:rPr>
          <w:i/>
          <w:iCs/>
        </w:rPr>
        <w:t>(updated in v4.0)</w:t>
      </w:r>
      <w:bookmarkEnd w:id="3039"/>
    </w:p>
    <w:p w14:paraId="023DAF3E" w14:textId="7A0B84E7" w:rsidR="5FB138F0" w:rsidRDefault="5FB138F0" w:rsidP="08CA8CC5">
      <w:pPr>
        <w:spacing w:after="237"/>
        <w:ind w:right="667"/>
        <w:rPr>
          <w:color w:val="000000" w:themeColor="text1"/>
        </w:rPr>
      </w:pPr>
      <w:r w:rsidRPr="08CA8CC5">
        <w:rPr>
          <w:color w:val="000000" w:themeColor="text1"/>
        </w:rPr>
        <w:t xml:space="preserve">For successful planning and execution of CareConnect </w:t>
      </w:r>
      <w:r w:rsidRPr="08CA8CC5">
        <w:rPr>
          <w:i/>
          <w:iCs/>
          <w:color w:val="000000" w:themeColor="text1"/>
        </w:rPr>
        <w:t>(Fall 2025)</w:t>
      </w:r>
      <w:r w:rsidRPr="08CA8CC5">
        <w:rPr>
          <w:color w:val="000000" w:themeColor="text1"/>
        </w:rPr>
        <w:t>, clear identification of roles and responsibilities is essential. Since this is a 12-week capstone course multiple team members will take on dual or supporting roles to ensure timely completion of deliverables. Role assignments align with the PMP Plan RACI, SRS ownership, and milestone deliverables</w:t>
      </w:r>
      <w:r w:rsidR="4468D658" w:rsidRPr="08CA8CC5">
        <w:rPr>
          <w:color w:val="000000" w:themeColor="text1"/>
        </w:rPr>
        <w:t>.</w:t>
      </w:r>
    </w:p>
    <w:p w14:paraId="514BBA85" w14:textId="3FDE3A39" w:rsidR="08CA8CC5" w:rsidRDefault="08CA8CC5" w:rsidP="08CA8CC5">
      <w:pPr>
        <w:spacing w:after="237"/>
        <w:ind w:right="667"/>
      </w:pPr>
    </w:p>
    <w:p w14:paraId="48E8BF94" w14:textId="536CED0B" w:rsidR="00E7159E" w:rsidRDefault="00771A21" w:rsidP="008B11D2">
      <w:pPr>
        <w:pStyle w:val="Heading2"/>
        <w:spacing w:line="240" w:lineRule="auto"/>
        <w:ind w:left="-5"/>
      </w:pPr>
      <w:bookmarkStart w:id="3040" w:name="_Toc208608076"/>
      <w:r>
        <w:lastRenderedPageBreak/>
        <w:t>Roles</w:t>
      </w:r>
      <w:bookmarkEnd w:id="3040"/>
      <w:r>
        <w:t xml:space="preserve"> </w:t>
      </w:r>
    </w:p>
    <w:p w14:paraId="3C1EEB35" w14:textId="17B0B113" w:rsidR="00E7159E" w:rsidRDefault="008B11D2" w:rsidP="00CC269E">
      <w:pPr>
        <w:pStyle w:val="Caption"/>
        <w:keepNext/>
      </w:pPr>
      <w:bookmarkStart w:id="3041" w:name="_Toc207458211"/>
      <w:bookmarkStart w:id="3042" w:name="_Toc208136002"/>
      <w:r>
        <w:t xml:space="preserve">Table </w:t>
      </w:r>
      <w:r>
        <w:fldChar w:fldCharType="begin"/>
      </w:r>
      <w:r>
        <w:instrText>SEQ Table \* ARABIC</w:instrText>
      </w:r>
      <w:r>
        <w:fldChar w:fldCharType="separate"/>
      </w:r>
      <w:del w:id="3043" w:author="Alondra Vega Pacheco" w:date="2025-09-07T11:11:00Z" w16du:dateUtc="2025-09-07T16:11:00Z">
        <w:r w:rsidR="003B3F28" w:rsidDel="00C33C49">
          <w:rPr>
            <w:noProof/>
          </w:rPr>
          <w:delText>18</w:delText>
        </w:r>
      </w:del>
      <w:r>
        <w:fldChar w:fldCharType="end"/>
      </w:r>
      <w:r>
        <w:t xml:space="preserve"> </w:t>
      </w:r>
      <w:r w:rsidR="00771A21">
        <w:t>Roles &amp; Responsibilities Table with Assigned Team Members</w:t>
      </w:r>
      <w:bookmarkEnd w:id="3041"/>
      <w:bookmarkEnd w:id="3042"/>
      <w:r w:rsidR="00771A21">
        <w:t xml:space="preserve"> </w:t>
      </w:r>
    </w:p>
    <w:tbl>
      <w:tblPr>
        <w:tblStyle w:val="TableGrid"/>
        <w:tblW w:w="9359" w:type="dxa"/>
        <w:tblInd w:w="12" w:type="dxa"/>
        <w:tblCellMar>
          <w:top w:w="12" w:type="dxa"/>
          <w:left w:w="470" w:type="dxa"/>
          <w:right w:w="265" w:type="dxa"/>
        </w:tblCellMar>
        <w:tblLook w:val="04A0" w:firstRow="1" w:lastRow="0" w:firstColumn="1" w:lastColumn="0" w:noHBand="0" w:noVBand="1"/>
      </w:tblPr>
      <w:tblGrid>
        <w:gridCol w:w="3119"/>
        <w:gridCol w:w="3121"/>
        <w:gridCol w:w="3119"/>
      </w:tblGrid>
      <w:tr w:rsidR="00E7159E" w14:paraId="475D69A5" w14:textId="77777777">
        <w:trPr>
          <w:trHeight w:val="317"/>
        </w:trPr>
        <w:tc>
          <w:tcPr>
            <w:tcW w:w="3119" w:type="dxa"/>
            <w:tcBorders>
              <w:top w:val="single" w:sz="8" w:space="0" w:color="000000"/>
              <w:left w:val="single" w:sz="8" w:space="0" w:color="000000"/>
              <w:bottom w:val="single" w:sz="8" w:space="0" w:color="000000"/>
              <w:right w:val="single" w:sz="8" w:space="0" w:color="000000"/>
            </w:tcBorders>
            <w:shd w:val="clear" w:color="auto" w:fill="D1D1D1"/>
          </w:tcPr>
          <w:p w14:paraId="09323449" w14:textId="77777777" w:rsidR="00E7159E" w:rsidRDefault="00771A21" w:rsidP="008B11D2">
            <w:pPr>
              <w:keepNext/>
              <w:spacing w:line="240" w:lineRule="auto"/>
              <w:ind w:right="207"/>
              <w:jc w:val="center"/>
            </w:pPr>
            <w:r>
              <w:rPr>
                <w:b/>
              </w:rPr>
              <w:t xml:space="preserve">Role </w:t>
            </w:r>
          </w:p>
        </w:tc>
        <w:tc>
          <w:tcPr>
            <w:tcW w:w="3121" w:type="dxa"/>
            <w:tcBorders>
              <w:top w:val="single" w:sz="8" w:space="0" w:color="000000"/>
              <w:left w:val="single" w:sz="8" w:space="0" w:color="000000"/>
              <w:bottom w:val="single" w:sz="8" w:space="0" w:color="000000"/>
              <w:right w:val="single" w:sz="8" w:space="0" w:color="000000"/>
            </w:tcBorders>
            <w:shd w:val="clear" w:color="auto" w:fill="D1D1D1"/>
          </w:tcPr>
          <w:p w14:paraId="660C9ACD" w14:textId="77777777" w:rsidR="00E7159E" w:rsidRDefault="00771A21" w:rsidP="008B11D2">
            <w:pPr>
              <w:keepNext/>
              <w:spacing w:line="240" w:lineRule="auto"/>
              <w:ind w:right="204"/>
              <w:jc w:val="center"/>
            </w:pPr>
            <w:r>
              <w:rPr>
                <w:b/>
              </w:rPr>
              <w:t xml:space="preserve">Team Members </w:t>
            </w:r>
          </w:p>
        </w:tc>
        <w:tc>
          <w:tcPr>
            <w:tcW w:w="3119" w:type="dxa"/>
            <w:tcBorders>
              <w:top w:val="single" w:sz="8" w:space="0" w:color="000000"/>
              <w:left w:val="single" w:sz="8" w:space="0" w:color="000000"/>
              <w:bottom w:val="single" w:sz="8" w:space="0" w:color="000000"/>
              <w:right w:val="single" w:sz="8" w:space="0" w:color="000000"/>
            </w:tcBorders>
            <w:shd w:val="clear" w:color="auto" w:fill="D1D1D1"/>
          </w:tcPr>
          <w:p w14:paraId="0C9B92DA" w14:textId="77777777" w:rsidR="00E7159E" w:rsidRDefault="00771A21" w:rsidP="008B11D2">
            <w:pPr>
              <w:keepNext/>
              <w:spacing w:line="240" w:lineRule="auto"/>
              <w:ind w:right="202"/>
              <w:jc w:val="center"/>
            </w:pPr>
            <w:r>
              <w:rPr>
                <w:b/>
              </w:rPr>
              <w:t xml:space="preserve">Responsibilities </w:t>
            </w:r>
          </w:p>
        </w:tc>
      </w:tr>
      <w:tr w:rsidR="00E7159E" w14:paraId="05CD9207" w14:textId="77777777">
        <w:trPr>
          <w:trHeight w:val="1145"/>
        </w:trPr>
        <w:tc>
          <w:tcPr>
            <w:tcW w:w="3119" w:type="dxa"/>
            <w:tcBorders>
              <w:top w:val="single" w:sz="8" w:space="0" w:color="000000"/>
              <w:left w:val="single" w:sz="8" w:space="0" w:color="000000"/>
              <w:bottom w:val="single" w:sz="8" w:space="0" w:color="000000"/>
              <w:right w:val="single" w:sz="8" w:space="0" w:color="000000"/>
            </w:tcBorders>
          </w:tcPr>
          <w:p w14:paraId="65AABE79" w14:textId="77777777" w:rsidR="00E7159E" w:rsidRDefault="00771A21" w:rsidP="00196EFD">
            <w:pPr>
              <w:keepNext/>
              <w:spacing w:line="240" w:lineRule="auto"/>
              <w:ind w:right="213"/>
              <w:jc w:val="center"/>
            </w:pPr>
            <w:r>
              <w:t xml:space="preserve">Client </w:t>
            </w:r>
          </w:p>
        </w:tc>
        <w:tc>
          <w:tcPr>
            <w:tcW w:w="3121" w:type="dxa"/>
            <w:tcBorders>
              <w:top w:val="single" w:sz="8" w:space="0" w:color="000000"/>
              <w:left w:val="single" w:sz="8" w:space="0" w:color="000000"/>
              <w:bottom w:val="single" w:sz="8" w:space="0" w:color="000000"/>
              <w:right w:val="single" w:sz="8" w:space="0" w:color="000000"/>
            </w:tcBorders>
          </w:tcPr>
          <w:p w14:paraId="625A187F" w14:textId="77777777" w:rsidR="00E7159E" w:rsidRDefault="00771A21" w:rsidP="00196EFD">
            <w:pPr>
              <w:keepNext/>
              <w:spacing w:line="240" w:lineRule="auto"/>
              <w:ind w:left="495" w:right="112" w:hanging="125"/>
              <w:jc w:val="both"/>
            </w:pPr>
            <w:r>
              <w:t xml:space="preserve">Dr. Assadullah Roy Gordon </w:t>
            </w:r>
          </w:p>
          <w:p w14:paraId="356AB999" w14:textId="77777777" w:rsidR="00E7159E" w:rsidRDefault="00771A21" w:rsidP="00196EFD">
            <w:pPr>
              <w:keepNext/>
              <w:spacing w:line="240" w:lineRule="auto"/>
              <w:ind w:right="210"/>
              <w:jc w:val="center"/>
            </w:pPr>
            <w:r>
              <w:t xml:space="preserve">Ashley Wayne </w:t>
            </w:r>
          </w:p>
        </w:tc>
        <w:tc>
          <w:tcPr>
            <w:tcW w:w="3119" w:type="dxa"/>
            <w:tcBorders>
              <w:top w:val="single" w:sz="8" w:space="0" w:color="000000"/>
              <w:left w:val="single" w:sz="8" w:space="0" w:color="000000"/>
              <w:bottom w:val="single" w:sz="8" w:space="0" w:color="000000"/>
              <w:right w:val="single" w:sz="8" w:space="0" w:color="000000"/>
            </w:tcBorders>
          </w:tcPr>
          <w:p w14:paraId="5A5EE6EA" w14:textId="034775E7" w:rsidR="00E7159E" w:rsidRDefault="00771A21" w:rsidP="00196EFD">
            <w:pPr>
              <w:keepNext/>
              <w:spacing w:line="240" w:lineRule="auto"/>
              <w:ind w:left="360" w:right="65" w:firstLine="16"/>
            </w:pPr>
            <w:r>
              <w:t>Provide product</w:t>
            </w:r>
            <w:r w:rsidR="00BD4E0B">
              <w:t xml:space="preserve"> </w:t>
            </w:r>
            <w:r>
              <w:t xml:space="preserve">requirements and feedback on product progress </w:t>
            </w:r>
          </w:p>
        </w:tc>
      </w:tr>
      <w:tr w:rsidR="00E7159E" w14:paraId="6F0D5955" w14:textId="77777777">
        <w:trPr>
          <w:trHeight w:val="1709"/>
        </w:trPr>
        <w:tc>
          <w:tcPr>
            <w:tcW w:w="3119" w:type="dxa"/>
            <w:tcBorders>
              <w:top w:val="single" w:sz="8" w:space="0" w:color="000000"/>
              <w:left w:val="single" w:sz="8" w:space="0" w:color="000000"/>
              <w:bottom w:val="single" w:sz="8" w:space="0" w:color="000000"/>
              <w:right w:val="single" w:sz="8" w:space="0" w:color="000000"/>
            </w:tcBorders>
          </w:tcPr>
          <w:p w14:paraId="3A67C30D" w14:textId="77777777" w:rsidR="00E7159E" w:rsidRDefault="00771A21" w:rsidP="00196EFD">
            <w:pPr>
              <w:keepNext/>
              <w:spacing w:line="240" w:lineRule="auto"/>
              <w:ind w:right="201"/>
              <w:jc w:val="center"/>
            </w:pPr>
            <w:r>
              <w:t xml:space="preserve">Project Mentor </w:t>
            </w:r>
          </w:p>
        </w:tc>
        <w:tc>
          <w:tcPr>
            <w:tcW w:w="3121" w:type="dxa"/>
            <w:tcBorders>
              <w:top w:val="single" w:sz="8" w:space="0" w:color="000000"/>
              <w:left w:val="single" w:sz="8" w:space="0" w:color="000000"/>
              <w:bottom w:val="single" w:sz="8" w:space="0" w:color="000000"/>
              <w:right w:val="single" w:sz="8" w:space="0" w:color="000000"/>
            </w:tcBorders>
          </w:tcPr>
          <w:p w14:paraId="39B29F84" w14:textId="495BFE28" w:rsidR="00E7159E" w:rsidRPr="00EF133A" w:rsidRDefault="00771A21" w:rsidP="00196EFD">
            <w:pPr>
              <w:keepNext/>
              <w:spacing w:line="240" w:lineRule="auto"/>
              <w:ind w:left="154" w:right="295"/>
              <w:jc w:val="center"/>
              <w:rPr>
                <w:lang w:val="es-MX"/>
              </w:rPr>
            </w:pPr>
            <w:r w:rsidRPr="00EF133A">
              <w:rPr>
                <w:lang w:val="es-MX"/>
              </w:rPr>
              <w:t xml:space="preserve">Roy Gordon </w:t>
            </w:r>
            <w:r w:rsidR="00EF133A" w:rsidRPr="00EF133A">
              <w:rPr>
                <w:lang w:val="es-MX"/>
              </w:rPr>
              <w:br/>
            </w:r>
            <w:r w:rsidRPr="00EF133A">
              <w:rPr>
                <w:lang w:val="es-MX"/>
              </w:rPr>
              <w:t xml:space="preserve">Ashley Wayne </w:t>
            </w:r>
            <w:r w:rsidR="00EF133A" w:rsidRPr="00EF133A">
              <w:rPr>
                <w:lang w:val="es-MX"/>
              </w:rPr>
              <w:br/>
              <w:t>Ali</w:t>
            </w:r>
            <w:r w:rsidR="00EF133A">
              <w:rPr>
                <w:lang w:val="es-MX"/>
              </w:rPr>
              <w:t>r</w:t>
            </w:r>
            <w:r w:rsidR="00EF133A" w:rsidRPr="00EF133A">
              <w:rPr>
                <w:lang w:val="es-MX"/>
              </w:rPr>
              <w:t xml:space="preserve">eza </w:t>
            </w:r>
            <w:proofErr w:type="spellStart"/>
            <w:r w:rsidR="00EF133A" w:rsidRPr="00EF133A">
              <w:rPr>
                <w:lang w:val="es-MX"/>
              </w:rPr>
              <w:t>Mi</w:t>
            </w:r>
            <w:r w:rsidR="00EF133A">
              <w:rPr>
                <w:lang w:val="es-MX"/>
              </w:rPr>
              <w:t>nagar</w:t>
            </w:r>
            <w:proofErr w:type="spellEnd"/>
          </w:p>
        </w:tc>
        <w:tc>
          <w:tcPr>
            <w:tcW w:w="3119" w:type="dxa"/>
            <w:tcBorders>
              <w:top w:val="single" w:sz="8" w:space="0" w:color="000000"/>
              <w:left w:val="single" w:sz="8" w:space="0" w:color="000000"/>
              <w:bottom w:val="single" w:sz="8" w:space="0" w:color="000000"/>
              <w:right w:val="single" w:sz="8" w:space="0" w:color="000000"/>
            </w:tcBorders>
          </w:tcPr>
          <w:p w14:paraId="149E63F9" w14:textId="77777777" w:rsidR="00E7159E" w:rsidRDefault="00771A21" w:rsidP="00196EFD">
            <w:pPr>
              <w:keepNext/>
              <w:numPr>
                <w:ilvl w:val="0"/>
                <w:numId w:val="41"/>
              </w:numPr>
              <w:spacing w:after="25" w:line="240" w:lineRule="auto"/>
              <w:ind w:right="30" w:hanging="360"/>
            </w:pPr>
            <w:r>
              <w:t xml:space="preserve">Advise student team members </w:t>
            </w:r>
          </w:p>
          <w:p w14:paraId="1B6DF2D8" w14:textId="77777777" w:rsidR="00E7159E" w:rsidRDefault="00771A21" w:rsidP="00196EFD">
            <w:pPr>
              <w:keepNext/>
              <w:numPr>
                <w:ilvl w:val="0"/>
                <w:numId w:val="41"/>
              </w:numPr>
              <w:spacing w:after="2" w:line="240" w:lineRule="auto"/>
              <w:ind w:right="30" w:hanging="360"/>
            </w:pPr>
            <w:r>
              <w:t xml:space="preserve">Review deliverables upon request and provide constructive </w:t>
            </w:r>
          </w:p>
          <w:p w14:paraId="640A0276" w14:textId="77777777" w:rsidR="00E7159E" w:rsidRDefault="00771A21" w:rsidP="00196EFD">
            <w:pPr>
              <w:keepNext/>
              <w:spacing w:line="240" w:lineRule="auto"/>
              <w:ind w:left="360"/>
            </w:pPr>
            <w:r>
              <w:t xml:space="preserve">feedback </w:t>
            </w:r>
          </w:p>
        </w:tc>
      </w:tr>
    </w:tbl>
    <w:p w14:paraId="6E29045E" w14:textId="77777777" w:rsidR="00E7159E" w:rsidRDefault="00E7159E">
      <w:pPr>
        <w:spacing w:line="259" w:lineRule="auto"/>
        <w:ind w:left="-1440" w:right="716"/>
      </w:pPr>
    </w:p>
    <w:tbl>
      <w:tblPr>
        <w:tblStyle w:val="TableGrid"/>
        <w:tblW w:w="9359" w:type="dxa"/>
        <w:tblInd w:w="12" w:type="dxa"/>
        <w:tblCellMar>
          <w:top w:w="12" w:type="dxa"/>
          <w:left w:w="137" w:type="dxa"/>
          <w:right w:w="79" w:type="dxa"/>
        </w:tblCellMar>
        <w:tblLook w:val="04A0" w:firstRow="1" w:lastRow="0" w:firstColumn="1" w:lastColumn="0" w:noHBand="0" w:noVBand="1"/>
      </w:tblPr>
      <w:tblGrid>
        <w:gridCol w:w="3119"/>
        <w:gridCol w:w="3121"/>
        <w:gridCol w:w="3119"/>
      </w:tblGrid>
      <w:tr w:rsidR="00E7159E" w14:paraId="0C8EFA36" w14:textId="77777777" w:rsidTr="08CA8CC5">
        <w:trPr>
          <w:trHeight w:val="317"/>
          <w:tblHeader/>
        </w:trPr>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369978F8" w14:textId="77777777" w:rsidR="00E7159E" w:rsidRDefault="00771A21">
            <w:pPr>
              <w:spacing w:line="259" w:lineRule="auto"/>
              <w:ind w:right="60"/>
              <w:jc w:val="center"/>
            </w:pPr>
            <w:r>
              <w:rPr>
                <w:b/>
              </w:rPr>
              <w:t xml:space="preserve">Role </w:t>
            </w:r>
          </w:p>
        </w:tc>
        <w:tc>
          <w:tcPr>
            <w:tcW w:w="3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38C28E72" w14:textId="77777777" w:rsidR="00E7159E" w:rsidRDefault="00771A21">
            <w:pPr>
              <w:spacing w:line="259" w:lineRule="auto"/>
              <w:ind w:right="57"/>
              <w:jc w:val="center"/>
            </w:pPr>
            <w:r>
              <w:rPr>
                <w:b/>
              </w:rPr>
              <w:t xml:space="preserve">Team Members </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1ADF88C7" w14:textId="77777777" w:rsidR="00E7159E" w:rsidRDefault="00771A21">
            <w:pPr>
              <w:spacing w:line="259" w:lineRule="auto"/>
              <w:ind w:right="55"/>
              <w:jc w:val="center"/>
            </w:pPr>
            <w:r>
              <w:rPr>
                <w:b/>
              </w:rPr>
              <w:t xml:space="preserve">Responsibilities </w:t>
            </w:r>
          </w:p>
        </w:tc>
      </w:tr>
      <w:tr w:rsidR="00E7159E" w14:paraId="55D2FCC9" w14:textId="77777777" w:rsidTr="63DEA69E">
        <w:trPr>
          <w:trHeight w:val="2005"/>
        </w:trPr>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219AC5" w14:textId="77777777" w:rsidR="00E7159E" w:rsidRDefault="00771A21">
            <w:pPr>
              <w:spacing w:line="259" w:lineRule="auto"/>
            </w:pPr>
            <w:r>
              <w:t xml:space="preserve">MS Teams &amp; GitHub Mentor </w:t>
            </w:r>
          </w:p>
        </w:tc>
        <w:tc>
          <w:tcPr>
            <w:tcW w:w="3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3B5766" w14:textId="77777777" w:rsidR="00E7159E" w:rsidRDefault="00771A21">
            <w:pPr>
              <w:spacing w:line="259" w:lineRule="auto"/>
              <w:ind w:right="55"/>
              <w:jc w:val="center"/>
            </w:pPr>
            <w:r>
              <w:t xml:space="preserve">Robert Wilson </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94CA1C" w14:textId="283EAAE7" w:rsidR="00E7159E" w:rsidRPr="00A156DF" w:rsidRDefault="00771A21" w:rsidP="00A156DF">
            <w:pPr>
              <w:pStyle w:val="ListParagraph"/>
              <w:numPr>
                <w:ilvl w:val="0"/>
                <w:numId w:val="134"/>
              </w:numPr>
            </w:pPr>
            <w:r w:rsidRPr="00A156DF">
              <w:t xml:space="preserve">Act as Admin role for </w:t>
            </w:r>
          </w:p>
          <w:p w14:paraId="421A56C9" w14:textId="77777777" w:rsidR="00E7159E" w:rsidRPr="00A156DF" w:rsidRDefault="00771A21" w:rsidP="00A156DF">
            <w:pPr>
              <w:pStyle w:val="ListParagraph"/>
              <w:numPr>
                <w:ilvl w:val="0"/>
                <w:numId w:val="134"/>
              </w:numPr>
            </w:pPr>
            <w:r w:rsidRPr="00A156DF">
              <w:t xml:space="preserve">MS Teams and </w:t>
            </w:r>
          </w:p>
          <w:p w14:paraId="078022DB" w14:textId="77777777" w:rsidR="00E7159E" w:rsidRPr="00A156DF" w:rsidRDefault="00771A21" w:rsidP="00A156DF">
            <w:pPr>
              <w:pStyle w:val="ListParagraph"/>
              <w:numPr>
                <w:ilvl w:val="0"/>
                <w:numId w:val="134"/>
              </w:numPr>
            </w:pPr>
            <w:r w:rsidRPr="00A156DF">
              <w:t xml:space="preserve">GitHub resources </w:t>
            </w:r>
          </w:p>
          <w:p w14:paraId="59C5EA1F" w14:textId="77777777" w:rsidR="00E7159E" w:rsidRPr="00A156DF" w:rsidRDefault="00771A21" w:rsidP="00A156DF">
            <w:pPr>
              <w:pStyle w:val="ListParagraph"/>
              <w:numPr>
                <w:ilvl w:val="0"/>
                <w:numId w:val="134"/>
              </w:numPr>
            </w:pPr>
            <w:r w:rsidRPr="00A156DF">
              <w:t xml:space="preserve">Schedule MS Teams meetings </w:t>
            </w:r>
          </w:p>
          <w:p w14:paraId="18B39ACE" w14:textId="77777777" w:rsidR="00E7159E" w:rsidRPr="00A156DF" w:rsidRDefault="00771A21" w:rsidP="00A156DF">
            <w:pPr>
              <w:pStyle w:val="ListParagraph"/>
              <w:numPr>
                <w:ilvl w:val="0"/>
                <w:numId w:val="134"/>
              </w:numPr>
            </w:pPr>
            <w:r w:rsidRPr="00A156DF">
              <w:t xml:space="preserve">Provide GitHub </w:t>
            </w:r>
          </w:p>
          <w:p w14:paraId="3D4687C2" w14:textId="77777777" w:rsidR="00E7159E" w:rsidRPr="00A156DF" w:rsidRDefault="00771A21" w:rsidP="00A156DF">
            <w:pPr>
              <w:pStyle w:val="ListParagraph"/>
              <w:numPr>
                <w:ilvl w:val="0"/>
                <w:numId w:val="134"/>
              </w:numPr>
            </w:pPr>
            <w:r w:rsidRPr="00A156DF">
              <w:t xml:space="preserve">access for course </w:t>
            </w:r>
          </w:p>
        </w:tc>
      </w:tr>
      <w:tr w:rsidR="00E7159E" w14:paraId="0E817B2B" w14:textId="77777777" w:rsidTr="63DEA69E">
        <w:trPr>
          <w:trHeight w:val="1157"/>
        </w:trPr>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3886A9" w14:textId="77777777" w:rsidR="00E7159E" w:rsidRDefault="00771A21">
            <w:pPr>
              <w:spacing w:line="259" w:lineRule="auto"/>
              <w:ind w:right="64"/>
              <w:jc w:val="center"/>
            </w:pPr>
            <w:r>
              <w:t xml:space="preserve">Class Project Manager </w:t>
            </w:r>
          </w:p>
        </w:tc>
        <w:tc>
          <w:tcPr>
            <w:tcW w:w="3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92BA7E" w14:textId="687A3FCF" w:rsidR="00E7159E" w:rsidRDefault="00971634">
            <w:pPr>
              <w:spacing w:line="259" w:lineRule="auto"/>
              <w:ind w:right="61"/>
              <w:jc w:val="center"/>
            </w:pPr>
            <w:r>
              <w:t>Alondra Vega Pacheco</w:t>
            </w:r>
            <w:r w:rsidR="00771A21">
              <w:t xml:space="preserve"> </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0936FB" w14:textId="77777777" w:rsidR="00E7159E" w:rsidRPr="00A156DF" w:rsidRDefault="00771A21" w:rsidP="00A156DF">
            <w:pPr>
              <w:pStyle w:val="ListParagraph"/>
              <w:numPr>
                <w:ilvl w:val="0"/>
                <w:numId w:val="134"/>
              </w:numPr>
            </w:pPr>
            <w:r w:rsidRPr="00A156DF">
              <w:t xml:space="preserve">Organize team project progress for all teams </w:t>
            </w:r>
          </w:p>
          <w:p w14:paraId="218F38C4" w14:textId="77777777" w:rsidR="00E7159E" w:rsidRPr="00A156DF" w:rsidRDefault="00771A21" w:rsidP="00A156DF">
            <w:pPr>
              <w:pStyle w:val="ListParagraph"/>
              <w:numPr>
                <w:ilvl w:val="0"/>
                <w:numId w:val="134"/>
              </w:numPr>
            </w:pPr>
            <w:r w:rsidRPr="00A156DF">
              <w:t xml:space="preserve">Provide updates to course professor </w:t>
            </w:r>
          </w:p>
        </w:tc>
      </w:tr>
      <w:tr w:rsidR="0077094E" w14:paraId="175EF539" w14:textId="77777777" w:rsidTr="63DEA69E">
        <w:trPr>
          <w:trHeight w:val="2007"/>
        </w:trPr>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5ECA6F" w14:textId="7FF0AD13" w:rsidR="0077094E" w:rsidRDefault="0077094E" w:rsidP="0077094E">
            <w:pPr>
              <w:spacing w:line="259" w:lineRule="auto"/>
              <w:ind w:right="66"/>
              <w:jc w:val="center"/>
            </w:pPr>
            <w:r>
              <w:t xml:space="preserve">Team Lead </w:t>
            </w:r>
          </w:p>
        </w:tc>
        <w:tc>
          <w:tcPr>
            <w:tcW w:w="3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AF564E" w14:textId="42B05EA8" w:rsidR="0077094E" w:rsidRDefault="0077094E" w:rsidP="0077094E">
            <w:pPr>
              <w:spacing w:line="259" w:lineRule="auto"/>
              <w:ind w:right="65"/>
              <w:jc w:val="center"/>
            </w:pPr>
            <w:r>
              <w:t xml:space="preserve">Sudarshan Neupane </w:t>
            </w:r>
          </w:p>
          <w:p w14:paraId="0788C571" w14:textId="49FC9765" w:rsidR="0077094E" w:rsidRDefault="7E91CC25" w:rsidP="0077094E">
            <w:pPr>
              <w:spacing w:line="259" w:lineRule="auto"/>
              <w:ind w:right="65"/>
              <w:jc w:val="center"/>
            </w:pPr>
            <w:r>
              <w:t>Sadina Wagner [Team A]</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06F88F" w14:textId="77777777" w:rsidR="0077094E" w:rsidRPr="00A156DF" w:rsidRDefault="0077094E" w:rsidP="00A156DF">
            <w:pPr>
              <w:pStyle w:val="ListParagraph"/>
              <w:numPr>
                <w:ilvl w:val="0"/>
                <w:numId w:val="134"/>
              </w:numPr>
            </w:pPr>
            <w:r w:rsidRPr="00A156DF">
              <w:t xml:space="preserve">Organize project team deliverables </w:t>
            </w:r>
          </w:p>
          <w:p w14:paraId="607A2E42" w14:textId="77777777" w:rsidR="0077094E" w:rsidRPr="00A156DF" w:rsidRDefault="0077094E" w:rsidP="00A156DF">
            <w:pPr>
              <w:pStyle w:val="ListParagraph"/>
              <w:numPr>
                <w:ilvl w:val="0"/>
                <w:numId w:val="134"/>
              </w:numPr>
            </w:pPr>
            <w:r w:rsidRPr="00A156DF">
              <w:t xml:space="preserve">Provide project progress to Class Project Manager </w:t>
            </w:r>
          </w:p>
          <w:p w14:paraId="3DA8FF82" w14:textId="4A4D8F8B" w:rsidR="0077094E" w:rsidRPr="00A156DF" w:rsidRDefault="0077094E" w:rsidP="00A156DF">
            <w:pPr>
              <w:pStyle w:val="ListParagraph"/>
              <w:numPr>
                <w:ilvl w:val="0"/>
                <w:numId w:val="134"/>
              </w:numPr>
            </w:pPr>
            <w:r w:rsidRPr="00A156DF">
              <w:t xml:space="preserve">Provide team member communications </w:t>
            </w:r>
          </w:p>
        </w:tc>
      </w:tr>
      <w:tr w:rsidR="0077094E" w14:paraId="45678C09" w14:textId="77777777" w:rsidTr="63DEA69E">
        <w:trPr>
          <w:trHeight w:val="1988"/>
        </w:trPr>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F23AC3" w14:textId="1C8891C1" w:rsidR="0077094E" w:rsidRDefault="0077094E" w:rsidP="0077094E">
            <w:pPr>
              <w:spacing w:line="259" w:lineRule="auto"/>
              <w:ind w:right="61"/>
              <w:jc w:val="center"/>
            </w:pPr>
            <w:r>
              <w:t xml:space="preserve">Technical Lead/Architect </w:t>
            </w:r>
          </w:p>
        </w:tc>
        <w:tc>
          <w:tcPr>
            <w:tcW w:w="3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A98220" w14:textId="606F6650" w:rsidR="0077094E" w:rsidRDefault="0077094E" w:rsidP="0077094E">
            <w:pPr>
              <w:spacing w:line="259" w:lineRule="auto"/>
              <w:ind w:right="55"/>
              <w:jc w:val="center"/>
            </w:pPr>
            <w:r w:rsidRPr="002F16E7">
              <w:t>John Miggins</w:t>
            </w:r>
          </w:p>
          <w:p w14:paraId="121543CC" w14:textId="7724F5F4" w:rsidR="0077094E" w:rsidRDefault="707CF48C" w:rsidP="0077094E">
            <w:pPr>
              <w:spacing w:line="259" w:lineRule="auto"/>
              <w:ind w:right="55"/>
              <w:jc w:val="center"/>
            </w:pPr>
            <w:r>
              <w:t xml:space="preserve">Alex Osterneck </w:t>
            </w:r>
            <w:r w:rsidR="59F78F9C">
              <w:t>[Team A]</w:t>
            </w:r>
          </w:p>
          <w:p w14:paraId="431FF77C" w14:textId="30431084" w:rsidR="0077094E" w:rsidRDefault="3FF1B587" w:rsidP="08CA8CC5">
            <w:pPr>
              <w:spacing w:line="259" w:lineRule="auto"/>
              <w:ind w:right="56"/>
              <w:jc w:val="center"/>
            </w:pPr>
            <w:r>
              <w:t>Matthew Pi</w:t>
            </w:r>
            <w:r w:rsidR="298A28FA">
              <w:t>ngel</w:t>
            </w:r>
            <w:r>
              <w:t xml:space="preserve"> [Team A]</w:t>
            </w:r>
          </w:p>
          <w:p w14:paraId="57C52760" w14:textId="661F7A2D" w:rsidR="0077094E" w:rsidRDefault="0077094E" w:rsidP="0077094E">
            <w:pPr>
              <w:spacing w:line="259" w:lineRule="auto"/>
              <w:ind w:right="55"/>
              <w:jc w:val="center"/>
            </w:pP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2BAE24" w14:textId="77777777" w:rsidR="0077094E" w:rsidRPr="00A156DF" w:rsidRDefault="0077094E" w:rsidP="00A156DF">
            <w:pPr>
              <w:pStyle w:val="ListParagraph"/>
              <w:numPr>
                <w:ilvl w:val="0"/>
                <w:numId w:val="134"/>
              </w:numPr>
            </w:pPr>
            <w:r w:rsidRPr="00A156DF">
              <w:t xml:space="preserve">Design project architecture </w:t>
            </w:r>
          </w:p>
          <w:p w14:paraId="6BD42A4C" w14:textId="76C4681A" w:rsidR="0077094E" w:rsidRPr="00A156DF" w:rsidRDefault="0077094E" w:rsidP="00A156DF">
            <w:pPr>
              <w:pStyle w:val="ListParagraph"/>
              <w:numPr>
                <w:ilvl w:val="0"/>
                <w:numId w:val="134"/>
              </w:numPr>
            </w:pPr>
            <w:r w:rsidRPr="00A156DF">
              <w:t xml:space="preserve">Lead developers in implementation </w:t>
            </w:r>
          </w:p>
        </w:tc>
      </w:tr>
      <w:tr w:rsidR="0077094E" w14:paraId="7CAF05FD" w14:textId="77777777" w:rsidTr="63DEA69E">
        <w:trPr>
          <w:trHeight w:val="1157"/>
        </w:trPr>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741ACC" w14:textId="67DAA328" w:rsidR="0077094E" w:rsidRDefault="0077094E" w:rsidP="0077094E">
            <w:pPr>
              <w:spacing w:line="259" w:lineRule="auto"/>
              <w:ind w:right="63"/>
              <w:jc w:val="center"/>
            </w:pPr>
            <w:r>
              <w:lastRenderedPageBreak/>
              <w:t xml:space="preserve">Lead Software Developer </w:t>
            </w:r>
          </w:p>
        </w:tc>
        <w:tc>
          <w:tcPr>
            <w:tcW w:w="3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7A4F68" w14:textId="75F10A48" w:rsidR="0077094E" w:rsidRDefault="0077094E" w:rsidP="0077094E">
            <w:pPr>
              <w:spacing w:line="259" w:lineRule="auto"/>
              <w:ind w:right="56"/>
              <w:jc w:val="center"/>
            </w:pPr>
            <w:r w:rsidRPr="00A81B4C">
              <w:t>Aj Keion Harris</w:t>
            </w:r>
          </w:p>
          <w:p w14:paraId="7134E2AB" w14:textId="365C3B1F" w:rsidR="0077094E" w:rsidRDefault="44EBE157" w:rsidP="0077094E">
            <w:pPr>
              <w:spacing w:line="259" w:lineRule="auto"/>
              <w:ind w:right="56"/>
              <w:jc w:val="center"/>
            </w:pPr>
            <w:r>
              <w:t>Tevin Adams [Team A]</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156963" w14:textId="77777777" w:rsidR="0077094E" w:rsidRPr="00A156DF" w:rsidRDefault="0077094E" w:rsidP="00A156DF">
            <w:pPr>
              <w:pStyle w:val="ListParagraph"/>
              <w:numPr>
                <w:ilvl w:val="0"/>
                <w:numId w:val="134"/>
              </w:numPr>
            </w:pPr>
            <w:r w:rsidRPr="00A156DF">
              <w:t xml:space="preserve">Lead Software Developer members in implementing functional code </w:t>
            </w:r>
          </w:p>
          <w:p w14:paraId="3AD446DB" w14:textId="3D78DD59" w:rsidR="0077094E" w:rsidRPr="00A156DF" w:rsidRDefault="0077094E" w:rsidP="00A156DF">
            <w:pPr>
              <w:pStyle w:val="ListParagraph"/>
              <w:numPr>
                <w:ilvl w:val="0"/>
                <w:numId w:val="134"/>
              </w:numPr>
            </w:pPr>
            <w:r w:rsidRPr="00A156DF">
              <w:t xml:space="preserve">Meet with Technical Lead/Architect to ensure components are implemented correctly </w:t>
            </w:r>
          </w:p>
        </w:tc>
      </w:tr>
      <w:tr w:rsidR="0077094E" w14:paraId="4F47FFF1" w14:textId="77777777" w:rsidTr="63DEA69E">
        <w:trPr>
          <w:trHeight w:val="1142"/>
        </w:trPr>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85B138" w14:textId="60D065C3" w:rsidR="0077094E" w:rsidRDefault="0077094E" w:rsidP="0077094E">
            <w:pPr>
              <w:spacing w:line="259" w:lineRule="auto"/>
              <w:jc w:val="center"/>
            </w:pPr>
            <w:r>
              <w:t xml:space="preserve">Lead UI/UX Designer </w:t>
            </w:r>
          </w:p>
        </w:tc>
        <w:tc>
          <w:tcPr>
            <w:tcW w:w="3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6CAC0D" w14:textId="504C3CFC" w:rsidR="0077094E" w:rsidRDefault="0077094E" w:rsidP="0077094E">
            <w:pPr>
              <w:spacing w:line="259" w:lineRule="auto"/>
              <w:ind w:left="2"/>
              <w:jc w:val="center"/>
            </w:pPr>
            <w:r w:rsidRPr="00A81B4C">
              <w:t>Seth Jones</w:t>
            </w:r>
          </w:p>
          <w:p w14:paraId="725025F2" w14:textId="2338F064" w:rsidR="0077094E" w:rsidRDefault="0A7DD591" w:rsidP="0077094E">
            <w:pPr>
              <w:spacing w:line="259" w:lineRule="auto"/>
              <w:ind w:left="2"/>
              <w:jc w:val="center"/>
            </w:pPr>
            <w:r>
              <w:t>Michael Maloney [Team A]</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900ABC" w14:textId="77777777" w:rsidR="0077094E" w:rsidRPr="00A156DF" w:rsidRDefault="0077094E" w:rsidP="00A156DF">
            <w:pPr>
              <w:pStyle w:val="ListParagraph"/>
              <w:numPr>
                <w:ilvl w:val="0"/>
                <w:numId w:val="134"/>
              </w:numPr>
            </w:pPr>
            <w:r w:rsidRPr="00A156DF">
              <w:t xml:space="preserve">Lead UI/UX Designers </w:t>
            </w:r>
          </w:p>
          <w:p w14:paraId="31F8D4F2" w14:textId="77777777" w:rsidR="0077094E" w:rsidRPr="00A156DF" w:rsidRDefault="0077094E" w:rsidP="00A156DF">
            <w:pPr>
              <w:pStyle w:val="ListParagraph"/>
              <w:numPr>
                <w:ilvl w:val="0"/>
                <w:numId w:val="134"/>
              </w:numPr>
            </w:pPr>
            <w:proofErr w:type="gramStart"/>
            <w:r w:rsidRPr="00A156DF">
              <w:t>Confer</w:t>
            </w:r>
            <w:proofErr w:type="gramEnd"/>
            <w:r w:rsidRPr="00A156DF">
              <w:t xml:space="preserve"> with leads of UI designs </w:t>
            </w:r>
          </w:p>
          <w:p w14:paraId="07CC9A4C" w14:textId="320E0B20" w:rsidR="0077094E" w:rsidRPr="00A156DF" w:rsidRDefault="0077094E" w:rsidP="00A156DF">
            <w:pPr>
              <w:pStyle w:val="ListParagraph"/>
              <w:numPr>
                <w:ilvl w:val="0"/>
                <w:numId w:val="134"/>
              </w:numPr>
            </w:pPr>
            <w:r w:rsidRPr="00A156DF">
              <w:t xml:space="preserve">Help design wireframes for product mockups </w:t>
            </w:r>
          </w:p>
        </w:tc>
      </w:tr>
      <w:tr w:rsidR="0077094E" w14:paraId="6BF0A3C9" w14:textId="77777777" w:rsidTr="63DEA69E">
        <w:trPr>
          <w:trHeight w:val="2535"/>
        </w:trPr>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32B272" w14:textId="5FCDA1D7" w:rsidR="0077094E" w:rsidRDefault="0077094E" w:rsidP="0077094E">
            <w:pPr>
              <w:spacing w:line="259" w:lineRule="auto"/>
              <w:ind w:right="69"/>
              <w:jc w:val="center"/>
            </w:pPr>
            <w:r>
              <w:t xml:space="preserve">Lead Tester </w:t>
            </w:r>
          </w:p>
        </w:tc>
        <w:tc>
          <w:tcPr>
            <w:tcW w:w="3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66CBBF" w14:textId="3E706B5E" w:rsidR="0077094E" w:rsidRDefault="0077094E" w:rsidP="0077094E">
            <w:pPr>
              <w:spacing w:line="259" w:lineRule="auto"/>
              <w:ind w:right="65"/>
              <w:jc w:val="center"/>
            </w:pPr>
            <w:r w:rsidRPr="00A81B4C">
              <w:t>Alexandra Bomani George</w:t>
            </w:r>
          </w:p>
          <w:p w14:paraId="6BF4767C" w14:textId="11CE54B0" w:rsidR="0077094E" w:rsidRDefault="241335BD" w:rsidP="0077094E">
            <w:pPr>
              <w:spacing w:line="259" w:lineRule="auto"/>
              <w:ind w:right="65"/>
              <w:jc w:val="center"/>
            </w:pPr>
            <w:r>
              <w:t>Lidia Rocha [Team A]</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DF0F22" w14:textId="77777777" w:rsidR="0077094E" w:rsidRPr="00A156DF" w:rsidRDefault="0077094E" w:rsidP="00A156DF">
            <w:pPr>
              <w:pStyle w:val="ListParagraph"/>
              <w:numPr>
                <w:ilvl w:val="0"/>
                <w:numId w:val="134"/>
              </w:numPr>
            </w:pPr>
            <w:r w:rsidRPr="00A156DF">
              <w:t xml:space="preserve">Create test matrix for unit, integration, and system testing </w:t>
            </w:r>
          </w:p>
          <w:p w14:paraId="0C5472FB" w14:textId="77777777" w:rsidR="0077094E" w:rsidRPr="00A156DF" w:rsidRDefault="0077094E" w:rsidP="00A156DF">
            <w:pPr>
              <w:pStyle w:val="ListParagraph"/>
              <w:numPr>
                <w:ilvl w:val="0"/>
                <w:numId w:val="134"/>
              </w:numPr>
            </w:pPr>
            <w:r w:rsidRPr="00A156DF">
              <w:t xml:space="preserve">Confer with leads of test plans </w:t>
            </w:r>
          </w:p>
          <w:p w14:paraId="6AE4F0A4" w14:textId="1ECBC2AE" w:rsidR="0077094E" w:rsidRPr="00A156DF" w:rsidRDefault="0077094E" w:rsidP="00A156DF">
            <w:pPr>
              <w:pStyle w:val="ListParagraph"/>
              <w:numPr>
                <w:ilvl w:val="0"/>
                <w:numId w:val="134"/>
              </w:numPr>
            </w:pPr>
            <w:r w:rsidRPr="00A156DF">
              <w:t xml:space="preserve">Work with testers to create tests and perform tests against product </w:t>
            </w:r>
          </w:p>
        </w:tc>
      </w:tr>
      <w:tr w:rsidR="08CA8CC5" w14:paraId="4FBA9E07" w14:textId="77777777" w:rsidTr="08CA8CC5">
        <w:trPr>
          <w:trHeight w:val="300"/>
        </w:trPr>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1F25AE" w14:textId="3CCDB0DE" w:rsidR="0AB060E7" w:rsidRDefault="0AB060E7" w:rsidP="08CA8CC5">
            <w:pPr>
              <w:spacing w:line="259" w:lineRule="auto"/>
              <w:jc w:val="center"/>
            </w:pPr>
            <w:r>
              <w:t>Business Analyst/Scheduler</w:t>
            </w:r>
          </w:p>
        </w:tc>
        <w:tc>
          <w:tcPr>
            <w:tcW w:w="3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6FE9ED" w14:textId="681819A6" w:rsidR="0AB060E7" w:rsidRDefault="0AB060E7" w:rsidP="08CA8CC5">
            <w:pPr>
              <w:spacing w:line="259" w:lineRule="auto"/>
              <w:jc w:val="center"/>
            </w:pPr>
            <w:r>
              <w:t>Mitchell Lord</w:t>
            </w:r>
            <w:r w:rsidR="2ECB449B">
              <w:t xml:space="preserve"> [Team A]</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E836E0" w14:textId="52E9D23C" w:rsidR="2ECB449B" w:rsidRDefault="2ECB449B" w:rsidP="08CA8CC5">
            <w:pPr>
              <w:pStyle w:val="ListParagraph"/>
              <w:numPr>
                <w:ilvl w:val="0"/>
                <w:numId w:val="134"/>
              </w:numPr>
            </w:pPr>
            <w:r w:rsidRPr="08CA8CC5">
              <w:rPr>
                <w:color w:val="242424"/>
              </w:rPr>
              <w:t>Elicit/document requirements</w:t>
            </w:r>
          </w:p>
          <w:p w14:paraId="538EC844" w14:textId="311E2FE8" w:rsidR="2ECB449B" w:rsidRDefault="2ECB449B" w:rsidP="08CA8CC5">
            <w:pPr>
              <w:pStyle w:val="ListParagraph"/>
              <w:numPr>
                <w:ilvl w:val="0"/>
                <w:numId w:val="134"/>
              </w:numPr>
            </w:pPr>
            <w:r w:rsidRPr="08CA8CC5">
              <w:rPr>
                <w:color w:val="242424"/>
              </w:rPr>
              <w:t xml:space="preserve">Own SRS 2 &amp; 7; co-own 3 &amp; 6 with </w:t>
            </w:r>
            <w:proofErr w:type="gramStart"/>
            <w:r w:rsidRPr="08CA8CC5">
              <w:rPr>
                <w:color w:val="242424"/>
              </w:rPr>
              <w:t>BE;</w:t>
            </w:r>
            <w:proofErr w:type="gramEnd"/>
            <w:r w:rsidRPr="08CA8CC5">
              <w:rPr>
                <w:color w:val="242424"/>
              </w:rPr>
              <w:t xml:space="preserve"> </w:t>
            </w:r>
          </w:p>
          <w:p w14:paraId="67E2A36A" w14:textId="3EAB47FD" w:rsidR="2ECB449B" w:rsidRDefault="2ECB449B" w:rsidP="08CA8CC5">
            <w:pPr>
              <w:pStyle w:val="ListParagraph"/>
              <w:numPr>
                <w:ilvl w:val="0"/>
                <w:numId w:val="134"/>
              </w:numPr>
            </w:pPr>
            <w:r w:rsidRPr="08CA8CC5">
              <w:rPr>
                <w:color w:val="242424"/>
              </w:rPr>
              <w:t>Maintain backlog &amp; schedule agendas/minutes; traceability; change control.</w:t>
            </w:r>
          </w:p>
        </w:tc>
      </w:tr>
    </w:tbl>
    <w:p w14:paraId="1B57641B" w14:textId="08E391A2" w:rsidR="08CA8CC5" w:rsidRDefault="08CA8CC5"/>
    <w:p w14:paraId="59402664" w14:textId="3B76F453" w:rsidR="00E7159E" w:rsidRPr="00472863" w:rsidRDefault="00771A21" w:rsidP="00BD4E0B">
      <w:pPr>
        <w:pStyle w:val="Heading2"/>
        <w:ind w:hanging="14"/>
        <w:rPr>
          <w:lang w:val="fr-CA"/>
        </w:rPr>
      </w:pPr>
      <w:bookmarkStart w:id="3044" w:name="_Toc208608077"/>
      <w:r w:rsidRPr="00472863">
        <w:rPr>
          <w:lang w:val="fr-CA"/>
        </w:rPr>
        <w:t>RACI Matrix</w:t>
      </w:r>
      <w:bookmarkEnd w:id="3044"/>
      <w:r w:rsidRPr="00472863">
        <w:rPr>
          <w:lang w:val="fr-CA"/>
        </w:rPr>
        <w:t xml:space="preserve"> </w:t>
      </w:r>
    </w:p>
    <w:p w14:paraId="0D0DA8F7" w14:textId="7085EDE8" w:rsidR="00E7159E" w:rsidRPr="00CC269E" w:rsidRDefault="008B11D2" w:rsidP="00CC269E">
      <w:pPr>
        <w:pStyle w:val="Caption"/>
        <w:rPr>
          <w:b/>
          <w:lang w:val="fr-CA"/>
        </w:rPr>
      </w:pPr>
      <w:bookmarkStart w:id="3045" w:name="_Toc207458212"/>
      <w:bookmarkStart w:id="3046" w:name="_Toc208136003"/>
      <w:r>
        <w:t xml:space="preserve">Table </w:t>
      </w:r>
      <w:r>
        <w:fldChar w:fldCharType="begin"/>
      </w:r>
      <w:r>
        <w:instrText>SEQ Table \* ARABIC</w:instrText>
      </w:r>
      <w:r>
        <w:fldChar w:fldCharType="separate"/>
      </w:r>
      <w:del w:id="3047" w:author="Alondra Vega Pacheco" w:date="2025-09-07T11:11:00Z" w16du:dateUtc="2025-09-07T16:11:00Z">
        <w:r w:rsidR="003B3F28" w:rsidDel="00C33C49">
          <w:rPr>
            <w:noProof/>
          </w:rPr>
          <w:delText>19</w:delText>
        </w:r>
      </w:del>
      <w:r>
        <w:fldChar w:fldCharType="end"/>
      </w:r>
      <w:r>
        <w:t xml:space="preserve"> </w:t>
      </w:r>
      <w:r w:rsidR="00771A21" w:rsidRPr="00472863">
        <w:rPr>
          <w:lang w:val="fr-CA"/>
        </w:rPr>
        <w:t>RACI Matrix Table Key:</w:t>
      </w:r>
      <w:bookmarkEnd w:id="3045"/>
      <w:bookmarkEnd w:id="3046"/>
      <w:r w:rsidR="00771A21" w:rsidRPr="00472863">
        <w:rPr>
          <w:lang w:val="fr-CA"/>
        </w:rPr>
        <w:t xml:space="preserve"> </w:t>
      </w:r>
    </w:p>
    <w:p w14:paraId="6017CF04" w14:textId="77777777" w:rsidR="00E7159E" w:rsidRDefault="00771A21" w:rsidP="001277AF">
      <w:pPr>
        <w:numPr>
          <w:ilvl w:val="0"/>
          <w:numId w:val="34"/>
        </w:numPr>
        <w:ind w:left="705" w:right="10" w:hanging="360"/>
      </w:pPr>
      <w:r>
        <w:t xml:space="preserve">R – Responsible </w:t>
      </w:r>
    </w:p>
    <w:p w14:paraId="0C6DAAA4" w14:textId="77777777" w:rsidR="00E7159E" w:rsidRDefault="00771A21" w:rsidP="001277AF">
      <w:pPr>
        <w:numPr>
          <w:ilvl w:val="0"/>
          <w:numId w:val="34"/>
        </w:numPr>
        <w:ind w:left="705" w:right="10" w:hanging="360"/>
      </w:pPr>
      <w:r>
        <w:t xml:space="preserve">A – Accountable </w:t>
      </w:r>
    </w:p>
    <w:p w14:paraId="6638156A" w14:textId="77777777" w:rsidR="00E7159E" w:rsidRDefault="00771A21" w:rsidP="001277AF">
      <w:pPr>
        <w:numPr>
          <w:ilvl w:val="0"/>
          <w:numId w:val="34"/>
        </w:numPr>
        <w:ind w:left="705" w:right="10" w:hanging="360"/>
      </w:pPr>
      <w:r>
        <w:t xml:space="preserve">C – Consulted </w:t>
      </w:r>
    </w:p>
    <w:p w14:paraId="109A7A6C" w14:textId="77777777" w:rsidR="00E7159E" w:rsidRDefault="00771A21" w:rsidP="001277AF">
      <w:pPr>
        <w:numPr>
          <w:ilvl w:val="0"/>
          <w:numId w:val="34"/>
        </w:numPr>
        <w:spacing w:after="130"/>
        <w:ind w:left="705" w:right="10" w:hanging="360"/>
      </w:pPr>
      <w:r>
        <w:t xml:space="preserve">I - Informed </w:t>
      </w:r>
    </w:p>
    <w:p w14:paraId="11573ED4" w14:textId="77777777" w:rsidR="00E7159E" w:rsidRDefault="00771A21">
      <w:pPr>
        <w:spacing w:line="259" w:lineRule="auto"/>
      </w:pPr>
      <w:r>
        <w:t xml:space="preserve"> </w:t>
      </w:r>
    </w:p>
    <w:tbl>
      <w:tblPr>
        <w:tblStyle w:val="TableGrid"/>
        <w:tblW w:w="9479" w:type="dxa"/>
        <w:tblInd w:w="12" w:type="dxa"/>
        <w:tblCellMar>
          <w:top w:w="21" w:type="dxa"/>
          <w:left w:w="12" w:type="dxa"/>
        </w:tblCellMar>
        <w:tblLook w:val="04A0" w:firstRow="1" w:lastRow="0" w:firstColumn="1" w:lastColumn="0" w:noHBand="0" w:noVBand="1"/>
      </w:tblPr>
      <w:tblGrid>
        <w:gridCol w:w="1244"/>
        <w:gridCol w:w="704"/>
        <w:gridCol w:w="932"/>
        <w:gridCol w:w="691"/>
        <w:gridCol w:w="960"/>
        <w:gridCol w:w="1652"/>
        <w:gridCol w:w="1138"/>
        <w:gridCol w:w="1006"/>
        <w:gridCol w:w="1152"/>
      </w:tblGrid>
      <w:tr w:rsidR="00E7159E" w14:paraId="2A17357D" w14:textId="77777777" w:rsidTr="007E6E3E">
        <w:trPr>
          <w:trHeight w:val="622"/>
          <w:tblHeader/>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5B120A54" w14:textId="77777777" w:rsidR="00E7159E" w:rsidRDefault="00771A21">
            <w:pPr>
              <w:spacing w:line="259" w:lineRule="auto"/>
              <w:ind w:right="14"/>
              <w:jc w:val="center"/>
            </w:pPr>
            <w:r>
              <w:rPr>
                <w:b/>
                <w:sz w:val="22"/>
              </w:rPr>
              <w:lastRenderedPageBreak/>
              <w:t xml:space="preserve">Task </w:t>
            </w:r>
          </w:p>
        </w:tc>
        <w:tc>
          <w:tcPr>
            <w:tcW w:w="70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5E232503" w14:textId="77777777" w:rsidR="00E7159E" w:rsidRDefault="00771A21">
            <w:pPr>
              <w:spacing w:line="259" w:lineRule="auto"/>
              <w:ind w:left="53"/>
              <w:jc w:val="both"/>
            </w:pPr>
            <w:r>
              <w:rPr>
                <w:b/>
                <w:sz w:val="22"/>
              </w:rPr>
              <w:t xml:space="preserve">Client </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054FBE88" w14:textId="77777777" w:rsidR="00E7159E" w:rsidRDefault="00771A21">
            <w:pPr>
              <w:spacing w:after="17" w:line="259" w:lineRule="auto"/>
              <w:ind w:left="113"/>
            </w:pPr>
            <w:r>
              <w:rPr>
                <w:b/>
                <w:sz w:val="22"/>
              </w:rPr>
              <w:t xml:space="preserve">Project </w:t>
            </w:r>
          </w:p>
          <w:p w14:paraId="5F4D2419" w14:textId="77777777" w:rsidR="00E7159E" w:rsidRDefault="00771A21">
            <w:pPr>
              <w:spacing w:line="259" w:lineRule="auto"/>
              <w:ind w:left="26"/>
              <w:jc w:val="both"/>
            </w:pPr>
            <w:r>
              <w:rPr>
                <w:b/>
                <w:sz w:val="22"/>
              </w:rPr>
              <w:t xml:space="preserve">Manager </w:t>
            </w:r>
          </w:p>
        </w:tc>
        <w:tc>
          <w:tcPr>
            <w:tcW w:w="6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2D6EB1DE" w14:textId="77777777" w:rsidR="00E7159E" w:rsidRDefault="00771A21">
            <w:pPr>
              <w:spacing w:line="259" w:lineRule="auto"/>
              <w:ind w:left="94" w:hanging="24"/>
            </w:pPr>
            <w:r>
              <w:rPr>
                <w:b/>
                <w:sz w:val="22"/>
              </w:rPr>
              <w:t xml:space="preserve">Team Lead </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0AAA62E0" w14:textId="77777777" w:rsidR="00E7159E" w:rsidRDefault="00771A21">
            <w:pPr>
              <w:spacing w:line="259" w:lineRule="auto"/>
              <w:jc w:val="center"/>
            </w:pPr>
            <w:r>
              <w:rPr>
                <w:b/>
                <w:sz w:val="22"/>
              </w:rPr>
              <w:t xml:space="preserve">Business Analyst </w:t>
            </w:r>
          </w:p>
        </w:tc>
        <w:tc>
          <w:tcPr>
            <w:tcW w:w="16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459FDAF4" w14:textId="77777777" w:rsidR="00E7159E" w:rsidRDefault="00771A21">
            <w:pPr>
              <w:spacing w:line="259" w:lineRule="auto"/>
              <w:jc w:val="center"/>
            </w:pPr>
            <w:r>
              <w:rPr>
                <w:b/>
                <w:sz w:val="22"/>
              </w:rPr>
              <w:t xml:space="preserve">Technical Lead/Architect </w:t>
            </w:r>
          </w:p>
        </w:tc>
        <w:tc>
          <w:tcPr>
            <w:tcW w:w="11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209FA998" w14:textId="77777777" w:rsidR="00E7159E" w:rsidRDefault="00771A21">
            <w:pPr>
              <w:spacing w:line="259" w:lineRule="auto"/>
              <w:ind w:left="80"/>
              <w:jc w:val="both"/>
            </w:pPr>
            <w:r>
              <w:rPr>
                <w:b/>
                <w:sz w:val="22"/>
              </w:rPr>
              <w:t xml:space="preserve">Developer </w:t>
            </w:r>
          </w:p>
        </w:tc>
        <w:tc>
          <w:tcPr>
            <w:tcW w:w="100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2839F5BA" w14:textId="77777777" w:rsidR="00E7159E" w:rsidRDefault="00771A21">
            <w:pPr>
              <w:spacing w:line="259" w:lineRule="auto"/>
              <w:jc w:val="center"/>
            </w:pPr>
            <w:r>
              <w:rPr>
                <w:b/>
                <w:sz w:val="22"/>
              </w:rPr>
              <w:t xml:space="preserve">UI/UX Designer </w:t>
            </w:r>
          </w:p>
        </w:tc>
        <w:tc>
          <w:tcPr>
            <w:tcW w:w="1152" w:type="dxa"/>
            <w:tcBorders>
              <w:top w:val="single" w:sz="8" w:space="0" w:color="000000" w:themeColor="text1"/>
              <w:left w:val="single" w:sz="8" w:space="0" w:color="000000" w:themeColor="text1"/>
              <w:bottom w:val="single" w:sz="6" w:space="0" w:color="BFBFBF" w:themeColor="background1" w:themeShade="BF"/>
              <w:right w:val="single" w:sz="8" w:space="0" w:color="000000" w:themeColor="text1"/>
            </w:tcBorders>
            <w:shd w:val="clear" w:color="auto" w:fill="D1D1D1" w:themeFill="background2" w:themeFillShade="E6"/>
          </w:tcPr>
          <w:p w14:paraId="52949B50" w14:textId="77777777" w:rsidR="00E7159E" w:rsidRDefault="00771A21">
            <w:pPr>
              <w:spacing w:line="259" w:lineRule="auto"/>
              <w:ind w:right="14"/>
              <w:jc w:val="center"/>
            </w:pPr>
            <w:r>
              <w:rPr>
                <w:b/>
                <w:sz w:val="22"/>
              </w:rPr>
              <w:t xml:space="preserve">Tester </w:t>
            </w:r>
          </w:p>
        </w:tc>
      </w:tr>
      <w:tr w:rsidR="00E7159E" w14:paraId="5D62AFC4" w14:textId="77777777" w:rsidTr="08CA8CC5">
        <w:trPr>
          <w:trHeight w:val="323"/>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576BC5B0" w14:textId="77777777" w:rsidR="00E7159E" w:rsidRDefault="00771A21">
            <w:pPr>
              <w:spacing w:line="259" w:lineRule="auto"/>
              <w:ind w:left="67"/>
              <w:jc w:val="both"/>
            </w:pPr>
            <w:r>
              <w:rPr>
                <w:b/>
                <w:sz w:val="22"/>
              </w:rPr>
              <w:t xml:space="preserve">Milestone 1 </w:t>
            </w:r>
          </w:p>
        </w:tc>
        <w:tc>
          <w:tcPr>
            <w:tcW w:w="70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5C8BE380" w14:textId="77777777" w:rsidR="00E7159E" w:rsidRDefault="00771A21">
            <w:pPr>
              <w:spacing w:line="259" w:lineRule="auto"/>
              <w:ind w:left="99"/>
              <w:jc w:val="center"/>
            </w:pPr>
            <w:r>
              <w:rPr>
                <w:b/>
                <w:sz w:val="22"/>
              </w:rPr>
              <w:t xml:space="preserve">  </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7DA39B49" w14:textId="77777777" w:rsidR="00E7159E" w:rsidRDefault="00771A21">
            <w:pPr>
              <w:spacing w:line="259" w:lineRule="auto"/>
              <w:ind w:left="95"/>
              <w:jc w:val="center"/>
            </w:pPr>
            <w:r>
              <w:rPr>
                <w:b/>
                <w:sz w:val="22"/>
              </w:rPr>
              <w:t xml:space="preserve">  </w:t>
            </w:r>
          </w:p>
        </w:tc>
        <w:tc>
          <w:tcPr>
            <w:tcW w:w="6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08892E0B" w14:textId="77777777" w:rsidR="00E7159E" w:rsidRDefault="00771A21">
            <w:pPr>
              <w:spacing w:line="259" w:lineRule="auto"/>
              <w:ind w:left="96"/>
              <w:jc w:val="center"/>
            </w:pPr>
            <w:r>
              <w:rPr>
                <w:b/>
                <w:sz w:val="22"/>
              </w:rPr>
              <w:t xml:space="preserve">  </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11B80C7A" w14:textId="77777777" w:rsidR="00E7159E" w:rsidRDefault="00771A21">
            <w:pPr>
              <w:spacing w:line="259" w:lineRule="auto"/>
              <w:ind w:left="96"/>
              <w:jc w:val="center"/>
            </w:pPr>
            <w:r>
              <w:rPr>
                <w:b/>
                <w:sz w:val="22"/>
              </w:rPr>
              <w:t xml:space="preserve">  </w:t>
            </w:r>
          </w:p>
        </w:tc>
        <w:tc>
          <w:tcPr>
            <w:tcW w:w="16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5CC36BCD" w14:textId="77777777" w:rsidR="00E7159E" w:rsidRDefault="00771A21">
            <w:pPr>
              <w:spacing w:line="259" w:lineRule="auto"/>
              <w:ind w:left="2"/>
            </w:pPr>
            <w:r>
              <w:rPr>
                <w:sz w:val="22"/>
              </w:rPr>
              <w:t xml:space="preserve">  </w:t>
            </w:r>
          </w:p>
        </w:tc>
        <w:tc>
          <w:tcPr>
            <w:tcW w:w="11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500B7C40" w14:textId="77777777" w:rsidR="00E7159E" w:rsidRDefault="00771A21">
            <w:pPr>
              <w:spacing w:line="259" w:lineRule="auto"/>
              <w:ind w:left="2"/>
            </w:pPr>
            <w:r>
              <w:rPr>
                <w:sz w:val="22"/>
              </w:rPr>
              <w:t xml:space="preserve">  </w:t>
            </w:r>
          </w:p>
        </w:tc>
        <w:tc>
          <w:tcPr>
            <w:tcW w:w="100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63AA88DA" w14:textId="77777777" w:rsidR="00E7159E" w:rsidRDefault="00771A21">
            <w:pPr>
              <w:spacing w:line="259" w:lineRule="auto"/>
              <w:ind w:left="2"/>
            </w:pPr>
            <w:r>
              <w:rPr>
                <w:sz w:val="22"/>
              </w:rPr>
              <w:t xml:space="preserve">  </w:t>
            </w:r>
          </w:p>
        </w:tc>
        <w:tc>
          <w:tcPr>
            <w:tcW w:w="1152" w:type="dxa"/>
            <w:tcBorders>
              <w:top w:val="single" w:sz="6" w:space="0" w:color="BFBFBF" w:themeColor="background1" w:themeShade="BF"/>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2050F8BA" w14:textId="77777777" w:rsidR="00E7159E" w:rsidRDefault="00771A21">
            <w:pPr>
              <w:spacing w:line="259" w:lineRule="auto"/>
              <w:ind w:left="5"/>
            </w:pPr>
            <w:r>
              <w:rPr>
                <w:sz w:val="22"/>
              </w:rPr>
              <w:t xml:space="preserve">  </w:t>
            </w:r>
          </w:p>
        </w:tc>
      </w:tr>
      <w:tr w:rsidR="00E7159E" w14:paraId="164F7E4D" w14:textId="77777777" w:rsidTr="08CA8CC5">
        <w:trPr>
          <w:trHeight w:val="339"/>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FDD4E3" w14:textId="77777777" w:rsidR="00E7159E" w:rsidRDefault="00771A21">
            <w:pPr>
              <w:spacing w:line="259" w:lineRule="auto"/>
            </w:pPr>
            <w:r>
              <w:rPr>
                <w:sz w:val="22"/>
              </w:rPr>
              <w:t xml:space="preserve">Project Plan </w:t>
            </w:r>
          </w:p>
        </w:tc>
        <w:tc>
          <w:tcPr>
            <w:tcW w:w="70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DCC467" w14:textId="0013A3CC" w:rsidR="00E7159E" w:rsidRDefault="05688614" w:rsidP="08CA8CC5">
            <w:pPr>
              <w:spacing w:line="259" w:lineRule="auto"/>
              <w:ind w:left="5"/>
              <w:jc w:val="center"/>
              <w:rPr>
                <w:sz w:val="22"/>
                <w:szCs w:val="22"/>
              </w:rPr>
            </w:pPr>
            <w:r w:rsidRPr="08CA8CC5">
              <w:rPr>
                <w:sz w:val="22"/>
                <w:szCs w:val="22"/>
              </w:rPr>
              <w:t>C</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67AF9D" w14:textId="70F21D5F" w:rsidR="00E7159E" w:rsidRDefault="05688614" w:rsidP="08CA8CC5">
            <w:pPr>
              <w:spacing w:line="259" w:lineRule="auto"/>
              <w:ind w:left="2"/>
              <w:jc w:val="center"/>
            </w:pPr>
            <w:r w:rsidRPr="08CA8CC5">
              <w:rPr>
                <w:sz w:val="22"/>
                <w:szCs w:val="22"/>
              </w:rPr>
              <w:t>A</w:t>
            </w:r>
          </w:p>
        </w:tc>
        <w:tc>
          <w:tcPr>
            <w:tcW w:w="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C8C7D1" w14:textId="67F789BE" w:rsidR="00E7159E" w:rsidRDefault="05688614" w:rsidP="08CA8CC5">
            <w:pPr>
              <w:spacing w:line="259" w:lineRule="auto"/>
              <w:ind w:left="2"/>
              <w:jc w:val="center"/>
            </w:pPr>
            <w:r w:rsidRPr="08CA8CC5">
              <w:rPr>
                <w:sz w:val="22"/>
                <w:szCs w:val="22"/>
              </w:rPr>
              <w:t>R</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A67617" w14:textId="290576AA" w:rsidR="00E7159E" w:rsidRDefault="00771A21" w:rsidP="08CA8CC5">
            <w:pPr>
              <w:spacing w:line="259" w:lineRule="auto"/>
              <w:ind w:left="2"/>
              <w:jc w:val="center"/>
            </w:pPr>
            <w:r w:rsidRPr="08CA8CC5">
              <w:rPr>
                <w:sz w:val="22"/>
                <w:szCs w:val="22"/>
              </w:rPr>
              <w:t>C</w:t>
            </w:r>
          </w:p>
        </w:tc>
        <w:tc>
          <w:tcPr>
            <w:tcW w:w="16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0D300B" w14:textId="1175570A" w:rsidR="00E7159E" w:rsidRDefault="6B9BE85D" w:rsidP="08CA8CC5">
            <w:pPr>
              <w:spacing w:line="259" w:lineRule="auto"/>
              <w:ind w:left="2"/>
              <w:jc w:val="center"/>
            </w:pPr>
            <w:r w:rsidRPr="08CA8CC5">
              <w:rPr>
                <w:sz w:val="22"/>
                <w:szCs w:val="22"/>
              </w:rPr>
              <w:t>C</w:t>
            </w:r>
          </w:p>
        </w:tc>
        <w:tc>
          <w:tcPr>
            <w:tcW w:w="113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F8C7BF" w14:textId="231949C9" w:rsidR="00E7159E" w:rsidRDefault="6B9BE85D" w:rsidP="08CA8CC5">
            <w:pPr>
              <w:spacing w:line="259" w:lineRule="auto"/>
              <w:ind w:left="2"/>
              <w:jc w:val="center"/>
              <w:rPr>
                <w:sz w:val="22"/>
                <w:szCs w:val="22"/>
              </w:rPr>
            </w:pPr>
            <w:r w:rsidRPr="08CA8CC5">
              <w:rPr>
                <w:sz w:val="22"/>
                <w:szCs w:val="22"/>
              </w:rPr>
              <w:t>I</w:t>
            </w:r>
          </w:p>
        </w:tc>
        <w:tc>
          <w:tcPr>
            <w:tcW w:w="10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13DB9A" w14:textId="5B65229F" w:rsidR="00E7159E" w:rsidRDefault="00771A21" w:rsidP="08CA8CC5">
            <w:pPr>
              <w:spacing w:line="259" w:lineRule="auto"/>
              <w:ind w:left="2"/>
              <w:jc w:val="center"/>
              <w:rPr>
                <w:sz w:val="22"/>
                <w:szCs w:val="22"/>
              </w:rPr>
            </w:pPr>
            <w:r w:rsidRPr="08CA8CC5">
              <w:rPr>
                <w:sz w:val="22"/>
                <w:szCs w:val="22"/>
              </w:rPr>
              <w:t xml:space="preserve"> </w:t>
            </w:r>
            <w:r w:rsidR="7722252E" w:rsidRPr="08CA8CC5">
              <w:rPr>
                <w:sz w:val="22"/>
                <w:szCs w:val="22"/>
              </w:rPr>
              <w:t>I</w:t>
            </w:r>
          </w:p>
        </w:tc>
        <w:tc>
          <w:tcPr>
            <w:tcW w:w="11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DC8E64" w14:textId="70EAD2BB" w:rsidR="00E7159E" w:rsidRDefault="00771A21" w:rsidP="08CA8CC5">
            <w:pPr>
              <w:spacing w:line="259" w:lineRule="auto"/>
              <w:ind w:left="5"/>
              <w:jc w:val="center"/>
            </w:pPr>
            <w:r w:rsidRPr="08CA8CC5">
              <w:rPr>
                <w:sz w:val="22"/>
                <w:szCs w:val="22"/>
              </w:rPr>
              <w:t xml:space="preserve">  </w:t>
            </w:r>
            <w:r w:rsidR="5E7E5246" w:rsidRPr="08CA8CC5">
              <w:rPr>
                <w:sz w:val="22"/>
                <w:szCs w:val="22"/>
              </w:rPr>
              <w:t>I</w:t>
            </w:r>
          </w:p>
        </w:tc>
      </w:tr>
      <w:tr w:rsidR="00E7159E" w14:paraId="741E7644" w14:textId="77777777" w:rsidTr="08CA8CC5">
        <w:trPr>
          <w:trHeight w:val="344"/>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AD2000" w14:textId="77777777" w:rsidR="00E7159E" w:rsidRDefault="00771A21">
            <w:pPr>
              <w:spacing w:line="259" w:lineRule="auto"/>
            </w:pPr>
            <w:r>
              <w:rPr>
                <w:sz w:val="22"/>
              </w:rPr>
              <w:t xml:space="preserve">SRS </w:t>
            </w:r>
          </w:p>
        </w:tc>
        <w:tc>
          <w:tcPr>
            <w:tcW w:w="70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B1532D" w14:textId="77777777" w:rsidR="00E7159E" w:rsidRDefault="00771A21" w:rsidP="08CA8CC5">
            <w:pPr>
              <w:spacing w:line="259" w:lineRule="auto"/>
              <w:ind w:left="5"/>
              <w:jc w:val="center"/>
            </w:pPr>
            <w:r w:rsidRPr="08CA8CC5">
              <w:rPr>
                <w:sz w:val="22"/>
                <w:szCs w:val="22"/>
              </w:rPr>
              <w:t xml:space="preserve">I </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D0C184" w14:textId="0DE78CD7" w:rsidR="00E7159E" w:rsidRDefault="2ED4DB65" w:rsidP="08CA8CC5">
            <w:pPr>
              <w:spacing w:line="259" w:lineRule="auto"/>
              <w:ind w:left="2"/>
              <w:jc w:val="center"/>
              <w:rPr>
                <w:sz w:val="22"/>
                <w:szCs w:val="22"/>
              </w:rPr>
            </w:pPr>
            <w:r w:rsidRPr="08CA8CC5">
              <w:rPr>
                <w:sz w:val="22"/>
                <w:szCs w:val="22"/>
              </w:rPr>
              <w:t>C</w:t>
            </w:r>
          </w:p>
        </w:tc>
        <w:tc>
          <w:tcPr>
            <w:tcW w:w="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9C991B" w14:textId="664FF65C" w:rsidR="00E7159E" w:rsidRDefault="6688A852" w:rsidP="08CA8CC5">
            <w:pPr>
              <w:spacing w:line="259" w:lineRule="auto"/>
              <w:ind w:left="2"/>
              <w:jc w:val="center"/>
              <w:rPr>
                <w:sz w:val="22"/>
                <w:szCs w:val="22"/>
              </w:rPr>
            </w:pPr>
            <w:r w:rsidRPr="08CA8CC5">
              <w:rPr>
                <w:sz w:val="22"/>
                <w:szCs w:val="22"/>
              </w:rPr>
              <w:t>C</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AA6478" w14:textId="20362F9D" w:rsidR="00E7159E" w:rsidRDefault="3084E6DB" w:rsidP="08CA8CC5">
            <w:pPr>
              <w:spacing w:line="259" w:lineRule="auto"/>
              <w:ind w:left="2"/>
              <w:jc w:val="center"/>
              <w:rPr>
                <w:sz w:val="22"/>
                <w:szCs w:val="22"/>
              </w:rPr>
            </w:pPr>
            <w:r w:rsidRPr="08CA8CC5">
              <w:rPr>
                <w:sz w:val="22"/>
                <w:szCs w:val="22"/>
              </w:rPr>
              <w:t>A</w:t>
            </w:r>
          </w:p>
        </w:tc>
        <w:tc>
          <w:tcPr>
            <w:tcW w:w="16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DD2A41" w14:textId="77777777" w:rsidR="00E7159E" w:rsidRDefault="00771A21" w:rsidP="08CA8CC5">
            <w:pPr>
              <w:spacing w:line="259" w:lineRule="auto"/>
              <w:ind w:left="2"/>
              <w:jc w:val="center"/>
            </w:pPr>
            <w:r w:rsidRPr="08CA8CC5">
              <w:rPr>
                <w:sz w:val="22"/>
                <w:szCs w:val="22"/>
              </w:rPr>
              <w:t xml:space="preserve">C </w:t>
            </w:r>
          </w:p>
        </w:tc>
        <w:tc>
          <w:tcPr>
            <w:tcW w:w="113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AAF794" w14:textId="052BED62" w:rsidR="00E7159E" w:rsidRDefault="6647B3F8" w:rsidP="08CA8CC5">
            <w:pPr>
              <w:spacing w:line="259" w:lineRule="auto"/>
              <w:ind w:left="2"/>
              <w:jc w:val="center"/>
              <w:rPr>
                <w:sz w:val="22"/>
                <w:szCs w:val="22"/>
              </w:rPr>
            </w:pPr>
            <w:r w:rsidRPr="08CA8CC5">
              <w:rPr>
                <w:sz w:val="22"/>
                <w:szCs w:val="22"/>
              </w:rPr>
              <w:t>R</w:t>
            </w:r>
          </w:p>
        </w:tc>
        <w:tc>
          <w:tcPr>
            <w:tcW w:w="10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E894E6" w14:textId="43DCBD8C" w:rsidR="00E7159E" w:rsidRDefault="6647B3F8" w:rsidP="08CA8CC5">
            <w:pPr>
              <w:spacing w:line="259" w:lineRule="auto"/>
              <w:ind w:left="2"/>
              <w:jc w:val="center"/>
              <w:rPr>
                <w:sz w:val="22"/>
                <w:szCs w:val="22"/>
              </w:rPr>
            </w:pPr>
            <w:r w:rsidRPr="08CA8CC5">
              <w:rPr>
                <w:sz w:val="22"/>
                <w:szCs w:val="22"/>
              </w:rPr>
              <w:t>R</w:t>
            </w:r>
          </w:p>
        </w:tc>
        <w:tc>
          <w:tcPr>
            <w:tcW w:w="1152" w:type="dxa"/>
            <w:tcBorders>
              <w:top w:val="single" w:sz="8" w:space="0" w:color="000000" w:themeColor="text1"/>
              <w:left w:val="single" w:sz="8" w:space="0" w:color="000000" w:themeColor="text1"/>
              <w:bottom w:val="single" w:sz="6" w:space="0" w:color="BFBFBF" w:themeColor="background1" w:themeShade="BF"/>
              <w:right w:val="single" w:sz="8" w:space="0" w:color="000000" w:themeColor="text1"/>
            </w:tcBorders>
          </w:tcPr>
          <w:p w14:paraId="4CA514DE" w14:textId="77777777" w:rsidR="00E7159E" w:rsidRDefault="00771A21" w:rsidP="08CA8CC5">
            <w:pPr>
              <w:spacing w:line="259" w:lineRule="auto"/>
              <w:ind w:left="5"/>
              <w:jc w:val="center"/>
            </w:pPr>
            <w:r w:rsidRPr="08CA8CC5">
              <w:rPr>
                <w:sz w:val="22"/>
                <w:szCs w:val="22"/>
              </w:rPr>
              <w:t xml:space="preserve">I </w:t>
            </w:r>
          </w:p>
        </w:tc>
      </w:tr>
      <w:tr w:rsidR="00E7159E" w14:paraId="16C5009A" w14:textId="77777777" w:rsidTr="08CA8CC5">
        <w:trPr>
          <w:trHeight w:val="326"/>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4FAC04F0" w14:textId="77777777" w:rsidR="00E7159E" w:rsidRDefault="00771A21">
            <w:pPr>
              <w:spacing w:line="259" w:lineRule="auto"/>
              <w:ind w:left="67"/>
              <w:jc w:val="both"/>
            </w:pPr>
            <w:r>
              <w:rPr>
                <w:b/>
                <w:sz w:val="22"/>
              </w:rPr>
              <w:t xml:space="preserve">Milestone 2 </w:t>
            </w:r>
          </w:p>
        </w:tc>
        <w:tc>
          <w:tcPr>
            <w:tcW w:w="70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15465D28" w14:textId="77777777" w:rsidR="00E7159E" w:rsidRDefault="00771A21" w:rsidP="08CA8CC5">
            <w:pPr>
              <w:spacing w:line="259" w:lineRule="auto"/>
              <w:ind w:left="5"/>
              <w:jc w:val="center"/>
            </w:pPr>
            <w:r w:rsidRPr="08CA8CC5">
              <w:rPr>
                <w:sz w:val="22"/>
                <w:szCs w:val="22"/>
              </w:rPr>
              <w:t xml:space="preserve">  </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47708592" w14:textId="77777777" w:rsidR="00E7159E" w:rsidRDefault="00771A21" w:rsidP="08CA8CC5">
            <w:pPr>
              <w:spacing w:line="259" w:lineRule="auto"/>
              <w:ind w:left="2"/>
              <w:jc w:val="center"/>
            </w:pPr>
            <w:r w:rsidRPr="08CA8CC5">
              <w:rPr>
                <w:sz w:val="22"/>
                <w:szCs w:val="22"/>
              </w:rPr>
              <w:t xml:space="preserve">  </w:t>
            </w:r>
          </w:p>
        </w:tc>
        <w:tc>
          <w:tcPr>
            <w:tcW w:w="6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42C11B2A" w14:textId="77777777" w:rsidR="00E7159E" w:rsidRDefault="00771A21" w:rsidP="08CA8CC5">
            <w:pPr>
              <w:spacing w:line="259" w:lineRule="auto"/>
              <w:ind w:left="2"/>
              <w:jc w:val="center"/>
            </w:pPr>
            <w:r w:rsidRPr="08CA8CC5">
              <w:rPr>
                <w:sz w:val="22"/>
                <w:szCs w:val="22"/>
              </w:rPr>
              <w:t xml:space="preserve">  </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053BEE08" w14:textId="77777777" w:rsidR="00E7159E" w:rsidRDefault="00771A21" w:rsidP="08CA8CC5">
            <w:pPr>
              <w:spacing w:line="259" w:lineRule="auto"/>
              <w:ind w:left="2"/>
              <w:jc w:val="center"/>
            </w:pPr>
            <w:r w:rsidRPr="08CA8CC5">
              <w:rPr>
                <w:sz w:val="22"/>
                <w:szCs w:val="22"/>
              </w:rPr>
              <w:t xml:space="preserve">  </w:t>
            </w:r>
          </w:p>
        </w:tc>
        <w:tc>
          <w:tcPr>
            <w:tcW w:w="16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67275F3A" w14:textId="77777777" w:rsidR="00E7159E" w:rsidRDefault="00771A21" w:rsidP="08CA8CC5">
            <w:pPr>
              <w:spacing w:line="259" w:lineRule="auto"/>
              <w:ind w:left="2"/>
              <w:jc w:val="center"/>
            </w:pPr>
            <w:r w:rsidRPr="08CA8CC5">
              <w:rPr>
                <w:sz w:val="22"/>
                <w:szCs w:val="22"/>
              </w:rPr>
              <w:t xml:space="preserve">  </w:t>
            </w:r>
          </w:p>
        </w:tc>
        <w:tc>
          <w:tcPr>
            <w:tcW w:w="11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6C7D285B" w14:textId="77777777" w:rsidR="00E7159E" w:rsidRDefault="00771A21" w:rsidP="08CA8CC5">
            <w:pPr>
              <w:spacing w:line="259" w:lineRule="auto"/>
              <w:ind w:left="2"/>
              <w:jc w:val="center"/>
            </w:pPr>
            <w:r w:rsidRPr="08CA8CC5">
              <w:rPr>
                <w:sz w:val="22"/>
                <w:szCs w:val="22"/>
              </w:rPr>
              <w:t xml:space="preserve">  </w:t>
            </w:r>
          </w:p>
        </w:tc>
        <w:tc>
          <w:tcPr>
            <w:tcW w:w="100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188227AB" w14:textId="77777777" w:rsidR="00E7159E" w:rsidRDefault="00771A21" w:rsidP="08CA8CC5">
            <w:pPr>
              <w:spacing w:line="259" w:lineRule="auto"/>
              <w:ind w:left="2"/>
              <w:jc w:val="center"/>
            </w:pPr>
            <w:r w:rsidRPr="08CA8CC5">
              <w:rPr>
                <w:sz w:val="22"/>
                <w:szCs w:val="22"/>
              </w:rPr>
              <w:t xml:space="preserve">  </w:t>
            </w:r>
          </w:p>
        </w:tc>
        <w:tc>
          <w:tcPr>
            <w:tcW w:w="1152" w:type="dxa"/>
            <w:tcBorders>
              <w:top w:val="single" w:sz="6" w:space="0" w:color="BFBFBF" w:themeColor="background1" w:themeShade="BF"/>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5438814B" w14:textId="77777777" w:rsidR="00E7159E" w:rsidRDefault="00771A21" w:rsidP="08CA8CC5">
            <w:pPr>
              <w:spacing w:line="259" w:lineRule="auto"/>
              <w:ind w:left="5"/>
              <w:jc w:val="center"/>
            </w:pPr>
            <w:r w:rsidRPr="08CA8CC5">
              <w:rPr>
                <w:sz w:val="22"/>
                <w:szCs w:val="22"/>
              </w:rPr>
              <w:t xml:space="preserve">  </w:t>
            </w:r>
          </w:p>
        </w:tc>
      </w:tr>
      <w:tr w:rsidR="00E7159E" w14:paraId="60AB59E2" w14:textId="77777777" w:rsidTr="08CA8CC5">
        <w:trPr>
          <w:trHeight w:val="338"/>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B4CC12" w14:textId="77777777" w:rsidR="00E7159E" w:rsidRDefault="00771A21">
            <w:pPr>
              <w:spacing w:line="259" w:lineRule="auto"/>
            </w:pPr>
            <w:r>
              <w:rPr>
                <w:sz w:val="22"/>
              </w:rPr>
              <w:t xml:space="preserve">TDD </w:t>
            </w:r>
          </w:p>
        </w:tc>
        <w:tc>
          <w:tcPr>
            <w:tcW w:w="70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0583E4" w14:textId="77777777" w:rsidR="00E7159E" w:rsidRDefault="00771A21" w:rsidP="08CA8CC5">
            <w:pPr>
              <w:spacing w:line="259" w:lineRule="auto"/>
              <w:ind w:left="5"/>
              <w:jc w:val="center"/>
            </w:pPr>
            <w:r w:rsidRPr="08CA8CC5">
              <w:rPr>
                <w:sz w:val="22"/>
                <w:szCs w:val="22"/>
              </w:rPr>
              <w:t xml:space="preserve">I </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A181E5" w14:textId="4D247192" w:rsidR="00E7159E" w:rsidRDefault="703ECD50" w:rsidP="08CA8CC5">
            <w:pPr>
              <w:spacing w:line="259" w:lineRule="auto"/>
              <w:ind w:left="2"/>
              <w:jc w:val="center"/>
              <w:rPr>
                <w:sz w:val="22"/>
                <w:szCs w:val="22"/>
              </w:rPr>
            </w:pPr>
            <w:r w:rsidRPr="08CA8CC5">
              <w:rPr>
                <w:sz w:val="22"/>
                <w:szCs w:val="22"/>
              </w:rPr>
              <w:t>C</w:t>
            </w:r>
          </w:p>
        </w:tc>
        <w:tc>
          <w:tcPr>
            <w:tcW w:w="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00ED47" w14:textId="2492EFC6" w:rsidR="00E7159E" w:rsidRDefault="28B75DA4" w:rsidP="08CA8CC5">
            <w:pPr>
              <w:spacing w:line="259" w:lineRule="auto"/>
              <w:ind w:left="2"/>
              <w:jc w:val="center"/>
              <w:rPr>
                <w:sz w:val="22"/>
                <w:szCs w:val="22"/>
              </w:rPr>
            </w:pPr>
            <w:r w:rsidRPr="08CA8CC5">
              <w:rPr>
                <w:sz w:val="22"/>
                <w:szCs w:val="22"/>
              </w:rPr>
              <w:t>C</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9BBABF" w14:textId="7874D7CB" w:rsidR="00E7159E" w:rsidRDefault="00771A21" w:rsidP="08CA8CC5">
            <w:pPr>
              <w:spacing w:line="259" w:lineRule="auto"/>
              <w:ind w:left="2"/>
              <w:jc w:val="center"/>
            </w:pPr>
            <w:r w:rsidRPr="08CA8CC5">
              <w:rPr>
                <w:sz w:val="22"/>
                <w:szCs w:val="22"/>
              </w:rPr>
              <w:t xml:space="preserve">  </w:t>
            </w:r>
            <w:r w:rsidR="4C2D4FAB" w:rsidRPr="08CA8CC5">
              <w:rPr>
                <w:sz w:val="22"/>
                <w:szCs w:val="22"/>
              </w:rPr>
              <w:t>C</w:t>
            </w:r>
          </w:p>
        </w:tc>
        <w:tc>
          <w:tcPr>
            <w:tcW w:w="16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581831" w14:textId="2003EDEF" w:rsidR="00E7159E" w:rsidRDefault="00771A21" w:rsidP="08CA8CC5">
            <w:pPr>
              <w:spacing w:line="259" w:lineRule="auto"/>
              <w:ind w:left="2"/>
              <w:jc w:val="center"/>
              <w:rPr>
                <w:sz w:val="22"/>
                <w:szCs w:val="22"/>
              </w:rPr>
            </w:pPr>
            <w:r w:rsidRPr="08CA8CC5">
              <w:rPr>
                <w:sz w:val="22"/>
                <w:szCs w:val="22"/>
              </w:rPr>
              <w:t xml:space="preserve"> </w:t>
            </w:r>
            <w:r w:rsidR="319259A0" w:rsidRPr="08CA8CC5">
              <w:rPr>
                <w:sz w:val="22"/>
                <w:szCs w:val="22"/>
              </w:rPr>
              <w:t>A</w:t>
            </w:r>
          </w:p>
        </w:tc>
        <w:tc>
          <w:tcPr>
            <w:tcW w:w="113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A4CB5F" w14:textId="0C65187E" w:rsidR="00E7159E" w:rsidRDefault="00771A21" w:rsidP="08CA8CC5">
            <w:pPr>
              <w:spacing w:line="259" w:lineRule="auto"/>
              <w:ind w:left="2"/>
              <w:jc w:val="center"/>
              <w:rPr>
                <w:sz w:val="22"/>
                <w:szCs w:val="22"/>
              </w:rPr>
            </w:pPr>
            <w:r w:rsidRPr="08CA8CC5">
              <w:rPr>
                <w:sz w:val="22"/>
                <w:szCs w:val="22"/>
              </w:rPr>
              <w:t xml:space="preserve">  </w:t>
            </w:r>
            <w:r w:rsidR="47E318EB" w:rsidRPr="08CA8CC5">
              <w:rPr>
                <w:sz w:val="22"/>
                <w:szCs w:val="22"/>
              </w:rPr>
              <w:t>R</w:t>
            </w:r>
          </w:p>
        </w:tc>
        <w:tc>
          <w:tcPr>
            <w:tcW w:w="10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1ABE7F" w14:textId="53BDD157" w:rsidR="00E7159E" w:rsidRDefault="00771A21" w:rsidP="08CA8CC5">
            <w:pPr>
              <w:spacing w:line="259" w:lineRule="auto"/>
              <w:ind w:left="2"/>
              <w:jc w:val="center"/>
            </w:pPr>
            <w:r w:rsidRPr="08CA8CC5">
              <w:rPr>
                <w:sz w:val="22"/>
                <w:szCs w:val="22"/>
              </w:rPr>
              <w:t xml:space="preserve">  </w:t>
            </w:r>
            <w:r w:rsidR="43891646" w:rsidRPr="08CA8CC5">
              <w:rPr>
                <w:sz w:val="22"/>
                <w:szCs w:val="22"/>
              </w:rPr>
              <w:t>I</w:t>
            </w:r>
          </w:p>
        </w:tc>
        <w:tc>
          <w:tcPr>
            <w:tcW w:w="11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0AF6D1" w14:textId="3623139C" w:rsidR="00E7159E" w:rsidRDefault="00771A21" w:rsidP="08CA8CC5">
            <w:pPr>
              <w:spacing w:line="259" w:lineRule="auto"/>
              <w:ind w:left="5"/>
              <w:jc w:val="center"/>
            </w:pPr>
            <w:r w:rsidRPr="08CA8CC5">
              <w:rPr>
                <w:sz w:val="22"/>
                <w:szCs w:val="22"/>
              </w:rPr>
              <w:t xml:space="preserve">  </w:t>
            </w:r>
            <w:r w:rsidR="2347F96D" w:rsidRPr="08CA8CC5">
              <w:rPr>
                <w:sz w:val="22"/>
                <w:szCs w:val="22"/>
              </w:rPr>
              <w:t>C</w:t>
            </w:r>
          </w:p>
        </w:tc>
      </w:tr>
      <w:tr w:rsidR="00E7159E" w14:paraId="588391D9" w14:textId="77777777" w:rsidTr="08CA8CC5">
        <w:trPr>
          <w:trHeight w:val="614"/>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28A42884" w14:textId="77777777" w:rsidR="00E7159E" w:rsidRDefault="00771A21">
            <w:pPr>
              <w:spacing w:line="259" w:lineRule="auto"/>
              <w:ind w:right="14"/>
              <w:jc w:val="center"/>
            </w:pPr>
            <w:r>
              <w:rPr>
                <w:b/>
                <w:sz w:val="22"/>
              </w:rPr>
              <w:t xml:space="preserve">Task </w:t>
            </w:r>
          </w:p>
        </w:tc>
        <w:tc>
          <w:tcPr>
            <w:tcW w:w="704" w:type="dxa"/>
            <w:tcBorders>
              <w:top w:val="single" w:sz="8" w:space="0" w:color="000000" w:themeColor="text1"/>
              <w:left w:val="single" w:sz="8" w:space="0" w:color="000000" w:themeColor="text1"/>
              <w:bottom w:val="single" w:sz="12" w:space="0" w:color="000000" w:themeColor="text1"/>
              <w:right w:val="single" w:sz="8" w:space="0" w:color="000000" w:themeColor="text1"/>
            </w:tcBorders>
            <w:shd w:val="clear" w:color="auto" w:fill="D1D1D1" w:themeFill="background2" w:themeFillShade="E6"/>
          </w:tcPr>
          <w:p w14:paraId="3CB31BA2" w14:textId="77777777" w:rsidR="00E7159E" w:rsidRDefault="00771A21">
            <w:pPr>
              <w:spacing w:line="259" w:lineRule="auto"/>
              <w:ind w:left="53"/>
              <w:jc w:val="both"/>
            </w:pPr>
            <w:r>
              <w:rPr>
                <w:b/>
                <w:sz w:val="22"/>
              </w:rPr>
              <w:t xml:space="preserve">Client </w:t>
            </w:r>
          </w:p>
        </w:tc>
        <w:tc>
          <w:tcPr>
            <w:tcW w:w="932" w:type="dxa"/>
            <w:tcBorders>
              <w:top w:val="single" w:sz="8" w:space="0" w:color="000000" w:themeColor="text1"/>
              <w:left w:val="single" w:sz="8" w:space="0" w:color="000000" w:themeColor="text1"/>
              <w:bottom w:val="single" w:sz="12" w:space="0" w:color="000000" w:themeColor="text1"/>
              <w:right w:val="single" w:sz="8" w:space="0" w:color="000000" w:themeColor="text1"/>
            </w:tcBorders>
            <w:shd w:val="clear" w:color="auto" w:fill="D1D1D1" w:themeFill="background2" w:themeFillShade="E6"/>
          </w:tcPr>
          <w:p w14:paraId="3E37DADC" w14:textId="77777777" w:rsidR="00E7159E" w:rsidRDefault="00771A21">
            <w:pPr>
              <w:spacing w:after="21" w:line="259" w:lineRule="auto"/>
              <w:ind w:left="113"/>
            </w:pPr>
            <w:r>
              <w:rPr>
                <w:b/>
                <w:sz w:val="22"/>
              </w:rPr>
              <w:t xml:space="preserve">Project </w:t>
            </w:r>
          </w:p>
          <w:p w14:paraId="7FD40EEC" w14:textId="77777777" w:rsidR="00E7159E" w:rsidRDefault="00771A21">
            <w:pPr>
              <w:spacing w:line="259" w:lineRule="auto"/>
              <w:ind w:left="26"/>
              <w:jc w:val="both"/>
            </w:pPr>
            <w:r>
              <w:rPr>
                <w:b/>
                <w:sz w:val="22"/>
              </w:rPr>
              <w:t xml:space="preserve">Manager </w:t>
            </w:r>
          </w:p>
        </w:tc>
        <w:tc>
          <w:tcPr>
            <w:tcW w:w="691" w:type="dxa"/>
            <w:tcBorders>
              <w:top w:val="single" w:sz="8" w:space="0" w:color="000000" w:themeColor="text1"/>
              <w:left w:val="single" w:sz="8" w:space="0" w:color="000000" w:themeColor="text1"/>
              <w:bottom w:val="single" w:sz="12" w:space="0" w:color="000000" w:themeColor="text1"/>
              <w:right w:val="single" w:sz="8" w:space="0" w:color="000000" w:themeColor="text1"/>
            </w:tcBorders>
            <w:shd w:val="clear" w:color="auto" w:fill="D1D1D1" w:themeFill="background2" w:themeFillShade="E6"/>
          </w:tcPr>
          <w:p w14:paraId="054D6E3F" w14:textId="77777777" w:rsidR="00E7159E" w:rsidRDefault="00771A21">
            <w:pPr>
              <w:spacing w:line="259" w:lineRule="auto"/>
              <w:ind w:left="94" w:hanging="24"/>
            </w:pPr>
            <w:r>
              <w:rPr>
                <w:b/>
                <w:sz w:val="22"/>
              </w:rPr>
              <w:t xml:space="preserve">Team Lead </w:t>
            </w:r>
          </w:p>
        </w:tc>
        <w:tc>
          <w:tcPr>
            <w:tcW w:w="960" w:type="dxa"/>
            <w:tcBorders>
              <w:top w:val="single" w:sz="8" w:space="0" w:color="000000" w:themeColor="text1"/>
              <w:left w:val="single" w:sz="8" w:space="0" w:color="000000" w:themeColor="text1"/>
              <w:bottom w:val="single" w:sz="12" w:space="0" w:color="000000" w:themeColor="text1"/>
              <w:right w:val="single" w:sz="8" w:space="0" w:color="000000" w:themeColor="text1"/>
            </w:tcBorders>
            <w:shd w:val="clear" w:color="auto" w:fill="D1D1D1" w:themeFill="background2" w:themeFillShade="E6"/>
          </w:tcPr>
          <w:p w14:paraId="068B19C4" w14:textId="77777777" w:rsidR="00E7159E" w:rsidRDefault="00771A21">
            <w:pPr>
              <w:spacing w:line="259" w:lineRule="auto"/>
              <w:jc w:val="center"/>
            </w:pPr>
            <w:r>
              <w:rPr>
                <w:b/>
                <w:sz w:val="22"/>
              </w:rPr>
              <w:t xml:space="preserve">Business Analyst </w:t>
            </w:r>
          </w:p>
        </w:tc>
        <w:tc>
          <w:tcPr>
            <w:tcW w:w="1652" w:type="dxa"/>
            <w:tcBorders>
              <w:top w:val="single" w:sz="8" w:space="0" w:color="000000" w:themeColor="text1"/>
              <w:left w:val="single" w:sz="8" w:space="0" w:color="000000" w:themeColor="text1"/>
              <w:bottom w:val="single" w:sz="12" w:space="0" w:color="000000" w:themeColor="text1"/>
              <w:right w:val="single" w:sz="8" w:space="0" w:color="000000" w:themeColor="text1"/>
            </w:tcBorders>
            <w:shd w:val="clear" w:color="auto" w:fill="D1D1D1" w:themeFill="background2" w:themeFillShade="E6"/>
          </w:tcPr>
          <w:p w14:paraId="2168347E" w14:textId="77777777" w:rsidR="00E7159E" w:rsidRDefault="00771A21">
            <w:pPr>
              <w:spacing w:line="259" w:lineRule="auto"/>
              <w:jc w:val="center"/>
            </w:pPr>
            <w:r>
              <w:rPr>
                <w:b/>
                <w:sz w:val="22"/>
              </w:rPr>
              <w:t xml:space="preserve">Technical Lead/Architect </w:t>
            </w:r>
          </w:p>
        </w:tc>
        <w:tc>
          <w:tcPr>
            <w:tcW w:w="1138" w:type="dxa"/>
            <w:tcBorders>
              <w:top w:val="single" w:sz="8" w:space="0" w:color="000000" w:themeColor="text1"/>
              <w:left w:val="single" w:sz="8" w:space="0" w:color="000000" w:themeColor="text1"/>
              <w:bottom w:val="single" w:sz="12" w:space="0" w:color="000000" w:themeColor="text1"/>
              <w:right w:val="single" w:sz="8" w:space="0" w:color="000000" w:themeColor="text1"/>
            </w:tcBorders>
            <w:shd w:val="clear" w:color="auto" w:fill="D1D1D1" w:themeFill="background2" w:themeFillShade="E6"/>
          </w:tcPr>
          <w:p w14:paraId="35B299C5" w14:textId="77777777" w:rsidR="00E7159E" w:rsidRDefault="00771A21">
            <w:pPr>
              <w:spacing w:line="259" w:lineRule="auto"/>
              <w:ind w:left="80"/>
              <w:jc w:val="both"/>
            </w:pPr>
            <w:r>
              <w:rPr>
                <w:b/>
                <w:sz w:val="22"/>
              </w:rPr>
              <w:t xml:space="preserve">Developer </w:t>
            </w:r>
          </w:p>
        </w:tc>
        <w:tc>
          <w:tcPr>
            <w:tcW w:w="1006" w:type="dxa"/>
            <w:tcBorders>
              <w:top w:val="single" w:sz="8" w:space="0" w:color="000000" w:themeColor="text1"/>
              <w:left w:val="single" w:sz="8" w:space="0" w:color="000000" w:themeColor="text1"/>
              <w:bottom w:val="single" w:sz="12" w:space="0" w:color="000000" w:themeColor="text1"/>
              <w:right w:val="single" w:sz="8" w:space="0" w:color="000000" w:themeColor="text1"/>
            </w:tcBorders>
            <w:shd w:val="clear" w:color="auto" w:fill="D1D1D1" w:themeFill="background2" w:themeFillShade="E6"/>
          </w:tcPr>
          <w:p w14:paraId="1FC1E5CC" w14:textId="77777777" w:rsidR="00E7159E" w:rsidRDefault="00771A21">
            <w:pPr>
              <w:spacing w:line="259" w:lineRule="auto"/>
              <w:jc w:val="center"/>
            </w:pPr>
            <w:r>
              <w:rPr>
                <w:b/>
                <w:sz w:val="22"/>
              </w:rPr>
              <w:t xml:space="preserve">UI/UX Designer </w:t>
            </w:r>
          </w:p>
        </w:tc>
        <w:tc>
          <w:tcPr>
            <w:tcW w:w="1152" w:type="dxa"/>
            <w:tcBorders>
              <w:top w:val="single" w:sz="8" w:space="0" w:color="000000" w:themeColor="text1"/>
              <w:left w:val="single" w:sz="8" w:space="0" w:color="000000" w:themeColor="text1"/>
              <w:bottom w:val="single" w:sz="12" w:space="0" w:color="000000" w:themeColor="text1"/>
              <w:right w:val="single" w:sz="8" w:space="0" w:color="000000" w:themeColor="text1"/>
            </w:tcBorders>
            <w:shd w:val="clear" w:color="auto" w:fill="D1D1D1" w:themeFill="background2" w:themeFillShade="E6"/>
          </w:tcPr>
          <w:p w14:paraId="6C9984AB" w14:textId="77777777" w:rsidR="00E7159E" w:rsidRDefault="00771A21">
            <w:pPr>
              <w:spacing w:line="259" w:lineRule="auto"/>
              <w:ind w:right="14"/>
              <w:jc w:val="center"/>
            </w:pPr>
            <w:r>
              <w:rPr>
                <w:b/>
                <w:sz w:val="22"/>
              </w:rPr>
              <w:t xml:space="preserve">Tester </w:t>
            </w:r>
          </w:p>
        </w:tc>
      </w:tr>
      <w:tr w:rsidR="00E7159E" w14:paraId="72FC983F" w14:textId="77777777" w:rsidTr="08CA8CC5">
        <w:trPr>
          <w:trHeight w:val="627"/>
        </w:trPr>
        <w:tc>
          <w:tcPr>
            <w:tcW w:w="1244" w:type="dxa"/>
            <w:tcBorders>
              <w:top w:val="single" w:sz="8" w:space="0" w:color="000000" w:themeColor="text1"/>
              <w:left w:val="single" w:sz="8" w:space="0" w:color="000000" w:themeColor="text1"/>
              <w:bottom w:val="single" w:sz="8" w:space="0" w:color="000000" w:themeColor="text1"/>
              <w:right w:val="single" w:sz="12" w:space="0" w:color="000000" w:themeColor="text1"/>
            </w:tcBorders>
          </w:tcPr>
          <w:p w14:paraId="4A7F2A17" w14:textId="77777777" w:rsidR="00E7159E" w:rsidRDefault="00771A21">
            <w:pPr>
              <w:spacing w:line="259" w:lineRule="auto"/>
              <w:ind w:right="13"/>
            </w:pPr>
            <w:r>
              <w:rPr>
                <w:sz w:val="22"/>
              </w:rPr>
              <w:t xml:space="preserve">Software Test Plan </w:t>
            </w:r>
          </w:p>
        </w:tc>
        <w:tc>
          <w:tcPr>
            <w:tcW w:w="70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0B7EA2A7" w14:textId="76F3F20D" w:rsidR="00E7159E" w:rsidRDefault="5AC350D5" w:rsidP="08CA8CC5">
            <w:pPr>
              <w:spacing w:line="259" w:lineRule="auto"/>
              <w:jc w:val="center"/>
              <w:rPr>
                <w:sz w:val="22"/>
                <w:szCs w:val="22"/>
              </w:rPr>
            </w:pPr>
            <w:r w:rsidRPr="08CA8CC5">
              <w:rPr>
                <w:sz w:val="22"/>
                <w:szCs w:val="22"/>
              </w:rPr>
              <w:t>C</w:t>
            </w:r>
          </w:p>
        </w:tc>
        <w:tc>
          <w:tcPr>
            <w:tcW w:w="93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1432A288" w14:textId="65BCF556" w:rsidR="00E7159E" w:rsidRDefault="00771A21">
            <w:pPr>
              <w:spacing w:line="259" w:lineRule="auto"/>
              <w:ind w:left="2"/>
              <w:rPr>
                <w:sz w:val="22"/>
                <w:szCs w:val="22"/>
              </w:rPr>
            </w:pPr>
            <w:r w:rsidRPr="08CA8CC5">
              <w:rPr>
                <w:sz w:val="22"/>
                <w:szCs w:val="22"/>
              </w:rPr>
              <w:t>I</w:t>
            </w:r>
          </w:p>
        </w:tc>
        <w:tc>
          <w:tcPr>
            <w:tcW w:w="6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75920848" w14:textId="3D6D05BA" w:rsidR="00E7159E" w:rsidRDefault="2DFDCC23">
            <w:pPr>
              <w:spacing w:line="259" w:lineRule="auto"/>
              <w:ind w:left="2"/>
              <w:rPr>
                <w:sz w:val="22"/>
                <w:szCs w:val="22"/>
              </w:rPr>
            </w:pPr>
            <w:r w:rsidRPr="08CA8CC5">
              <w:rPr>
                <w:sz w:val="22"/>
                <w:szCs w:val="22"/>
              </w:rPr>
              <w:t>C</w:t>
            </w:r>
          </w:p>
        </w:tc>
        <w:tc>
          <w:tcPr>
            <w:tcW w:w="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7E5499EE" w14:textId="79050549" w:rsidR="00E7159E" w:rsidRDefault="08CCF443">
            <w:pPr>
              <w:spacing w:line="259" w:lineRule="auto"/>
              <w:ind w:left="2"/>
              <w:rPr>
                <w:sz w:val="22"/>
                <w:szCs w:val="22"/>
              </w:rPr>
            </w:pPr>
            <w:r w:rsidRPr="08CA8CC5">
              <w:rPr>
                <w:sz w:val="22"/>
                <w:szCs w:val="22"/>
              </w:rPr>
              <w:t>C</w:t>
            </w:r>
          </w:p>
        </w:tc>
        <w:tc>
          <w:tcPr>
            <w:tcW w:w="16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0EA22F55" w14:textId="334C9C08" w:rsidR="00E7159E" w:rsidRDefault="10CC0FC5">
            <w:pPr>
              <w:spacing w:line="259" w:lineRule="auto"/>
              <w:ind w:left="2"/>
              <w:rPr>
                <w:sz w:val="22"/>
                <w:szCs w:val="22"/>
              </w:rPr>
            </w:pPr>
            <w:r w:rsidRPr="08CA8CC5">
              <w:rPr>
                <w:sz w:val="22"/>
                <w:szCs w:val="22"/>
              </w:rPr>
              <w:t>I</w:t>
            </w:r>
          </w:p>
        </w:tc>
        <w:tc>
          <w:tcPr>
            <w:tcW w:w="11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7EFE8AB2" w14:textId="3EACBE73" w:rsidR="00E7159E" w:rsidRDefault="05BB0362">
            <w:pPr>
              <w:spacing w:line="259" w:lineRule="auto"/>
              <w:ind w:left="2"/>
              <w:rPr>
                <w:sz w:val="22"/>
                <w:szCs w:val="22"/>
              </w:rPr>
            </w:pPr>
            <w:r w:rsidRPr="08CA8CC5">
              <w:rPr>
                <w:sz w:val="22"/>
                <w:szCs w:val="22"/>
              </w:rPr>
              <w:t>I</w:t>
            </w:r>
          </w:p>
        </w:tc>
        <w:tc>
          <w:tcPr>
            <w:tcW w:w="100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061BBF0F" w14:textId="6DFFB621" w:rsidR="00E7159E" w:rsidRDefault="31038DFB">
            <w:pPr>
              <w:spacing w:line="259" w:lineRule="auto"/>
              <w:ind w:left="2"/>
              <w:rPr>
                <w:sz w:val="22"/>
                <w:szCs w:val="22"/>
              </w:rPr>
            </w:pPr>
            <w:r w:rsidRPr="08CA8CC5">
              <w:rPr>
                <w:sz w:val="22"/>
                <w:szCs w:val="22"/>
              </w:rPr>
              <w:t>I</w:t>
            </w:r>
          </w:p>
        </w:tc>
        <w:tc>
          <w:tcPr>
            <w:tcW w:w="11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717D679B" w14:textId="03D3356D" w:rsidR="00E7159E" w:rsidRDefault="68C843A7">
            <w:pPr>
              <w:spacing w:line="259" w:lineRule="auto"/>
              <w:ind w:left="5"/>
              <w:rPr>
                <w:sz w:val="22"/>
                <w:szCs w:val="22"/>
              </w:rPr>
            </w:pPr>
            <w:r w:rsidRPr="08CA8CC5">
              <w:rPr>
                <w:sz w:val="22"/>
                <w:szCs w:val="22"/>
              </w:rPr>
              <w:t>A</w:t>
            </w:r>
          </w:p>
        </w:tc>
      </w:tr>
      <w:tr w:rsidR="00E7159E" w14:paraId="6F4126E1" w14:textId="77777777" w:rsidTr="08CA8CC5">
        <w:trPr>
          <w:trHeight w:val="624"/>
        </w:trPr>
        <w:tc>
          <w:tcPr>
            <w:tcW w:w="1244" w:type="dxa"/>
            <w:tcBorders>
              <w:top w:val="single" w:sz="8" w:space="0" w:color="000000" w:themeColor="text1"/>
              <w:left w:val="single" w:sz="8" w:space="0" w:color="000000" w:themeColor="text1"/>
              <w:bottom w:val="single" w:sz="8" w:space="0" w:color="000000" w:themeColor="text1"/>
              <w:right w:val="single" w:sz="12" w:space="0" w:color="000000" w:themeColor="text1"/>
            </w:tcBorders>
          </w:tcPr>
          <w:p w14:paraId="49AF9B9A" w14:textId="77777777" w:rsidR="00E7159E" w:rsidRDefault="00771A21">
            <w:pPr>
              <w:spacing w:line="259" w:lineRule="auto"/>
            </w:pPr>
            <w:r>
              <w:rPr>
                <w:sz w:val="22"/>
              </w:rPr>
              <w:t xml:space="preserve">Mobile App Development </w:t>
            </w:r>
          </w:p>
        </w:tc>
        <w:tc>
          <w:tcPr>
            <w:tcW w:w="70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70F14CAB" w14:textId="18D8F2A6" w:rsidR="00E7159E" w:rsidRDefault="6DE2EA4C">
            <w:pPr>
              <w:spacing w:line="259" w:lineRule="auto"/>
              <w:ind w:left="5"/>
              <w:rPr>
                <w:sz w:val="22"/>
                <w:szCs w:val="22"/>
              </w:rPr>
            </w:pPr>
            <w:r w:rsidRPr="08CA8CC5">
              <w:rPr>
                <w:sz w:val="22"/>
                <w:szCs w:val="22"/>
              </w:rPr>
              <w:t>I</w:t>
            </w:r>
          </w:p>
        </w:tc>
        <w:tc>
          <w:tcPr>
            <w:tcW w:w="93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74172145" w14:textId="612B276F" w:rsidR="00E7159E" w:rsidRDefault="00771A21">
            <w:pPr>
              <w:spacing w:line="259" w:lineRule="auto"/>
              <w:ind w:left="2"/>
              <w:rPr>
                <w:sz w:val="22"/>
                <w:szCs w:val="22"/>
              </w:rPr>
            </w:pPr>
            <w:r w:rsidRPr="08CA8CC5">
              <w:rPr>
                <w:sz w:val="22"/>
                <w:szCs w:val="22"/>
              </w:rPr>
              <w:t>I</w:t>
            </w:r>
          </w:p>
        </w:tc>
        <w:tc>
          <w:tcPr>
            <w:tcW w:w="6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36645C83" w14:textId="07809222" w:rsidR="00E7159E" w:rsidRDefault="318EEB5D">
            <w:pPr>
              <w:spacing w:line="259" w:lineRule="auto"/>
              <w:ind w:left="2"/>
              <w:rPr>
                <w:sz w:val="22"/>
                <w:szCs w:val="22"/>
              </w:rPr>
            </w:pPr>
            <w:r w:rsidRPr="08CA8CC5">
              <w:rPr>
                <w:sz w:val="22"/>
                <w:szCs w:val="22"/>
              </w:rPr>
              <w:t>C</w:t>
            </w:r>
          </w:p>
        </w:tc>
        <w:tc>
          <w:tcPr>
            <w:tcW w:w="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433DDE96" w14:textId="6024DCBE" w:rsidR="00E7159E" w:rsidRDefault="62AC5932">
            <w:pPr>
              <w:spacing w:line="259" w:lineRule="auto"/>
              <w:ind w:left="2"/>
              <w:rPr>
                <w:sz w:val="22"/>
                <w:szCs w:val="22"/>
              </w:rPr>
            </w:pPr>
            <w:r w:rsidRPr="08CA8CC5">
              <w:rPr>
                <w:sz w:val="22"/>
                <w:szCs w:val="22"/>
              </w:rPr>
              <w:t>I</w:t>
            </w:r>
          </w:p>
        </w:tc>
        <w:tc>
          <w:tcPr>
            <w:tcW w:w="16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379107E5" w14:textId="551FFD9D" w:rsidR="00E7159E" w:rsidRDefault="0C40F014">
            <w:pPr>
              <w:spacing w:line="259" w:lineRule="auto"/>
              <w:ind w:left="2"/>
              <w:rPr>
                <w:sz w:val="22"/>
                <w:szCs w:val="22"/>
              </w:rPr>
            </w:pPr>
            <w:r w:rsidRPr="08CA8CC5">
              <w:rPr>
                <w:sz w:val="22"/>
                <w:szCs w:val="22"/>
              </w:rPr>
              <w:t>C</w:t>
            </w:r>
          </w:p>
        </w:tc>
        <w:tc>
          <w:tcPr>
            <w:tcW w:w="11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51E8A924" w14:textId="3B2A17E0" w:rsidR="00E7159E" w:rsidRDefault="7E2F7F6F">
            <w:pPr>
              <w:spacing w:line="259" w:lineRule="auto"/>
              <w:ind w:left="2"/>
              <w:rPr>
                <w:sz w:val="22"/>
                <w:szCs w:val="22"/>
              </w:rPr>
            </w:pPr>
            <w:r w:rsidRPr="08CA8CC5">
              <w:rPr>
                <w:sz w:val="22"/>
                <w:szCs w:val="22"/>
              </w:rPr>
              <w:t>A/</w:t>
            </w:r>
            <w:r w:rsidR="00771A21" w:rsidRPr="08CA8CC5">
              <w:rPr>
                <w:sz w:val="22"/>
                <w:szCs w:val="22"/>
              </w:rPr>
              <w:t>R</w:t>
            </w:r>
          </w:p>
        </w:tc>
        <w:tc>
          <w:tcPr>
            <w:tcW w:w="100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65ADB8D2" w14:textId="612461B4" w:rsidR="00E7159E" w:rsidRDefault="00771A21">
            <w:pPr>
              <w:spacing w:line="259" w:lineRule="auto"/>
              <w:ind w:left="2"/>
              <w:rPr>
                <w:sz w:val="22"/>
                <w:szCs w:val="22"/>
              </w:rPr>
            </w:pPr>
            <w:r w:rsidRPr="08CA8CC5">
              <w:rPr>
                <w:sz w:val="22"/>
                <w:szCs w:val="22"/>
              </w:rPr>
              <w:t>C</w:t>
            </w:r>
          </w:p>
        </w:tc>
        <w:tc>
          <w:tcPr>
            <w:tcW w:w="11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54983BF6" w14:textId="4A7B4D65" w:rsidR="00E7159E" w:rsidRDefault="7B973E8C">
            <w:pPr>
              <w:spacing w:line="259" w:lineRule="auto"/>
              <w:ind w:left="5"/>
              <w:rPr>
                <w:sz w:val="22"/>
                <w:szCs w:val="22"/>
              </w:rPr>
            </w:pPr>
            <w:r w:rsidRPr="08CA8CC5">
              <w:rPr>
                <w:sz w:val="22"/>
                <w:szCs w:val="22"/>
              </w:rPr>
              <w:t>C</w:t>
            </w:r>
          </w:p>
        </w:tc>
      </w:tr>
      <w:tr w:rsidR="00E7159E" w14:paraId="29A98F69" w14:textId="77777777" w:rsidTr="08CA8CC5">
        <w:trPr>
          <w:trHeight w:val="624"/>
        </w:trPr>
        <w:tc>
          <w:tcPr>
            <w:tcW w:w="1244" w:type="dxa"/>
            <w:tcBorders>
              <w:top w:val="single" w:sz="8" w:space="0" w:color="000000" w:themeColor="text1"/>
              <w:left w:val="single" w:sz="8" w:space="0" w:color="000000" w:themeColor="text1"/>
              <w:bottom w:val="single" w:sz="8" w:space="0" w:color="000000" w:themeColor="text1"/>
              <w:right w:val="single" w:sz="12" w:space="0" w:color="000000" w:themeColor="text1"/>
            </w:tcBorders>
          </w:tcPr>
          <w:p w14:paraId="317D6FC3" w14:textId="77777777" w:rsidR="00E7159E" w:rsidRDefault="00771A21">
            <w:pPr>
              <w:spacing w:line="259" w:lineRule="auto"/>
            </w:pPr>
            <w:r>
              <w:rPr>
                <w:sz w:val="22"/>
              </w:rPr>
              <w:t xml:space="preserve">Web Service Development </w:t>
            </w:r>
          </w:p>
        </w:tc>
        <w:tc>
          <w:tcPr>
            <w:tcW w:w="70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34356694" w14:textId="39E1B0B7" w:rsidR="00E7159E" w:rsidRDefault="00771A21">
            <w:pPr>
              <w:spacing w:line="259" w:lineRule="auto"/>
              <w:ind w:left="5"/>
            </w:pPr>
            <w:r w:rsidRPr="08CA8CC5">
              <w:rPr>
                <w:sz w:val="22"/>
                <w:szCs w:val="22"/>
              </w:rPr>
              <w:t xml:space="preserve">  </w:t>
            </w:r>
            <w:r w:rsidR="10AC794E" w:rsidRPr="08CA8CC5">
              <w:rPr>
                <w:sz w:val="22"/>
                <w:szCs w:val="22"/>
              </w:rPr>
              <w:t>I</w:t>
            </w:r>
          </w:p>
        </w:tc>
        <w:tc>
          <w:tcPr>
            <w:tcW w:w="93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7FAD1454" w14:textId="76DE6566" w:rsidR="00E7159E" w:rsidRDefault="00771A21">
            <w:pPr>
              <w:spacing w:line="259" w:lineRule="auto"/>
              <w:ind w:left="2"/>
              <w:rPr>
                <w:sz w:val="22"/>
                <w:szCs w:val="22"/>
              </w:rPr>
            </w:pPr>
            <w:r w:rsidRPr="08CA8CC5">
              <w:rPr>
                <w:sz w:val="22"/>
                <w:szCs w:val="22"/>
              </w:rPr>
              <w:t>I</w:t>
            </w:r>
          </w:p>
        </w:tc>
        <w:tc>
          <w:tcPr>
            <w:tcW w:w="6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2DF1CF2E" w14:textId="77CD7380" w:rsidR="00E7159E" w:rsidRDefault="318EEB5D">
            <w:pPr>
              <w:spacing w:line="259" w:lineRule="auto"/>
              <w:ind w:left="2"/>
              <w:rPr>
                <w:sz w:val="22"/>
                <w:szCs w:val="22"/>
              </w:rPr>
            </w:pPr>
            <w:r w:rsidRPr="08CA8CC5">
              <w:rPr>
                <w:sz w:val="22"/>
                <w:szCs w:val="22"/>
              </w:rPr>
              <w:t>C</w:t>
            </w:r>
          </w:p>
        </w:tc>
        <w:tc>
          <w:tcPr>
            <w:tcW w:w="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30A5EA82" w14:textId="7AC81834" w:rsidR="00E7159E" w:rsidRDefault="66041317">
            <w:pPr>
              <w:spacing w:line="259" w:lineRule="auto"/>
              <w:ind w:left="2"/>
              <w:rPr>
                <w:sz w:val="22"/>
                <w:szCs w:val="22"/>
              </w:rPr>
            </w:pPr>
            <w:r w:rsidRPr="08CA8CC5">
              <w:rPr>
                <w:sz w:val="22"/>
                <w:szCs w:val="22"/>
              </w:rPr>
              <w:t>I</w:t>
            </w:r>
          </w:p>
        </w:tc>
        <w:tc>
          <w:tcPr>
            <w:tcW w:w="16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68224C0D" w14:textId="1E5126A0" w:rsidR="00E7159E" w:rsidRDefault="00771A21">
            <w:pPr>
              <w:spacing w:line="259" w:lineRule="auto"/>
              <w:ind w:left="2"/>
              <w:rPr>
                <w:sz w:val="22"/>
                <w:szCs w:val="22"/>
              </w:rPr>
            </w:pPr>
            <w:r w:rsidRPr="08CA8CC5">
              <w:rPr>
                <w:sz w:val="22"/>
                <w:szCs w:val="22"/>
              </w:rPr>
              <w:t>A</w:t>
            </w:r>
          </w:p>
        </w:tc>
        <w:tc>
          <w:tcPr>
            <w:tcW w:w="11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06CC6BDD" w14:textId="6A5A5B59" w:rsidR="00E7159E" w:rsidRDefault="00771A21">
            <w:pPr>
              <w:spacing w:line="259" w:lineRule="auto"/>
              <w:ind w:left="2"/>
              <w:rPr>
                <w:sz w:val="22"/>
                <w:szCs w:val="22"/>
              </w:rPr>
            </w:pPr>
            <w:r w:rsidRPr="08CA8CC5">
              <w:rPr>
                <w:sz w:val="22"/>
                <w:szCs w:val="22"/>
              </w:rPr>
              <w:t>R</w:t>
            </w:r>
          </w:p>
        </w:tc>
        <w:tc>
          <w:tcPr>
            <w:tcW w:w="100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6B52A84B" w14:textId="5035956E" w:rsidR="00E7159E" w:rsidRDefault="5AD37B5F">
            <w:pPr>
              <w:spacing w:line="259" w:lineRule="auto"/>
              <w:ind w:left="2"/>
              <w:rPr>
                <w:sz w:val="22"/>
                <w:szCs w:val="22"/>
              </w:rPr>
            </w:pPr>
            <w:r w:rsidRPr="08CA8CC5">
              <w:rPr>
                <w:sz w:val="22"/>
                <w:szCs w:val="22"/>
              </w:rPr>
              <w:t>I</w:t>
            </w:r>
          </w:p>
        </w:tc>
        <w:tc>
          <w:tcPr>
            <w:tcW w:w="11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5D0F2920" w14:textId="613FC3FA" w:rsidR="00E7159E" w:rsidRDefault="3D9E21A4">
            <w:pPr>
              <w:spacing w:line="259" w:lineRule="auto"/>
              <w:ind w:left="5"/>
              <w:rPr>
                <w:sz w:val="22"/>
                <w:szCs w:val="22"/>
              </w:rPr>
            </w:pPr>
            <w:r w:rsidRPr="08CA8CC5">
              <w:rPr>
                <w:sz w:val="22"/>
                <w:szCs w:val="22"/>
              </w:rPr>
              <w:t>C</w:t>
            </w:r>
          </w:p>
        </w:tc>
      </w:tr>
      <w:tr w:rsidR="00E7159E" w14:paraId="3613B726" w14:textId="77777777" w:rsidTr="08CA8CC5">
        <w:trPr>
          <w:trHeight w:val="624"/>
        </w:trPr>
        <w:tc>
          <w:tcPr>
            <w:tcW w:w="1244" w:type="dxa"/>
            <w:tcBorders>
              <w:top w:val="single" w:sz="8" w:space="0" w:color="000000" w:themeColor="text1"/>
              <w:left w:val="single" w:sz="8" w:space="0" w:color="000000" w:themeColor="text1"/>
              <w:bottom w:val="single" w:sz="8" w:space="0" w:color="000000" w:themeColor="text1"/>
              <w:right w:val="single" w:sz="12" w:space="0" w:color="000000" w:themeColor="text1"/>
            </w:tcBorders>
          </w:tcPr>
          <w:p w14:paraId="68EF805D" w14:textId="77777777" w:rsidR="00E7159E" w:rsidRDefault="00771A21">
            <w:pPr>
              <w:spacing w:line="259" w:lineRule="auto"/>
            </w:pPr>
            <w:r>
              <w:rPr>
                <w:sz w:val="22"/>
              </w:rPr>
              <w:t xml:space="preserve">Infrastructure setup </w:t>
            </w:r>
          </w:p>
        </w:tc>
        <w:tc>
          <w:tcPr>
            <w:tcW w:w="70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471C6C17" w14:textId="39051492" w:rsidR="00E7159E" w:rsidRDefault="00771A21">
            <w:pPr>
              <w:spacing w:line="259" w:lineRule="auto"/>
              <w:ind w:left="5"/>
            </w:pPr>
            <w:r w:rsidRPr="08CA8CC5">
              <w:rPr>
                <w:sz w:val="22"/>
                <w:szCs w:val="22"/>
              </w:rPr>
              <w:t xml:space="preserve">  </w:t>
            </w:r>
            <w:r w:rsidR="10AC794E" w:rsidRPr="08CA8CC5">
              <w:rPr>
                <w:sz w:val="22"/>
                <w:szCs w:val="22"/>
              </w:rPr>
              <w:t>I</w:t>
            </w:r>
          </w:p>
        </w:tc>
        <w:tc>
          <w:tcPr>
            <w:tcW w:w="93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286B954F" w14:textId="346197B2" w:rsidR="00E7159E" w:rsidRDefault="3179E196">
            <w:pPr>
              <w:spacing w:line="259" w:lineRule="auto"/>
              <w:ind w:left="2"/>
              <w:rPr>
                <w:sz w:val="22"/>
                <w:szCs w:val="22"/>
              </w:rPr>
            </w:pPr>
            <w:r w:rsidRPr="08CA8CC5">
              <w:rPr>
                <w:sz w:val="22"/>
                <w:szCs w:val="22"/>
              </w:rPr>
              <w:t>C</w:t>
            </w:r>
          </w:p>
        </w:tc>
        <w:tc>
          <w:tcPr>
            <w:tcW w:w="6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424BC134" w14:textId="16D95530" w:rsidR="00E7159E" w:rsidRDefault="318EEB5D">
            <w:pPr>
              <w:spacing w:line="259" w:lineRule="auto"/>
              <w:ind w:left="2"/>
              <w:rPr>
                <w:sz w:val="22"/>
                <w:szCs w:val="22"/>
              </w:rPr>
            </w:pPr>
            <w:r w:rsidRPr="08CA8CC5">
              <w:rPr>
                <w:sz w:val="22"/>
                <w:szCs w:val="22"/>
              </w:rPr>
              <w:t>C</w:t>
            </w:r>
          </w:p>
        </w:tc>
        <w:tc>
          <w:tcPr>
            <w:tcW w:w="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6F3FC8FF" w14:textId="34CE3130" w:rsidR="00E7159E" w:rsidRDefault="255EAF65">
            <w:pPr>
              <w:spacing w:line="259" w:lineRule="auto"/>
              <w:ind w:left="2"/>
              <w:rPr>
                <w:sz w:val="22"/>
                <w:szCs w:val="22"/>
              </w:rPr>
            </w:pPr>
            <w:r w:rsidRPr="08CA8CC5">
              <w:rPr>
                <w:sz w:val="22"/>
                <w:szCs w:val="22"/>
              </w:rPr>
              <w:t>I</w:t>
            </w:r>
          </w:p>
        </w:tc>
        <w:tc>
          <w:tcPr>
            <w:tcW w:w="16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7D0EC80F" w14:textId="50066322" w:rsidR="00E7159E" w:rsidRDefault="00771A21">
            <w:pPr>
              <w:spacing w:line="259" w:lineRule="auto"/>
              <w:ind w:left="2"/>
              <w:rPr>
                <w:sz w:val="22"/>
                <w:szCs w:val="22"/>
              </w:rPr>
            </w:pPr>
            <w:r w:rsidRPr="08CA8CC5">
              <w:rPr>
                <w:sz w:val="22"/>
                <w:szCs w:val="22"/>
              </w:rPr>
              <w:t>A</w:t>
            </w:r>
          </w:p>
        </w:tc>
        <w:tc>
          <w:tcPr>
            <w:tcW w:w="11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3B1DD72B" w14:textId="3FC4F649" w:rsidR="00E7159E" w:rsidRDefault="00771A21">
            <w:pPr>
              <w:spacing w:line="259" w:lineRule="auto"/>
              <w:ind w:left="2"/>
              <w:rPr>
                <w:sz w:val="22"/>
                <w:szCs w:val="22"/>
              </w:rPr>
            </w:pPr>
            <w:r w:rsidRPr="08CA8CC5">
              <w:rPr>
                <w:sz w:val="22"/>
                <w:szCs w:val="22"/>
              </w:rPr>
              <w:t>R</w:t>
            </w:r>
          </w:p>
        </w:tc>
        <w:tc>
          <w:tcPr>
            <w:tcW w:w="100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02D45FDF" w14:textId="57EEB149" w:rsidR="00E7159E" w:rsidRDefault="2AFC4A66">
            <w:pPr>
              <w:spacing w:line="259" w:lineRule="auto"/>
              <w:ind w:left="2"/>
              <w:rPr>
                <w:sz w:val="22"/>
                <w:szCs w:val="22"/>
              </w:rPr>
            </w:pPr>
            <w:r w:rsidRPr="08CA8CC5">
              <w:rPr>
                <w:sz w:val="22"/>
                <w:szCs w:val="22"/>
              </w:rPr>
              <w:t>I</w:t>
            </w:r>
          </w:p>
        </w:tc>
        <w:tc>
          <w:tcPr>
            <w:tcW w:w="11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286E99EC" w14:textId="422477E8" w:rsidR="00E7159E" w:rsidRDefault="2AFC4A66">
            <w:pPr>
              <w:spacing w:line="259" w:lineRule="auto"/>
              <w:ind w:left="5"/>
              <w:rPr>
                <w:sz w:val="22"/>
                <w:szCs w:val="22"/>
              </w:rPr>
            </w:pPr>
            <w:r w:rsidRPr="08CA8CC5">
              <w:rPr>
                <w:sz w:val="22"/>
                <w:szCs w:val="22"/>
              </w:rPr>
              <w:t>C</w:t>
            </w:r>
          </w:p>
        </w:tc>
      </w:tr>
      <w:tr w:rsidR="00E7159E" w14:paraId="1E163991" w14:textId="77777777" w:rsidTr="08CA8CC5">
        <w:trPr>
          <w:trHeight w:val="625"/>
        </w:trPr>
        <w:tc>
          <w:tcPr>
            <w:tcW w:w="1244" w:type="dxa"/>
            <w:tcBorders>
              <w:top w:val="single" w:sz="8" w:space="0" w:color="000000" w:themeColor="text1"/>
              <w:left w:val="single" w:sz="8" w:space="0" w:color="000000" w:themeColor="text1"/>
              <w:bottom w:val="single" w:sz="8" w:space="0" w:color="000000" w:themeColor="text1"/>
              <w:right w:val="single" w:sz="12" w:space="0" w:color="000000" w:themeColor="text1"/>
            </w:tcBorders>
          </w:tcPr>
          <w:p w14:paraId="2D65F111" w14:textId="77777777" w:rsidR="00E7159E" w:rsidRDefault="00771A21">
            <w:pPr>
              <w:spacing w:line="259" w:lineRule="auto"/>
            </w:pPr>
            <w:r>
              <w:rPr>
                <w:sz w:val="22"/>
              </w:rPr>
              <w:t xml:space="preserve">UI/UX Design </w:t>
            </w:r>
          </w:p>
        </w:tc>
        <w:tc>
          <w:tcPr>
            <w:tcW w:w="70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3ADDDEDC" w14:textId="10214DFA" w:rsidR="00E7159E" w:rsidRDefault="00771A21">
            <w:pPr>
              <w:spacing w:line="259" w:lineRule="auto"/>
              <w:ind w:left="5"/>
            </w:pPr>
            <w:r w:rsidRPr="08CA8CC5">
              <w:rPr>
                <w:sz w:val="22"/>
                <w:szCs w:val="22"/>
              </w:rPr>
              <w:t xml:space="preserve">  </w:t>
            </w:r>
            <w:r w:rsidR="5B553575" w:rsidRPr="08CA8CC5">
              <w:rPr>
                <w:sz w:val="22"/>
                <w:szCs w:val="22"/>
              </w:rPr>
              <w:t>I</w:t>
            </w:r>
          </w:p>
        </w:tc>
        <w:tc>
          <w:tcPr>
            <w:tcW w:w="93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6CBB74E9" w14:textId="2D369765" w:rsidR="00E7159E" w:rsidRDefault="00771A21">
            <w:pPr>
              <w:spacing w:line="259" w:lineRule="auto"/>
              <w:ind w:left="2"/>
              <w:rPr>
                <w:sz w:val="22"/>
                <w:szCs w:val="22"/>
              </w:rPr>
            </w:pPr>
            <w:r w:rsidRPr="08CA8CC5">
              <w:rPr>
                <w:sz w:val="22"/>
                <w:szCs w:val="22"/>
              </w:rPr>
              <w:t>I</w:t>
            </w:r>
          </w:p>
        </w:tc>
        <w:tc>
          <w:tcPr>
            <w:tcW w:w="6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6E810A6C" w14:textId="77C7D41C" w:rsidR="00E7159E" w:rsidRDefault="7DF39EDF">
            <w:pPr>
              <w:spacing w:line="259" w:lineRule="auto"/>
              <w:ind w:left="2"/>
              <w:rPr>
                <w:sz w:val="22"/>
                <w:szCs w:val="22"/>
              </w:rPr>
            </w:pPr>
            <w:r w:rsidRPr="08CA8CC5">
              <w:rPr>
                <w:sz w:val="22"/>
                <w:szCs w:val="22"/>
              </w:rPr>
              <w:t>C</w:t>
            </w:r>
          </w:p>
        </w:tc>
        <w:tc>
          <w:tcPr>
            <w:tcW w:w="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6779D422" w14:textId="32A081D1" w:rsidR="00E7159E" w:rsidRDefault="2C120209">
            <w:pPr>
              <w:spacing w:line="259" w:lineRule="auto"/>
              <w:ind w:left="2"/>
              <w:rPr>
                <w:sz w:val="22"/>
                <w:szCs w:val="22"/>
              </w:rPr>
            </w:pPr>
            <w:r w:rsidRPr="08CA8CC5">
              <w:rPr>
                <w:sz w:val="22"/>
                <w:szCs w:val="22"/>
              </w:rPr>
              <w:t>I</w:t>
            </w:r>
          </w:p>
        </w:tc>
        <w:tc>
          <w:tcPr>
            <w:tcW w:w="16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47CC02C7" w14:textId="43DECFA2" w:rsidR="00E7159E" w:rsidRDefault="050F7E0B">
            <w:pPr>
              <w:spacing w:line="259" w:lineRule="auto"/>
              <w:ind w:left="2"/>
              <w:rPr>
                <w:sz w:val="22"/>
                <w:szCs w:val="22"/>
              </w:rPr>
            </w:pPr>
            <w:r w:rsidRPr="08CA8CC5">
              <w:rPr>
                <w:sz w:val="22"/>
                <w:szCs w:val="22"/>
              </w:rPr>
              <w:t>I</w:t>
            </w:r>
          </w:p>
        </w:tc>
        <w:tc>
          <w:tcPr>
            <w:tcW w:w="11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789371BE" w14:textId="469DD7A1" w:rsidR="00E7159E" w:rsidRDefault="3307114A">
            <w:pPr>
              <w:spacing w:line="259" w:lineRule="auto"/>
              <w:ind w:left="2"/>
              <w:rPr>
                <w:sz w:val="22"/>
                <w:szCs w:val="22"/>
              </w:rPr>
            </w:pPr>
            <w:r w:rsidRPr="08CA8CC5">
              <w:rPr>
                <w:sz w:val="22"/>
                <w:szCs w:val="22"/>
              </w:rPr>
              <w:t>C</w:t>
            </w:r>
          </w:p>
        </w:tc>
        <w:tc>
          <w:tcPr>
            <w:tcW w:w="100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4B7F83FA" w14:textId="0A96E3EA" w:rsidR="00E7159E" w:rsidRDefault="3307114A">
            <w:pPr>
              <w:spacing w:line="259" w:lineRule="auto"/>
              <w:ind w:left="2"/>
              <w:rPr>
                <w:sz w:val="22"/>
                <w:szCs w:val="22"/>
              </w:rPr>
            </w:pPr>
            <w:r w:rsidRPr="08CA8CC5">
              <w:rPr>
                <w:sz w:val="22"/>
                <w:szCs w:val="22"/>
              </w:rPr>
              <w:t>A/</w:t>
            </w:r>
            <w:r w:rsidR="00771A21" w:rsidRPr="08CA8CC5">
              <w:rPr>
                <w:sz w:val="22"/>
                <w:szCs w:val="22"/>
              </w:rPr>
              <w:t>R</w:t>
            </w:r>
          </w:p>
        </w:tc>
        <w:tc>
          <w:tcPr>
            <w:tcW w:w="11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75F6F4B2" w14:textId="406FDFED" w:rsidR="00E7159E" w:rsidRDefault="3307114A">
            <w:pPr>
              <w:spacing w:line="259" w:lineRule="auto"/>
              <w:ind w:left="5"/>
              <w:rPr>
                <w:sz w:val="22"/>
                <w:szCs w:val="22"/>
              </w:rPr>
            </w:pPr>
            <w:r w:rsidRPr="08CA8CC5">
              <w:rPr>
                <w:sz w:val="22"/>
                <w:szCs w:val="22"/>
              </w:rPr>
              <w:t>I</w:t>
            </w:r>
          </w:p>
        </w:tc>
      </w:tr>
      <w:tr w:rsidR="00E7159E" w14:paraId="7C546C14" w14:textId="77777777" w:rsidTr="08CA8CC5">
        <w:trPr>
          <w:trHeight w:val="917"/>
        </w:trPr>
        <w:tc>
          <w:tcPr>
            <w:tcW w:w="1244" w:type="dxa"/>
            <w:tcBorders>
              <w:top w:val="single" w:sz="8" w:space="0" w:color="000000" w:themeColor="text1"/>
              <w:left w:val="single" w:sz="8" w:space="0" w:color="000000" w:themeColor="text1"/>
              <w:bottom w:val="single" w:sz="8" w:space="0" w:color="000000" w:themeColor="text1"/>
              <w:right w:val="single" w:sz="12" w:space="0" w:color="000000" w:themeColor="text1"/>
            </w:tcBorders>
          </w:tcPr>
          <w:p w14:paraId="55AB2E8A" w14:textId="77777777" w:rsidR="00E7159E" w:rsidRDefault="00771A21">
            <w:pPr>
              <w:spacing w:after="17" w:line="259" w:lineRule="auto"/>
            </w:pPr>
            <w:proofErr w:type="gramStart"/>
            <w:r>
              <w:rPr>
                <w:sz w:val="22"/>
              </w:rPr>
              <w:t>3rd-Party</w:t>
            </w:r>
            <w:proofErr w:type="gramEnd"/>
            <w:r>
              <w:rPr>
                <w:sz w:val="22"/>
              </w:rPr>
              <w:t xml:space="preserve"> </w:t>
            </w:r>
          </w:p>
          <w:p w14:paraId="23254D2F" w14:textId="77777777" w:rsidR="00E7159E" w:rsidRDefault="00771A21">
            <w:pPr>
              <w:spacing w:after="21" w:line="259" w:lineRule="auto"/>
            </w:pPr>
            <w:r>
              <w:rPr>
                <w:sz w:val="22"/>
              </w:rPr>
              <w:t xml:space="preserve">Device </w:t>
            </w:r>
          </w:p>
          <w:p w14:paraId="690ED0E0" w14:textId="77777777" w:rsidR="00E7159E" w:rsidRDefault="00771A21">
            <w:pPr>
              <w:spacing w:line="259" w:lineRule="auto"/>
            </w:pPr>
            <w:r>
              <w:rPr>
                <w:sz w:val="22"/>
              </w:rPr>
              <w:t xml:space="preserve">Integration </w:t>
            </w:r>
          </w:p>
        </w:tc>
        <w:tc>
          <w:tcPr>
            <w:tcW w:w="70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7870022E" w14:textId="0567BCE1" w:rsidR="00E7159E" w:rsidRDefault="00771A21">
            <w:pPr>
              <w:spacing w:line="259" w:lineRule="auto"/>
              <w:ind w:left="5"/>
            </w:pPr>
            <w:r w:rsidRPr="08CA8CC5">
              <w:rPr>
                <w:sz w:val="22"/>
                <w:szCs w:val="22"/>
              </w:rPr>
              <w:t xml:space="preserve">  </w:t>
            </w:r>
            <w:r w:rsidR="3DD2653D" w:rsidRPr="08CA8CC5">
              <w:rPr>
                <w:sz w:val="22"/>
                <w:szCs w:val="22"/>
              </w:rPr>
              <w:t>I</w:t>
            </w:r>
          </w:p>
        </w:tc>
        <w:tc>
          <w:tcPr>
            <w:tcW w:w="93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7C10929F" w14:textId="4AE67BFD" w:rsidR="00E7159E" w:rsidRDefault="00771A21">
            <w:pPr>
              <w:spacing w:line="259" w:lineRule="auto"/>
              <w:ind w:left="2"/>
              <w:rPr>
                <w:sz w:val="22"/>
                <w:szCs w:val="22"/>
              </w:rPr>
            </w:pPr>
            <w:r w:rsidRPr="08CA8CC5">
              <w:rPr>
                <w:sz w:val="22"/>
                <w:szCs w:val="22"/>
              </w:rPr>
              <w:t>I</w:t>
            </w:r>
          </w:p>
        </w:tc>
        <w:tc>
          <w:tcPr>
            <w:tcW w:w="6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22D5DDF7" w14:textId="4DC7CE2C" w:rsidR="00E7159E" w:rsidRDefault="7DF39EDF">
            <w:pPr>
              <w:spacing w:line="259" w:lineRule="auto"/>
              <w:ind w:left="2"/>
              <w:rPr>
                <w:sz w:val="22"/>
                <w:szCs w:val="22"/>
              </w:rPr>
            </w:pPr>
            <w:r w:rsidRPr="08CA8CC5">
              <w:rPr>
                <w:sz w:val="22"/>
                <w:szCs w:val="22"/>
              </w:rPr>
              <w:t>C</w:t>
            </w:r>
          </w:p>
        </w:tc>
        <w:tc>
          <w:tcPr>
            <w:tcW w:w="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01B11E7B" w14:textId="03F642FF" w:rsidR="00E7159E" w:rsidRDefault="2C120209">
            <w:pPr>
              <w:spacing w:line="259" w:lineRule="auto"/>
              <w:ind w:left="2"/>
              <w:rPr>
                <w:sz w:val="22"/>
                <w:szCs w:val="22"/>
              </w:rPr>
            </w:pPr>
            <w:r w:rsidRPr="08CA8CC5">
              <w:rPr>
                <w:sz w:val="22"/>
                <w:szCs w:val="22"/>
              </w:rPr>
              <w:t>I</w:t>
            </w:r>
          </w:p>
        </w:tc>
        <w:tc>
          <w:tcPr>
            <w:tcW w:w="16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02EB0EAF" w14:textId="16F66C9C" w:rsidR="00E7159E" w:rsidRDefault="00771A21">
            <w:pPr>
              <w:spacing w:line="259" w:lineRule="auto"/>
              <w:ind w:left="2"/>
              <w:rPr>
                <w:sz w:val="22"/>
                <w:szCs w:val="22"/>
              </w:rPr>
            </w:pPr>
            <w:r w:rsidRPr="08CA8CC5">
              <w:rPr>
                <w:sz w:val="22"/>
                <w:szCs w:val="22"/>
              </w:rPr>
              <w:t>A</w:t>
            </w:r>
          </w:p>
        </w:tc>
        <w:tc>
          <w:tcPr>
            <w:tcW w:w="11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0E9EF352" w14:textId="036DA993" w:rsidR="00E7159E" w:rsidRDefault="00771A21">
            <w:pPr>
              <w:spacing w:line="259" w:lineRule="auto"/>
              <w:ind w:left="2"/>
              <w:rPr>
                <w:sz w:val="22"/>
                <w:szCs w:val="22"/>
              </w:rPr>
            </w:pPr>
            <w:r w:rsidRPr="08CA8CC5">
              <w:rPr>
                <w:sz w:val="22"/>
                <w:szCs w:val="22"/>
              </w:rPr>
              <w:t>R</w:t>
            </w:r>
          </w:p>
        </w:tc>
        <w:tc>
          <w:tcPr>
            <w:tcW w:w="100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02E94D8E" w14:textId="36B26BA7" w:rsidR="00E7159E" w:rsidRDefault="44C7B473">
            <w:pPr>
              <w:spacing w:line="259" w:lineRule="auto"/>
              <w:ind w:left="2"/>
              <w:rPr>
                <w:sz w:val="22"/>
                <w:szCs w:val="22"/>
              </w:rPr>
            </w:pPr>
            <w:r w:rsidRPr="08CA8CC5">
              <w:rPr>
                <w:sz w:val="22"/>
                <w:szCs w:val="22"/>
              </w:rPr>
              <w:t>I</w:t>
            </w:r>
          </w:p>
        </w:tc>
        <w:tc>
          <w:tcPr>
            <w:tcW w:w="11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4B50F85A" w14:textId="7112FFE6" w:rsidR="00E7159E" w:rsidRDefault="44C7B473">
            <w:pPr>
              <w:spacing w:line="259" w:lineRule="auto"/>
              <w:ind w:left="5"/>
              <w:rPr>
                <w:sz w:val="22"/>
                <w:szCs w:val="22"/>
              </w:rPr>
            </w:pPr>
            <w:r w:rsidRPr="08CA8CC5">
              <w:rPr>
                <w:sz w:val="22"/>
                <w:szCs w:val="22"/>
              </w:rPr>
              <w:t>C</w:t>
            </w:r>
          </w:p>
        </w:tc>
      </w:tr>
      <w:tr w:rsidR="00E7159E" w14:paraId="2A1EAB29" w14:textId="77777777" w:rsidTr="08CA8CC5">
        <w:trPr>
          <w:trHeight w:val="917"/>
        </w:trPr>
        <w:tc>
          <w:tcPr>
            <w:tcW w:w="1244" w:type="dxa"/>
            <w:tcBorders>
              <w:top w:val="single" w:sz="8" w:space="0" w:color="000000" w:themeColor="text1"/>
              <w:left w:val="single" w:sz="8" w:space="0" w:color="000000" w:themeColor="text1"/>
              <w:bottom w:val="single" w:sz="8" w:space="0" w:color="000000" w:themeColor="text1"/>
              <w:right w:val="single" w:sz="12" w:space="0" w:color="000000" w:themeColor="text1"/>
            </w:tcBorders>
          </w:tcPr>
          <w:p w14:paraId="4DC342A9" w14:textId="77777777" w:rsidR="00E7159E" w:rsidRDefault="00771A21">
            <w:pPr>
              <w:spacing w:after="17" w:line="259" w:lineRule="auto"/>
            </w:pPr>
            <w:r>
              <w:rPr>
                <w:sz w:val="22"/>
              </w:rPr>
              <w:t xml:space="preserve">3rd- Party </w:t>
            </w:r>
          </w:p>
          <w:p w14:paraId="56E12FED" w14:textId="77777777" w:rsidR="00E7159E" w:rsidRDefault="00771A21">
            <w:pPr>
              <w:spacing w:after="21" w:line="259" w:lineRule="auto"/>
            </w:pPr>
            <w:r>
              <w:rPr>
                <w:sz w:val="22"/>
              </w:rPr>
              <w:t xml:space="preserve">Billing </w:t>
            </w:r>
          </w:p>
          <w:p w14:paraId="17F86B78" w14:textId="77777777" w:rsidR="00E7159E" w:rsidRDefault="00771A21">
            <w:pPr>
              <w:spacing w:line="259" w:lineRule="auto"/>
            </w:pPr>
            <w:r>
              <w:rPr>
                <w:sz w:val="22"/>
              </w:rPr>
              <w:t xml:space="preserve">Integration </w:t>
            </w:r>
          </w:p>
        </w:tc>
        <w:tc>
          <w:tcPr>
            <w:tcW w:w="70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303FA24D" w14:textId="663C703F" w:rsidR="00E7159E" w:rsidRDefault="00771A21">
            <w:pPr>
              <w:spacing w:line="259" w:lineRule="auto"/>
              <w:ind w:left="5"/>
            </w:pPr>
            <w:r w:rsidRPr="08CA8CC5">
              <w:rPr>
                <w:sz w:val="22"/>
                <w:szCs w:val="22"/>
              </w:rPr>
              <w:t xml:space="preserve">  </w:t>
            </w:r>
            <w:r w:rsidR="459FA308" w:rsidRPr="08CA8CC5">
              <w:rPr>
                <w:sz w:val="22"/>
                <w:szCs w:val="22"/>
              </w:rPr>
              <w:t>I</w:t>
            </w:r>
          </w:p>
        </w:tc>
        <w:tc>
          <w:tcPr>
            <w:tcW w:w="93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1442374C" w14:textId="4C00F6D6" w:rsidR="00E7159E" w:rsidRDefault="00771A21">
            <w:pPr>
              <w:spacing w:line="259" w:lineRule="auto"/>
              <w:ind w:left="2"/>
              <w:rPr>
                <w:sz w:val="22"/>
                <w:szCs w:val="22"/>
              </w:rPr>
            </w:pPr>
            <w:r w:rsidRPr="08CA8CC5">
              <w:rPr>
                <w:sz w:val="22"/>
                <w:szCs w:val="22"/>
              </w:rPr>
              <w:t>I</w:t>
            </w:r>
          </w:p>
        </w:tc>
        <w:tc>
          <w:tcPr>
            <w:tcW w:w="6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4B50117C" w14:textId="16A273E5" w:rsidR="00E7159E" w:rsidRDefault="77D25C8A">
            <w:pPr>
              <w:spacing w:line="259" w:lineRule="auto"/>
              <w:ind w:left="2"/>
              <w:rPr>
                <w:sz w:val="22"/>
                <w:szCs w:val="22"/>
              </w:rPr>
            </w:pPr>
            <w:r w:rsidRPr="08CA8CC5">
              <w:rPr>
                <w:sz w:val="22"/>
                <w:szCs w:val="22"/>
              </w:rPr>
              <w:t>C</w:t>
            </w:r>
          </w:p>
        </w:tc>
        <w:tc>
          <w:tcPr>
            <w:tcW w:w="9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59BBA8B3" w14:textId="7903541E" w:rsidR="00E7159E" w:rsidRDefault="00E7159E">
            <w:pPr>
              <w:spacing w:line="259" w:lineRule="auto"/>
              <w:ind w:left="2"/>
              <w:rPr>
                <w:sz w:val="22"/>
                <w:szCs w:val="22"/>
              </w:rPr>
            </w:pPr>
          </w:p>
        </w:tc>
        <w:tc>
          <w:tcPr>
            <w:tcW w:w="16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0F43AF06" w14:textId="08072449" w:rsidR="00E7159E" w:rsidRDefault="00771A21">
            <w:pPr>
              <w:spacing w:line="259" w:lineRule="auto"/>
              <w:ind w:left="2"/>
              <w:rPr>
                <w:sz w:val="22"/>
                <w:szCs w:val="22"/>
              </w:rPr>
            </w:pPr>
            <w:r w:rsidRPr="08CA8CC5">
              <w:rPr>
                <w:sz w:val="22"/>
                <w:szCs w:val="22"/>
              </w:rPr>
              <w:t>A</w:t>
            </w:r>
          </w:p>
        </w:tc>
        <w:tc>
          <w:tcPr>
            <w:tcW w:w="11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329E4469" w14:textId="3AFBE1F8" w:rsidR="00E7159E" w:rsidRDefault="00771A21">
            <w:pPr>
              <w:spacing w:line="259" w:lineRule="auto"/>
              <w:ind w:left="2"/>
              <w:rPr>
                <w:sz w:val="22"/>
                <w:szCs w:val="22"/>
              </w:rPr>
            </w:pPr>
            <w:r w:rsidRPr="08CA8CC5">
              <w:rPr>
                <w:sz w:val="22"/>
                <w:szCs w:val="22"/>
              </w:rPr>
              <w:t>R</w:t>
            </w:r>
          </w:p>
        </w:tc>
        <w:tc>
          <w:tcPr>
            <w:tcW w:w="100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7CB331B4" w14:textId="0929A958" w:rsidR="00E7159E" w:rsidRDefault="573384AF">
            <w:pPr>
              <w:spacing w:line="259" w:lineRule="auto"/>
              <w:ind w:left="2"/>
              <w:rPr>
                <w:sz w:val="22"/>
                <w:szCs w:val="22"/>
              </w:rPr>
            </w:pPr>
            <w:r w:rsidRPr="08CA8CC5">
              <w:rPr>
                <w:sz w:val="22"/>
                <w:szCs w:val="22"/>
              </w:rPr>
              <w:t>I</w:t>
            </w:r>
          </w:p>
        </w:tc>
        <w:tc>
          <w:tcPr>
            <w:tcW w:w="11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bottom"/>
          </w:tcPr>
          <w:p w14:paraId="0186C420" w14:textId="7AB04E70" w:rsidR="00E7159E" w:rsidRDefault="573384AF">
            <w:pPr>
              <w:spacing w:line="259" w:lineRule="auto"/>
              <w:ind w:left="5"/>
              <w:rPr>
                <w:sz w:val="22"/>
                <w:szCs w:val="22"/>
              </w:rPr>
            </w:pPr>
            <w:r w:rsidRPr="08CA8CC5">
              <w:rPr>
                <w:sz w:val="22"/>
                <w:szCs w:val="22"/>
              </w:rPr>
              <w:t>C</w:t>
            </w:r>
          </w:p>
        </w:tc>
      </w:tr>
      <w:tr w:rsidR="00E7159E" w14:paraId="2F95875B" w14:textId="77777777" w:rsidTr="08CA8CC5">
        <w:trPr>
          <w:trHeight w:val="344"/>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990BD3" w14:textId="77777777" w:rsidR="00E7159E" w:rsidRDefault="00771A21">
            <w:pPr>
              <w:spacing w:line="259" w:lineRule="auto"/>
              <w:jc w:val="both"/>
            </w:pPr>
            <w:r>
              <w:rPr>
                <w:sz w:val="22"/>
              </w:rPr>
              <w:t xml:space="preserve">Deployment </w:t>
            </w:r>
          </w:p>
        </w:tc>
        <w:tc>
          <w:tcPr>
            <w:tcW w:w="704" w:type="dxa"/>
            <w:tcBorders>
              <w:top w:val="single" w:sz="12" w:space="0" w:color="000000" w:themeColor="text1"/>
              <w:left w:val="single" w:sz="8" w:space="0" w:color="000000" w:themeColor="text1"/>
              <w:bottom w:val="single" w:sz="8" w:space="0" w:color="000000" w:themeColor="text1"/>
              <w:right w:val="single" w:sz="8" w:space="0" w:color="000000" w:themeColor="text1"/>
            </w:tcBorders>
          </w:tcPr>
          <w:p w14:paraId="0B679162" w14:textId="35E72D9A" w:rsidR="00E7159E" w:rsidRDefault="00771A21">
            <w:pPr>
              <w:spacing w:line="259" w:lineRule="auto"/>
              <w:ind w:left="5"/>
            </w:pPr>
            <w:r w:rsidRPr="08CA8CC5">
              <w:rPr>
                <w:sz w:val="22"/>
                <w:szCs w:val="22"/>
              </w:rPr>
              <w:t xml:space="preserve">  </w:t>
            </w:r>
            <w:r w:rsidR="656F0DFE" w:rsidRPr="08CA8CC5">
              <w:rPr>
                <w:sz w:val="22"/>
                <w:szCs w:val="22"/>
              </w:rPr>
              <w:t>I</w:t>
            </w:r>
          </w:p>
        </w:tc>
        <w:tc>
          <w:tcPr>
            <w:tcW w:w="932" w:type="dxa"/>
            <w:tcBorders>
              <w:top w:val="single" w:sz="12" w:space="0" w:color="000000" w:themeColor="text1"/>
              <w:left w:val="single" w:sz="8" w:space="0" w:color="000000" w:themeColor="text1"/>
              <w:bottom w:val="single" w:sz="8" w:space="0" w:color="000000" w:themeColor="text1"/>
              <w:right w:val="single" w:sz="8" w:space="0" w:color="000000" w:themeColor="text1"/>
            </w:tcBorders>
          </w:tcPr>
          <w:p w14:paraId="1F4111BA" w14:textId="4EFB3FFB" w:rsidR="00E7159E" w:rsidRDefault="50C29DEE">
            <w:pPr>
              <w:spacing w:line="259" w:lineRule="auto"/>
              <w:ind w:left="2"/>
              <w:rPr>
                <w:sz w:val="22"/>
                <w:szCs w:val="22"/>
              </w:rPr>
            </w:pPr>
            <w:r w:rsidRPr="08CA8CC5">
              <w:rPr>
                <w:sz w:val="22"/>
                <w:szCs w:val="22"/>
              </w:rPr>
              <w:t>C</w:t>
            </w:r>
          </w:p>
        </w:tc>
        <w:tc>
          <w:tcPr>
            <w:tcW w:w="691" w:type="dxa"/>
            <w:tcBorders>
              <w:top w:val="single" w:sz="12" w:space="0" w:color="000000" w:themeColor="text1"/>
              <w:left w:val="single" w:sz="8" w:space="0" w:color="000000" w:themeColor="text1"/>
              <w:bottom w:val="single" w:sz="8" w:space="0" w:color="000000" w:themeColor="text1"/>
              <w:right w:val="single" w:sz="8" w:space="0" w:color="000000" w:themeColor="text1"/>
            </w:tcBorders>
          </w:tcPr>
          <w:p w14:paraId="1E51DE18" w14:textId="079C5FE2" w:rsidR="00E7159E" w:rsidRDefault="081AD0A3">
            <w:pPr>
              <w:spacing w:line="259" w:lineRule="auto"/>
              <w:ind w:left="2"/>
              <w:rPr>
                <w:sz w:val="22"/>
                <w:szCs w:val="22"/>
              </w:rPr>
            </w:pPr>
            <w:r w:rsidRPr="08CA8CC5">
              <w:rPr>
                <w:sz w:val="22"/>
                <w:szCs w:val="22"/>
              </w:rPr>
              <w:t>C</w:t>
            </w:r>
          </w:p>
        </w:tc>
        <w:tc>
          <w:tcPr>
            <w:tcW w:w="960" w:type="dxa"/>
            <w:tcBorders>
              <w:top w:val="single" w:sz="12" w:space="0" w:color="000000" w:themeColor="text1"/>
              <w:left w:val="single" w:sz="8" w:space="0" w:color="000000" w:themeColor="text1"/>
              <w:bottom w:val="single" w:sz="8" w:space="0" w:color="000000" w:themeColor="text1"/>
              <w:right w:val="single" w:sz="8" w:space="0" w:color="000000" w:themeColor="text1"/>
            </w:tcBorders>
          </w:tcPr>
          <w:p w14:paraId="45C20A2C" w14:textId="7C900A25" w:rsidR="00E7159E" w:rsidRDefault="15B284A4">
            <w:pPr>
              <w:spacing w:line="259" w:lineRule="auto"/>
              <w:ind w:left="2"/>
              <w:rPr>
                <w:sz w:val="22"/>
                <w:szCs w:val="22"/>
              </w:rPr>
            </w:pPr>
            <w:r w:rsidRPr="08CA8CC5">
              <w:rPr>
                <w:sz w:val="22"/>
                <w:szCs w:val="22"/>
              </w:rPr>
              <w:t>I</w:t>
            </w:r>
          </w:p>
        </w:tc>
        <w:tc>
          <w:tcPr>
            <w:tcW w:w="1652" w:type="dxa"/>
            <w:tcBorders>
              <w:top w:val="single" w:sz="12" w:space="0" w:color="000000" w:themeColor="text1"/>
              <w:left w:val="single" w:sz="8" w:space="0" w:color="000000" w:themeColor="text1"/>
              <w:bottom w:val="single" w:sz="8" w:space="0" w:color="000000" w:themeColor="text1"/>
              <w:right w:val="single" w:sz="8" w:space="0" w:color="000000" w:themeColor="text1"/>
            </w:tcBorders>
          </w:tcPr>
          <w:p w14:paraId="400D1074" w14:textId="5F8B8C16" w:rsidR="00E7159E" w:rsidRDefault="00771A21">
            <w:pPr>
              <w:spacing w:line="259" w:lineRule="auto"/>
              <w:ind w:left="2"/>
              <w:rPr>
                <w:sz w:val="22"/>
                <w:szCs w:val="22"/>
              </w:rPr>
            </w:pPr>
            <w:r w:rsidRPr="08CA8CC5">
              <w:rPr>
                <w:sz w:val="22"/>
                <w:szCs w:val="22"/>
              </w:rPr>
              <w:t>A</w:t>
            </w:r>
          </w:p>
        </w:tc>
        <w:tc>
          <w:tcPr>
            <w:tcW w:w="1138" w:type="dxa"/>
            <w:tcBorders>
              <w:top w:val="single" w:sz="12" w:space="0" w:color="000000" w:themeColor="text1"/>
              <w:left w:val="single" w:sz="8" w:space="0" w:color="000000" w:themeColor="text1"/>
              <w:bottom w:val="single" w:sz="8" w:space="0" w:color="000000" w:themeColor="text1"/>
              <w:right w:val="single" w:sz="8" w:space="0" w:color="000000" w:themeColor="text1"/>
            </w:tcBorders>
          </w:tcPr>
          <w:p w14:paraId="503CFD25" w14:textId="3B28D837" w:rsidR="00E7159E" w:rsidRDefault="00771A21">
            <w:pPr>
              <w:spacing w:line="259" w:lineRule="auto"/>
              <w:ind w:left="2"/>
              <w:rPr>
                <w:sz w:val="22"/>
                <w:szCs w:val="22"/>
              </w:rPr>
            </w:pPr>
            <w:r w:rsidRPr="08CA8CC5">
              <w:rPr>
                <w:sz w:val="22"/>
                <w:szCs w:val="22"/>
              </w:rPr>
              <w:t>R</w:t>
            </w:r>
          </w:p>
        </w:tc>
        <w:tc>
          <w:tcPr>
            <w:tcW w:w="1006" w:type="dxa"/>
            <w:tcBorders>
              <w:top w:val="single" w:sz="12" w:space="0" w:color="000000" w:themeColor="text1"/>
              <w:left w:val="single" w:sz="8" w:space="0" w:color="000000" w:themeColor="text1"/>
              <w:bottom w:val="single" w:sz="8" w:space="0" w:color="000000" w:themeColor="text1"/>
              <w:right w:val="single" w:sz="8" w:space="0" w:color="000000" w:themeColor="text1"/>
            </w:tcBorders>
          </w:tcPr>
          <w:p w14:paraId="4EC84776" w14:textId="2C14BCEB" w:rsidR="00E7159E" w:rsidRDefault="45BE1444">
            <w:pPr>
              <w:spacing w:line="259" w:lineRule="auto"/>
              <w:ind w:left="2"/>
              <w:rPr>
                <w:sz w:val="22"/>
                <w:szCs w:val="22"/>
              </w:rPr>
            </w:pPr>
            <w:r w:rsidRPr="08CA8CC5">
              <w:rPr>
                <w:sz w:val="22"/>
                <w:szCs w:val="22"/>
              </w:rPr>
              <w:t>I</w:t>
            </w:r>
          </w:p>
        </w:tc>
        <w:tc>
          <w:tcPr>
            <w:tcW w:w="1152" w:type="dxa"/>
            <w:tcBorders>
              <w:top w:val="single" w:sz="12" w:space="0" w:color="000000" w:themeColor="text1"/>
              <w:left w:val="single" w:sz="8" w:space="0" w:color="000000" w:themeColor="text1"/>
              <w:bottom w:val="single" w:sz="6" w:space="0" w:color="BFBFBF" w:themeColor="background1" w:themeShade="BF"/>
              <w:right w:val="single" w:sz="8" w:space="0" w:color="000000" w:themeColor="text1"/>
            </w:tcBorders>
          </w:tcPr>
          <w:p w14:paraId="746A5D98" w14:textId="22681FD9" w:rsidR="00E7159E" w:rsidRDefault="45BE1444">
            <w:pPr>
              <w:spacing w:line="259" w:lineRule="auto"/>
              <w:ind w:left="5"/>
              <w:rPr>
                <w:sz w:val="22"/>
                <w:szCs w:val="22"/>
              </w:rPr>
            </w:pPr>
            <w:r w:rsidRPr="08CA8CC5">
              <w:rPr>
                <w:sz w:val="22"/>
                <w:szCs w:val="22"/>
              </w:rPr>
              <w:t>C</w:t>
            </w:r>
          </w:p>
        </w:tc>
      </w:tr>
      <w:tr w:rsidR="00E7159E" w14:paraId="45ECF964" w14:textId="77777777" w:rsidTr="08CA8CC5">
        <w:trPr>
          <w:trHeight w:val="326"/>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1676808F" w14:textId="77777777" w:rsidR="00E7159E" w:rsidRDefault="00771A21">
            <w:pPr>
              <w:spacing w:line="259" w:lineRule="auto"/>
              <w:ind w:left="67"/>
              <w:jc w:val="both"/>
            </w:pPr>
            <w:r>
              <w:rPr>
                <w:b/>
                <w:sz w:val="22"/>
              </w:rPr>
              <w:t xml:space="preserve">Milestone 3 </w:t>
            </w:r>
          </w:p>
        </w:tc>
        <w:tc>
          <w:tcPr>
            <w:tcW w:w="70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5B2EA0E6" w14:textId="77777777" w:rsidR="00E7159E" w:rsidRDefault="00771A21">
            <w:pPr>
              <w:spacing w:line="259" w:lineRule="auto"/>
              <w:ind w:left="5"/>
            </w:pPr>
            <w:r>
              <w:rPr>
                <w:sz w:val="22"/>
              </w:rPr>
              <w:t xml:space="preserve">  </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26DF852D" w14:textId="67698CDB" w:rsidR="00E7159E" w:rsidRDefault="00E7159E">
            <w:pPr>
              <w:spacing w:line="259" w:lineRule="auto"/>
              <w:ind w:left="2"/>
              <w:rPr>
                <w:sz w:val="22"/>
                <w:szCs w:val="22"/>
              </w:rPr>
            </w:pPr>
          </w:p>
        </w:tc>
        <w:tc>
          <w:tcPr>
            <w:tcW w:w="6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6804DF38" w14:textId="2BB6B0F7" w:rsidR="00E7159E" w:rsidRDefault="00E7159E">
            <w:pPr>
              <w:spacing w:line="259" w:lineRule="auto"/>
              <w:ind w:left="2"/>
              <w:rPr>
                <w:sz w:val="22"/>
                <w:szCs w:val="22"/>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1DF45950" w14:textId="1CB6E749" w:rsidR="00E7159E" w:rsidRDefault="00E7159E">
            <w:pPr>
              <w:spacing w:line="259" w:lineRule="auto"/>
              <w:ind w:left="2"/>
              <w:rPr>
                <w:sz w:val="22"/>
                <w:szCs w:val="22"/>
              </w:rPr>
            </w:pPr>
          </w:p>
        </w:tc>
        <w:tc>
          <w:tcPr>
            <w:tcW w:w="16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4213101A" w14:textId="7B71988C" w:rsidR="00E7159E" w:rsidRDefault="00E7159E">
            <w:pPr>
              <w:spacing w:line="259" w:lineRule="auto"/>
              <w:ind w:left="2"/>
              <w:rPr>
                <w:sz w:val="22"/>
                <w:szCs w:val="22"/>
              </w:rPr>
            </w:pPr>
          </w:p>
        </w:tc>
        <w:tc>
          <w:tcPr>
            <w:tcW w:w="11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705D9E91" w14:textId="4CE23B84" w:rsidR="00E7159E" w:rsidRDefault="00E7159E">
            <w:pPr>
              <w:spacing w:line="259" w:lineRule="auto"/>
              <w:ind w:left="2"/>
              <w:rPr>
                <w:sz w:val="22"/>
                <w:szCs w:val="22"/>
              </w:rPr>
            </w:pPr>
          </w:p>
        </w:tc>
        <w:tc>
          <w:tcPr>
            <w:tcW w:w="100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52991ACF" w14:textId="31B63EA9" w:rsidR="00E7159E" w:rsidRDefault="00E7159E">
            <w:pPr>
              <w:spacing w:line="259" w:lineRule="auto"/>
              <w:ind w:left="2"/>
              <w:rPr>
                <w:sz w:val="22"/>
                <w:szCs w:val="22"/>
              </w:rPr>
            </w:pPr>
          </w:p>
        </w:tc>
        <w:tc>
          <w:tcPr>
            <w:tcW w:w="1152" w:type="dxa"/>
            <w:tcBorders>
              <w:top w:val="single" w:sz="6" w:space="0" w:color="BFBFBF" w:themeColor="background1" w:themeShade="BF"/>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56A653E2" w14:textId="7EEFC83D" w:rsidR="00E7159E" w:rsidRDefault="00E7159E">
            <w:pPr>
              <w:spacing w:line="259" w:lineRule="auto"/>
              <w:ind w:left="5"/>
              <w:rPr>
                <w:sz w:val="22"/>
                <w:szCs w:val="22"/>
              </w:rPr>
            </w:pPr>
          </w:p>
        </w:tc>
      </w:tr>
      <w:tr w:rsidR="00E7159E" w14:paraId="164F39DB" w14:textId="77777777" w:rsidTr="08CA8CC5">
        <w:trPr>
          <w:trHeight w:val="334"/>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284792" w14:textId="77777777" w:rsidR="00E7159E" w:rsidRDefault="00771A21">
            <w:pPr>
              <w:spacing w:line="259" w:lineRule="auto"/>
            </w:pPr>
            <w:r>
              <w:rPr>
                <w:sz w:val="22"/>
              </w:rPr>
              <w:t xml:space="preserve">Test Cases </w:t>
            </w:r>
          </w:p>
        </w:tc>
        <w:tc>
          <w:tcPr>
            <w:tcW w:w="70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4E8880" w14:textId="77777777" w:rsidR="00E7159E" w:rsidRDefault="00771A21">
            <w:pPr>
              <w:spacing w:line="259" w:lineRule="auto"/>
              <w:ind w:left="5"/>
            </w:pPr>
            <w:r>
              <w:rPr>
                <w:sz w:val="22"/>
              </w:rPr>
              <w:t xml:space="preserve">I </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D775E2" w14:textId="7EACFECA" w:rsidR="00E7159E" w:rsidRDefault="00771A21">
            <w:pPr>
              <w:spacing w:line="259" w:lineRule="auto"/>
              <w:ind w:left="2"/>
              <w:rPr>
                <w:sz w:val="22"/>
                <w:szCs w:val="22"/>
              </w:rPr>
            </w:pPr>
            <w:r w:rsidRPr="08CA8CC5">
              <w:rPr>
                <w:sz w:val="22"/>
                <w:szCs w:val="22"/>
              </w:rPr>
              <w:t>I</w:t>
            </w:r>
          </w:p>
        </w:tc>
        <w:tc>
          <w:tcPr>
            <w:tcW w:w="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D241B6" w14:textId="0D4EBF78" w:rsidR="00E7159E" w:rsidRDefault="15324CD8">
            <w:pPr>
              <w:spacing w:line="259" w:lineRule="auto"/>
              <w:ind w:left="2"/>
              <w:rPr>
                <w:sz w:val="22"/>
                <w:szCs w:val="22"/>
              </w:rPr>
            </w:pPr>
            <w:r w:rsidRPr="08CA8CC5">
              <w:rPr>
                <w:sz w:val="22"/>
                <w:szCs w:val="22"/>
              </w:rPr>
              <w:t>C</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2F9818" w14:textId="4EC0A5BD" w:rsidR="00E7159E" w:rsidRDefault="329C52CF">
            <w:pPr>
              <w:spacing w:line="259" w:lineRule="auto"/>
              <w:ind w:left="2"/>
              <w:rPr>
                <w:sz w:val="22"/>
                <w:szCs w:val="22"/>
              </w:rPr>
            </w:pPr>
            <w:r w:rsidRPr="08CA8CC5">
              <w:rPr>
                <w:sz w:val="22"/>
                <w:szCs w:val="22"/>
              </w:rPr>
              <w:t>C</w:t>
            </w:r>
          </w:p>
        </w:tc>
        <w:tc>
          <w:tcPr>
            <w:tcW w:w="16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EA944F" w14:textId="31C1D31A" w:rsidR="00E7159E" w:rsidRDefault="0F7AB611">
            <w:pPr>
              <w:spacing w:line="259" w:lineRule="auto"/>
              <w:ind w:left="2"/>
              <w:rPr>
                <w:sz w:val="22"/>
                <w:szCs w:val="22"/>
              </w:rPr>
            </w:pPr>
            <w:r w:rsidRPr="08CA8CC5">
              <w:rPr>
                <w:sz w:val="22"/>
                <w:szCs w:val="22"/>
              </w:rPr>
              <w:t>I</w:t>
            </w:r>
          </w:p>
        </w:tc>
        <w:tc>
          <w:tcPr>
            <w:tcW w:w="113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484808" w14:textId="6C35BD05" w:rsidR="00E7159E" w:rsidRDefault="31E602DF">
            <w:pPr>
              <w:spacing w:line="259" w:lineRule="auto"/>
              <w:ind w:left="2"/>
              <w:rPr>
                <w:sz w:val="22"/>
                <w:szCs w:val="22"/>
              </w:rPr>
            </w:pPr>
            <w:r w:rsidRPr="08CA8CC5">
              <w:rPr>
                <w:sz w:val="22"/>
                <w:szCs w:val="22"/>
              </w:rPr>
              <w:t>I</w:t>
            </w:r>
          </w:p>
        </w:tc>
        <w:tc>
          <w:tcPr>
            <w:tcW w:w="10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0030A1" w14:textId="371F45E0" w:rsidR="00E7159E" w:rsidRDefault="31E602DF">
            <w:pPr>
              <w:spacing w:line="259" w:lineRule="auto"/>
              <w:ind w:left="2"/>
              <w:rPr>
                <w:sz w:val="22"/>
                <w:szCs w:val="22"/>
              </w:rPr>
            </w:pPr>
            <w:r w:rsidRPr="08CA8CC5">
              <w:rPr>
                <w:sz w:val="22"/>
                <w:szCs w:val="22"/>
              </w:rPr>
              <w:t>I</w:t>
            </w:r>
          </w:p>
        </w:tc>
        <w:tc>
          <w:tcPr>
            <w:tcW w:w="11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563C2C" w14:textId="671F6C80" w:rsidR="00E7159E" w:rsidRDefault="31E602DF">
            <w:pPr>
              <w:spacing w:line="259" w:lineRule="auto"/>
              <w:ind w:left="5"/>
              <w:rPr>
                <w:sz w:val="22"/>
                <w:szCs w:val="22"/>
              </w:rPr>
            </w:pPr>
            <w:r w:rsidRPr="08CA8CC5">
              <w:rPr>
                <w:sz w:val="22"/>
                <w:szCs w:val="22"/>
              </w:rPr>
              <w:t>A/</w:t>
            </w:r>
            <w:r w:rsidR="00771A21" w:rsidRPr="08CA8CC5">
              <w:rPr>
                <w:sz w:val="22"/>
                <w:szCs w:val="22"/>
              </w:rPr>
              <w:t>R</w:t>
            </w:r>
          </w:p>
        </w:tc>
      </w:tr>
      <w:tr w:rsidR="00E7159E" w14:paraId="2AEBFA5A" w14:textId="77777777" w:rsidTr="08CA8CC5">
        <w:trPr>
          <w:trHeight w:val="624"/>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6B402D" w14:textId="77777777" w:rsidR="00E7159E" w:rsidRDefault="00771A21">
            <w:pPr>
              <w:spacing w:line="259" w:lineRule="auto"/>
            </w:pPr>
            <w:r>
              <w:rPr>
                <w:sz w:val="22"/>
              </w:rPr>
              <w:t xml:space="preserve">Product Testing </w:t>
            </w:r>
          </w:p>
        </w:tc>
        <w:tc>
          <w:tcPr>
            <w:tcW w:w="70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4589F256" w14:textId="77777777" w:rsidR="00E7159E" w:rsidRDefault="00771A21">
            <w:pPr>
              <w:spacing w:line="259" w:lineRule="auto"/>
              <w:ind w:left="5"/>
            </w:pPr>
            <w:r>
              <w:rPr>
                <w:sz w:val="22"/>
              </w:rPr>
              <w:t xml:space="preserve">I </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5822ADF9" w14:textId="28D93DC8" w:rsidR="00E7159E" w:rsidRDefault="00771A21">
            <w:pPr>
              <w:spacing w:line="259" w:lineRule="auto"/>
              <w:ind w:left="2"/>
              <w:rPr>
                <w:sz w:val="22"/>
                <w:szCs w:val="22"/>
              </w:rPr>
            </w:pPr>
            <w:r w:rsidRPr="08CA8CC5">
              <w:rPr>
                <w:sz w:val="22"/>
                <w:szCs w:val="22"/>
              </w:rPr>
              <w:t>I</w:t>
            </w:r>
          </w:p>
        </w:tc>
        <w:tc>
          <w:tcPr>
            <w:tcW w:w="69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45791667" w14:textId="477C49CD" w:rsidR="00E7159E" w:rsidRDefault="15324CD8">
            <w:pPr>
              <w:spacing w:line="259" w:lineRule="auto"/>
              <w:ind w:left="2"/>
              <w:rPr>
                <w:sz w:val="22"/>
                <w:szCs w:val="22"/>
              </w:rPr>
            </w:pPr>
            <w:r w:rsidRPr="08CA8CC5">
              <w:rPr>
                <w:sz w:val="22"/>
                <w:szCs w:val="22"/>
              </w:rPr>
              <w:t>C</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515D4B4D" w14:textId="6FD6DE6F" w:rsidR="00E7159E" w:rsidRDefault="79880335">
            <w:pPr>
              <w:spacing w:line="259" w:lineRule="auto"/>
              <w:ind w:left="2"/>
              <w:rPr>
                <w:sz w:val="22"/>
                <w:szCs w:val="22"/>
              </w:rPr>
            </w:pPr>
            <w:r w:rsidRPr="08CA8CC5">
              <w:rPr>
                <w:sz w:val="22"/>
                <w:szCs w:val="22"/>
              </w:rPr>
              <w:t>I</w:t>
            </w:r>
          </w:p>
        </w:tc>
        <w:tc>
          <w:tcPr>
            <w:tcW w:w="165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031EB9AB" w14:textId="388AE15D" w:rsidR="00E7159E" w:rsidRDefault="7F2F68ED">
            <w:pPr>
              <w:spacing w:line="259" w:lineRule="auto"/>
              <w:ind w:left="2"/>
              <w:rPr>
                <w:sz w:val="22"/>
                <w:szCs w:val="22"/>
              </w:rPr>
            </w:pPr>
            <w:r w:rsidRPr="08CA8CC5">
              <w:rPr>
                <w:sz w:val="22"/>
                <w:szCs w:val="22"/>
              </w:rPr>
              <w:t>I</w:t>
            </w:r>
          </w:p>
        </w:tc>
        <w:tc>
          <w:tcPr>
            <w:tcW w:w="11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4CC58FCA" w14:textId="3FB685B4" w:rsidR="00E7159E" w:rsidRDefault="682C3FCB">
            <w:pPr>
              <w:spacing w:line="259" w:lineRule="auto"/>
              <w:ind w:left="2"/>
              <w:rPr>
                <w:sz w:val="22"/>
                <w:szCs w:val="22"/>
              </w:rPr>
            </w:pPr>
            <w:r w:rsidRPr="08CA8CC5">
              <w:rPr>
                <w:sz w:val="22"/>
                <w:szCs w:val="22"/>
              </w:rPr>
              <w:t>R</w:t>
            </w:r>
          </w:p>
        </w:tc>
        <w:tc>
          <w:tcPr>
            <w:tcW w:w="100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522A1AD7" w14:textId="1442A027" w:rsidR="00E7159E" w:rsidRDefault="682C3FCB">
            <w:pPr>
              <w:spacing w:line="259" w:lineRule="auto"/>
              <w:ind w:left="2"/>
              <w:rPr>
                <w:sz w:val="22"/>
                <w:szCs w:val="22"/>
              </w:rPr>
            </w:pPr>
            <w:r w:rsidRPr="08CA8CC5">
              <w:rPr>
                <w:sz w:val="22"/>
                <w:szCs w:val="22"/>
              </w:rPr>
              <w:t>I</w:t>
            </w:r>
          </w:p>
        </w:tc>
        <w:tc>
          <w:tcPr>
            <w:tcW w:w="115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4548E83" w14:textId="025B34CA" w:rsidR="00E7159E" w:rsidRDefault="682C3FCB">
            <w:pPr>
              <w:spacing w:line="259" w:lineRule="auto"/>
              <w:ind w:left="5"/>
              <w:rPr>
                <w:sz w:val="22"/>
                <w:szCs w:val="22"/>
              </w:rPr>
            </w:pPr>
            <w:r w:rsidRPr="08CA8CC5">
              <w:rPr>
                <w:sz w:val="22"/>
                <w:szCs w:val="22"/>
              </w:rPr>
              <w:t>A</w:t>
            </w:r>
          </w:p>
        </w:tc>
      </w:tr>
      <w:tr w:rsidR="00E7159E" w14:paraId="5D8AC510" w14:textId="77777777" w:rsidTr="08CA8CC5">
        <w:trPr>
          <w:trHeight w:val="624"/>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F02277" w14:textId="77777777" w:rsidR="00E7159E" w:rsidRDefault="00771A21">
            <w:pPr>
              <w:spacing w:line="259" w:lineRule="auto"/>
            </w:pPr>
            <w:r>
              <w:rPr>
                <w:sz w:val="22"/>
              </w:rPr>
              <w:t xml:space="preserve">Programmer Guide </w:t>
            </w:r>
          </w:p>
        </w:tc>
        <w:tc>
          <w:tcPr>
            <w:tcW w:w="70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4C670BEB" w14:textId="77777777" w:rsidR="00E7159E" w:rsidRDefault="00771A21">
            <w:pPr>
              <w:spacing w:line="259" w:lineRule="auto"/>
              <w:ind w:left="5"/>
            </w:pPr>
            <w:r>
              <w:rPr>
                <w:sz w:val="22"/>
              </w:rPr>
              <w:t xml:space="preserve">I </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841044C" w14:textId="21F7E5C9" w:rsidR="00E7159E" w:rsidRDefault="00771A21">
            <w:pPr>
              <w:spacing w:line="259" w:lineRule="auto"/>
              <w:ind w:left="2"/>
              <w:rPr>
                <w:sz w:val="22"/>
                <w:szCs w:val="22"/>
              </w:rPr>
            </w:pPr>
            <w:r w:rsidRPr="08CA8CC5">
              <w:rPr>
                <w:sz w:val="22"/>
                <w:szCs w:val="22"/>
              </w:rPr>
              <w:t>I</w:t>
            </w:r>
          </w:p>
        </w:tc>
        <w:tc>
          <w:tcPr>
            <w:tcW w:w="69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614EADDA" w14:textId="1FF5E459" w:rsidR="00E7159E" w:rsidRDefault="2B8DFD11">
            <w:pPr>
              <w:spacing w:line="259" w:lineRule="auto"/>
              <w:ind w:left="2"/>
              <w:rPr>
                <w:sz w:val="22"/>
                <w:szCs w:val="22"/>
              </w:rPr>
            </w:pPr>
            <w:r w:rsidRPr="08CA8CC5">
              <w:rPr>
                <w:sz w:val="22"/>
                <w:szCs w:val="22"/>
              </w:rPr>
              <w:t>C</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27060A9" w14:textId="5D143F2E" w:rsidR="00E7159E" w:rsidRDefault="79880335">
            <w:pPr>
              <w:spacing w:line="259" w:lineRule="auto"/>
              <w:ind w:left="2"/>
              <w:rPr>
                <w:sz w:val="22"/>
                <w:szCs w:val="22"/>
              </w:rPr>
            </w:pPr>
            <w:r w:rsidRPr="08CA8CC5">
              <w:rPr>
                <w:sz w:val="22"/>
                <w:szCs w:val="22"/>
              </w:rPr>
              <w:t>I</w:t>
            </w:r>
          </w:p>
        </w:tc>
        <w:tc>
          <w:tcPr>
            <w:tcW w:w="165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4C38EC6A" w14:textId="18D3EF6D" w:rsidR="00E7159E" w:rsidRDefault="70658A00">
            <w:pPr>
              <w:spacing w:line="259" w:lineRule="auto"/>
              <w:ind w:left="2"/>
              <w:rPr>
                <w:sz w:val="22"/>
                <w:szCs w:val="22"/>
              </w:rPr>
            </w:pPr>
            <w:r w:rsidRPr="08CA8CC5">
              <w:rPr>
                <w:sz w:val="22"/>
                <w:szCs w:val="22"/>
              </w:rPr>
              <w:t>C</w:t>
            </w:r>
          </w:p>
        </w:tc>
        <w:tc>
          <w:tcPr>
            <w:tcW w:w="11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ED2811D" w14:textId="711B8D73" w:rsidR="00E7159E" w:rsidRDefault="4F061B8F">
            <w:pPr>
              <w:spacing w:line="259" w:lineRule="auto"/>
              <w:ind w:left="2"/>
              <w:rPr>
                <w:sz w:val="22"/>
                <w:szCs w:val="22"/>
              </w:rPr>
            </w:pPr>
            <w:r w:rsidRPr="08CA8CC5">
              <w:rPr>
                <w:sz w:val="22"/>
                <w:szCs w:val="22"/>
              </w:rPr>
              <w:t>A</w:t>
            </w:r>
          </w:p>
        </w:tc>
        <w:tc>
          <w:tcPr>
            <w:tcW w:w="100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CB010E0" w14:textId="09E28F75" w:rsidR="00E7159E" w:rsidRDefault="4F061B8F">
            <w:pPr>
              <w:spacing w:line="259" w:lineRule="auto"/>
              <w:ind w:left="2"/>
              <w:rPr>
                <w:sz w:val="22"/>
                <w:szCs w:val="22"/>
              </w:rPr>
            </w:pPr>
            <w:r w:rsidRPr="08CA8CC5">
              <w:rPr>
                <w:sz w:val="22"/>
                <w:szCs w:val="22"/>
              </w:rPr>
              <w:t>I</w:t>
            </w:r>
          </w:p>
        </w:tc>
        <w:tc>
          <w:tcPr>
            <w:tcW w:w="115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798424F5" w14:textId="118A539B" w:rsidR="00E7159E" w:rsidRDefault="4F061B8F">
            <w:pPr>
              <w:spacing w:line="259" w:lineRule="auto"/>
              <w:ind w:left="5"/>
              <w:rPr>
                <w:sz w:val="22"/>
                <w:szCs w:val="22"/>
              </w:rPr>
            </w:pPr>
            <w:r w:rsidRPr="08CA8CC5">
              <w:rPr>
                <w:sz w:val="22"/>
                <w:szCs w:val="22"/>
              </w:rPr>
              <w:t>I</w:t>
            </w:r>
          </w:p>
        </w:tc>
      </w:tr>
      <w:tr w:rsidR="00E7159E" w14:paraId="76037DDE" w14:textId="77777777" w:rsidTr="08CA8CC5">
        <w:trPr>
          <w:trHeight w:val="1218"/>
        </w:trPr>
        <w:tc>
          <w:tcPr>
            <w:tcW w:w="1244" w:type="dxa"/>
            <w:tcBorders>
              <w:top w:val="single" w:sz="8" w:space="0" w:color="000000" w:themeColor="text1"/>
              <w:left w:val="single" w:sz="8" w:space="0" w:color="000000" w:themeColor="text1"/>
              <w:bottom w:val="single" w:sz="6" w:space="0" w:color="BFBFBF" w:themeColor="background1" w:themeShade="BF"/>
              <w:right w:val="single" w:sz="8" w:space="0" w:color="000000" w:themeColor="text1"/>
            </w:tcBorders>
          </w:tcPr>
          <w:p w14:paraId="2FB6CC9B" w14:textId="77777777" w:rsidR="00E7159E" w:rsidRDefault="00771A21">
            <w:pPr>
              <w:spacing w:line="277" w:lineRule="auto"/>
            </w:pPr>
            <w:r>
              <w:rPr>
                <w:sz w:val="22"/>
              </w:rPr>
              <w:t xml:space="preserve">Deployment and Operations </w:t>
            </w:r>
          </w:p>
          <w:p w14:paraId="12D42F54" w14:textId="77777777" w:rsidR="00E7159E" w:rsidRDefault="00771A21">
            <w:pPr>
              <w:spacing w:line="259" w:lineRule="auto"/>
            </w:pPr>
            <w:r>
              <w:rPr>
                <w:sz w:val="22"/>
              </w:rPr>
              <w:t xml:space="preserve">Guide </w:t>
            </w:r>
          </w:p>
        </w:tc>
        <w:tc>
          <w:tcPr>
            <w:tcW w:w="704" w:type="dxa"/>
            <w:tcBorders>
              <w:top w:val="single" w:sz="8" w:space="0" w:color="000000" w:themeColor="text1"/>
              <w:left w:val="single" w:sz="8" w:space="0" w:color="000000" w:themeColor="text1"/>
              <w:bottom w:val="single" w:sz="6" w:space="0" w:color="BFBFBF" w:themeColor="background1" w:themeShade="BF"/>
              <w:right w:val="single" w:sz="8" w:space="0" w:color="000000" w:themeColor="text1"/>
            </w:tcBorders>
            <w:vAlign w:val="bottom"/>
          </w:tcPr>
          <w:p w14:paraId="712854E5" w14:textId="77777777" w:rsidR="00E7159E" w:rsidRDefault="00771A21">
            <w:pPr>
              <w:spacing w:line="259" w:lineRule="auto"/>
              <w:ind w:left="5"/>
            </w:pPr>
            <w:r>
              <w:rPr>
                <w:sz w:val="22"/>
              </w:rPr>
              <w:t xml:space="preserve">I </w:t>
            </w:r>
          </w:p>
        </w:tc>
        <w:tc>
          <w:tcPr>
            <w:tcW w:w="932" w:type="dxa"/>
            <w:tcBorders>
              <w:top w:val="single" w:sz="8" w:space="0" w:color="000000" w:themeColor="text1"/>
              <w:left w:val="single" w:sz="8" w:space="0" w:color="000000" w:themeColor="text1"/>
              <w:bottom w:val="single" w:sz="6" w:space="0" w:color="BFBFBF" w:themeColor="background1" w:themeShade="BF"/>
              <w:right w:val="single" w:sz="8" w:space="0" w:color="000000" w:themeColor="text1"/>
            </w:tcBorders>
            <w:vAlign w:val="bottom"/>
          </w:tcPr>
          <w:p w14:paraId="334DDBEA" w14:textId="0D3B878E" w:rsidR="00E7159E" w:rsidRDefault="77ED459C">
            <w:pPr>
              <w:spacing w:line="259" w:lineRule="auto"/>
              <w:ind w:left="2"/>
              <w:rPr>
                <w:sz w:val="22"/>
                <w:szCs w:val="22"/>
              </w:rPr>
            </w:pPr>
            <w:r w:rsidRPr="08CA8CC5">
              <w:rPr>
                <w:sz w:val="22"/>
                <w:szCs w:val="22"/>
              </w:rPr>
              <w:t>C</w:t>
            </w:r>
          </w:p>
        </w:tc>
        <w:tc>
          <w:tcPr>
            <w:tcW w:w="691" w:type="dxa"/>
            <w:tcBorders>
              <w:top w:val="single" w:sz="8" w:space="0" w:color="000000" w:themeColor="text1"/>
              <w:left w:val="single" w:sz="8" w:space="0" w:color="000000" w:themeColor="text1"/>
              <w:bottom w:val="single" w:sz="6" w:space="0" w:color="BFBFBF" w:themeColor="background1" w:themeShade="BF"/>
              <w:right w:val="single" w:sz="8" w:space="0" w:color="000000" w:themeColor="text1"/>
            </w:tcBorders>
            <w:vAlign w:val="bottom"/>
          </w:tcPr>
          <w:p w14:paraId="4CFA6A1D" w14:textId="24873085" w:rsidR="00E7159E" w:rsidRDefault="2B8DFD11">
            <w:pPr>
              <w:spacing w:line="259" w:lineRule="auto"/>
              <w:ind w:left="2"/>
              <w:rPr>
                <w:sz w:val="22"/>
                <w:szCs w:val="22"/>
              </w:rPr>
            </w:pPr>
            <w:r w:rsidRPr="08CA8CC5">
              <w:rPr>
                <w:sz w:val="22"/>
                <w:szCs w:val="22"/>
              </w:rPr>
              <w:t>C</w:t>
            </w:r>
          </w:p>
        </w:tc>
        <w:tc>
          <w:tcPr>
            <w:tcW w:w="960" w:type="dxa"/>
            <w:tcBorders>
              <w:top w:val="single" w:sz="8" w:space="0" w:color="000000" w:themeColor="text1"/>
              <w:left w:val="single" w:sz="8" w:space="0" w:color="000000" w:themeColor="text1"/>
              <w:bottom w:val="single" w:sz="6" w:space="0" w:color="BFBFBF" w:themeColor="background1" w:themeShade="BF"/>
              <w:right w:val="single" w:sz="8" w:space="0" w:color="000000" w:themeColor="text1"/>
            </w:tcBorders>
            <w:vAlign w:val="bottom"/>
          </w:tcPr>
          <w:p w14:paraId="3DC5A6AA" w14:textId="0C282FE1" w:rsidR="00E7159E" w:rsidRDefault="0400AFBA">
            <w:pPr>
              <w:spacing w:line="259" w:lineRule="auto"/>
              <w:ind w:left="2"/>
              <w:rPr>
                <w:sz w:val="22"/>
                <w:szCs w:val="22"/>
              </w:rPr>
            </w:pPr>
            <w:r w:rsidRPr="08CA8CC5">
              <w:rPr>
                <w:sz w:val="22"/>
                <w:szCs w:val="22"/>
              </w:rPr>
              <w:t>I</w:t>
            </w:r>
          </w:p>
        </w:tc>
        <w:tc>
          <w:tcPr>
            <w:tcW w:w="1652" w:type="dxa"/>
            <w:tcBorders>
              <w:top w:val="single" w:sz="8" w:space="0" w:color="000000" w:themeColor="text1"/>
              <w:left w:val="single" w:sz="8" w:space="0" w:color="000000" w:themeColor="text1"/>
              <w:bottom w:val="single" w:sz="6" w:space="0" w:color="BFBFBF" w:themeColor="background1" w:themeShade="BF"/>
              <w:right w:val="single" w:sz="8" w:space="0" w:color="000000" w:themeColor="text1"/>
            </w:tcBorders>
            <w:vAlign w:val="bottom"/>
          </w:tcPr>
          <w:p w14:paraId="62979036" w14:textId="3C3C2B6C" w:rsidR="00E7159E" w:rsidRDefault="12A1AF96">
            <w:pPr>
              <w:spacing w:line="259" w:lineRule="auto"/>
              <w:ind w:left="2"/>
              <w:rPr>
                <w:sz w:val="22"/>
                <w:szCs w:val="22"/>
              </w:rPr>
            </w:pPr>
            <w:r w:rsidRPr="08CA8CC5">
              <w:rPr>
                <w:sz w:val="22"/>
                <w:szCs w:val="22"/>
              </w:rPr>
              <w:t>A</w:t>
            </w:r>
          </w:p>
        </w:tc>
        <w:tc>
          <w:tcPr>
            <w:tcW w:w="1138" w:type="dxa"/>
            <w:tcBorders>
              <w:top w:val="single" w:sz="8" w:space="0" w:color="000000" w:themeColor="text1"/>
              <w:left w:val="single" w:sz="8" w:space="0" w:color="000000" w:themeColor="text1"/>
              <w:bottom w:val="single" w:sz="6" w:space="0" w:color="BFBFBF" w:themeColor="background1" w:themeShade="BF"/>
              <w:right w:val="single" w:sz="8" w:space="0" w:color="000000" w:themeColor="text1"/>
            </w:tcBorders>
            <w:vAlign w:val="bottom"/>
          </w:tcPr>
          <w:p w14:paraId="6B845A41" w14:textId="0979F6B2" w:rsidR="00E7159E" w:rsidRDefault="67E722A4">
            <w:pPr>
              <w:spacing w:line="259" w:lineRule="auto"/>
              <w:ind w:left="2"/>
              <w:rPr>
                <w:sz w:val="22"/>
                <w:szCs w:val="22"/>
              </w:rPr>
            </w:pPr>
            <w:r w:rsidRPr="08CA8CC5">
              <w:rPr>
                <w:sz w:val="22"/>
                <w:szCs w:val="22"/>
              </w:rPr>
              <w:t>R</w:t>
            </w:r>
          </w:p>
        </w:tc>
        <w:tc>
          <w:tcPr>
            <w:tcW w:w="1006" w:type="dxa"/>
            <w:tcBorders>
              <w:top w:val="single" w:sz="8" w:space="0" w:color="000000" w:themeColor="text1"/>
              <w:left w:val="single" w:sz="8" w:space="0" w:color="000000" w:themeColor="text1"/>
              <w:bottom w:val="single" w:sz="6" w:space="0" w:color="BFBFBF" w:themeColor="background1" w:themeShade="BF"/>
              <w:right w:val="single" w:sz="8" w:space="0" w:color="000000" w:themeColor="text1"/>
            </w:tcBorders>
            <w:vAlign w:val="bottom"/>
          </w:tcPr>
          <w:p w14:paraId="4F876C5E" w14:textId="0CC5FA42" w:rsidR="00E7159E" w:rsidRDefault="67E722A4">
            <w:pPr>
              <w:spacing w:line="259" w:lineRule="auto"/>
              <w:ind w:left="2"/>
              <w:rPr>
                <w:sz w:val="22"/>
                <w:szCs w:val="22"/>
              </w:rPr>
            </w:pPr>
            <w:r w:rsidRPr="08CA8CC5">
              <w:rPr>
                <w:sz w:val="22"/>
                <w:szCs w:val="22"/>
              </w:rPr>
              <w:t>C</w:t>
            </w:r>
          </w:p>
        </w:tc>
        <w:tc>
          <w:tcPr>
            <w:tcW w:w="1152" w:type="dxa"/>
            <w:tcBorders>
              <w:top w:val="single" w:sz="8" w:space="0" w:color="000000" w:themeColor="text1"/>
              <w:left w:val="single" w:sz="8" w:space="0" w:color="000000" w:themeColor="text1"/>
              <w:bottom w:val="single" w:sz="6" w:space="0" w:color="BFBFBF" w:themeColor="background1" w:themeShade="BF"/>
              <w:right w:val="single" w:sz="8" w:space="0" w:color="000000" w:themeColor="text1"/>
            </w:tcBorders>
            <w:vAlign w:val="bottom"/>
          </w:tcPr>
          <w:p w14:paraId="19553CA0" w14:textId="34DF9D6A" w:rsidR="00E7159E" w:rsidRDefault="67E722A4">
            <w:pPr>
              <w:spacing w:line="259" w:lineRule="auto"/>
              <w:ind w:left="5"/>
              <w:rPr>
                <w:sz w:val="22"/>
                <w:szCs w:val="22"/>
              </w:rPr>
            </w:pPr>
            <w:r w:rsidRPr="08CA8CC5">
              <w:rPr>
                <w:sz w:val="22"/>
                <w:szCs w:val="22"/>
              </w:rPr>
              <w:t>C</w:t>
            </w:r>
          </w:p>
        </w:tc>
      </w:tr>
      <w:tr w:rsidR="00E7159E" w14:paraId="77C8BD12" w14:textId="77777777" w:rsidTr="08CA8CC5">
        <w:trPr>
          <w:trHeight w:val="326"/>
        </w:trPr>
        <w:tc>
          <w:tcPr>
            <w:tcW w:w="1244" w:type="dxa"/>
            <w:tcBorders>
              <w:top w:val="single" w:sz="6" w:space="0" w:color="BFBFBF" w:themeColor="background1" w:themeShade="BF"/>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7F00B33E" w14:textId="77777777" w:rsidR="00E7159E" w:rsidRDefault="00771A21">
            <w:pPr>
              <w:spacing w:line="259" w:lineRule="auto"/>
              <w:ind w:left="67"/>
              <w:jc w:val="both"/>
            </w:pPr>
            <w:r>
              <w:rPr>
                <w:b/>
                <w:sz w:val="22"/>
              </w:rPr>
              <w:t xml:space="preserve">Milestone 4 </w:t>
            </w:r>
          </w:p>
        </w:tc>
        <w:tc>
          <w:tcPr>
            <w:tcW w:w="704" w:type="dxa"/>
            <w:tcBorders>
              <w:top w:val="single" w:sz="6" w:space="0" w:color="BFBFBF" w:themeColor="background1" w:themeShade="BF"/>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58E94CA1" w14:textId="77777777" w:rsidR="00E7159E" w:rsidRDefault="00771A21">
            <w:pPr>
              <w:spacing w:line="259" w:lineRule="auto"/>
              <w:ind w:left="5"/>
            </w:pPr>
            <w:r>
              <w:rPr>
                <w:sz w:val="22"/>
              </w:rPr>
              <w:t xml:space="preserve">  </w:t>
            </w:r>
          </w:p>
        </w:tc>
        <w:tc>
          <w:tcPr>
            <w:tcW w:w="932" w:type="dxa"/>
            <w:tcBorders>
              <w:top w:val="single" w:sz="6" w:space="0" w:color="BFBFBF" w:themeColor="background1" w:themeShade="BF"/>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092DA71D" w14:textId="13853321" w:rsidR="00E7159E" w:rsidRDefault="00E7159E">
            <w:pPr>
              <w:spacing w:line="259" w:lineRule="auto"/>
              <w:ind w:left="2"/>
              <w:rPr>
                <w:sz w:val="22"/>
                <w:szCs w:val="22"/>
              </w:rPr>
            </w:pPr>
          </w:p>
        </w:tc>
        <w:tc>
          <w:tcPr>
            <w:tcW w:w="691" w:type="dxa"/>
            <w:tcBorders>
              <w:top w:val="single" w:sz="6" w:space="0" w:color="BFBFBF" w:themeColor="background1" w:themeShade="BF"/>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3770C938" w14:textId="2F1C172C" w:rsidR="00E7159E" w:rsidRDefault="00E7159E">
            <w:pPr>
              <w:spacing w:line="259" w:lineRule="auto"/>
              <w:ind w:left="2"/>
              <w:rPr>
                <w:sz w:val="22"/>
                <w:szCs w:val="22"/>
              </w:rPr>
            </w:pPr>
          </w:p>
        </w:tc>
        <w:tc>
          <w:tcPr>
            <w:tcW w:w="960" w:type="dxa"/>
            <w:tcBorders>
              <w:top w:val="single" w:sz="6" w:space="0" w:color="BFBFBF" w:themeColor="background1" w:themeShade="BF"/>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7CE44055" w14:textId="10F3C7C8" w:rsidR="00E7159E" w:rsidRDefault="00E7159E">
            <w:pPr>
              <w:spacing w:line="259" w:lineRule="auto"/>
              <w:ind w:left="2"/>
              <w:rPr>
                <w:sz w:val="22"/>
                <w:szCs w:val="22"/>
              </w:rPr>
            </w:pPr>
          </w:p>
        </w:tc>
        <w:tc>
          <w:tcPr>
            <w:tcW w:w="1652" w:type="dxa"/>
            <w:tcBorders>
              <w:top w:val="single" w:sz="6" w:space="0" w:color="BFBFBF" w:themeColor="background1" w:themeShade="BF"/>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5B84F8A9" w14:textId="5D8BF553" w:rsidR="00E7159E" w:rsidRDefault="00E7159E">
            <w:pPr>
              <w:spacing w:line="259" w:lineRule="auto"/>
              <w:ind w:left="2"/>
              <w:rPr>
                <w:sz w:val="22"/>
                <w:szCs w:val="22"/>
              </w:rPr>
            </w:pPr>
          </w:p>
        </w:tc>
        <w:tc>
          <w:tcPr>
            <w:tcW w:w="1138" w:type="dxa"/>
            <w:tcBorders>
              <w:top w:val="single" w:sz="6" w:space="0" w:color="BFBFBF" w:themeColor="background1" w:themeShade="BF"/>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174447EF" w14:textId="72C68F27" w:rsidR="00E7159E" w:rsidRDefault="00E7159E">
            <w:pPr>
              <w:spacing w:line="259" w:lineRule="auto"/>
              <w:ind w:left="2"/>
              <w:rPr>
                <w:sz w:val="22"/>
                <w:szCs w:val="22"/>
              </w:rPr>
            </w:pPr>
          </w:p>
        </w:tc>
        <w:tc>
          <w:tcPr>
            <w:tcW w:w="1006" w:type="dxa"/>
            <w:tcBorders>
              <w:top w:val="single" w:sz="6" w:space="0" w:color="BFBFBF" w:themeColor="background1" w:themeShade="BF"/>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31885BD0" w14:textId="1A21CAE7" w:rsidR="00E7159E" w:rsidRDefault="00E7159E">
            <w:pPr>
              <w:spacing w:line="259" w:lineRule="auto"/>
              <w:ind w:left="2"/>
              <w:rPr>
                <w:sz w:val="22"/>
                <w:szCs w:val="22"/>
              </w:rPr>
            </w:pPr>
          </w:p>
        </w:tc>
        <w:tc>
          <w:tcPr>
            <w:tcW w:w="1152" w:type="dxa"/>
            <w:tcBorders>
              <w:top w:val="single" w:sz="6" w:space="0" w:color="BFBFBF" w:themeColor="background1" w:themeShade="BF"/>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5737190C" w14:textId="31AFE551" w:rsidR="00E7159E" w:rsidRDefault="00E7159E">
            <w:pPr>
              <w:spacing w:line="259" w:lineRule="auto"/>
              <w:ind w:left="5"/>
              <w:rPr>
                <w:sz w:val="22"/>
                <w:szCs w:val="22"/>
              </w:rPr>
            </w:pPr>
          </w:p>
        </w:tc>
      </w:tr>
      <w:tr w:rsidR="00E7159E" w14:paraId="03BF74C4" w14:textId="77777777" w:rsidTr="08CA8CC5">
        <w:trPr>
          <w:trHeight w:val="339"/>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0A41F7" w14:textId="77777777" w:rsidR="00E7159E" w:rsidRDefault="00771A21">
            <w:pPr>
              <w:spacing w:line="259" w:lineRule="auto"/>
            </w:pPr>
            <w:r>
              <w:rPr>
                <w:sz w:val="22"/>
              </w:rPr>
              <w:lastRenderedPageBreak/>
              <w:t xml:space="preserve">User Guide </w:t>
            </w:r>
          </w:p>
        </w:tc>
        <w:tc>
          <w:tcPr>
            <w:tcW w:w="70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918643" w14:textId="2D65C48B" w:rsidR="00E7159E" w:rsidRDefault="59505DB2">
            <w:pPr>
              <w:spacing w:line="259" w:lineRule="auto"/>
              <w:ind w:left="5"/>
              <w:rPr>
                <w:sz w:val="22"/>
                <w:szCs w:val="22"/>
              </w:rPr>
            </w:pPr>
            <w:r w:rsidRPr="08CA8CC5">
              <w:rPr>
                <w:sz w:val="22"/>
                <w:szCs w:val="22"/>
              </w:rPr>
              <w:t>C</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D8709D" w14:textId="58053CE2" w:rsidR="00E7159E" w:rsidRDefault="4336856B">
            <w:pPr>
              <w:spacing w:line="259" w:lineRule="auto"/>
              <w:ind w:left="2"/>
              <w:rPr>
                <w:sz w:val="22"/>
                <w:szCs w:val="22"/>
              </w:rPr>
            </w:pPr>
            <w:r w:rsidRPr="08CA8CC5">
              <w:rPr>
                <w:sz w:val="22"/>
                <w:szCs w:val="22"/>
              </w:rPr>
              <w:t>C</w:t>
            </w:r>
          </w:p>
        </w:tc>
        <w:tc>
          <w:tcPr>
            <w:tcW w:w="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64FA53" w14:textId="67A66760" w:rsidR="00E7159E" w:rsidRDefault="32465543">
            <w:pPr>
              <w:spacing w:line="259" w:lineRule="auto"/>
              <w:ind w:left="2"/>
              <w:rPr>
                <w:sz w:val="22"/>
                <w:szCs w:val="22"/>
              </w:rPr>
            </w:pPr>
            <w:r w:rsidRPr="08CA8CC5">
              <w:rPr>
                <w:sz w:val="22"/>
                <w:szCs w:val="22"/>
              </w:rPr>
              <w:t>C</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E3F9F9" w14:textId="7AB8C055" w:rsidR="00E7159E" w:rsidRDefault="2B0A232F">
            <w:pPr>
              <w:spacing w:line="259" w:lineRule="auto"/>
              <w:ind w:left="2"/>
              <w:rPr>
                <w:sz w:val="22"/>
                <w:szCs w:val="22"/>
              </w:rPr>
            </w:pPr>
            <w:r w:rsidRPr="08CA8CC5">
              <w:rPr>
                <w:sz w:val="22"/>
                <w:szCs w:val="22"/>
              </w:rPr>
              <w:t>A</w:t>
            </w:r>
          </w:p>
        </w:tc>
        <w:tc>
          <w:tcPr>
            <w:tcW w:w="16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F9B729" w14:textId="4DBE0245" w:rsidR="00E7159E" w:rsidRDefault="5596A123">
            <w:pPr>
              <w:spacing w:line="259" w:lineRule="auto"/>
              <w:ind w:left="2"/>
              <w:rPr>
                <w:sz w:val="22"/>
                <w:szCs w:val="22"/>
              </w:rPr>
            </w:pPr>
            <w:r w:rsidRPr="08CA8CC5">
              <w:rPr>
                <w:sz w:val="22"/>
                <w:szCs w:val="22"/>
              </w:rPr>
              <w:t>I</w:t>
            </w:r>
          </w:p>
        </w:tc>
        <w:tc>
          <w:tcPr>
            <w:tcW w:w="113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F47F22" w14:textId="75AC727D" w:rsidR="00E7159E" w:rsidRDefault="586795F1">
            <w:pPr>
              <w:spacing w:line="259" w:lineRule="auto"/>
              <w:ind w:left="2"/>
              <w:rPr>
                <w:sz w:val="22"/>
                <w:szCs w:val="22"/>
              </w:rPr>
            </w:pPr>
            <w:r w:rsidRPr="08CA8CC5">
              <w:rPr>
                <w:sz w:val="22"/>
                <w:szCs w:val="22"/>
              </w:rPr>
              <w:t>I</w:t>
            </w:r>
          </w:p>
        </w:tc>
        <w:tc>
          <w:tcPr>
            <w:tcW w:w="10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BDE9BC" w14:textId="5B62E0A9" w:rsidR="00E7159E" w:rsidRDefault="586795F1">
            <w:pPr>
              <w:spacing w:line="259" w:lineRule="auto"/>
              <w:ind w:left="2"/>
              <w:rPr>
                <w:sz w:val="22"/>
                <w:szCs w:val="22"/>
              </w:rPr>
            </w:pPr>
            <w:r w:rsidRPr="08CA8CC5">
              <w:rPr>
                <w:sz w:val="22"/>
                <w:szCs w:val="22"/>
              </w:rPr>
              <w:t>R</w:t>
            </w:r>
          </w:p>
        </w:tc>
        <w:tc>
          <w:tcPr>
            <w:tcW w:w="11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BC957B" w14:textId="46986607" w:rsidR="00E7159E" w:rsidRDefault="586795F1">
            <w:pPr>
              <w:spacing w:line="259" w:lineRule="auto"/>
              <w:ind w:left="5"/>
              <w:rPr>
                <w:sz w:val="22"/>
                <w:szCs w:val="22"/>
              </w:rPr>
            </w:pPr>
            <w:r w:rsidRPr="08CA8CC5">
              <w:rPr>
                <w:sz w:val="22"/>
                <w:szCs w:val="22"/>
              </w:rPr>
              <w:t>I</w:t>
            </w:r>
          </w:p>
        </w:tc>
      </w:tr>
      <w:tr w:rsidR="00E7159E" w14:paraId="00F8CBAB" w14:textId="77777777" w:rsidTr="08CA8CC5">
        <w:trPr>
          <w:trHeight w:val="336"/>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EF37F3" w14:textId="77777777" w:rsidR="00E7159E" w:rsidRDefault="00771A21">
            <w:pPr>
              <w:spacing w:line="259" w:lineRule="auto"/>
            </w:pPr>
            <w:r>
              <w:rPr>
                <w:sz w:val="22"/>
              </w:rPr>
              <w:t xml:space="preserve">Test Report </w:t>
            </w:r>
          </w:p>
        </w:tc>
        <w:tc>
          <w:tcPr>
            <w:tcW w:w="70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4260B0" w14:textId="77777777" w:rsidR="00E7159E" w:rsidRDefault="00771A21">
            <w:pPr>
              <w:spacing w:line="259" w:lineRule="auto"/>
              <w:ind w:left="5"/>
            </w:pPr>
            <w:r>
              <w:rPr>
                <w:sz w:val="22"/>
              </w:rPr>
              <w:t xml:space="preserve">I </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83F9A2" w14:textId="7439DB9E" w:rsidR="00E7159E" w:rsidRDefault="00771A21">
            <w:pPr>
              <w:spacing w:line="259" w:lineRule="auto"/>
              <w:ind w:left="2"/>
              <w:rPr>
                <w:sz w:val="22"/>
                <w:szCs w:val="22"/>
              </w:rPr>
            </w:pPr>
            <w:r w:rsidRPr="08CA8CC5">
              <w:rPr>
                <w:sz w:val="22"/>
                <w:szCs w:val="22"/>
              </w:rPr>
              <w:t>I</w:t>
            </w:r>
          </w:p>
        </w:tc>
        <w:tc>
          <w:tcPr>
            <w:tcW w:w="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0C9073" w14:textId="229BD1AC" w:rsidR="00E7159E" w:rsidRDefault="32465543">
            <w:pPr>
              <w:spacing w:line="259" w:lineRule="auto"/>
              <w:ind w:left="2"/>
              <w:rPr>
                <w:sz w:val="22"/>
                <w:szCs w:val="22"/>
              </w:rPr>
            </w:pPr>
            <w:r w:rsidRPr="08CA8CC5">
              <w:rPr>
                <w:sz w:val="22"/>
                <w:szCs w:val="22"/>
              </w:rPr>
              <w:t>C</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0E4207" w14:textId="23BC867A" w:rsidR="00E7159E" w:rsidRDefault="356D4A34">
            <w:pPr>
              <w:spacing w:line="259" w:lineRule="auto"/>
              <w:ind w:left="2"/>
              <w:rPr>
                <w:sz w:val="22"/>
                <w:szCs w:val="22"/>
              </w:rPr>
            </w:pPr>
            <w:r w:rsidRPr="08CA8CC5">
              <w:rPr>
                <w:sz w:val="22"/>
                <w:szCs w:val="22"/>
              </w:rPr>
              <w:t>I</w:t>
            </w:r>
          </w:p>
        </w:tc>
        <w:tc>
          <w:tcPr>
            <w:tcW w:w="16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07CD80" w14:textId="616373C9" w:rsidR="00E7159E" w:rsidRDefault="0A387C16">
            <w:pPr>
              <w:spacing w:line="259" w:lineRule="auto"/>
              <w:ind w:left="2"/>
              <w:rPr>
                <w:sz w:val="22"/>
                <w:szCs w:val="22"/>
              </w:rPr>
            </w:pPr>
            <w:r w:rsidRPr="08CA8CC5">
              <w:rPr>
                <w:sz w:val="22"/>
                <w:szCs w:val="22"/>
              </w:rPr>
              <w:t>I</w:t>
            </w:r>
          </w:p>
        </w:tc>
        <w:tc>
          <w:tcPr>
            <w:tcW w:w="113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6381DC" w14:textId="225164EC" w:rsidR="00E7159E" w:rsidRDefault="363A7F76">
            <w:pPr>
              <w:spacing w:line="259" w:lineRule="auto"/>
              <w:ind w:left="2"/>
              <w:rPr>
                <w:sz w:val="22"/>
                <w:szCs w:val="22"/>
              </w:rPr>
            </w:pPr>
            <w:r w:rsidRPr="08CA8CC5">
              <w:rPr>
                <w:sz w:val="22"/>
                <w:szCs w:val="22"/>
              </w:rPr>
              <w:t>I</w:t>
            </w:r>
          </w:p>
        </w:tc>
        <w:tc>
          <w:tcPr>
            <w:tcW w:w="10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79D75E" w14:textId="4F09525B" w:rsidR="00E7159E" w:rsidRDefault="363A7F76">
            <w:pPr>
              <w:spacing w:line="259" w:lineRule="auto"/>
              <w:ind w:left="2"/>
              <w:rPr>
                <w:sz w:val="22"/>
                <w:szCs w:val="22"/>
              </w:rPr>
            </w:pPr>
            <w:r w:rsidRPr="08CA8CC5">
              <w:rPr>
                <w:sz w:val="22"/>
                <w:szCs w:val="22"/>
              </w:rPr>
              <w:t>I</w:t>
            </w:r>
          </w:p>
        </w:tc>
        <w:tc>
          <w:tcPr>
            <w:tcW w:w="11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483A7E" w14:textId="2B88D70B" w:rsidR="00E7159E" w:rsidRDefault="363A7F76">
            <w:pPr>
              <w:spacing w:line="259" w:lineRule="auto"/>
              <w:ind w:left="5"/>
              <w:rPr>
                <w:sz w:val="22"/>
                <w:szCs w:val="22"/>
              </w:rPr>
            </w:pPr>
            <w:r w:rsidRPr="08CA8CC5">
              <w:rPr>
                <w:sz w:val="22"/>
                <w:szCs w:val="22"/>
              </w:rPr>
              <w:t>A</w:t>
            </w:r>
          </w:p>
        </w:tc>
      </w:tr>
      <w:tr w:rsidR="00E7159E" w14:paraId="1F3AF64F" w14:textId="77777777" w:rsidTr="08CA8CC5">
        <w:trPr>
          <w:trHeight w:val="624"/>
        </w:trPr>
        <w:tc>
          <w:tcPr>
            <w:tcW w:w="12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AA1511" w14:textId="77777777" w:rsidR="00E7159E" w:rsidRDefault="00771A21">
            <w:pPr>
              <w:spacing w:line="259" w:lineRule="auto"/>
            </w:pPr>
            <w:r>
              <w:rPr>
                <w:sz w:val="22"/>
              </w:rPr>
              <w:t xml:space="preserve">Product Delivery </w:t>
            </w:r>
          </w:p>
        </w:tc>
        <w:tc>
          <w:tcPr>
            <w:tcW w:w="70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0EF724FE" w14:textId="77777777" w:rsidR="00E7159E" w:rsidRDefault="00771A21">
            <w:pPr>
              <w:spacing w:line="259" w:lineRule="auto"/>
              <w:ind w:left="5"/>
            </w:pPr>
            <w:r>
              <w:rPr>
                <w:sz w:val="22"/>
              </w:rPr>
              <w:t xml:space="preserve">I </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A52CDDC" w14:textId="0F9C46A0" w:rsidR="00E7159E" w:rsidRDefault="19ED8CBF">
            <w:pPr>
              <w:spacing w:line="259" w:lineRule="auto"/>
              <w:ind w:left="2"/>
              <w:rPr>
                <w:sz w:val="22"/>
                <w:szCs w:val="22"/>
              </w:rPr>
            </w:pPr>
            <w:r w:rsidRPr="08CA8CC5">
              <w:rPr>
                <w:sz w:val="22"/>
                <w:szCs w:val="22"/>
              </w:rPr>
              <w:t>A</w:t>
            </w:r>
          </w:p>
        </w:tc>
        <w:tc>
          <w:tcPr>
            <w:tcW w:w="69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15B0437F" w14:textId="2846271B" w:rsidR="00E7159E" w:rsidRDefault="0B97E964">
            <w:pPr>
              <w:spacing w:line="259" w:lineRule="auto"/>
              <w:ind w:left="2"/>
              <w:rPr>
                <w:sz w:val="22"/>
                <w:szCs w:val="22"/>
              </w:rPr>
            </w:pPr>
            <w:r w:rsidRPr="08CA8CC5">
              <w:rPr>
                <w:sz w:val="22"/>
                <w:szCs w:val="22"/>
              </w:rPr>
              <w:t>R</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61A190F" w14:textId="69F396B3" w:rsidR="00E7159E" w:rsidRDefault="1F618A49">
            <w:pPr>
              <w:spacing w:line="259" w:lineRule="auto"/>
              <w:ind w:left="2"/>
              <w:rPr>
                <w:sz w:val="22"/>
                <w:szCs w:val="22"/>
              </w:rPr>
            </w:pPr>
            <w:r w:rsidRPr="08CA8CC5">
              <w:rPr>
                <w:sz w:val="22"/>
                <w:szCs w:val="22"/>
              </w:rPr>
              <w:t>C</w:t>
            </w:r>
          </w:p>
        </w:tc>
        <w:tc>
          <w:tcPr>
            <w:tcW w:w="165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52401796" w14:textId="6C9922CF" w:rsidR="00E7159E" w:rsidRDefault="086E29EF">
            <w:pPr>
              <w:spacing w:line="259" w:lineRule="auto"/>
              <w:ind w:left="2"/>
              <w:rPr>
                <w:sz w:val="22"/>
                <w:szCs w:val="22"/>
              </w:rPr>
            </w:pPr>
            <w:r w:rsidRPr="08CA8CC5">
              <w:rPr>
                <w:sz w:val="22"/>
                <w:szCs w:val="22"/>
              </w:rPr>
              <w:t>C</w:t>
            </w:r>
          </w:p>
        </w:tc>
        <w:tc>
          <w:tcPr>
            <w:tcW w:w="11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7FD5A5BD" w14:textId="4680D531" w:rsidR="00E7159E" w:rsidRDefault="1B74072F">
            <w:pPr>
              <w:spacing w:line="259" w:lineRule="auto"/>
              <w:ind w:left="2"/>
              <w:rPr>
                <w:sz w:val="22"/>
                <w:szCs w:val="22"/>
              </w:rPr>
            </w:pPr>
            <w:r w:rsidRPr="08CA8CC5">
              <w:rPr>
                <w:sz w:val="22"/>
                <w:szCs w:val="22"/>
              </w:rPr>
              <w:t>R</w:t>
            </w:r>
          </w:p>
        </w:tc>
        <w:tc>
          <w:tcPr>
            <w:tcW w:w="100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4244321B" w14:textId="2194B2AA" w:rsidR="00E7159E" w:rsidRDefault="1B74072F">
            <w:pPr>
              <w:spacing w:line="259" w:lineRule="auto"/>
              <w:ind w:left="2"/>
              <w:rPr>
                <w:sz w:val="22"/>
                <w:szCs w:val="22"/>
              </w:rPr>
            </w:pPr>
            <w:r w:rsidRPr="08CA8CC5">
              <w:rPr>
                <w:sz w:val="22"/>
                <w:szCs w:val="22"/>
              </w:rPr>
              <w:t>I</w:t>
            </w:r>
          </w:p>
        </w:tc>
        <w:tc>
          <w:tcPr>
            <w:tcW w:w="115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4D43059B" w14:textId="7464152A" w:rsidR="00E7159E" w:rsidRDefault="1B74072F">
            <w:pPr>
              <w:spacing w:line="259" w:lineRule="auto"/>
              <w:ind w:left="5"/>
              <w:rPr>
                <w:sz w:val="22"/>
                <w:szCs w:val="22"/>
              </w:rPr>
            </w:pPr>
            <w:r w:rsidRPr="08CA8CC5">
              <w:rPr>
                <w:sz w:val="22"/>
                <w:szCs w:val="22"/>
              </w:rPr>
              <w:t>C</w:t>
            </w:r>
          </w:p>
        </w:tc>
      </w:tr>
    </w:tbl>
    <w:p w14:paraId="30963EAC" w14:textId="7B5679D1" w:rsidR="00E7159E" w:rsidRDefault="00771A21">
      <w:pPr>
        <w:spacing w:line="259" w:lineRule="auto"/>
      </w:pPr>
      <w:r>
        <w:tab/>
        <w:t xml:space="preserve"> </w:t>
      </w:r>
    </w:p>
    <w:p w14:paraId="0EEF23C7" w14:textId="23E7908D" w:rsidR="00E7159E" w:rsidRDefault="00771A21" w:rsidP="08CA8CC5">
      <w:pPr>
        <w:pStyle w:val="Heading1"/>
        <w:spacing w:after="88"/>
        <w:rPr>
          <w:i/>
        </w:rPr>
      </w:pPr>
      <w:bookmarkStart w:id="3048" w:name="_Toc208608078"/>
      <w:r>
        <w:t xml:space="preserve">Monitoring and Reporting </w:t>
      </w:r>
      <w:r w:rsidR="0F42A639">
        <w:t xml:space="preserve">– </w:t>
      </w:r>
      <w:r w:rsidR="0F42A639" w:rsidRPr="08CA8CC5">
        <w:rPr>
          <w:i/>
          <w:iCs/>
        </w:rPr>
        <w:t>(updated in v4.0)</w:t>
      </w:r>
      <w:bookmarkEnd w:id="3048"/>
    </w:p>
    <w:p w14:paraId="0007637A" w14:textId="4557A6C7" w:rsidR="0F42A639" w:rsidRDefault="0F42A639" w:rsidP="007E6E3E">
      <w:pPr>
        <w:pStyle w:val="Heading2"/>
      </w:pPr>
      <w:bookmarkStart w:id="3049" w:name="_Toc208608079"/>
      <w:r w:rsidRPr="08CA8CC5">
        <w:t>Objectives</w:t>
      </w:r>
      <w:bookmarkEnd w:id="3049"/>
      <w:r w:rsidRPr="08CA8CC5">
        <w:t xml:space="preserve"> </w:t>
      </w:r>
    </w:p>
    <w:p w14:paraId="00EB2F11" w14:textId="1CBDA0ED" w:rsidR="0F42A639" w:rsidRDefault="0F42A639" w:rsidP="08CA8CC5">
      <w:pPr>
        <w:rPr>
          <w:color w:val="000000" w:themeColor="text1"/>
        </w:rPr>
      </w:pPr>
      <w:r w:rsidRPr="08CA8CC5">
        <w:rPr>
          <w:color w:val="000000" w:themeColor="text1"/>
        </w:rPr>
        <w:t>The need for monitoring and reporting comes from having to track project progress as well as team performance. The continuous tracking of these aspects of the project will allow for the earliest indication of deviation from the schedule and project goals as well as allowing for corrective actions to be taken sooner. The data used in the reporting will be transparent and continuously updated to allow project stakeholders to have the most accurate information to make informed decisions.</w:t>
      </w:r>
    </w:p>
    <w:p w14:paraId="3CDEEEDD" w14:textId="7265BB4F" w:rsidR="0F42A639" w:rsidRDefault="0F42A639" w:rsidP="08CA8CC5">
      <w:pPr>
        <w:pStyle w:val="ListParagraph"/>
        <w:numPr>
          <w:ilvl w:val="0"/>
          <w:numId w:val="149"/>
        </w:numPr>
        <w:shd w:val="clear" w:color="auto" w:fill="FFFFFF" w:themeFill="background1"/>
        <w:rPr>
          <w:color w:val="222222"/>
        </w:rPr>
      </w:pPr>
      <w:r w:rsidRPr="08CA8CC5">
        <w:rPr>
          <w:color w:val="222222"/>
        </w:rPr>
        <w:t>GitHub + Excel Master Tracker for progress vs plan.</w:t>
      </w:r>
    </w:p>
    <w:p w14:paraId="435578DA" w14:textId="4E821CAA" w:rsidR="0F42A639" w:rsidRDefault="0F42A639" w:rsidP="08CA8CC5">
      <w:pPr>
        <w:pStyle w:val="ListParagraph"/>
        <w:numPr>
          <w:ilvl w:val="0"/>
          <w:numId w:val="149"/>
        </w:numPr>
        <w:shd w:val="clear" w:color="auto" w:fill="FFFFFF" w:themeFill="background1"/>
        <w:rPr>
          <w:color w:val="222222"/>
        </w:rPr>
      </w:pPr>
      <w:r w:rsidRPr="08CA8CC5">
        <w:rPr>
          <w:color w:val="222222"/>
        </w:rPr>
        <w:t>Weekly dashboards (variance, defects, pass/fail rates).</w:t>
      </w:r>
    </w:p>
    <w:p w14:paraId="687FD643" w14:textId="7F272127" w:rsidR="0F42A639" w:rsidRDefault="0F42A639" w:rsidP="08CA8CC5">
      <w:pPr>
        <w:pStyle w:val="ListParagraph"/>
        <w:numPr>
          <w:ilvl w:val="0"/>
          <w:numId w:val="149"/>
        </w:numPr>
        <w:shd w:val="clear" w:color="auto" w:fill="FFFFFF" w:themeFill="background1"/>
        <w:rPr>
          <w:color w:val="222222"/>
        </w:rPr>
      </w:pPr>
      <w:r w:rsidRPr="08CA8CC5">
        <w:rPr>
          <w:color w:val="222222"/>
        </w:rPr>
        <w:t>Peer reviews, CI/CD gates, HIPAA compliance checks.</w:t>
      </w:r>
    </w:p>
    <w:p w14:paraId="0817DB84" w14:textId="6648BB89" w:rsidR="0F42A639" w:rsidRDefault="0F42A639" w:rsidP="08CA8CC5">
      <w:pPr>
        <w:pStyle w:val="ListParagraph"/>
        <w:numPr>
          <w:ilvl w:val="0"/>
          <w:numId w:val="149"/>
        </w:numPr>
        <w:shd w:val="clear" w:color="auto" w:fill="FFFFFF" w:themeFill="background1"/>
        <w:rPr>
          <w:color w:val="222222"/>
        </w:rPr>
      </w:pPr>
      <w:r w:rsidRPr="08CA8CC5">
        <w:rPr>
          <w:color w:val="222222"/>
        </w:rPr>
        <w:t>Decision Tracker integrated for scope traceability.</w:t>
      </w:r>
    </w:p>
    <w:p w14:paraId="073C543A" w14:textId="16FFEB51" w:rsidR="00E7159E" w:rsidRDefault="00771A21" w:rsidP="007E6E3E">
      <w:pPr>
        <w:pStyle w:val="Heading2"/>
      </w:pPr>
      <w:bookmarkStart w:id="3050" w:name="_Toc207456518"/>
      <w:bookmarkEnd w:id="3050"/>
      <w:r w:rsidRPr="08CA8CC5">
        <w:rPr>
          <w:szCs w:val="28"/>
        </w:rPr>
        <w:t xml:space="preserve"> </w:t>
      </w:r>
      <w:bookmarkStart w:id="3051" w:name="_Toc208608080"/>
      <w:r w:rsidRPr="08CA8CC5">
        <w:rPr>
          <w:szCs w:val="28"/>
        </w:rPr>
        <w:t>Intra-Team Monitoring and Reporting</w:t>
      </w:r>
      <w:bookmarkEnd w:id="3051"/>
      <w:r w:rsidRPr="08CA8CC5">
        <w:rPr>
          <w:szCs w:val="28"/>
        </w:rPr>
        <w:t xml:space="preserve"> </w:t>
      </w:r>
    </w:p>
    <w:p w14:paraId="3136CC9A" w14:textId="4CCD5A83" w:rsidR="6305EC54" w:rsidRDefault="6305EC54" w:rsidP="08CA8CC5">
      <w:r>
        <w:t xml:space="preserve">The CareConnect team will set up structured monitoring and reporting mechanisms to ensure timely progress, scope alignment, and quality assurance. Task ownership, completion, and status updates will also be tracked using GitHub Projects and synchronized with a Microsoft Excel Master Tracker document. Weekly dashboards will highlight planned vs. actual progress, hours logged, and quality metrics (e.g., defect counts, test pass/fail rates). Variance commentary will be documented, and unresolved variances will be escalated to the Risk Register. </w:t>
      </w:r>
    </w:p>
    <w:p w14:paraId="3BF8A953" w14:textId="1959FC88" w:rsidR="6305EC54" w:rsidRDefault="6305EC54" w:rsidP="08CA8CC5">
      <w:pPr>
        <w:pStyle w:val="ListParagraph"/>
        <w:numPr>
          <w:ilvl w:val="0"/>
          <w:numId w:val="147"/>
        </w:numPr>
        <w:rPr>
          <w:color w:val="000000" w:themeColor="text1"/>
        </w:rPr>
      </w:pPr>
      <w:r>
        <w:t xml:space="preserve">Weekly Sprint Reviews – Each week, the team will review completed tasks, discuss blockers, and reprioritize backlog items. </w:t>
      </w:r>
    </w:p>
    <w:p w14:paraId="7245A6FD" w14:textId="0EAAF8F9" w:rsidR="6305EC54" w:rsidRDefault="6305EC54" w:rsidP="08CA8CC5">
      <w:pPr>
        <w:pStyle w:val="ListParagraph"/>
        <w:numPr>
          <w:ilvl w:val="0"/>
          <w:numId w:val="147"/>
        </w:numPr>
        <w:rPr>
          <w:color w:val="000000" w:themeColor="text1"/>
        </w:rPr>
      </w:pPr>
      <w:r>
        <w:t xml:space="preserve">Decision Tracker Integration – All major project decisions will be logged with rationale, alternatives, and impact, ensuring traceability across PMP, SRS, TDD, and subsequent deliverables. </w:t>
      </w:r>
    </w:p>
    <w:p w14:paraId="5A1DE905" w14:textId="4E36C4E8" w:rsidR="6305EC54" w:rsidRDefault="6305EC54" w:rsidP="08CA8CC5">
      <w:pPr>
        <w:pStyle w:val="ListParagraph"/>
        <w:numPr>
          <w:ilvl w:val="0"/>
          <w:numId w:val="147"/>
        </w:numPr>
        <w:rPr>
          <w:color w:val="000000" w:themeColor="text1"/>
        </w:rPr>
      </w:pPr>
      <w:r>
        <w:t>CI/CD Quality Gates – In the CI/CD pipeline, automated test suites will execute with each commit. Dashboards will be used to record results and assess coverage patterns, defect recurrence, and acceptance criteria compliance. If something goes wrong, escalations and variance reports will be started.</w:t>
      </w:r>
    </w:p>
    <w:p w14:paraId="52BC8107" w14:textId="1D141427" w:rsidR="00E7159E" w:rsidRDefault="00771A21" w:rsidP="007E6E3E">
      <w:pPr>
        <w:pStyle w:val="Heading2"/>
      </w:pPr>
      <w:bookmarkStart w:id="3052" w:name="_Toc208608081"/>
      <w:r w:rsidRPr="08CA8CC5">
        <w:t>Project Communications</w:t>
      </w:r>
      <w:bookmarkEnd w:id="3052"/>
      <w:r>
        <w:rPr>
          <w:sz w:val="24"/>
        </w:rPr>
        <w:t xml:space="preserve"> </w:t>
      </w:r>
    </w:p>
    <w:p w14:paraId="2857D8D1" w14:textId="408DAD0E" w:rsidR="411D648E" w:rsidRDefault="00813249" w:rsidP="007E6E3E">
      <w:pPr>
        <w:pStyle w:val="Heading3"/>
      </w:pPr>
      <w:bookmarkStart w:id="3053" w:name="_Toc208608082"/>
      <w:r>
        <w:t>I</w:t>
      </w:r>
      <w:r w:rsidR="411D648E" w:rsidRPr="08CA8CC5">
        <w:t>nternal Meetings</w:t>
      </w:r>
      <w:bookmarkEnd w:id="3053"/>
    </w:p>
    <w:p w14:paraId="7646E58D" w14:textId="312236C1" w:rsidR="411D648E" w:rsidRDefault="411D648E" w:rsidP="08CA8CC5">
      <w:pPr>
        <w:rPr>
          <w:color w:val="000000" w:themeColor="text1"/>
        </w:rPr>
      </w:pPr>
      <w:r w:rsidRPr="08CA8CC5">
        <w:rPr>
          <w:color w:val="000000" w:themeColor="text1"/>
        </w:rPr>
        <w:t>The team will meet internally twice a week to discuss task status, quality assurance progress, and upcoming milestones. The Master Tracker shall retain a record of these meetings, as well as any actions that were discussed.</w:t>
      </w:r>
    </w:p>
    <w:p w14:paraId="194ED61B" w14:textId="77777777" w:rsidR="00306DC1" w:rsidRDefault="00306DC1" w:rsidP="08CA8CC5">
      <w:pPr>
        <w:rPr>
          <w:color w:val="000000" w:themeColor="text1"/>
        </w:rPr>
      </w:pPr>
    </w:p>
    <w:p w14:paraId="757DE542" w14:textId="263CA181" w:rsidR="411D648E" w:rsidRDefault="411D648E" w:rsidP="007E6E3E">
      <w:pPr>
        <w:pStyle w:val="Heading3"/>
      </w:pPr>
      <w:bookmarkStart w:id="3054" w:name="_Toc208608083"/>
      <w:r w:rsidRPr="08CA8CC5">
        <w:t>Internal-External Meetings</w:t>
      </w:r>
      <w:bookmarkEnd w:id="3054"/>
    </w:p>
    <w:p w14:paraId="3FD23E6F" w14:textId="28634E20" w:rsidR="411D648E" w:rsidRDefault="411D648E" w:rsidP="08CA8CC5">
      <w:pPr>
        <w:rPr>
          <w:color w:val="000000" w:themeColor="text1"/>
        </w:rPr>
      </w:pPr>
      <w:r w:rsidRPr="08CA8CC5">
        <w:rPr>
          <w:color w:val="000000" w:themeColor="text1"/>
        </w:rPr>
        <w:t xml:space="preserve">Weekly meetings with external stakeholders, such as faculty, mentors, and product owners, will be held with the goal of demonstrating incremental functionality in an isolated testing environment, updating progress, and validating requirements. For traceability, comments will be recorded and </w:t>
      </w:r>
      <w:proofErr w:type="gramStart"/>
      <w:r w:rsidRPr="08CA8CC5">
        <w:rPr>
          <w:color w:val="000000" w:themeColor="text1"/>
        </w:rPr>
        <w:t>entered into</w:t>
      </w:r>
      <w:proofErr w:type="gramEnd"/>
      <w:r w:rsidRPr="08CA8CC5">
        <w:rPr>
          <w:color w:val="000000" w:themeColor="text1"/>
        </w:rPr>
        <w:t xml:space="preserve"> the Decision Tracker.</w:t>
      </w:r>
    </w:p>
    <w:p w14:paraId="0F3EB3A0" w14:textId="77777777" w:rsidR="00813249" w:rsidRDefault="00813249" w:rsidP="08CA8CC5">
      <w:pPr>
        <w:rPr>
          <w:color w:val="000000" w:themeColor="text1"/>
        </w:rPr>
      </w:pPr>
    </w:p>
    <w:p w14:paraId="5E3CC63A" w14:textId="1EF2EB0A" w:rsidR="411D648E" w:rsidRDefault="411D648E" w:rsidP="007E6E3E">
      <w:pPr>
        <w:pStyle w:val="Heading3"/>
      </w:pPr>
      <w:bookmarkStart w:id="3055" w:name="_Toc208608084"/>
      <w:r w:rsidRPr="08CA8CC5">
        <w:t>Cross-Team Meetings</w:t>
      </w:r>
      <w:bookmarkEnd w:id="3055"/>
    </w:p>
    <w:p w14:paraId="2BC5B859" w14:textId="125ACCFB" w:rsidR="411D648E" w:rsidRDefault="411D648E" w:rsidP="08CA8CC5">
      <w:pPr>
        <w:rPr>
          <w:color w:val="000000" w:themeColor="text1"/>
        </w:rPr>
      </w:pPr>
      <w:r w:rsidRPr="08CA8CC5">
        <w:rPr>
          <w:color w:val="000000" w:themeColor="text1"/>
        </w:rPr>
        <w:t>Cross-team communications will occur on an as-needed basis to address dependencies (e.g., shared architecture, DevOps pipelines, or client interactions). All outcomes from cross-team discussions will be summarized in the Decision Tracker and reported back to internal stakeholders.</w:t>
      </w:r>
    </w:p>
    <w:p w14:paraId="4C12BFF7" w14:textId="77777777" w:rsidR="00474554" w:rsidRDefault="00474554" w:rsidP="08CA8CC5">
      <w:pPr>
        <w:rPr>
          <w:color w:val="000000" w:themeColor="text1"/>
        </w:rPr>
      </w:pPr>
    </w:p>
    <w:p w14:paraId="3690B0B2" w14:textId="6E1A70BC" w:rsidR="411D648E" w:rsidRDefault="411D648E" w:rsidP="007E6E3E">
      <w:pPr>
        <w:pStyle w:val="Heading3"/>
      </w:pPr>
      <w:bookmarkStart w:id="3056" w:name="_Toc208608085"/>
      <w:r w:rsidRPr="08CA8CC5">
        <w:t>Quality and Risk Reporting</w:t>
      </w:r>
      <w:bookmarkEnd w:id="3056"/>
    </w:p>
    <w:p w14:paraId="05E77761" w14:textId="151D620B" w:rsidR="411D648E" w:rsidRDefault="411D648E" w:rsidP="08CA8CC5">
      <w:pPr>
        <w:rPr>
          <w:color w:val="000000" w:themeColor="text1"/>
        </w:rPr>
      </w:pPr>
      <w:r w:rsidRPr="08CA8CC5">
        <w:rPr>
          <w:color w:val="000000" w:themeColor="text1"/>
        </w:rPr>
        <w:t>Testing results will be connected to project reporting. A Defect Log will track the severity, status, and resolution time of all defects. The difference between expected and actual quality metrics will be summarized in weekly dashboards. Assumptions that are invalidated during testing are escalated to the Risk Register for proactive mitigation.</w:t>
      </w:r>
    </w:p>
    <w:p w14:paraId="51AA4991" w14:textId="77777777" w:rsidR="00474554" w:rsidRDefault="00474554" w:rsidP="08CA8CC5">
      <w:pPr>
        <w:rPr>
          <w:color w:val="000000" w:themeColor="text1"/>
        </w:rPr>
      </w:pPr>
    </w:p>
    <w:p w14:paraId="254FAB65" w14:textId="2415DC78" w:rsidR="411D648E" w:rsidRDefault="411D648E" w:rsidP="007E6E3E">
      <w:pPr>
        <w:pStyle w:val="Heading2"/>
      </w:pPr>
      <w:bookmarkStart w:id="3057" w:name="_Toc208608086"/>
      <w:r w:rsidRPr="08CA8CC5">
        <w:t>Quality Plan</w:t>
      </w:r>
      <w:bookmarkEnd w:id="3057"/>
    </w:p>
    <w:p w14:paraId="451AE33C" w14:textId="019E744B" w:rsidR="411D648E" w:rsidRDefault="411D648E" w:rsidP="08CA8CC5">
      <w:pPr>
        <w:rPr>
          <w:color w:val="000000" w:themeColor="text1"/>
        </w:rPr>
      </w:pPr>
      <w:r w:rsidRPr="08CA8CC5">
        <w:rPr>
          <w:color w:val="000000" w:themeColor="text1"/>
        </w:rPr>
        <w:t>The CareConnect team will ensure that quality is built into all project activities and deliverables through structured reviews, automated checks, and compliance monitoring. Quality management will focus on process quality, product quality, and regulatory adherence.</w:t>
      </w:r>
    </w:p>
    <w:p w14:paraId="0A58408F" w14:textId="662C35E7" w:rsidR="411D648E" w:rsidRDefault="411D648E" w:rsidP="08CA8CC5">
      <w:pPr>
        <w:pStyle w:val="ListParagraph"/>
        <w:numPr>
          <w:ilvl w:val="0"/>
          <w:numId w:val="145"/>
        </w:numPr>
        <w:rPr>
          <w:color w:val="000000" w:themeColor="text1"/>
        </w:rPr>
      </w:pPr>
      <w:r w:rsidRPr="08CA8CC5">
        <w:rPr>
          <w:color w:val="000000" w:themeColor="text1"/>
        </w:rPr>
        <w:t xml:space="preserve">All major deliverables (PMP, SRS, TDD, Test Plan) will undergo peer review for clarity, accuracy, and completeness. Issues will be logged </w:t>
      </w:r>
      <w:proofErr w:type="gramStart"/>
      <w:r w:rsidRPr="08CA8CC5">
        <w:rPr>
          <w:color w:val="000000" w:themeColor="text1"/>
        </w:rPr>
        <w:t>in</w:t>
      </w:r>
      <w:proofErr w:type="gramEnd"/>
      <w:r w:rsidRPr="08CA8CC5">
        <w:rPr>
          <w:color w:val="000000" w:themeColor="text1"/>
        </w:rPr>
        <w:t xml:space="preserve"> the Decision Tracker and tracked to closure.</w:t>
      </w:r>
    </w:p>
    <w:p w14:paraId="32E10127" w14:textId="0890FFA2" w:rsidR="411D648E" w:rsidRDefault="411D648E" w:rsidP="08CA8CC5">
      <w:pPr>
        <w:pStyle w:val="ListParagraph"/>
        <w:numPr>
          <w:ilvl w:val="0"/>
          <w:numId w:val="145"/>
        </w:numPr>
        <w:rPr>
          <w:color w:val="000000" w:themeColor="text1"/>
        </w:rPr>
      </w:pPr>
      <w:r w:rsidRPr="08CA8CC5">
        <w:rPr>
          <w:color w:val="000000" w:themeColor="text1"/>
        </w:rPr>
        <w:t>Incremental deliverables will be validated against customer expectations and verified against requirements. Automated CI/CD quality gates will include unit testing, static code analysis, and security scans.</w:t>
      </w:r>
    </w:p>
    <w:p w14:paraId="2D27A2D2" w14:textId="009E14E0" w:rsidR="411D648E" w:rsidRDefault="411D648E" w:rsidP="08CA8CC5">
      <w:pPr>
        <w:pStyle w:val="ListParagraph"/>
        <w:numPr>
          <w:ilvl w:val="0"/>
          <w:numId w:val="145"/>
        </w:numPr>
        <w:rPr>
          <w:color w:val="000000" w:themeColor="text1"/>
        </w:rPr>
      </w:pPr>
      <w:r w:rsidRPr="08CA8CC5">
        <w:rPr>
          <w:color w:val="000000" w:themeColor="text1"/>
        </w:rPr>
        <w:t>A Defect Log will track severity, ownership, and resolution time. Weekly dashboards will summarize defect trends, test coverage, and pass/fail metrics to guide corrective actions.</w:t>
      </w:r>
    </w:p>
    <w:p w14:paraId="7D26C1BF" w14:textId="1CF11492" w:rsidR="411D648E" w:rsidRDefault="411D648E" w:rsidP="08CA8CC5">
      <w:pPr>
        <w:pStyle w:val="ListParagraph"/>
        <w:numPr>
          <w:ilvl w:val="0"/>
          <w:numId w:val="145"/>
        </w:numPr>
        <w:rPr>
          <w:color w:val="000000" w:themeColor="text1"/>
        </w:rPr>
      </w:pPr>
      <w:r w:rsidRPr="08CA8CC5">
        <w:rPr>
          <w:color w:val="000000" w:themeColor="text1"/>
        </w:rPr>
        <w:t xml:space="preserve">Requirements will be mapped to acceptance criteria in the RTM. No </w:t>
      </w:r>
      <w:proofErr w:type="gramStart"/>
      <w:r w:rsidRPr="08CA8CC5">
        <w:rPr>
          <w:color w:val="000000" w:themeColor="text1"/>
        </w:rPr>
        <w:t>deliverable</w:t>
      </w:r>
      <w:proofErr w:type="gramEnd"/>
      <w:r w:rsidRPr="08CA8CC5">
        <w:rPr>
          <w:color w:val="000000" w:themeColor="text1"/>
        </w:rPr>
        <w:t xml:space="preserve"> will be closed until all criteria are satisfied and test evidence recorded.</w:t>
      </w:r>
    </w:p>
    <w:p w14:paraId="52C5D263" w14:textId="56BF415E" w:rsidR="411D648E" w:rsidRDefault="411D648E" w:rsidP="08CA8CC5">
      <w:pPr>
        <w:pStyle w:val="ListParagraph"/>
        <w:numPr>
          <w:ilvl w:val="0"/>
          <w:numId w:val="145"/>
        </w:numPr>
        <w:rPr>
          <w:color w:val="000000" w:themeColor="text1"/>
        </w:rPr>
      </w:pPr>
      <w:r w:rsidRPr="08CA8CC5">
        <w:rPr>
          <w:color w:val="000000" w:themeColor="text1"/>
        </w:rPr>
        <w:t>HIPAA and GDPR standards will guide data handling, encryption, and privacy. Compliance checkpoints will be conducted at each milestone.</w:t>
      </w:r>
    </w:p>
    <w:p w14:paraId="1CE5063F" w14:textId="7799D86F" w:rsidR="00E7159E" w:rsidRDefault="00771A21" w:rsidP="08CA8CC5">
      <w:pPr>
        <w:pStyle w:val="Heading1"/>
        <w:spacing w:after="0"/>
        <w:rPr>
          <w:i/>
        </w:rPr>
      </w:pPr>
      <w:bookmarkStart w:id="3058" w:name="_Toc208608087"/>
      <w:r>
        <w:t xml:space="preserve">Assumptions </w:t>
      </w:r>
      <w:r w:rsidR="743F3BA6">
        <w:t xml:space="preserve">- </w:t>
      </w:r>
      <w:r w:rsidR="743F3BA6" w:rsidRPr="08CA8CC5">
        <w:rPr>
          <w:i/>
          <w:iCs/>
        </w:rPr>
        <w:t>(updated in v4.0)</w:t>
      </w:r>
      <w:bookmarkEnd w:id="3058"/>
    </w:p>
    <w:p w14:paraId="1614C46B" w14:textId="0B24A28F" w:rsidR="743F3BA6" w:rsidRDefault="743F3BA6" w:rsidP="08CA8CC5">
      <w:pPr>
        <w:ind w:right="133"/>
        <w:rPr>
          <w:color w:val="0E101A"/>
        </w:rPr>
      </w:pPr>
      <w:r w:rsidRPr="08CA8CC5">
        <w:rPr>
          <w:color w:val="0E101A"/>
        </w:rPr>
        <w:t>The following assumptions have been identified as part of the CareConnect project. Each assumption is reviewed for alignment with the defined Scope of Work (see Section 3). Where applicable, Out-of-Scope items are explicitly noted to ensure clarity. Any disproven assumptions will be escalated to the Risk Register in accordance with project quality management practices.</w:t>
      </w:r>
    </w:p>
    <w:p w14:paraId="610FA65B" w14:textId="35047630" w:rsidR="743F3BA6" w:rsidRDefault="743F3BA6" w:rsidP="08CA8CC5">
      <w:pPr>
        <w:pStyle w:val="ListParagraph"/>
        <w:numPr>
          <w:ilvl w:val="0"/>
          <w:numId w:val="142"/>
        </w:numPr>
        <w:rPr>
          <w:i/>
          <w:iCs/>
          <w:color w:val="000000" w:themeColor="text1"/>
        </w:rPr>
      </w:pPr>
      <w:r w:rsidRPr="08CA8CC5">
        <w:rPr>
          <w:color w:val="0E101A"/>
        </w:rPr>
        <w:t xml:space="preserve">Device Compatibility – It is assumed that all end-users (patients, caregivers, and administrators) will access CareConnect using modern smartphones capable of running current operating systems (iOS/Android). This assumption aligns with the Scope of Work, which excludes dedicated hardware or wearable device support in the MVP. </w:t>
      </w:r>
    </w:p>
    <w:p w14:paraId="61222F8F" w14:textId="38476182" w:rsidR="743F3BA6" w:rsidRDefault="743F3BA6" w:rsidP="08CA8CC5">
      <w:pPr>
        <w:pStyle w:val="ListParagraph"/>
        <w:numPr>
          <w:ilvl w:val="0"/>
          <w:numId w:val="142"/>
        </w:numPr>
        <w:rPr>
          <w:i/>
          <w:iCs/>
          <w:color w:val="000000" w:themeColor="text1"/>
        </w:rPr>
      </w:pPr>
      <w:r w:rsidRPr="08CA8CC5">
        <w:rPr>
          <w:color w:val="0E101A"/>
        </w:rPr>
        <w:lastRenderedPageBreak/>
        <w:t xml:space="preserve">Language Support – The initial release will provide English-only support, while multilingual features are deferred as Out-of-Scope for the MVP. This ensures consistent testing and usability baselines. </w:t>
      </w:r>
    </w:p>
    <w:p w14:paraId="3E84518A" w14:textId="52846635" w:rsidR="743F3BA6" w:rsidRDefault="743F3BA6" w:rsidP="08CA8CC5">
      <w:pPr>
        <w:pStyle w:val="ListParagraph"/>
        <w:numPr>
          <w:ilvl w:val="0"/>
          <w:numId w:val="142"/>
        </w:numPr>
        <w:rPr>
          <w:i/>
          <w:iCs/>
          <w:color w:val="000000" w:themeColor="text1"/>
        </w:rPr>
      </w:pPr>
      <w:r w:rsidRPr="08CA8CC5">
        <w:rPr>
          <w:color w:val="0E101A"/>
        </w:rPr>
        <w:t xml:space="preserve">Medication and Task Management – Medication lists, tasks, and documentation will be manually entered by caregivers and patients. Third-party medication management integrations are Out-of-Scope for the MVP, though API integration is included in other areas (e.g., wearables, scheduling). </w:t>
      </w:r>
    </w:p>
    <w:p w14:paraId="5BB82F78" w14:textId="7C631276" w:rsidR="743F3BA6" w:rsidRDefault="743F3BA6" w:rsidP="08CA8CC5">
      <w:pPr>
        <w:pStyle w:val="ListParagraph"/>
        <w:numPr>
          <w:ilvl w:val="0"/>
          <w:numId w:val="142"/>
        </w:numPr>
        <w:rPr>
          <w:color w:val="000000" w:themeColor="text1"/>
        </w:rPr>
      </w:pPr>
      <w:r w:rsidRPr="08CA8CC5">
        <w:rPr>
          <w:color w:val="0E101A"/>
        </w:rPr>
        <w:t xml:space="preserve">Notifications – At launch, notifications are limited to in-app alerts, as defined in the Scope of Work. Email and SMS notifications are explicitly Out-of-Scope for this release. </w:t>
      </w:r>
    </w:p>
    <w:p w14:paraId="475FEB74" w14:textId="16560865" w:rsidR="743F3BA6" w:rsidRDefault="743F3BA6" w:rsidP="08CA8CC5">
      <w:pPr>
        <w:pStyle w:val="ListParagraph"/>
        <w:numPr>
          <w:ilvl w:val="0"/>
          <w:numId w:val="142"/>
        </w:numPr>
        <w:rPr>
          <w:ins w:id="3059" w:author="Izabela Adler" w:date="2025-09-03T15:30:00Z" w16du:dateUtc="2025-09-03T15:30:24Z"/>
          <w:color w:val="000000" w:themeColor="text1"/>
        </w:rPr>
      </w:pPr>
      <w:r w:rsidRPr="26F4A6D6">
        <w:rPr>
          <w:color w:val="0E101A"/>
        </w:rPr>
        <w:t xml:space="preserve">User Technical Proficiency – It is assumed that some users will have limited technical skills. As advanced accessibility features (e.g., screen reader support, high-contrast modes) are Out-of-Scope for the MVP, the user interface and experience must be designed with simplicity, clarity, and minimal learning curves to accommodate a broad range of users. </w:t>
      </w:r>
    </w:p>
    <w:p w14:paraId="6D3313B0" w14:textId="699FA5B6" w:rsidR="07E4B254" w:rsidRDefault="07E4B254" w:rsidP="26F4A6D6">
      <w:pPr>
        <w:pStyle w:val="ListParagraph"/>
        <w:numPr>
          <w:ilvl w:val="0"/>
          <w:numId w:val="142"/>
        </w:numPr>
        <w:rPr>
          <w:color w:val="0E101A"/>
        </w:rPr>
      </w:pPr>
      <w:ins w:id="3060" w:author="Izabela Adler" w:date="2025-09-03T15:30:00Z">
        <w:r w:rsidRPr="26F4A6D6">
          <w:rPr>
            <w:color w:val="0E101A"/>
          </w:rPr>
          <w:t>Trigger Detection – It is assumed that caregivers wi</w:t>
        </w:r>
      </w:ins>
      <w:ins w:id="3061" w:author="Izabela Adler" w:date="2025-09-03T15:31:00Z">
        <w:r w:rsidRPr="26F4A6D6">
          <w:rPr>
            <w:color w:val="0E101A"/>
          </w:rPr>
          <w:t xml:space="preserve">ll provide accurate and comprehensive phrase lists. Incorrect or incomplete lists may reduce detection </w:t>
        </w:r>
        <w:r w:rsidR="6D5B20F3" w:rsidRPr="26F4A6D6">
          <w:rPr>
            <w:color w:val="0E101A"/>
          </w:rPr>
          <w:t>effectiveness.</w:t>
        </w:r>
      </w:ins>
    </w:p>
    <w:p w14:paraId="6AB4BCC7" w14:textId="632F2644" w:rsidR="743F3BA6" w:rsidRDefault="743F3BA6" w:rsidP="08CA8CC5">
      <w:pPr>
        <w:pStyle w:val="ListParagraph"/>
        <w:numPr>
          <w:ilvl w:val="0"/>
          <w:numId w:val="142"/>
        </w:numPr>
        <w:rPr>
          <w:color w:val="000000" w:themeColor="text1"/>
        </w:rPr>
      </w:pPr>
      <w:r w:rsidRPr="08CA8CC5">
        <w:rPr>
          <w:color w:val="0E101A"/>
        </w:rPr>
        <w:t>Users</w:t>
      </w:r>
      <w:r w:rsidRPr="08CA8CC5">
        <w:rPr>
          <w:color w:val="222222"/>
        </w:rPr>
        <w:t xml:space="preserve"> have modern smartphones.</w:t>
      </w:r>
    </w:p>
    <w:p w14:paraId="294EDF4F" w14:textId="0B890C27" w:rsidR="743F3BA6" w:rsidRDefault="743F3BA6" w:rsidP="08CA8CC5">
      <w:pPr>
        <w:pStyle w:val="ListParagraph"/>
        <w:numPr>
          <w:ilvl w:val="0"/>
          <w:numId w:val="142"/>
        </w:numPr>
        <w:shd w:val="clear" w:color="auto" w:fill="FFFFFF" w:themeFill="background1"/>
        <w:rPr>
          <w:color w:val="000000" w:themeColor="text1"/>
        </w:rPr>
      </w:pPr>
      <w:r w:rsidRPr="08CA8CC5">
        <w:rPr>
          <w:color w:val="222222"/>
        </w:rPr>
        <w:t>English-only MVP.</w:t>
      </w:r>
    </w:p>
    <w:p w14:paraId="2D3D9D42" w14:textId="74035E29" w:rsidR="743F3BA6" w:rsidRDefault="743F3BA6" w:rsidP="08CA8CC5">
      <w:pPr>
        <w:pStyle w:val="ListParagraph"/>
        <w:numPr>
          <w:ilvl w:val="0"/>
          <w:numId w:val="142"/>
        </w:numPr>
        <w:shd w:val="clear" w:color="auto" w:fill="FFFFFF" w:themeFill="background1"/>
        <w:rPr>
          <w:color w:val="000000" w:themeColor="text1"/>
        </w:rPr>
      </w:pPr>
      <w:r w:rsidRPr="08CA8CC5">
        <w:rPr>
          <w:color w:val="222222"/>
        </w:rPr>
        <w:t>In-app notifications only.</w:t>
      </w:r>
    </w:p>
    <w:p w14:paraId="5C4CF272" w14:textId="60EE95B7" w:rsidR="743F3BA6" w:rsidRDefault="743F3BA6" w:rsidP="08CA8CC5">
      <w:pPr>
        <w:pStyle w:val="ListParagraph"/>
        <w:numPr>
          <w:ilvl w:val="0"/>
          <w:numId w:val="142"/>
        </w:numPr>
        <w:shd w:val="clear" w:color="auto" w:fill="FFFFFF" w:themeFill="background1"/>
        <w:rPr>
          <w:color w:val="000000" w:themeColor="text1"/>
        </w:rPr>
      </w:pPr>
      <w:r w:rsidRPr="08CA8CC5">
        <w:rPr>
          <w:color w:val="222222"/>
        </w:rPr>
        <w:t>Caregivers/patients manually input medications.</w:t>
      </w:r>
    </w:p>
    <w:p w14:paraId="7328958A" w14:textId="797C7741" w:rsidR="743F3BA6" w:rsidRDefault="743F3BA6" w:rsidP="08CA8CC5">
      <w:pPr>
        <w:pStyle w:val="ListParagraph"/>
        <w:numPr>
          <w:ilvl w:val="0"/>
          <w:numId w:val="142"/>
        </w:numPr>
        <w:shd w:val="clear" w:color="auto" w:fill="FFFFFF" w:themeFill="background1"/>
        <w:rPr>
          <w:color w:val="000000" w:themeColor="text1"/>
        </w:rPr>
      </w:pPr>
      <w:r w:rsidRPr="08CA8CC5">
        <w:rPr>
          <w:color w:val="222222"/>
        </w:rPr>
        <w:t>Basic accessibility only.</w:t>
      </w:r>
    </w:p>
    <w:p w14:paraId="12351DF2" w14:textId="177CF31C" w:rsidR="00E7159E" w:rsidRDefault="0A09FF41">
      <w:pPr>
        <w:pStyle w:val="Heading1"/>
        <w:spacing w:after="0"/>
        <w:ind w:left="-5"/>
        <w:rPr>
          <w:i/>
        </w:rPr>
      </w:pPr>
      <w:bookmarkStart w:id="3062" w:name="_Toc208608088"/>
      <w:r>
        <w:t xml:space="preserve">Constraints </w:t>
      </w:r>
      <w:r w:rsidR="26D6FA12">
        <w:t xml:space="preserve">- </w:t>
      </w:r>
      <w:r w:rsidR="26D6FA12" w:rsidRPr="753E7AF4">
        <w:rPr>
          <w:i/>
          <w:iCs/>
        </w:rPr>
        <w:t>(updated in v4.0)</w:t>
      </w:r>
      <w:bookmarkEnd w:id="3062"/>
    </w:p>
    <w:p w14:paraId="1ACA83C4" w14:textId="77777777" w:rsidR="00E7159E" w:rsidRDefault="00771A21">
      <w:pPr>
        <w:spacing w:after="186"/>
        <w:ind w:right="10"/>
      </w:pPr>
      <w:r>
        <w:t xml:space="preserve">The following constraints have been identified in the development of CareConnect: </w:t>
      </w:r>
    </w:p>
    <w:p w14:paraId="662DA82E" w14:textId="77777777" w:rsidR="00E7159E" w:rsidRDefault="00771A21" w:rsidP="001277AF">
      <w:pPr>
        <w:numPr>
          <w:ilvl w:val="0"/>
          <w:numId w:val="36"/>
        </w:numPr>
        <w:spacing w:after="26"/>
        <w:ind w:right="78" w:hanging="360"/>
      </w:pPr>
      <w:r>
        <w:t xml:space="preserve">The entire development cycle for a minimal viable product must be completed within a 12-week period. This includes a fully completed product. A beta version must be ready within a 4-week period. </w:t>
      </w:r>
    </w:p>
    <w:p w14:paraId="0099CC79" w14:textId="77777777" w:rsidR="00E7159E" w:rsidRDefault="00771A21" w:rsidP="001277AF">
      <w:pPr>
        <w:numPr>
          <w:ilvl w:val="0"/>
          <w:numId w:val="36"/>
        </w:numPr>
        <w:spacing w:after="30"/>
        <w:ind w:right="78" w:hanging="360"/>
      </w:pPr>
      <w:r>
        <w:t xml:space="preserve">Only open-source and free tools must be leveraged. There is no budget to adopt any solutions that may incur a cost. </w:t>
      </w:r>
    </w:p>
    <w:p w14:paraId="3C3BCE56" w14:textId="586958B8" w:rsidR="2ED7D99F" w:rsidRDefault="2ED7D99F" w:rsidP="001277AF">
      <w:pPr>
        <w:numPr>
          <w:ilvl w:val="0"/>
          <w:numId w:val="36"/>
        </w:numPr>
        <w:ind w:right="78" w:hanging="360"/>
        <w:rPr>
          <w:i/>
          <w:iCs/>
          <w:color w:val="000000" w:themeColor="text1"/>
        </w:rPr>
      </w:pPr>
      <w:r w:rsidRPr="753E7AF4">
        <w:rPr>
          <w:color w:val="000000" w:themeColor="text1"/>
        </w:rPr>
        <w:t xml:space="preserve">A serverless, scale-to-zero architecture must be prioritized to minimize costs and support elastic scaling. </w:t>
      </w:r>
      <w:r w:rsidRPr="753E7AF4">
        <w:rPr>
          <w:b/>
          <w:bCs/>
          <w:i/>
          <w:iCs/>
          <w:color w:val="000000" w:themeColor="text1"/>
        </w:rPr>
        <w:t xml:space="preserve">(updated </w:t>
      </w:r>
      <w:proofErr w:type="gramStart"/>
      <w:r w:rsidRPr="753E7AF4">
        <w:rPr>
          <w:b/>
          <w:bCs/>
          <w:i/>
          <w:iCs/>
          <w:color w:val="000000" w:themeColor="text1"/>
        </w:rPr>
        <w:t>in</w:t>
      </w:r>
      <w:proofErr w:type="gramEnd"/>
      <w:r w:rsidRPr="753E7AF4">
        <w:rPr>
          <w:b/>
          <w:bCs/>
          <w:i/>
          <w:iCs/>
          <w:color w:val="000000" w:themeColor="text1"/>
        </w:rPr>
        <w:t xml:space="preserve"> v4.0)</w:t>
      </w:r>
    </w:p>
    <w:p w14:paraId="421537F2" w14:textId="2A335846" w:rsidR="00E7159E" w:rsidRDefault="00771A21" w:rsidP="001277AF">
      <w:pPr>
        <w:numPr>
          <w:ilvl w:val="0"/>
          <w:numId w:val="36"/>
        </w:numPr>
        <w:spacing w:after="31"/>
        <w:ind w:right="78" w:hanging="360"/>
        <w:rPr>
          <w:i/>
          <w:color w:val="000000" w:themeColor="text1"/>
        </w:rPr>
      </w:pPr>
      <w:r>
        <w:t>F</w:t>
      </w:r>
      <w:r w:rsidRPr="753E7AF4">
        <w:rPr>
          <w:color w:val="000000" w:themeColor="text1"/>
        </w:rPr>
        <w:t xml:space="preserve">ull regulatory compliance </w:t>
      </w:r>
      <w:r w:rsidR="0B81F1C5" w:rsidRPr="753E7AF4">
        <w:rPr>
          <w:color w:val="000000" w:themeColor="text1"/>
        </w:rPr>
        <w:t xml:space="preserve">(HIPAA, GDPR, EVV certification, Apple App Store requirements) </w:t>
      </w:r>
      <w:r w:rsidRPr="753E7AF4">
        <w:rPr>
          <w:color w:val="000000" w:themeColor="text1"/>
        </w:rPr>
        <w:t xml:space="preserve">may not be </w:t>
      </w:r>
      <w:r w:rsidR="0B81F1C5" w:rsidRPr="753E7AF4">
        <w:rPr>
          <w:color w:val="000000" w:themeColor="text1"/>
        </w:rPr>
        <w:t>fully</w:t>
      </w:r>
      <w:r w:rsidRPr="753E7AF4">
        <w:rPr>
          <w:color w:val="000000" w:themeColor="text1"/>
        </w:rPr>
        <w:t xml:space="preserve"> met by the MVP</w:t>
      </w:r>
      <w:r w:rsidR="0B81F1C5" w:rsidRPr="753E7AF4">
        <w:rPr>
          <w:color w:val="000000" w:themeColor="text1"/>
        </w:rPr>
        <w:t>. Certification and approval processes will</w:t>
      </w:r>
      <w:r w:rsidRPr="753E7AF4">
        <w:rPr>
          <w:color w:val="000000" w:themeColor="text1"/>
        </w:rPr>
        <w:t xml:space="preserve"> be </w:t>
      </w:r>
      <w:r w:rsidR="0B81F1C5" w:rsidRPr="753E7AF4">
        <w:rPr>
          <w:color w:val="000000" w:themeColor="text1"/>
        </w:rPr>
        <w:t>coordinated with</w:t>
      </w:r>
      <w:r w:rsidRPr="753E7AF4">
        <w:rPr>
          <w:color w:val="000000" w:themeColor="text1"/>
        </w:rPr>
        <w:t xml:space="preserve"> external </w:t>
      </w:r>
      <w:r w:rsidR="0B81F1C5" w:rsidRPr="753E7AF4">
        <w:rPr>
          <w:color w:val="000000" w:themeColor="text1"/>
        </w:rPr>
        <w:t xml:space="preserve">agencies after release. </w:t>
      </w:r>
      <w:r w:rsidR="0B81F1C5" w:rsidRPr="753E7AF4">
        <w:rPr>
          <w:b/>
          <w:bCs/>
          <w:i/>
          <w:iCs/>
          <w:color w:val="000000" w:themeColor="text1"/>
        </w:rPr>
        <w:t xml:space="preserve">(updated </w:t>
      </w:r>
      <w:proofErr w:type="gramStart"/>
      <w:r w:rsidR="0B81F1C5" w:rsidRPr="753E7AF4">
        <w:rPr>
          <w:b/>
          <w:bCs/>
          <w:i/>
          <w:iCs/>
          <w:color w:val="000000" w:themeColor="text1"/>
        </w:rPr>
        <w:t>in</w:t>
      </w:r>
      <w:proofErr w:type="gramEnd"/>
      <w:r w:rsidR="0B81F1C5" w:rsidRPr="753E7AF4">
        <w:rPr>
          <w:b/>
          <w:bCs/>
          <w:i/>
          <w:iCs/>
          <w:color w:val="000000" w:themeColor="text1"/>
        </w:rPr>
        <w:t xml:space="preserve"> v4.0)</w:t>
      </w:r>
    </w:p>
    <w:p w14:paraId="3935E6CE" w14:textId="11CC83C5" w:rsidR="148968C0" w:rsidRDefault="148968C0" w:rsidP="001277AF">
      <w:pPr>
        <w:numPr>
          <w:ilvl w:val="0"/>
          <w:numId w:val="36"/>
        </w:numPr>
        <w:ind w:right="78" w:hanging="360"/>
        <w:rPr>
          <w:i/>
          <w:iCs/>
          <w:color w:val="000000" w:themeColor="text1"/>
        </w:rPr>
      </w:pPr>
      <w:r w:rsidRPr="753E7AF4">
        <w:rPr>
          <w:color w:val="000000" w:themeColor="text1"/>
        </w:rPr>
        <w:t xml:space="preserve">CareConnect must be developed within the constraints of the chosen technology stack (Flutter/Dart for mobile, JAVA for backend services, AWS HIPAA-eligible services). </w:t>
      </w:r>
      <w:r w:rsidRPr="753E7AF4">
        <w:rPr>
          <w:b/>
          <w:bCs/>
          <w:i/>
          <w:iCs/>
          <w:color w:val="000000" w:themeColor="text1"/>
        </w:rPr>
        <w:t xml:space="preserve">(updated </w:t>
      </w:r>
      <w:proofErr w:type="gramStart"/>
      <w:r w:rsidRPr="753E7AF4">
        <w:rPr>
          <w:b/>
          <w:bCs/>
          <w:i/>
          <w:iCs/>
          <w:color w:val="000000" w:themeColor="text1"/>
        </w:rPr>
        <w:t>in</w:t>
      </w:r>
      <w:proofErr w:type="gramEnd"/>
      <w:r w:rsidRPr="753E7AF4">
        <w:rPr>
          <w:b/>
          <w:bCs/>
          <w:i/>
          <w:iCs/>
          <w:color w:val="000000" w:themeColor="text1"/>
        </w:rPr>
        <w:t xml:space="preserve"> v4.0)</w:t>
      </w:r>
    </w:p>
    <w:p w14:paraId="0F6DFA4E" w14:textId="34684972" w:rsidR="148968C0" w:rsidRDefault="148968C0" w:rsidP="001277AF">
      <w:pPr>
        <w:numPr>
          <w:ilvl w:val="0"/>
          <w:numId w:val="36"/>
        </w:numPr>
        <w:ind w:right="78" w:hanging="360"/>
        <w:rPr>
          <w:i/>
          <w:iCs/>
          <w:color w:val="000000" w:themeColor="text1"/>
        </w:rPr>
      </w:pPr>
      <w:r w:rsidRPr="753E7AF4">
        <w:rPr>
          <w:color w:val="000000" w:themeColor="text1"/>
        </w:rPr>
        <w:t xml:space="preserve">Accessibility standards (WCAG 2.1 AA) will only be partially met in the MVP; full compliance is deferred to future updates. </w:t>
      </w:r>
      <w:r w:rsidRPr="753E7AF4">
        <w:rPr>
          <w:b/>
          <w:bCs/>
          <w:i/>
          <w:iCs/>
          <w:color w:val="000000" w:themeColor="text1"/>
        </w:rPr>
        <w:t xml:space="preserve">(updated </w:t>
      </w:r>
      <w:proofErr w:type="gramStart"/>
      <w:r w:rsidRPr="753E7AF4">
        <w:rPr>
          <w:b/>
          <w:bCs/>
          <w:i/>
          <w:iCs/>
          <w:color w:val="000000" w:themeColor="text1"/>
        </w:rPr>
        <w:t>in</w:t>
      </w:r>
      <w:proofErr w:type="gramEnd"/>
      <w:r w:rsidRPr="753E7AF4">
        <w:rPr>
          <w:b/>
          <w:bCs/>
          <w:i/>
          <w:iCs/>
          <w:color w:val="000000" w:themeColor="text1"/>
        </w:rPr>
        <w:t xml:space="preserve"> v4.0)</w:t>
      </w:r>
    </w:p>
    <w:p w14:paraId="67503D50" w14:textId="0CD29BE9" w:rsidR="753E7AF4" w:rsidRDefault="753E7AF4" w:rsidP="753E7AF4">
      <w:pPr>
        <w:ind w:left="922" w:right="78" w:hanging="360"/>
        <w:rPr>
          <w:b/>
          <w:bCs/>
          <w:i/>
          <w:iCs/>
          <w:color w:val="000000" w:themeColor="text1"/>
        </w:rPr>
      </w:pPr>
    </w:p>
    <w:p w14:paraId="174233A2" w14:textId="5C6147A4" w:rsidR="55E3F8A7" w:rsidRDefault="55E3F8A7" w:rsidP="753E7AF4">
      <w:pPr>
        <w:spacing w:after="511"/>
        <w:ind w:left="922" w:right="78" w:hanging="360"/>
        <w:rPr>
          <w:b/>
          <w:bCs/>
          <w:i/>
          <w:iCs/>
        </w:rPr>
      </w:pPr>
      <w:r w:rsidRPr="753E7AF4">
        <w:rPr>
          <w:b/>
          <w:bCs/>
          <w:i/>
          <w:iCs/>
        </w:rPr>
        <w:t>(added in v4.0)</w:t>
      </w:r>
    </w:p>
    <w:p w14:paraId="4CC9594F" w14:textId="69CABD2A" w:rsidR="208DC039" w:rsidRDefault="208DC039" w:rsidP="001277AF">
      <w:pPr>
        <w:numPr>
          <w:ilvl w:val="0"/>
          <w:numId w:val="36"/>
        </w:numPr>
        <w:ind w:right="78" w:hanging="360"/>
        <w:rPr>
          <w:color w:val="000000" w:themeColor="text1"/>
        </w:rPr>
      </w:pPr>
      <w:r>
        <w:t xml:space="preserve">Home monitoring integration is initially limited to Google Nest due to API availability. Other vendors (e.g., Arlo, Ring) cannot be supported at MVP launch. </w:t>
      </w:r>
    </w:p>
    <w:p w14:paraId="53BDA8E0" w14:textId="3B0011E4" w:rsidR="208DC039" w:rsidRDefault="208DC039" w:rsidP="001277AF">
      <w:pPr>
        <w:numPr>
          <w:ilvl w:val="0"/>
          <w:numId w:val="36"/>
        </w:numPr>
        <w:ind w:right="78" w:hanging="360"/>
        <w:rPr>
          <w:color w:val="000000" w:themeColor="text1"/>
        </w:rPr>
      </w:pPr>
      <w:r>
        <w:t xml:space="preserve">EVV (Electronic Visit Verification) integration cannot cover all U.S. states at launch. Each state uses different data aggregators and APIs, so the MVP will only support a limited set of states. </w:t>
      </w:r>
    </w:p>
    <w:p w14:paraId="54760CEC" w14:textId="68504E1E" w:rsidR="208DC039" w:rsidRDefault="208DC039" w:rsidP="001277AF">
      <w:pPr>
        <w:numPr>
          <w:ilvl w:val="0"/>
          <w:numId w:val="36"/>
        </w:numPr>
        <w:ind w:right="78" w:hanging="360"/>
        <w:rPr>
          <w:color w:val="000000" w:themeColor="text1"/>
        </w:rPr>
      </w:pPr>
      <w:r>
        <w:t xml:space="preserve">Banking and payments integration is constrained to </w:t>
      </w:r>
      <w:proofErr w:type="gramStart"/>
      <w:r>
        <w:t>provider</w:t>
      </w:r>
      <w:proofErr w:type="gramEnd"/>
      <w:r>
        <w:t xml:space="preserve"> payment links, QR codes, and Stripe. Direct integration with every possible banking provider is infeasible. </w:t>
      </w:r>
    </w:p>
    <w:p w14:paraId="2D903BD5" w14:textId="147D733D" w:rsidR="208DC039" w:rsidRDefault="208DC039" w:rsidP="001277AF">
      <w:pPr>
        <w:numPr>
          <w:ilvl w:val="0"/>
          <w:numId w:val="36"/>
        </w:numPr>
        <w:ind w:right="78" w:hanging="360"/>
        <w:rPr>
          <w:color w:val="000000" w:themeColor="text1"/>
        </w:rPr>
      </w:pPr>
      <w:r>
        <w:lastRenderedPageBreak/>
        <w:t xml:space="preserve">On-device AI models (OCR, NLP) may not run efficiently on older or low-spec devices due to CPU/RAM limitations. Performance may vary by device. </w:t>
      </w:r>
    </w:p>
    <w:p w14:paraId="7101D04B" w14:textId="4AFF9A6E" w:rsidR="208DC039" w:rsidRDefault="208DC039" w:rsidP="001277AF">
      <w:pPr>
        <w:numPr>
          <w:ilvl w:val="0"/>
          <w:numId w:val="36"/>
        </w:numPr>
        <w:ind w:right="78" w:hanging="360"/>
        <w:rPr>
          <w:color w:val="000000" w:themeColor="text1"/>
        </w:rPr>
      </w:pPr>
      <w:r>
        <w:t xml:space="preserve">The system will initially support only English OCR and NLP, with Spanish optional; other languages are deferred. </w:t>
      </w:r>
    </w:p>
    <w:p w14:paraId="5C40F1B1" w14:textId="0CB9BCA4" w:rsidR="208DC039" w:rsidRDefault="208DC039" w:rsidP="001277AF">
      <w:pPr>
        <w:numPr>
          <w:ilvl w:val="0"/>
          <w:numId w:val="36"/>
        </w:numPr>
        <w:ind w:right="78" w:hanging="360"/>
        <w:rPr>
          <w:color w:val="000000" w:themeColor="text1"/>
        </w:rPr>
      </w:pPr>
      <w:r>
        <w:t>Offline functionality is limited in scope. While invoices and EVV data can be captured offline, all records must sync to the server within 24 hours of reconnecting.</w:t>
      </w:r>
    </w:p>
    <w:p w14:paraId="1126E54E" w14:textId="0B535C7A" w:rsidR="00E7159E" w:rsidRDefault="00771A21" w:rsidP="00C00C27">
      <w:pPr>
        <w:pStyle w:val="Heading1"/>
        <w:ind w:hanging="14"/>
      </w:pPr>
      <w:bookmarkStart w:id="3063" w:name="_Toc208608089"/>
      <w:r>
        <w:t xml:space="preserve">Work Breakdown Structure (WBS) </w:t>
      </w:r>
      <w:r w:rsidR="083498FB" w:rsidRPr="753E7AF4">
        <w:rPr>
          <w:i/>
          <w:iCs/>
        </w:rPr>
        <w:t>- (updated in v4.</w:t>
      </w:r>
      <w:del w:id="3064" w:author="Alondra Vega Pacheco" w:date="2025-09-12T22:25:00Z" w16du:dateUtc="2025-09-13T03:25:00Z">
        <w:r w:rsidR="083498FB" w:rsidRPr="753E7AF4" w:rsidDel="006712F5">
          <w:rPr>
            <w:i/>
            <w:iCs/>
          </w:rPr>
          <w:delText>0)</w:delText>
        </w:r>
      </w:del>
      <w:bookmarkEnd w:id="3063"/>
      <w:ins w:id="3065" w:author="Alondra Vega Pacheco" w:date="2025-09-12T22:25:00Z" w16du:dateUtc="2025-09-13T03:25:00Z">
        <w:r w:rsidR="006712F5">
          <w:rPr>
            <w:i/>
            <w:iCs/>
          </w:rPr>
          <w:t>1)</w:t>
        </w:r>
      </w:ins>
      <w:r w:rsidR="0A09FF41">
        <w:t xml:space="preserve"> </w:t>
      </w:r>
    </w:p>
    <w:p w14:paraId="1C37944A" w14:textId="3825EC1B" w:rsidR="00E7159E" w:rsidRDefault="00771A21" w:rsidP="00C00C27">
      <w:pPr>
        <w:pStyle w:val="Heading2"/>
        <w:ind w:hanging="14"/>
      </w:pPr>
      <w:bookmarkStart w:id="3066" w:name="_Toc208608090"/>
      <w:r>
        <w:t>Structure</w:t>
      </w:r>
      <w:bookmarkEnd w:id="3066"/>
      <w:r>
        <w:t xml:space="preserve"> </w:t>
      </w:r>
    </w:p>
    <w:p w14:paraId="1B40A224" w14:textId="3F8C4122" w:rsidR="00E7159E" w:rsidDel="000B213E" w:rsidRDefault="00E7159E" w:rsidP="001D2A45">
      <w:pPr>
        <w:pStyle w:val="Caption"/>
        <w:rPr>
          <w:del w:id="3067" w:author="Alondra Vega Pacheco" w:date="2025-09-12T18:41:00Z" w16du:dateUtc="2025-09-12T23:41:00Z"/>
          <w:b/>
        </w:rPr>
      </w:pPr>
    </w:p>
    <w:p w14:paraId="1F58C38C" w14:textId="29FCED75" w:rsidR="001D2A45" w:rsidRPr="000B213E" w:rsidRDefault="000B213E">
      <w:pPr>
        <w:pStyle w:val="Caption"/>
        <w:rPr>
          <w:ins w:id="3068" w:author="Alondra Vega Pacheco" w:date="2025-09-12T18:41:00Z" w16du:dateUtc="2025-09-12T23:41:00Z"/>
          <w:rPrChange w:id="3069" w:author="Alondra Vega Pacheco" w:date="2025-09-12T19:16:00Z" w16du:dateUtc="2025-09-13T00:16:00Z">
            <w:rPr>
              <w:ins w:id="3070" w:author="Alondra Vega Pacheco" w:date="2025-09-12T18:41:00Z" w16du:dateUtc="2025-09-12T23:41:00Z"/>
              <w:b/>
            </w:rPr>
          </w:rPrChange>
        </w:rPr>
        <w:pPrChange w:id="3071" w:author="Alondra Vega Pacheco" w:date="2025-09-12T18:41:00Z" w16du:dateUtc="2025-09-12T23:41:00Z">
          <w:pPr>
            <w:keepNext/>
            <w:keepLines/>
            <w:spacing w:after="178" w:line="259" w:lineRule="auto"/>
            <w:ind w:hanging="14"/>
          </w:pPr>
        </w:pPrChange>
      </w:pPr>
      <w:ins w:id="3072" w:author="Alondra Vega Pacheco" w:date="2025-09-12T19:16:00Z" w16du:dateUtc="2025-09-13T00:16:00Z">
        <w:r>
          <w:t xml:space="preserve">Table </w:t>
        </w:r>
        <w:r>
          <w:fldChar w:fldCharType="begin"/>
        </w:r>
        <w:r>
          <w:instrText xml:space="preserve"> SEQ Table \* ARABIC </w:instrText>
        </w:r>
      </w:ins>
      <w:r>
        <w:fldChar w:fldCharType="separate"/>
      </w:r>
      <w:ins w:id="3073" w:author="Alondra Vega Pacheco" w:date="2025-09-12T19:16:00Z" w16du:dateUtc="2025-09-13T00:16:00Z">
        <w:r>
          <w:rPr>
            <w:noProof/>
          </w:rPr>
          <w:t>21</w:t>
        </w:r>
        <w:r>
          <w:fldChar w:fldCharType="end"/>
        </w:r>
        <w:r>
          <w:t xml:space="preserve"> </w:t>
        </w:r>
      </w:ins>
      <w:ins w:id="3074" w:author="Alondra Vega Pacheco" w:date="2025-09-12T18:41:00Z" w16du:dateUtc="2025-09-12T23:41:00Z">
        <w:r w:rsidR="001D2A45">
          <w:t>Work Breakdown Structur</w:t>
        </w:r>
      </w:ins>
      <w:ins w:id="3075" w:author="Alondra Vega Pacheco" w:date="2025-09-12T18:42:00Z" w16du:dateUtc="2025-09-12T23:42:00Z">
        <w:r w:rsidR="001D2A45">
          <w:t>e for CareConnect Fall 2025</w:t>
        </w:r>
      </w:ins>
    </w:p>
    <w:p w14:paraId="6914D0CF" w14:textId="6632DA35" w:rsidR="00E7159E" w:rsidRPr="00A900D8" w:rsidDel="001D2A45" w:rsidRDefault="00CF31F7">
      <w:pPr>
        <w:pStyle w:val="Caption"/>
        <w:rPr>
          <w:del w:id="3076" w:author="Alondra Vega Pacheco" w:date="2025-09-12T18:41:00Z" w16du:dateUtc="2025-09-12T23:41:00Z"/>
        </w:rPr>
      </w:pPr>
      <w:del w:id="3077" w:author="Alondra Vega Pacheco" w:date="2025-09-12T18:41:00Z" w16du:dateUtc="2025-09-12T23:41:00Z">
        <w:r w:rsidDel="001D2A45">
          <w:delText xml:space="preserve">Figure </w:delText>
        </w:r>
        <w:r w:rsidDel="001D2A45">
          <w:rPr>
            <w:i w:val="0"/>
            <w:iCs w:val="0"/>
          </w:rPr>
          <w:fldChar w:fldCharType="begin"/>
        </w:r>
        <w:r w:rsidDel="001D2A45">
          <w:delInstrText>SEQ Figure \* ARABIC</w:delInstrText>
        </w:r>
        <w:r w:rsidDel="001D2A45">
          <w:rPr>
            <w:i w:val="0"/>
            <w:iCs w:val="0"/>
          </w:rPr>
          <w:fldChar w:fldCharType="separate"/>
        </w:r>
        <w:r w:rsidR="003B3F28" w:rsidDel="001D2A45">
          <w:rPr>
            <w:noProof/>
          </w:rPr>
          <w:delText>4</w:delText>
        </w:r>
        <w:r w:rsidDel="001D2A45">
          <w:rPr>
            <w:i w:val="0"/>
            <w:iCs w:val="0"/>
          </w:rPr>
          <w:fldChar w:fldCharType="end"/>
        </w:r>
        <w:r w:rsidDel="001D2A45">
          <w:delText xml:space="preserve"> </w:delText>
        </w:r>
        <w:r w:rsidR="00771A21" w:rsidRPr="00A900D8" w:rsidDel="001D2A45">
          <w:delText>Visual Overview WBS for CareConnect</w:delText>
        </w:r>
      </w:del>
    </w:p>
    <w:p w14:paraId="2F9CA9CD" w14:textId="43F2D4DE" w:rsidR="001D2A45" w:rsidRDefault="001D2A45">
      <w:pPr>
        <w:keepNext/>
        <w:keepLines/>
        <w:spacing w:after="164" w:line="265" w:lineRule="auto"/>
        <w:ind w:hanging="14"/>
        <w:rPr>
          <w:del w:id="3078" w:author="Sudarshan NEUPANE" w:date="2025-09-12T21:58:00Z" w16du:dateUtc="2025-09-13T01:58:00Z"/>
          <w:rFonts w:asciiTheme="minorHAnsi" w:eastAsiaTheme="minorEastAsia" w:hAnsiTheme="minorHAnsi" w:cstheme="minorBidi"/>
          <w:kern w:val="2"/>
          <w:szCs w:val="24"/>
          <w14:ligatures w14:val="standardContextual"/>
        </w:rPr>
        <w:pPrChange w:id="3079" w:author="Alondra Vega Pacheco" w:date="2025-09-12T18:41:00Z" w16du:dateUtc="2025-09-12T23:41:00Z">
          <w:pPr>
            <w:keepNext/>
            <w:keepLines/>
            <w:spacing w:after="164" w:line="265" w:lineRule="auto"/>
            <w:ind w:hanging="14"/>
            <w:jc w:val="center"/>
          </w:pPr>
        </w:pPrChange>
      </w:pPr>
      <w:ins w:id="3080" w:author="Alondra Vega Pacheco" w:date="2025-09-12T18:40:00Z" w16du:dateUtc="2025-09-12T23:40:00Z">
        <w:r>
          <w:fldChar w:fldCharType="begin"/>
        </w:r>
        <w:r>
          <w:instrText xml:space="preserve"> LINK </w:instrText>
        </w:r>
      </w:ins>
      <w:r w:rsidR="00FB0EC2">
        <w:instrText xml:space="preserve">Excel.Sheet.12 https://umgcdev361.sharepoint.com/sites/SWEN670Fall2025/Shared%20Documents/General/Deliverables/Milestone%202/CareConnect/PMP%20&amp;%20SRS%20Revisions/WBS%20V2.xlsx WBS!R1C1:R136C2 </w:instrText>
      </w:r>
      <w:ins w:id="3081" w:author="Alondra Vega Pacheco" w:date="2025-09-12T18:40:00Z" w16du:dateUtc="2025-09-12T23:40:00Z">
        <w:r>
          <w:instrText xml:space="preserve">\a \f 4 \h </w:instrText>
        </w:r>
        <w:r>
          <w:fldChar w:fldCharType="separate"/>
        </w:r>
      </w:ins>
    </w:p>
    <w:tbl>
      <w:tblPr>
        <w:tblW w:w="10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3082" w:author="Alondra Vega Pacheco" w:date="2025-09-12T18:41:00Z" w16du:dateUtc="2025-09-12T23:41:00Z">
          <w:tblPr>
            <w:tblW w:w="10552" w:type="dxa"/>
            <w:tblLook w:val="04A0" w:firstRow="1" w:lastRow="0" w:firstColumn="1" w:lastColumn="0" w:noHBand="0" w:noVBand="1"/>
          </w:tblPr>
        </w:tblPrChange>
      </w:tblPr>
      <w:tblGrid>
        <w:gridCol w:w="1256"/>
        <w:gridCol w:w="9296"/>
        <w:tblGridChange w:id="3083">
          <w:tblGrid>
            <w:gridCol w:w="5"/>
            <w:gridCol w:w="1251"/>
            <w:gridCol w:w="5"/>
            <w:gridCol w:w="9291"/>
            <w:gridCol w:w="5"/>
          </w:tblGrid>
        </w:tblGridChange>
      </w:tblGrid>
      <w:tr w:rsidR="001D2A45" w:rsidRPr="001D2A45" w14:paraId="41B0FE5B" w14:textId="77777777" w:rsidTr="001D2A45">
        <w:trPr>
          <w:trHeight w:val="440"/>
          <w:ins w:id="3084" w:author="Alondra Vega Pacheco" w:date="2025-09-12T18:40:00Z"/>
          <w:del w:id="3085" w:author="Sudarshan NEUPANE" w:date="2025-09-12T21:58:00Z"/>
          <w:trPrChange w:id="3086" w:author="Alondra Vega Pacheco" w:date="2025-09-12T18:41:00Z" w16du:dateUtc="2025-09-12T23:41:00Z">
            <w:trPr>
              <w:gridAfter w:val="0"/>
              <w:trHeight w:val="440"/>
            </w:trPr>
          </w:trPrChange>
        </w:trPr>
        <w:tc>
          <w:tcPr>
            <w:tcW w:w="1256" w:type="dxa"/>
            <w:shd w:val="clear" w:color="000000" w:fill="215C98"/>
            <w:noWrap/>
            <w:vAlign w:val="bottom"/>
            <w:hideMark/>
            <w:tcPrChange w:id="3087" w:author="Alondra Vega Pacheco" w:date="2025-09-12T18:41:00Z" w16du:dateUtc="2025-09-12T23:41:00Z">
              <w:tcPr>
                <w:tcW w:w="1256" w:type="dxa"/>
                <w:gridSpan w:val="2"/>
                <w:tcBorders>
                  <w:top w:val="nil"/>
                  <w:left w:val="nil"/>
                  <w:bottom w:val="nil"/>
                  <w:right w:val="nil"/>
                </w:tcBorders>
                <w:shd w:val="clear" w:color="000000" w:fill="215C98"/>
                <w:noWrap/>
                <w:vAlign w:val="bottom"/>
                <w:hideMark/>
              </w:tcPr>
            </w:tcPrChange>
          </w:tcPr>
          <w:p w14:paraId="4CDA98BF" w14:textId="7EFF9FA6" w:rsidR="001D2A45" w:rsidRPr="001D2A45" w:rsidRDefault="001D2A45">
            <w:pPr>
              <w:spacing w:line="240" w:lineRule="auto"/>
              <w:rPr>
                <w:ins w:id="3088" w:author="Alondra Vega Pacheco" w:date="2025-09-12T18:40:00Z" w16du:dateUtc="2025-09-12T23:40:00Z"/>
                <w:del w:id="3089" w:author="Sudarshan NEUPANE" w:date="2025-09-12T21:58:00Z" w16du:dateUtc="2025-09-13T01:58:00Z"/>
                <w:rFonts w:ascii="Aptos Narrow" w:hAnsi="Aptos Narrow"/>
                <w:b/>
                <w:bCs/>
                <w:color w:val="FFFFFF"/>
                <w:sz w:val="32"/>
                <w:szCs w:val="32"/>
              </w:rPr>
              <w:pPrChange w:id="3090" w:author="Alondra Vega Pacheco" w:date="2025-09-12T18:41:00Z" w16du:dateUtc="2025-09-12T23:41:00Z">
                <w:pPr/>
              </w:pPrChange>
            </w:pPr>
            <w:ins w:id="3091" w:author="Alondra Vega Pacheco" w:date="2025-09-12T18:40:00Z" w16du:dateUtc="2025-09-12T23:40:00Z">
              <w:del w:id="3092" w:author="Sudarshan NEUPANE" w:date="2025-09-12T21:58:00Z" w16du:dateUtc="2025-09-13T01:58:00Z">
                <w:r w:rsidRPr="001D2A45">
                  <w:rPr>
                    <w:rFonts w:ascii="Aptos Narrow" w:hAnsi="Aptos Narrow"/>
                    <w:b/>
                    <w:bCs/>
                    <w:color w:val="FFFFFF"/>
                    <w:sz w:val="32"/>
                    <w:szCs w:val="32"/>
                  </w:rPr>
                  <w:delText>1</w:delText>
                </w:r>
              </w:del>
            </w:ins>
          </w:p>
        </w:tc>
        <w:tc>
          <w:tcPr>
            <w:tcW w:w="9296" w:type="dxa"/>
            <w:shd w:val="clear" w:color="000000" w:fill="215C98"/>
            <w:noWrap/>
            <w:vAlign w:val="bottom"/>
            <w:hideMark/>
            <w:tcPrChange w:id="3093" w:author="Alondra Vega Pacheco" w:date="2025-09-12T18:41:00Z" w16du:dateUtc="2025-09-12T23:41:00Z">
              <w:tcPr>
                <w:tcW w:w="9296" w:type="dxa"/>
                <w:gridSpan w:val="2"/>
                <w:tcBorders>
                  <w:top w:val="nil"/>
                  <w:left w:val="nil"/>
                  <w:bottom w:val="nil"/>
                  <w:right w:val="nil"/>
                </w:tcBorders>
                <w:shd w:val="clear" w:color="000000" w:fill="215C98"/>
                <w:noWrap/>
                <w:vAlign w:val="bottom"/>
                <w:hideMark/>
              </w:tcPr>
            </w:tcPrChange>
          </w:tcPr>
          <w:p w14:paraId="7922A8C1" w14:textId="77777777" w:rsidR="001D2A45" w:rsidRPr="001D2A45" w:rsidRDefault="001D2A45">
            <w:pPr>
              <w:spacing w:line="240" w:lineRule="auto"/>
              <w:rPr>
                <w:ins w:id="3094" w:author="Alondra Vega Pacheco" w:date="2025-09-12T18:40:00Z" w16du:dateUtc="2025-09-12T23:40:00Z"/>
                <w:del w:id="3095" w:author="Sudarshan NEUPANE" w:date="2025-09-12T21:58:00Z" w16du:dateUtc="2025-09-13T01:58:00Z"/>
                <w:rFonts w:ascii="Aptos Narrow" w:hAnsi="Aptos Narrow"/>
                <w:b/>
                <w:bCs/>
                <w:color w:val="FFFFFF"/>
                <w:sz w:val="32"/>
                <w:szCs w:val="32"/>
                <w:rPrChange w:id="3096" w:author="Alondra Vega Pacheco" w:date="2025-09-12T18:40:00Z" w16du:dateUtc="2025-09-12T23:40:00Z">
                  <w:rPr>
                    <w:ins w:id="3097" w:author="Alondra Vega Pacheco" w:date="2025-09-12T18:40:00Z" w16du:dateUtc="2025-09-12T23:40:00Z"/>
                    <w:del w:id="3098" w:author="Sudarshan NEUPANE" w:date="2025-09-12T21:58:00Z" w16du:dateUtc="2025-09-13T01:58:00Z"/>
                  </w:rPr>
                </w:rPrChange>
              </w:rPr>
              <w:pPrChange w:id="3099" w:author="Alondra Vega Pacheco" w:date="2025-09-12T18:41:00Z" w16du:dateUtc="2025-09-12T23:41:00Z">
                <w:pPr/>
              </w:pPrChange>
            </w:pPr>
            <w:ins w:id="3100" w:author="Alondra Vega Pacheco" w:date="2025-09-12T18:40:00Z" w16du:dateUtc="2025-09-12T23:40:00Z">
              <w:del w:id="3101" w:author="Sudarshan NEUPANE" w:date="2025-09-12T21:58:00Z" w16du:dateUtc="2025-09-13T01:58:00Z">
                <w:r w:rsidRPr="001D2A45">
                  <w:rPr>
                    <w:rFonts w:ascii="Aptos Narrow" w:hAnsi="Aptos Narrow"/>
                    <w:b/>
                    <w:bCs/>
                    <w:color w:val="FFFFFF"/>
                    <w:sz w:val="32"/>
                    <w:szCs w:val="32"/>
                    <w:rPrChange w:id="3102" w:author="Alondra Vega Pacheco" w:date="2025-09-12T18:40:00Z" w16du:dateUtc="2025-09-12T23:40:00Z">
                      <w:rPr/>
                    </w:rPrChange>
                  </w:rPr>
                  <w:delText>Project Initiation and Planning</w:delText>
                </w:r>
              </w:del>
            </w:ins>
          </w:p>
        </w:tc>
      </w:tr>
      <w:tr w:rsidR="001D2A45" w:rsidRPr="001D2A45" w14:paraId="307CAE3F" w14:textId="77777777" w:rsidTr="001D2A45">
        <w:trPr>
          <w:trHeight w:val="380"/>
          <w:ins w:id="3103" w:author="Alondra Vega Pacheco" w:date="2025-09-12T18:40:00Z"/>
          <w:del w:id="3104" w:author="Sudarshan NEUPANE" w:date="2025-09-12T21:58:00Z"/>
          <w:trPrChange w:id="3105" w:author="Alondra Vega Pacheco" w:date="2025-09-12T18:41:00Z" w16du:dateUtc="2025-09-12T23:41:00Z">
            <w:trPr>
              <w:gridAfter w:val="0"/>
              <w:trHeight w:val="380"/>
            </w:trPr>
          </w:trPrChange>
        </w:trPr>
        <w:tc>
          <w:tcPr>
            <w:tcW w:w="1256" w:type="dxa"/>
            <w:shd w:val="clear" w:color="000000" w:fill="3C7D22"/>
            <w:noWrap/>
            <w:vAlign w:val="bottom"/>
            <w:hideMark/>
            <w:tcPrChange w:id="3106" w:author="Alondra Vega Pacheco" w:date="2025-09-12T18:41:00Z" w16du:dateUtc="2025-09-12T23:41:00Z">
              <w:tcPr>
                <w:tcW w:w="1256" w:type="dxa"/>
                <w:gridSpan w:val="2"/>
                <w:tcBorders>
                  <w:top w:val="nil"/>
                  <w:left w:val="nil"/>
                  <w:bottom w:val="nil"/>
                  <w:right w:val="nil"/>
                </w:tcBorders>
                <w:shd w:val="clear" w:color="000000" w:fill="3C7D22"/>
                <w:noWrap/>
                <w:vAlign w:val="bottom"/>
                <w:hideMark/>
              </w:tcPr>
            </w:tcPrChange>
          </w:tcPr>
          <w:p w14:paraId="3E1AC7D8" w14:textId="77777777" w:rsidR="001D2A45" w:rsidRPr="001D2A45" w:rsidRDefault="001D2A45">
            <w:pPr>
              <w:spacing w:line="240" w:lineRule="auto"/>
              <w:rPr>
                <w:ins w:id="3107" w:author="Alondra Vega Pacheco" w:date="2025-09-12T18:40:00Z" w16du:dateUtc="2025-09-12T23:40:00Z"/>
                <w:del w:id="3108" w:author="Sudarshan NEUPANE" w:date="2025-09-12T21:58:00Z" w16du:dateUtc="2025-09-13T01:58:00Z"/>
                <w:rFonts w:ascii="Aptos Narrow" w:hAnsi="Aptos Narrow"/>
                <w:b/>
                <w:bCs/>
                <w:color w:val="FFFFFF"/>
                <w:sz w:val="28"/>
                <w:szCs w:val="28"/>
                <w:rPrChange w:id="3109" w:author="Alondra Vega Pacheco" w:date="2025-09-12T18:40:00Z" w16du:dateUtc="2025-09-12T23:40:00Z">
                  <w:rPr>
                    <w:ins w:id="3110" w:author="Alondra Vega Pacheco" w:date="2025-09-12T18:40:00Z" w16du:dateUtc="2025-09-12T23:40:00Z"/>
                    <w:del w:id="3111" w:author="Sudarshan NEUPANE" w:date="2025-09-12T21:58:00Z" w16du:dateUtc="2025-09-13T01:58:00Z"/>
                  </w:rPr>
                </w:rPrChange>
              </w:rPr>
              <w:pPrChange w:id="3112" w:author="Alondra Vega Pacheco" w:date="2025-09-12T18:41:00Z" w16du:dateUtc="2025-09-12T23:41:00Z">
                <w:pPr/>
              </w:pPrChange>
            </w:pPr>
            <w:ins w:id="3113" w:author="Alondra Vega Pacheco" w:date="2025-09-12T18:40:00Z" w16du:dateUtc="2025-09-12T23:40:00Z">
              <w:del w:id="3114" w:author="Sudarshan NEUPANE" w:date="2025-09-12T21:58:00Z" w16du:dateUtc="2025-09-13T01:58:00Z">
                <w:r w:rsidRPr="001D2A45">
                  <w:rPr>
                    <w:rFonts w:ascii="Aptos Narrow" w:hAnsi="Aptos Narrow"/>
                    <w:b/>
                    <w:bCs/>
                    <w:color w:val="FFFFFF"/>
                    <w:sz w:val="28"/>
                    <w:szCs w:val="28"/>
                    <w:rPrChange w:id="3115" w:author="Alondra Vega Pacheco" w:date="2025-09-12T18:40:00Z" w16du:dateUtc="2025-09-12T23:40:00Z">
                      <w:rPr/>
                    </w:rPrChange>
                  </w:rPr>
                  <w:delText>1.1</w:delText>
                </w:r>
              </w:del>
            </w:ins>
          </w:p>
        </w:tc>
        <w:tc>
          <w:tcPr>
            <w:tcW w:w="9296" w:type="dxa"/>
            <w:shd w:val="clear" w:color="000000" w:fill="3C7D22"/>
            <w:noWrap/>
            <w:vAlign w:val="bottom"/>
            <w:hideMark/>
            <w:tcPrChange w:id="3116" w:author="Alondra Vega Pacheco" w:date="2025-09-12T18:41:00Z" w16du:dateUtc="2025-09-12T23:41:00Z">
              <w:tcPr>
                <w:tcW w:w="9296" w:type="dxa"/>
                <w:gridSpan w:val="2"/>
                <w:tcBorders>
                  <w:top w:val="nil"/>
                  <w:left w:val="nil"/>
                  <w:bottom w:val="nil"/>
                  <w:right w:val="nil"/>
                </w:tcBorders>
                <w:shd w:val="clear" w:color="000000" w:fill="3C7D22"/>
                <w:noWrap/>
                <w:vAlign w:val="bottom"/>
                <w:hideMark/>
              </w:tcPr>
            </w:tcPrChange>
          </w:tcPr>
          <w:p w14:paraId="24717AB1" w14:textId="77777777" w:rsidR="001D2A45" w:rsidRPr="001D2A45" w:rsidRDefault="001D2A45">
            <w:pPr>
              <w:spacing w:line="240" w:lineRule="auto"/>
              <w:rPr>
                <w:ins w:id="3117" w:author="Alondra Vega Pacheco" w:date="2025-09-12T18:40:00Z" w16du:dateUtc="2025-09-12T23:40:00Z"/>
                <w:del w:id="3118" w:author="Sudarshan NEUPANE" w:date="2025-09-12T21:58:00Z" w16du:dateUtc="2025-09-13T01:58:00Z"/>
                <w:rFonts w:ascii="Aptos Narrow" w:hAnsi="Aptos Narrow"/>
                <w:b/>
                <w:bCs/>
                <w:color w:val="FFFFFF"/>
                <w:sz w:val="28"/>
                <w:szCs w:val="28"/>
                <w:rPrChange w:id="3119" w:author="Alondra Vega Pacheco" w:date="2025-09-12T18:40:00Z" w16du:dateUtc="2025-09-12T23:40:00Z">
                  <w:rPr>
                    <w:ins w:id="3120" w:author="Alondra Vega Pacheco" w:date="2025-09-12T18:40:00Z" w16du:dateUtc="2025-09-12T23:40:00Z"/>
                    <w:del w:id="3121" w:author="Sudarshan NEUPANE" w:date="2025-09-12T21:58:00Z" w16du:dateUtc="2025-09-13T01:58:00Z"/>
                  </w:rPr>
                </w:rPrChange>
              </w:rPr>
              <w:pPrChange w:id="3122" w:author="Alondra Vega Pacheco" w:date="2025-09-12T18:41:00Z" w16du:dateUtc="2025-09-12T23:41:00Z">
                <w:pPr/>
              </w:pPrChange>
            </w:pPr>
            <w:ins w:id="3123" w:author="Alondra Vega Pacheco" w:date="2025-09-12T18:40:00Z" w16du:dateUtc="2025-09-12T23:40:00Z">
              <w:del w:id="3124" w:author="Sudarshan NEUPANE" w:date="2025-09-12T21:58:00Z" w16du:dateUtc="2025-09-13T01:58:00Z">
                <w:r w:rsidRPr="001D2A45">
                  <w:rPr>
                    <w:rFonts w:ascii="Aptos Narrow" w:hAnsi="Aptos Narrow"/>
                    <w:b/>
                    <w:bCs/>
                    <w:color w:val="FFFFFF"/>
                    <w:sz w:val="28"/>
                    <w:szCs w:val="28"/>
                    <w:rPrChange w:id="3125" w:author="Alondra Vega Pacheco" w:date="2025-09-12T18:40:00Z" w16du:dateUtc="2025-09-12T23:40:00Z">
                      <w:rPr/>
                    </w:rPrChange>
                  </w:rPr>
                  <w:delText>Initial Client Meeting</w:delText>
                </w:r>
              </w:del>
            </w:ins>
          </w:p>
        </w:tc>
      </w:tr>
      <w:tr w:rsidR="001D2A45" w:rsidRPr="001D2A45" w14:paraId="0BF48BC3" w14:textId="77777777" w:rsidTr="001D2A45">
        <w:trPr>
          <w:trHeight w:val="300"/>
          <w:ins w:id="3126" w:author="Alondra Vega Pacheco" w:date="2025-09-12T18:40:00Z"/>
          <w:del w:id="3127" w:author="Sudarshan NEUPANE" w:date="2025-09-12T21:58:00Z"/>
          <w:trPrChange w:id="3128" w:author="Alondra Vega Pacheco" w:date="2025-09-12T18:41:00Z" w16du:dateUtc="2025-09-12T23:41:00Z">
            <w:trPr>
              <w:gridAfter w:val="0"/>
              <w:trHeight w:val="300"/>
            </w:trPr>
          </w:trPrChange>
        </w:trPr>
        <w:tc>
          <w:tcPr>
            <w:tcW w:w="1256" w:type="dxa"/>
            <w:noWrap/>
            <w:vAlign w:val="bottom"/>
            <w:hideMark/>
            <w:tcPrChange w:id="3129" w:author="Alondra Vega Pacheco" w:date="2025-09-12T18:41:00Z" w16du:dateUtc="2025-09-12T23:41:00Z">
              <w:tcPr>
                <w:tcW w:w="1256" w:type="dxa"/>
                <w:gridSpan w:val="2"/>
                <w:tcBorders>
                  <w:top w:val="nil"/>
                  <w:left w:val="nil"/>
                  <w:bottom w:val="nil"/>
                  <w:right w:val="nil"/>
                </w:tcBorders>
                <w:noWrap/>
                <w:vAlign w:val="bottom"/>
                <w:hideMark/>
              </w:tcPr>
            </w:tcPrChange>
          </w:tcPr>
          <w:p w14:paraId="3A35677A" w14:textId="77777777" w:rsidR="001D2A45" w:rsidRPr="001D2A45" w:rsidRDefault="001D2A45">
            <w:pPr>
              <w:spacing w:line="240" w:lineRule="auto"/>
              <w:rPr>
                <w:ins w:id="3130" w:author="Alondra Vega Pacheco" w:date="2025-09-12T18:40:00Z" w16du:dateUtc="2025-09-12T23:40:00Z"/>
                <w:del w:id="3131" w:author="Sudarshan NEUPANE" w:date="2025-09-12T21:58:00Z" w16du:dateUtc="2025-09-13T01:58:00Z"/>
                <w:rFonts w:ascii="Aptos Narrow" w:hAnsi="Aptos Narrow"/>
                <w:color w:val="000000"/>
                <w:sz w:val="22"/>
                <w:szCs w:val="22"/>
                <w:rPrChange w:id="3132" w:author="Alondra Vega Pacheco" w:date="2025-09-12T18:40:00Z" w16du:dateUtc="2025-09-12T23:40:00Z">
                  <w:rPr>
                    <w:ins w:id="3133" w:author="Alondra Vega Pacheco" w:date="2025-09-12T18:40:00Z" w16du:dateUtc="2025-09-12T23:40:00Z"/>
                    <w:del w:id="3134" w:author="Sudarshan NEUPANE" w:date="2025-09-12T21:58:00Z" w16du:dateUtc="2025-09-13T01:58:00Z"/>
                  </w:rPr>
                </w:rPrChange>
              </w:rPr>
              <w:pPrChange w:id="3135" w:author="Alondra Vega Pacheco" w:date="2025-09-12T18:41:00Z" w16du:dateUtc="2025-09-12T23:41:00Z">
                <w:pPr/>
              </w:pPrChange>
            </w:pPr>
            <w:ins w:id="3136" w:author="Alondra Vega Pacheco" w:date="2025-09-12T18:40:00Z" w16du:dateUtc="2025-09-12T23:40:00Z">
              <w:del w:id="3137" w:author="Sudarshan NEUPANE" w:date="2025-09-12T21:58:00Z" w16du:dateUtc="2025-09-13T01:58:00Z">
                <w:r w:rsidRPr="001D2A45">
                  <w:rPr>
                    <w:rFonts w:ascii="Aptos Narrow" w:hAnsi="Aptos Narrow"/>
                    <w:color w:val="000000"/>
                    <w:sz w:val="22"/>
                    <w:szCs w:val="22"/>
                    <w:rPrChange w:id="3138" w:author="Alondra Vega Pacheco" w:date="2025-09-12T18:40:00Z" w16du:dateUtc="2025-09-12T23:40:00Z">
                      <w:rPr/>
                    </w:rPrChange>
                  </w:rPr>
                  <w:delText>1.1.1</w:delText>
                </w:r>
              </w:del>
            </w:ins>
          </w:p>
        </w:tc>
        <w:tc>
          <w:tcPr>
            <w:tcW w:w="9296" w:type="dxa"/>
            <w:noWrap/>
            <w:vAlign w:val="bottom"/>
            <w:hideMark/>
            <w:tcPrChange w:id="3139" w:author="Alondra Vega Pacheco" w:date="2025-09-12T18:41:00Z" w16du:dateUtc="2025-09-12T23:41:00Z">
              <w:tcPr>
                <w:tcW w:w="9296" w:type="dxa"/>
                <w:gridSpan w:val="2"/>
                <w:tcBorders>
                  <w:top w:val="nil"/>
                  <w:left w:val="nil"/>
                  <w:bottom w:val="nil"/>
                  <w:right w:val="nil"/>
                </w:tcBorders>
                <w:noWrap/>
                <w:vAlign w:val="bottom"/>
                <w:hideMark/>
              </w:tcPr>
            </w:tcPrChange>
          </w:tcPr>
          <w:p w14:paraId="2DCF7CD4" w14:textId="77777777" w:rsidR="001D2A45" w:rsidRPr="001D2A45" w:rsidRDefault="001D2A45">
            <w:pPr>
              <w:spacing w:line="240" w:lineRule="auto"/>
              <w:rPr>
                <w:ins w:id="3140" w:author="Alondra Vega Pacheco" w:date="2025-09-12T18:40:00Z" w16du:dateUtc="2025-09-12T23:40:00Z"/>
                <w:del w:id="3141" w:author="Sudarshan NEUPANE" w:date="2025-09-12T21:58:00Z" w16du:dateUtc="2025-09-13T01:58:00Z"/>
                <w:rFonts w:ascii="Aptos Narrow" w:hAnsi="Aptos Narrow"/>
                <w:color w:val="000000"/>
                <w:sz w:val="22"/>
                <w:szCs w:val="22"/>
                <w:rPrChange w:id="3142" w:author="Alondra Vega Pacheco" w:date="2025-09-12T18:40:00Z" w16du:dateUtc="2025-09-12T23:40:00Z">
                  <w:rPr>
                    <w:ins w:id="3143" w:author="Alondra Vega Pacheco" w:date="2025-09-12T18:40:00Z" w16du:dateUtc="2025-09-12T23:40:00Z"/>
                    <w:del w:id="3144" w:author="Sudarshan NEUPANE" w:date="2025-09-12T21:58:00Z" w16du:dateUtc="2025-09-13T01:58:00Z"/>
                  </w:rPr>
                </w:rPrChange>
              </w:rPr>
              <w:pPrChange w:id="3145" w:author="Alondra Vega Pacheco" w:date="2025-09-12T18:41:00Z" w16du:dateUtc="2025-09-12T23:41:00Z">
                <w:pPr/>
              </w:pPrChange>
            </w:pPr>
            <w:ins w:id="3146" w:author="Alondra Vega Pacheco" w:date="2025-09-12T18:40:00Z" w16du:dateUtc="2025-09-12T23:40:00Z">
              <w:del w:id="3147" w:author="Sudarshan NEUPANE" w:date="2025-09-12T21:58:00Z" w16du:dateUtc="2025-09-13T01:58:00Z">
                <w:r w:rsidRPr="001D2A45">
                  <w:rPr>
                    <w:rFonts w:ascii="Aptos Narrow" w:hAnsi="Aptos Narrow"/>
                    <w:color w:val="000000"/>
                    <w:sz w:val="22"/>
                    <w:szCs w:val="22"/>
                    <w:rPrChange w:id="3148" w:author="Alondra Vega Pacheco" w:date="2025-09-12T18:40:00Z" w16du:dateUtc="2025-09-12T23:40:00Z">
                      <w:rPr/>
                    </w:rPrChange>
                  </w:rPr>
                  <w:delText>Schedule Meeting</w:delText>
                </w:r>
              </w:del>
            </w:ins>
          </w:p>
        </w:tc>
      </w:tr>
      <w:tr w:rsidR="001D2A45" w:rsidRPr="001D2A45" w14:paraId="753AA5BA" w14:textId="77777777" w:rsidTr="001D2A45">
        <w:trPr>
          <w:trHeight w:val="300"/>
          <w:ins w:id="3149" w:author="Alondra Vega Pacheco" w:date="2025-09-12T18:40:00Z"/>
          <w:del w:id="3150" w:author="Sudarshan NEUPANE" w:date="2025-09-12T21:58:00Z"/>
          <w:trPrChange w:id="3151" w:author="Alondra Vega Pacheco" w:date="2025-09-12T18:41:00Z" w16du:dateUtc="2025-09-12T23:41:00Z">
            <w:trPr>
              <w:gridAfter w:val="0"/>
              <w:trHeight w:val="300"/>
            </w:trPr>
          </w:trPrChange>
        </w:trPr>
        <w:tc>
          <w:tcPr>
            <w:tcW w:w="1256" w:type="dxa"/>
            <w:noWrap/>
            <w:vAlign w:val="bottom"/>
            <w:hideMark/>
            <w:tcPrChange w:id="3152" w:author="Alondra Vega Pacheco" w:date="2025-09-12T18:41:00Z" w16du:dateUtc="2025-09-12T23:41:00Z">
              <w:tcPr>
                <w:tcW w:w="1256" w:type="dxa"/>
                <w:gridSpan w:val="2"/>
                <w:tcBorders>
                  <w:top w:val="nil"/>
                  <w:left w:val="nil"/>
                  <w:bottom w:val="nil"/>
                  <w:right w:val="nil"/>
                </w:tcBorders>
                <w:noWrap/>
                <w:vAlign w:val="bottom"/>
                <w:hideMark/>
              </w:tcPr>
            </w:tcPrChange>
          </w:tcPr>
          <w:p w14:paraId="3FA27AE7" w14:textId="77777777" w:rsidR="001D2A45" w:rsidRPr="001D2A45" w:rsidRDefault="001D2A45">
            <w:pPr>
              <w:spacing w:line="240" w:lineRule="auto"/>
              <w:rPr>
                <w:ins w:id="3153" w:author="Alondra Vega Pacheco" w:date="2025-09-12T18:40:00Z" w16du:dateUtc="2025-09-12T23:40:00Z"/>
                <w:del w:id="3154" w:author="Sudarshan NEUPANE" w:date="2025-09-12T21:58:00Z" w16du:dateUtc="2025-09-13T01:58:00Z"/>
                <w:rFonts w:ascii="Aptos Narrow" w:hAnsi="Aptos Narrow"/>
                <w:color w:val="000000"/>
                <w:sz w:val="22"/>
                <w:szCs w:val="22"/>
                <w:rPrChange w:id="3155" w:author="Alondra Vega Pacheco" w:date="2025-09-12T18:40:00Z" w16du:dateUtc="2025-09-12T23:40:00Z">
                  <w:rPr>
                    <w:ins w:id="3156" w:author="Alondra Vega Pacheco" w:date="2025-09-12T18:40:00Z" w16du:dateUtc="2025-09-12T23:40:00Z"/>
                    <w:del w:id="3157" w:author="Sudarshan NEUPANE" w:date="2025-09-12T21:58:00Z" w16du:dateUtc="2025-09-13T01:58:00Z"/>
                  </w:rPr>
                </w:rPrChange>
              </w:rPr>
              <w:pPrChange w:id="3158" w:author="Alondra Vega Pacheco" w:date="2025-09-12T18:41:00Z" w16du:dateUtc="2025-09-12T23:41:00Z">
                <w:pPr/>
              </w:pPrChange>
            </w:pPr>
            <w:ins w:id="3159" w:author="Alondra Vega Pacheco" w:date="2025-09-12T18:40:00Z" w16du:dateUtc="2025-09-12T23:40:00Z">
              <w:del w:id="3160" w:author="Sudarshan NEUPANE" w:date="2025-09-12T21:58:00Z" w16du:dateUtc="2025-09-13T01:58:00Z">
                <w:r w:rsidRPr="001D2A45">
                  <w:rPr>
                    <w:rFonts w:ascii="Aptos Narrow" w:hAnsi="Aptos Narrow"/>
                    <w:color w:val="000000"/>
                    <w:sz w:val="22"/>
                    <w:szCs w:val="22"/>
                    <w:rPrChange w:id="3161" w:author="Alondra Vega Pacheco" w:date="2025-09-12T18:40:00Z" w16du:dateUtc="2025-09-12T23:40:00Z">
                      <w:rPr/>
                    </w:rPrChange>
                  </w:rPr>
                  <w:delText>1.1.2</w:delText>
                </w:r>
              </w:del>
            </w:ins>
          </w:p>
        </w:tc>
        <w:tc>
          <w:tcPr>
            <w:tcW w:w="9296" w:type="dxa"/>
            <w:noWrap/>
            <w:vAlign w:val="bottom"/>
            <w:hideMark/>
            <w:tcPrChange w:id="3162" w:author="Alondra Vega Pacheco" w:date="2025-09-12T18:41:00Z" w16du:dateUtc="2025-09-12T23:41:00Z">
              <w:tcPr>
                <w:tcW w:w="9296" w:type="dxa"/>
                <w:gridSpan w:val="2"/>
                <w:tcBorders>
                  <w:top w:val="nil"/>
                  <w:left w:val="nil"/>
                  <w:bottom w:val="nil"/>
                  <w:right w:val="nil"/>
                </w:tcBorders>
                <w:noWrap/>
                <w:vAlign w:val="bottom"/>
                <w:hideMark/>
              </w:tcPr>
            </w:tcPrChange>
          </w:tcPr>
          <w:p w14:paraId="5751B932" w14:textId="77777777" w:rsidR="001D2A45" w:rsidRPr="001D2A45" w:rsidRDefault="001D2A45">
            <w:pPr>
              <w:spacing w:line="240" w:lineRule="auto"/>
              <w:rPr>
                <w:ins w:id="3163" w:author="Alondra Vega Pacheco" w:date="2025-09-12T18:40:00Z" w16du:dateUtc="2025-09-12T23:40:00Z"/>
                <w:del w:id="3164" w:author="Sudarshan NEUPANE" w:date="2025-09-12T21:58:00Z" w16du:dateUtc="2025-09-13T01:58:00Z"/>
                <w:rFonts w:ascii="Aptos Narrow" w:hAnsi="Aptos Narrow"/>
                <w:color w:val="000000"/>
                <w:sz w:val="22"/>
                <w:szCs w:val="22"/>
                <w:rPrChange w:id="3165" w:author="Alondra Vega Pacheco" w:date="2025-09-12T18:40:00Z" w16du:dateUtc="2025-09-12T23:40:00Z">
                  <w:rPr>
                    <w:ins w:id="3166" w:author="Alondra Vega Pacheco" w:date="2025-09-12T18:40:00Z" w16du:dateUtc="2025-09-12T23:40:00Z"/>
                    <w:del w:id="3167" w:author="Sudarshan NEUPANE" w:date="2025-09-12T21:58:00Z" w16du:dateUtc="2025-09-13T01:58:00Z"/>
                  </w:rPr>
                </w:rPrChange>
              </w:rPr>
              <w:pPrChange w:id="3168" w:author="Alondra Vega Pacheco" w:date="2025-09-12T18:41:00Z" w16du:dateUtc="2025-09-12T23:41:00Z">
                <w:pPr/>
              </w:pPrChange>
            </w:pPr>
            <w:ins w:id="3169" w:author="Alondra Vega Pacheco" w:date="2025-09-12T18:40:00Z" w16du:dateUtc="2025-09-12T23:40:00Z">
              <w:del w:id="3170" w:author="Sudarshan NEUPANE" w:date="2025-09-12T21:58:00Z" w16du:dateUtc="2025-09-13T01:58:00Z">
                <w:r w:rsidRPr="001D2A45">
                  <w:rPr>
                    <w:rFonts w:ascii="Aptos Narrow" w:hAnsi="Aptos Narrow"/>
                    <w:color w:val="000000"/>
                    <w:sz w:val="22"/>
                    <w:szCs w:val="22"/>
                    <w:rPrChange w:id="3171" w:author="Alondra Vega Pacheco" w:date="2025-09-12T18:40:00Z" w16du:dateUtc="2025-09-12T23:40:00Z">
                      <w:rPr/>
                    </w:rPrChange>
                  </w:rPr>
                  <w:delText>Discuss Proposed Requirements</w:delText>
                </w:r>
              </w:del>
            </w:ins>
          </w:p>
        </w:tc>
      </w:tr>
      <w:tr w:rsidR="001D2A45" w:rsidRPr="001D2A45" w14:paraId="62AD2788" w14:textId="77777777" w:rsidTr="001D2A45">
        <w:trPr>
          <w:trHeight w:val="380"/>
          <w:ins w:id="3172" w:author="Alondra Vega Pacheco" w:date="2025-09-12T18:40:00Z"/>
          <w:del w:id="3173" w:author="Sudarshan NEUPANE" w:date="2025-09-12T21:58:00Z"/>
          <w:trPrChange w:id="3174" w:author="Alondra Vega Pacheco" w:date="2025-09-12T18:41:00Z" w16du:dateUtc="2025-09-12T23:41:00Z">
            <w:trPr>
              <w:gridAfter w:val="0"/>
              <w:trHeight w:val="380"/>
            </w:trPr>
          </w:trPrChange>
        </w:trPr>
        <w:tc>
          <w:tcPr>
            <w:tcW w:w="1256" w:type="dxa"/>
            <w:shd w:val="clear" w:color="000000" w:fill="3C7D22"/>
            <w:noWrap/>
            <w:vAlign w:val="bottom"/>
            <w:hideMark/>
            <w:tcPrChange w:id="3175" w:author="Alondra Vega Pacheco" w:date="2025-09-12T18:41:00Z" w16du:dateUtc="2025-09-12T23:41:00Z">
              <w:tcPr>
                <w:tcW w:w="1256" w:type="dxa"/>
                <w:gridSpan w:val="2"/>
                <w:tcBorders>
                  <w:top w:val="nil"/>
                  <w:left w:val="nil"/>
                  <w:bottom w:val="nil"/>
                  <w:right w:val="nil"/>
                </w:tcBorders>
                <w:shd w:val="clear" w:color="000000" w:fill="3C7D22"/>
                <w:noWrap/>
                <w:vAlign w:val="bottom"/>
                <w:hideMark/>
              </w:tcPr>
            </w:tcPrChange>
          </w:tcPr>
          <w:p w14:paraId="65F4C65B" w14:textId="77777777" w:rsidR="001D2A45" w:rsidRPr="001D2A45" w:rsidRDefault="001D2A45">
            <w:pPr>
              <w:spacing w:line="240" w:lineRule="auto"/>
              <w:rPr>
                <w:ins w:id="3176" w:author="Alondra Vega Pacheco" w:date="2025-09-12T18:40:00Z" w16du:dateUtc="2025-09-12T23:40:00Z"/>
                <w:del w:id="3177" w:author="Sudarshan NEUPANE" w:date="2025-09-12T21:58:00Z" w16du:dateUtc="2025-09-13T01:58:00Z"/>
                <w:rFonts w:ascii="Aptos Narrow" w:hAnsi="Aptos Narrow"/>
                <w:b/>
                <w:bCs/>
                <w:color w:val="FFFFFF"/>
                <w:sz w:val="28"/>
                <w:szCs w:val="28"/>
                <w:rPrChange w:id="3178" w:author="Alondra Vega Pacheco" w:date="2025-09-12T18:40:00Z" w16du:dateUtc="2025-09-12T23:40:00Z">
                  <w:rPr>
                    <w:ins w:id="3179" w:author="Alondra Vega Pacheco" w:date="2025-09-12T18:40:00Z" w16du:dateUtc="2025-09-12T23:40:00Z"/>
                    <w:del w:id="3180" w:author="Sudarshan NEUPANE" w:date="2025-09-12T21:58:00Z" w16du:dateUtc="2025-09-13T01:58:00Z"/>
                  </w:rPr>
                </w:rPrChange>
              </w:rPr>
              <w:pPrChange w:id="3181" w:author="Alondra Vega Pacheco" w:date="2025-09-12T18:41:00Z" w16du:dateUtc="2025-09-12T23:41:00Z">
                <w:pPr/>
              </w:pPrChange>
            </w:pPr>
            <w:ins w:id="3182" w:author="Alondra Vega Pacheco" w:date="2025-09-12T18:40:00Z" w16du:dateUtc="2025-09-12T23:40:00Z">
              <w:del w:id="3183" w:author="Sudarshan NEUPANE" w:date="2025-09-12T21:58:00Z" w16du:dateUtc="2025-09-13T01:58:00Z">
                <w:r w:rsidRPr="001D2A45">
                  <w:rPr>
                    <w:rFonts w:ascii="Aptos Narrow" w:hAnsi="Aptos Narrow"/>
                    <w:b/>
                    <w:bCs/>
                    <w:color w:val="FFFFFF"/>
                    <w:sz w:val="28"/>
                    <w:szCs w:val="28"/>
                    <w:rPrChange w:id="3184" w:author="Alondra Vega Pacheco" w:date="2025-09-12T18:40:00Z" w16du:dateUtc="2025-09-12T23:40:00Z">
                      <w:rPr/>
                    </w:rPrChange>
                  </w:rPr>
                  <w:delText>1.2</w:delText>
                </w:r>
              </w:del>
            </w:ins>
          </w:p>
        </w:tc>
        <w:tc>
          <w:tcPr>
            <w:tcW w:w="9296" w:type="dxa"/>
            <w:shd w:val="clear" w:color="000000" w:fill="3C7D22"/>
            <w:noWrap/>
            <w:vAlign w:val="bottom"/>
            <w:hideMark/>
            <w:tcPrChange w:id="3185" w:author="Alondra Vega Pacheco" w:date="2025-09-12T18:41:00Z" w16du:dateUtc="2025-09-12T23:41:00Z">
              <w:tcPr>
                <w:tcW w:w="9296" w:type="dxa"/>
                <w:gridSpan w:val="2"/>
                <w:tcBorders>
                  <w:top w:val="nil"/>
                  <w:left w:val="nil"/>
                  <w:bottom w:val="nil"/>
                  <w:right w:val="nil"/>
                </w:tcBorders>
                <w:shd w:val="clear" w:color="000000" w:fill="3C7D22"/>
                <w:noWrap/>
                <w:vAlign w:val="bottom"/>
                <w:hideMark/>
              </w:tcPr>
            </w:tcPrChange>
          </w:tcPr>
          <w:p w14:paraId="7A6A7F93" w14:textId="77777777" w:rsidR="001D2A45" w:rsidRPr="001D2A45" w:rsidRDefault="001D2A45">
            <w:pPr>
              <w:spacing w:line="240" w:lineRule="auto"/>
              <w:rPr>
                <w:ins w:id="3186" w:author="Alondra Vega Pacheco" w:date="2025-09-12T18:40:00Z" w16du:dateUtc="2025-09-12T23:40:00Z"/>
                <w:del w:id="3187" w:author="Sudarshan NEUPANE" w:date="2025-09-12T21:58:00Z" w16du:dateUtc="2025-09-13T01:58:00Z"/>
                <w:rFonts w:ascii="Aptos Narrow" w:hAnsi="Aptos Narrow"/>
                <w:b/>
                <w:bCs/>
                <w:color w:val="FFFFFF"/>
                <w:sz w:val="28"/>
                <w:szCs w:val="28"/>
                <w:rPrChange w:id="3188" w:author="Alondra Vega Pacheco" w:date="2025-09-12T18:40:00Z" w16du:dateUtc="2025-09-12T23:40:00Z">
                  <w:rPr>
                    <w:ins w:id="3189" w:author="Alondra Vega Pacheco" w:date="2025-09-12T18:40:00Z" w16du:dateUtc="2025-09-12T23:40:00Z"/>
                    <w:del w:id="3190" w:author="Sudarshan NEUPANE" w:date="2025-09-12T21:58:00Z" w16du:dateUtc="2025-09-13T01:58:00Z"/>
                  </w:rPr>
                </w:rPrChange>
              </w:rPr>
              <w:pPrChange w:id="3191" w:author="Alondra Vega Pacheco" w:date="2025-09-12T18:41:00Z" w16du:dateUtc="2025-09-12T23:41:00Z">
                <w:pPr/>
              </w:pPrChange>
            </w:pPr>
            <w:ins w:id="3192" w:author="Alondra Vega Pacheco" w:date="2025-09-12T18:40:00Z" w16du:dateUtc="2025-09-12T23:40:00Z">
              <w:del w:id="3193" w:author="Sudarshan NEUPANE" w:date="2025-09-12T21:58:00Z" w16du:dateUtc="2025-09-13T01:58:00Z">
                <w:r w:rsidRPr="001D2A45">
                  <w:rPr>
                    <w:rFonts w:ascii="Aptos Narrow" w:hAnsi="Aptos Narrow"/>
                    <w:b/>
                    <w:bCs/>
                    <w:color w:val="FFFFFF"/>
                    <w:sz w:val="28"/>
                    <w:szCs w:val="28"/>
                    <w:rPrChange w:id="3194" w:author="Alondra Vega Pacheco" w:date="2025-09-12T18:40:00Z" w16du:dateUtc="2025-09-12T23:40:00Z">
                      <w:rPr/>
                    </w:rPrChange>
                  </w:rPr>
                  <w:delText>Project Plan</w:delText>
                </w:r>
              </w:del>
            </w:ins>
          </w:p>
        </w:tc>
      </w:tr>
      <w:tr w:rsidR="001D2A45" w:rsidRPr="001D2A45" w14:paraId="67605050" w14:textId="77777777" w:rsidTr="001D2A45">
        <w:trPr>
          <w:trHeight w:val="300"/>
          <w:ins w:id="3195" w:author="Alondra Vega Pacheco" w:date="2025-09-12T18:40:00Z"/>
          <w:del w:id="3196" w:author="Sudarshan NEUPANE" w:date="2025-09-12T21:58:00Z"/>
          <w:trPrChange w:id="3197" w:author="Alondra Vega Pacheco" w:date="2025-09-12T18:41:00Z" w16du:dateUtc="2025-09-12T23:41:00Z">
            <w:trPr>
              <w:gridAfter w:val="0"/>
              <w:trHeight w:val="300"/>
            </w:trPr>
          </w:trPrChange>
        </w:trPr>
        <w:tc>
          <w:tcPr>
            <w:tcW w:w="1256" w:type="dxa"/>
            <w:noWrap/>
            <w:vAlign w:val="bottom"/>
            <w:hideMark/>
            <w:tcPrChange w:id="3198" w:author="Alondra Vega Pacheco" w:date="2025-09-12T18:41:00Z" w16du:dateUtc="2025-09-12T23:41:00Z">
              <w:tcPr>
                <w:tcW w:w="1256" w:type="dxa"/>
                <w:gridSpan w:val="2"/>
                <w:tcBorders>
                  <w:top w:val="nil"/>
                  <w:left w:val="nil"/>
                  <w:bottom w:val="nil"/>
                  <w:right w:val="nil"/>
                </w:tcBorders>
                <w:noWrap/>
                <w:vAlign w:val="bottom"/>
                <w:hideMark/>
              </w:tcPr>
            </w:tcPrChange>
          </w:tcPr>
          <w:p w14:paraId="27D27349" w14:textId="77777777" w:rsidR="001D2A45" w:rsidRPr="001D2A45" w:rsidRDefault="001D2A45">
            <w:pPr>
              <w:spacing w:line="240" w:lineRule="auto"/>
              <w:rPr>
                <w:ins w:id="3199" w:author="Alondra Vega Pacheco" w:date="2025-09-12T18:40:00Z" w16du:dateUtc="2025-09-12T23:40:00Z"/>
                <w:del w:id="3200" w:author="Sudarshan NEUPANE" w:date="2025-09-12T21:58:00Z" w16du:dateUtc="2025-09-13T01:58:00Z"/>
                <w:rFonts w:ascii="Aptos Narrow" w:hAnsi="Aptos Narrow"/>
                <w:color w:val="000000"/>
                <w:sz w:val="22"/>
                <w:szCs w:val="22"/>
                <w:rPrChange w:id="3201" w:author="Alondra Vega Pacheco" w:date="2025-09-12T18:40:00Z" w16du:dateUtc="2025-09-12T23:40:00Z">
                  <w:rPr>
                    <w:ins w:id="3202" w:author="Alondra Vega Pacheco" w:date="2025-09-12T18:40:00Z" w16du:dateUtc="2025-09-12T23:40:00Z"/>
                    <w:del w:id="3203" w:author="Sudarshan NEUPANE" w:date="2025-09-12T21:58:00Z" w16du:dateUtc="2025-09-13T01:58:00Z"/>
                  </w:rPr>
                </w:rPrChange>
              </w:rPr>
              <w:pPrChange w:id="3204" w:author="Alondra Vega Pacheco" w:date="2025-09-12T18:41:00Z" w16du:dateUtc="2025-09-12T23:41:00Z">
                <w:pPr/>
              </w:pPrChange>
            </w:pPr>
            <w:ins w:id="3205" w:author="Alondra Vega Pacheco" w:date="2025-09-12T18:40:00Z" w16du:dateUtc="2025-09-12T23:40:00Z">
              <w:del w:id="3206" w:author="Sudarshan NEUPANE" w:date="2025-09-12T21:58:00Z" w16du:dateUtc="2025-09-13T01:58:00Z">
                <w:r w:rsidRPr="001D2A45">
                  <w:rPr>
                    <w:rFonts w:ascii="Aptos Narrow" w:hAnsi="Aptos Narrow"/>
                    <w:color w:val="000000"/>
                    <w:sz w:val="22"/>
                    <w:szCs w:val="22"/>
                    <w:rPrChange w:id="3207" w:author="Alondra Vega Pacheco" w:date="2025-09-12T18:40:00Z" w16du:dateUtc="2025-09-12T23:40:00Z">
                      <w:rPr/>
                    </w:rPrChange>
                  </w:rPr>
                  <w:delText>1.2.1</w:delText>
                </w:r>
              </w:del>
            </w:ins>
          </w:p>
        </w:tc>
        <w:tc>
          <w:tcPr>
            <w:tcW w:w="9296" w:type="dxa"/>
            <w:noWrap/>
            <w:vAlign w:val="bottom"/>
            <w:hideMark/>
            <w:tcPrChange w:id="3208" w:author="Alondra Vega Pacheco" w:date="2025-09-12T18:41:00Z" w16du:dateUtc="2025-09-12T23:41:00Z">
              <w:tcPr>
                <w:tcW w:w="9296" w:type="dxa"/>
                <w:gridSpan w:val="2"/>
                <w:tcBorders>
                  <w:top w:val="nil"/>
                  <w:left w:val="nil"/>
                  <w:bottom w:val="nil"/>
                  <w:right w:val="nil"/>
                </w:tcBorders>
                <w:noWrap/>
                <w:vAlign w:val="bottom"/>
                <w:hideMark/>
              </w:tcPr>
            </w:tcPrChange>
          </w:tcPr>
          <w:p w14:paraId="4F9D7A0E" w14:textId="77777777" w:rsidR="001D2A45" w:rsidRPr="001D2A45" w:rsidRDefault="001D2A45">
            <w:pPr>
              <w:spacing w:line="240" w:lineRule="auto"/>
              <w:rPr>
                <w:ins w:id="3209" w:author="Alondra Vega Pacheco" w:date="2025-09-12T18:40:00Z" w16du:dateUtc="2025-09-12T23:40:00Z"/>
                <w:del w:id="3210" w:author="Sudarshan NEUPANE" w:date="2025-09-12T21:58:00Z" w16du:dateUtc="2025-09-13T01:58:00Z"/>
                <w:rFonts w:ascii="Aptos Narrow" w:hAnsi="Aptos Narrow"/>
                <w:color w:val="000000"/>
                <w:sz w:val="22"/>
                <w:szCs w:val="22"/>
                <w:rPrChange w:id="3211" w:author="Alondra Vega Pacheco" w:date="2025-09-12T18:40:00Z" w16du:dateUtc="2025-09-12T23:40:00Z">
                  <w:rPr>
                    <w:ins w:id="3212" w:author="Alondra Vega Pacheco" w:date="2025-09-12T18:40:00Z" w16du:dateUtc="2025-09-12T23:40:00Z"/>
                    <w:del w:id="3213" w:author="Sudarshan NEUPANE" w:date="2025-09-12T21:58:00Z" w16du:dateUtc="2025-09-13T01:58:00Z"/>
                  </w:rPr>
                </w:rPrChange>
              </w:rPr>
              <w:pPrChange w:id="3214" w:author="Alondra Vega Pacheco" w:date="2025-09-12T18:41:00Z" w16du:dateUtc="2025-09-12T23:41:00Z">
                <w:pPr/>
              </w:pPrChange>
            </w:pPr>
            <w:ins w:id="3215" w:author="Alondra Vega Pacheco" w:date="2025-09-12T18:40:00Z" w16du:dateUtc="2025-09-12T23:40:00Z">
              <w:del w:id="3216" w:author="Sudarshan NEUPANE" w:date="2025-09-12T21:58:00Z" w16du:dateUtc="2025-09-13T01:58:00Z">
                <w:r w:rsidRPr="001D2A45">
                  <w:rPr>
                    <w:rFonts w:ascii="Aptos Narrow" w:hAnsi="Aptos Narrow"/>
                    <w:color w:val="000000"/>
                    <w:sz w:val="22"/>
                    <w:szCs w:val="22"/>
                    <w:rPrChange w:id="3217" w:author="Alondra Vega Pacheco" w:date="2025-09-12T18:40:00Z" w16du:dateUtc="2025-09-12T23:40:00Z">
                      <w:rPr/>
                    </w:rPrChange>
                  </w:rPr>
                  <w:delText>Define Statement of Need</w:delText>
                </w:r>
              </w:del>
            </w:ins>
          </w:p>
        </w:tc>
      </w:tr>
      <w:tr w:rsidR="001D2A45" w:rsidRPr="001D2A45" w14:paraId="718E5B1F" w14:textId="77777777" w:rsidTr="001D2A45">
        <w:trPr>
          <w:trHeight w:val="300"/>
          <w:ins w:id="3218" w:author="Alondra Vega Pacheco" w:date="2025-09-12T18:40:00Z"/>
          <w:del w:id="3219" w:author="Sudarshan NEUPANE" w:date="2025-09-12T21:58:00Z"/>
          <w:trPrChange w:id="3220" w:author="Alondra Vega Pacheco" w:date="2025-09-12T18:41:00Z" w16du:dateUtc="2025-09-12T23:41:00Z">
            <w:trPr>
              <w:gridAfter w:val="0"/>
              <w:trHeight w:val="300"/>
            </w:trPr>
          </w:trPrChange>
        </w:trPr>
        <w:tc>
          <w:tcPr>
            <w:tcW w:w="1256" w:type="dxa"/>
            <w:noWrap/>
            <w:vAlign w:val="bottom"/>
            <w:hideMark/>
            <w:tcPrChange w:id="3221" w:author="Alondra Vega Pacheco" w:date="2025-09-12T18:41:00Z" w16du:dateUtc="2025-09-12T23:41:00Z">
              <w:tcPr>
                <w:tcW w:w="1256" w:type="dxa"/>
                <w:gridSpan w:val="2"/>
                <w:tcBorders>
                  <w:top w:val="nil"/>
                  <w:left w:val="nil"/>
                  <w:bottom w:val="nil"/>
                  <w:right w:val="nil"/>
                </w:tcBorders>
                <w:noWrap/>
                <w:vAlign w:val="bottom"/>
                <w:hideMark/>
              </w:tcPr>
            </w:tcPrChange>
          </w:tcPr>
          <w:p w14:paraId="74F5F61C" w14:textId="77777777" w:rsidR="001D2A45" w:rsidRPr="001D2A45" w:rsidRDefault="001D2A45">
            <w:pPr>
              <w:spacing w:line="240" w:lineRule="auto"/>
              <w:rPr>
                <w:ins w:id="3222" w:author="Alondra Vega Pacheco" w:date="2025-09-12T18:40:00Z" w16du:dateUtc="2025-09-12T23:40:00Z"/>
                <w:del w:id="3223" w:author="Sudarshan NEUPANE" w:date="2025-09-12T21:58:00Z" w16du:dateUtc="2025-09-13T01:58:00Z"/>
                <w:rFonts w:ascii="Aptos Narrow" w:hAnsi="Aptos Narrow"/>
                <w:color w:val="000000"/>
                <w:sz w:val="22"/>
                <w:szCs w:val="22"/>
                <w:rPrChange w:id="3224" w:author="Alondra Vega Pacheco" w:date="2025-09-12T18:40:00Z" w16du:dateUtc="2025-09-12T23:40:00Z">
                  <w:rPr>
                    <w:ins w:id="3225" w:author="Alondra Vega Pacheco" w:date="2025-09-12T18:40:00Z" w16du:dateUtc="2025-09-12T23:40:00Z"/>
                    <w:del w:id="3226" w:author="Sudarshan NEUPANE" w:date="2025-09-12T21:58:00Z" w16du:dateUtc="2025-09-13T01:58:00Z"/>
                  </w:rPr>
                </w:rPrChange>
              </w:rPr>
              <w:pPrChange w:id="3227" w:author="Alondra Vega Pacheco" w:date="2025-09-12T18:41:00Z" w16du:dateUtc="2025-09-12T23:41:00Z">
                <w:pPr/>
              </w:pPrChange>
            </w:pPr>
            <w:ins w:id="3228" w:author="Alondra Vega Pacheco" w:date="2025-09-12T18:40:00Z" w16du:dateUtc="2025-09-12T23:40:00Z">
              <w:del w:id="3229" w:author="Sudarshan NEUPANE" w:date="2025-09-12T21:58:00Z" w16du:dateUtc="2025-09-13T01:58:00Z">
                <w:r w:rsidRPr="001D2A45">
                  <w:rPr>
                    <w:rFonts w:ascii="Aptos Narrow" w:hAnsi="Aptos Narrow"/>
                    <w:color w:val="000000"/>
                    <w:sz w:val="22"/>
                    <w:szCs w:val="22"/>
                    <w:rPrChange w:id="3230" w:author="Alondra Vega Pacheco" w:date="2025-09-12T18:40:00Z" w16du:dateUtc="2025-09-12T23:40:00Z">
                      <w:rPr/>
                    </w:rPrChange>
                  </w:rPr>
                  <w:delText>1.2.2</w:delText>
                </w:r>
              </w:del>
            </w:ins>
          </w:p>
        </w:tc>
        <w:tc>
          <w:tcPr>
            <w:tcW w:w="9296" w:type="dxa"/>
            <w:noWrap/>
            <w:vAlign w:val="bottom"/>
            <w:hideMark/>
            <w:tcPrChange w:id="3231" w:author="Alondra Vega Pacheco" w:date="2025-09-12T18:41:00Z" w16du:dateUtc="2025-09-12T23:41:00Z">
              <w:tcPr>
                <w:tcW w:w="9296" w:type="dxa"/>
                <w:gridSpan w:val="2"/>
                <w:tcBorders>
                  <w:top w:val="nil"/>
                  <w:left w:val="nil"/>
                  <w:bottom w:val="nil"/>
                  <w:right w:val="nil"/>
                </w:tcBorders>
                <w:noWrap/>
                <w:vAlign w:val="bottom"/>
                <w:hideMark/>
              </w:tcPr>
            </w:tcPrChange>
          </w:tcPr>
          <w:p w14:paraId="1AEF8357" w14:textId="77777777" w:rsidR="001D2A45" w:rsidRPr="001D2A45" w:rsidRDefault="001D2A45">
            <w:pPr>
              <w:spacing w:line="240" w:lineRule="auto"/>
              <w:rPr>
                <w:ins w:id="3232" w:author="Alondra Vega Pacheco" w:date="2025-09-12T18:40:00Z" w16du:dateUtc="2025-09-12T23:40:00Z"/>
                <w:del w:id="3233" w:author="Sudarshan NEUPANE" w:date="2025-09-12T21:58:00Z" w16du:dateUtc="2025-09-13T01:58:00Z"/>
                <w:rFonts w:ascii="Aptos Narrow" w:hAnsi="Aptos Narrow"/>
                <w:color w:val="000000"/>
                <w:sz w:val="22"/>
                <w:szCs w:val="22"/>
                <w:rPrChange w:id="3234" w:author="Alondra Vega Pacheco" w:date="2025-09-12T18:40:00Z" w16du:dateUtc="2025-09-12T23:40:00Z">
                  <w:rPr>
                    <w:ins w:id="3235" w:author="Alondra Vega Pacheco" w:date="2025-09-12T18:40:00Z" w16du:dateUtc="2025-09-12T23:40:00Z"/>
                    <w:del w:id="3236" w:author="Sudarshan NEUPANE" w:date="2025-09-12T21:58:00Z" w16du:dateUtc="2025-09-13T01:58:00Z"/>
                  </w:rPr>
                </w:rPrChange>
              </w:rPr>
              <w:pPrChange w:id="3237" w:author="Alondra Vega Pacheco" w:date="2025-09-12T18:41:00Z" w16du:dateUtc="2025-09-12T23:41:00Z">
                <w:pPr/>
              </w:pPrChange>
            </w:pPr>
            <w:ins w:id="3238" w:author="Alondra Vega Pacheco" w:date="2025-09-12T18:40:00Z" w16du:dateUtc="2025-09-12T23:40:00Z">
              <w:del w:id="3239" w:author="Sudarshan NEUPANE" w:date="2025-09-12T21:58:00Z" w16du:dateUtc="2025-09-13T01:58:00Z">
                <w:r w:rsidRPr="001D2A45">
                  <w:rPr>
                    <w:rFonts w:ascii="Aptos Narrow" w:hAnsi="Aptos Narrow"/>
                    <w:color w:val="000000"/>
                    <w:sz w:val="22"/>
                    <w:szCs w:val="22"/>
                    <w:rPrChange w:id="3240" w:author="Alondra Vega Pacheco" w:date="2025-09-12T18:40:00Z" w16du:dateUtc="2025-09-12T23:40:00Z">
                      <w:rPr/>
                    </w:rPrChange>
                  </w:rPr>
                  <w:delText>Plan Resources</w:delText>
                </w:r>
              </w:del>
            </w:ins>
          </w:p>
        </w:tc>
      </w:tr>
      <w:tr w:rsidR="001D2A45" w:rsidRPr="001D2A45" w14:paraId="3EF9BB25" w14:textId="77777777" w:rsidTr="001D2A45">
        <w:trPr>
          <w:trHeight w:val="300"/>
          <w:ins w:id="3241" w:author="Alondra Vega Pacheco" w:date="2025-09-12T18:40:00Z"/>
          <w:del w:id="3242" w:author="Sudarshan NEUPANE" w:date="2025-09-12T21:58:00Z"/>
          <w:trPrChange w:id="3243" w:author="Alondra Vega Pacheco" w:date="2025-09-12T18:41:00Z" w16du:dateUtc="2025-09-12T23:41:00Z">
            <w:trPr>
              <w:gridAfter w:val="0"/>
              <w:trHeight w:val="300"/>
            </w:trPr>
          </w:trPrChange>
        </w:trPr>
        <w:tc>
          <w:tcPr>
            <w:tcW w:w="1256" w:type="dxa"/>
            <w:noWrap/>
            <w:vAlign w:val="bottom"/>
            <w:hideMark/>
            <w:tcPrChange w:id="3244" w:author="Alondra Vega Pacheco" w:date="2025-09-12T18:41:00Z" w16du:dateUtc="2025-09-12T23:41:00Z">
              <w:tcPr>
                <w:tcW w:w="1256" w:type="dxa"/>
                <w:gridSpan w:val="2"/>
                <w:tcBorders>
                  <w:top w:val="nil"/>
                  <w:left w:val="nil"/>
                  <w:bottom w:val="nil"/>
                  <w:right w:val="nil"/>
                </w:tcBorders>
                <w:noWrap/>
                <w:vAlign w:val="bottom"/>
                <w:hideMark/>
              </w:tcPr>
            </w:tcPrChange>
          </w:tcPr>
          <w:p w14:paraId="7D4AAF24" w14:textId="77777777" w:rsidR="001D2A45" w:rsidRPr="001D2A45" w:rsidRDefault="001D2A45">
            <w:pPr>
              <w:spacing w:line="240" w:lineRule="auto"/>
              <w:rPr>
                <w:ins w:id="3245" w:author="Alondra Vega Pacheco" w:date="2025-09-12T18:40:00Z" w16du:dateUtc="2025-09-12T23:40:00Z"/>
                <w:del w:id="3246" w:author="Sudarshan NEUPANE" w:date="2025-09-12T21:58:00Z" w16du:dateUtc="2025-09-13T01:58:00Z"/>
                <w:rFonts w:ascii="Aptos Narrow" w:hAnsi="Aptos Narrow"/>
                <w:color w:val="000000"/>
                <w:sz w:val="22"/>
                <w:szCs w:val="22"/>
                <w:rPrChange w:id="3247" w:author="Alondra Vega Pacheco" w:date="2025-09-12T18:40:00Z" w16du:dateUtc="2025-09-12T23:40:00Z">
                  <w:rPr>
                    <w:ins w:id="3248" w:author="Alondra Vega Pacheco" w:date="2025-09-12T18:40:00Z" w16du:dateUtc="2025-09-12T23:40:00Z"/>
                    <w:del w:id="3249" w:author="Sudarshan NEUPANE" w:date="2025-09-12T21:58:00Z" w16du:dateUtc="2025-09-13T01:58:00Z"/>
                  </w:rPr>
                </w:rPrChange>
              </w:rPr>
              <w:pPrChange w:id="3250" w:author="Alondra Vega Pacheco" w:date="2025-09-12T18:41:00Z" w16du:dateUtc="2025-09-12T23:41:00Z">
                <w:pPr/>
              </w:pPrChange>
            </w:pPr>
            <w:ins w:id="3251" w:author="Alondra Vega Pacheco" w:date="2025-09-12T18:40:00Z" w16du:dateUtc="2025-09-12T23:40:00Z">
              <w:del w:id="3252" w:author="Sudarshan NEUPANE" w:date="2025-09-12T21:58:00Z" w16du:dateUtc="2025-09-13T01:58:00Z">
                <w:r w:rsidRPr="001D2A45">
                  <w:rPr>
                    <w:rFonts w:ascii="Aptos Narrow" w:hAnsi="Aptos Narrow"/>
                    <w:color w:val="000000"/>
                    <w:sz w:val="22"/>
                    <w:szCs w:val="22"/>
                    <w:rPrChange w:id="3253" w:author="Alondra Vega Pacheco" w:date="2025-09-12T18:40:00Z" w16du:dateUtc="2025-09-12T23:40:00Z">
                      <w:rPr/>
                    </w:rPrChange>
                  </w:rPr>
                  <w:delText>1.2.3</w:delText>
                </w:r>
              </w:del>
            </w:ins>
          </w:p>
        </w:tc>
        <w:tc>
          <w:tcPr>
            <w:tcW w:w="9296" w:type="dxa"/>
            <w:noWrap/>
            <w:vAlign w:val="bottom"/>
            <w:hideMark/>
            <w:tcPrChange w:id="3254" w:author="Alondra Vega Pacheco" w:date="2025-09-12T18:41:00Z" w16du:dateUtc="2025-09-12T23:41:00Z">
              <w:tcPr>
                <w:tcW w:w="9296" w:type="dxa"/>
                <w:gridSpan w:val="2"/>
                <w:tcBorders>
                  <w:top w:val="nil"/>
                  <w:left w:val="nil"/>
                  <w:bottom w:val="nil"/>
                  <w:right w:val="nil"/>
                </w:tcBorders>
                <w:noWrap/>
                <w:vAlign w:val="bottom"/>
                <w:hideMark/>
              </w:tcPr>
            </w:tcPrChange>
          </w:tcPr>
          <w:p w14:paraId="352DF416" w14:textId="77777777" w:rsidR="001D2A45" w:rsidRPr="001D2A45" w:rsidRDefault="001D2A45">
            <w:pPr>
              <w:spacing w:line="240" w:lineRule="auto"/>
              <w:rPr>
                <w:ins w:id="3255" w:author="Alondra Vega Pacheco" w:date="2025-09-12T18:40:00Z" w16du:dateUtc="2025-09-12T23:40:00Z"/>
                <w:del w:id="3256" w:author="Sudarshan NEUPANE" w:date="2025-09-12T21:58:00Z" w16du:dateUtc="2025-09-13T01:58:00Z"/>
                <w:rFonts w:ascii="Aptos Narrow" w:hAnsi="Aptos Narrow"/>
                <w:color w:val="000000"/>
                <w:sz w:val="22"/>
                <w:szCs w:val="22"/>
                <w:rPrChange w:id="3257" w:author="Alondra Vega Pacheco" w:date="2025-09-12T18:40:00Z" w16du:dateUtc="2025-09-12T23:40:00Z">
                  <w:rPr>
                    <w:ins w:id="3258" w:author="Alondra Vega Pacheco" w:date="2025-09-12T18:40:00Z" w16du:dateUtc="2025-09-12T23:40:00Z"/>
                    <w:del w:id="3259" w:author="Sudarshan NEUPANE" w:date="2025-09-12T21:58:00Z" w16du:dateUtc="2025-09-13T01:58:00Z"/>
                  </w:rPr>
                </w:rPrChange>
              </w:rPr>
              <w:pPrChange w:id="3260" w:author="Alondra Vega Pacheco" w:date="2025-09-12T18:41:00Z" w16du:dateUtc="2025-09-12T23:41:00Z">
                <w:pPr/>
              </w:pPrChange>
            </w:pPr>
            <w:ins w:id="3261" w:author="Alondra Vega Pacheco" w:date="2025-09-12T18:40:00Z" w16du:dateUtc="2025-09-12T23:40:00Z">
              <w:del w:id="3262" w:author="Sudarshan NEUPANE" w:date="2025-09-12T21:58:00Z" w16du:dateUtc="2025-09-13T01:58:00Z">
                <w:r w:rsidRPr="001D2A45">
                  <w:rPr>
                    <w:rFonts w:ascii="Aptos Narrow" w:hAnsi="Aptos Narrow"/>
                    <w:color w:val="000000"/>
                    <w:sz w:val="22"/>
                    <w:szCs w:val="22"/>
                    <w:rPrChange w:id="3263" w:author="Alondra Vega Pacheco" w:date="2025-09-12T18:40:00Z" w16du:dateUtc="2025-09-12T23:40:00Z">
                      <w:rPr/>
                    </w:rPrChange>
                  </w:rPr>
                  <w:delText>Estimate Budget</w:delText>
                </w:r>
              </w:del>
            </w:ins>
          </w:p>
        </w:tc>
      </w:tr>
      <w:tr w:rsidR="001D2A45" w:rsidRPr="001D2A45" w14:paraId="06DE2D06" w14:textId="77777777" w:rsidTr="001D2A45">
        <w:trPr>
          <w:trHeight w:val="300"/>
          <w:ins w:id="3264" w:author="Alondra Vega Pacheco" w:date="2025-09-12T18:40:00Z"/>
          <w:del w:id="3265" w:author="Sudarshan NEUPANE" w:date="2025-09-12T21:58:00Z"/>
          <w:trPrChange w:id="3266" w:author="Alondra Vega Pacheco" w:date="2025-09-12T18:41:00Z" w16du:dateUtc="2025-09-12T23:41:00Z">
            <w:trPr>
              <w:gridAfter w:val="0"/>
              <w:trHeight w:val="300"/>
            </w:trPr>
          </w:trPrChange>
        </w:trPr>
        <w:tc>
          <w:tcPr>
            <w:tcW w:w="1256" w:type="dxa"/>
            <w:noWrap/>
            <w:vAlign w:val="bottom"/>
            <w:hideMark/>
            <w:tcPrChange w:id="3267" w:author="Alondra Vega Pacheco" w:date="2025-09-12T18:41:00Z" w16du:dateUtc="2025-09-12T23:41:00Z">
              <w:tcPr>
                <w:tcW w:w="1256" w:type="dxa"/>
                <w:gridSpan w:val="2"/>
                <w:tcBorders>
                  <w:top w:val="nil"/>
                  <w:left w:val="nil"/>
                  <w:bottom w:val="nil"/>
                  <w:right w:val="nil"/>
                </w:tcBorders>
                <w:noWrap/>
                <w:vAlign w:val="bottom"/>
                <w:hideMark/>
              </w:tcPr>
            </w:tcPrChange>
          </w:tcPr>
          <w:p w14:paraId="0D8D5B67" w14:textId="77777777" w:rsidR="001D2A45" w:rsidRPr="001D2A45" w:rsidRDefault="001D2A45">
            <w:pPr>
              <w:spacing w:line="240" w:lineRule="auto"/>
              <w:rPr>
                <w:ins w:id="3268" w:author="Alondra Vega Pacheco" w:date="2025-09-12T18:40:00Z" w16du:dateUtc="2025-09-12T23:40:00Z"/>
                <w:del w:id="3269" w:author="Sudarshan NEUPANE" w:date="2025-09-12T21:58:00Z" w16du:dateUtc="2025-09-13T01:58:00Z"/>
                <w:rFonts w:ascii="Aptos Narrow" w:hAnsi="Aptos Narrow"/>
                <w:color w:val="000000"/>
                <w:sz w:val="22"/>
                <w:szCs w:val="22"/>
                <w:rPrChange w:id="3270" w:author="Alondra Vega Pacheco" w:date="2025-09-12T18:40:00Z" w16du:dateUtc="2025-09-12T23:40:00Z">
                  <w:rPr>
                    <w:ins w:id="3271" w:author="Alondra Vega Pacheco" w:date="2025-09-12T18:40:00Z" w16du:dateUtc="2025-09-12T23:40:00Z"/>
                    <w:del w:id="3272" w:author="Sudarshan NEUPANE" w:date="2025-09-12T21:58:00Z" w16du:dateUtc="2025-09-13T01:58:00Z"/>
                  </w:rPr>
                </w:rPrChange>
              </w:rPr>
              <w:pPrChange w:id="3273" w:author="Alondra Vega Pacheco" w:date="2025-09-12T18:41:00Z" w16du:dateUtc="2025-09-12T23:41:00Z">
                <w:pPr/>
              </w:pPrChange>
            </w:pPr>
            <w:ins w:id="3274" w:author="Alondra Vega Pacheco" w:date="2025-09-12T18:40:00Z" w16du:dateUtc="2025-09-12T23:40:00Z">
              <w:del w:id="3275" w:author="Sudarshan NEUPANE" w:date="2025-09-12T21:58:00Z" w16du:dateUtc="2025-09-13T01:58:00Z">
                <w:r w:rsidRPr="001D2A45">
                  <w:rPr>
                    <w:rFonts w:ascii="Aptos Narrow" w:hAnsi="Aptos Narrow"/>
                    <w:color w:val="000000"/>
                    <w:sz w:val="22"/>
                    <w:szCs w:val="22"/>
                    <w:rPrChange w:id="3276" w:author="Alondra Vega Pacheco" w:date="2025-09-12T18:40:00Z" w16du:dateUtc="2025-09-12T23:40:00Z">
                      <w:rPr/>
                    </w:rPrChange>
                  </w:rPr>
                  <w:delText>1.2.4</w:delText>
                </w:r>
              </w:del>
            </w:ins>
          </w:p>
        </w:tc>
        <w:tc>
          <w:tcPr>
            <w:tcW w:w="9296" w:type="dxa"/>
            <w:noWrap/>
            <w:vAlign w:val="bottom"/>
            <w:hideMark/>
            <w:tcPrChange w:id="3277" w:author="Alondra Vega Pacheco" w:date="2025-09-12T18:41:00Z" w16du:dateUtc="2025-09-12T23:41:00Z">
              <w:tcPr>
                <w:tcW w:w="9296" w:type="dxa"/>
                <w:gridSpan w:val="2"/>
                <w:tcBorders>
                  <w:top w:val="nil"/>
                  <w:left w:val="nil"/>
                  <w:bottom w:val="nil"/>
                  <w:right w:val="nil"/>
                </w:tcBorders>
                <w:noWrap/>
                <w:vAlign w:val="bottom"/>
                <w:hideMark/>
              </w:tcPr>
            </w:tcPrChange>
          </w:tcPr>
          <w:p w14:paraId="02F8338C" w14:textId="77777777" w:rsidR="001D2A45" w:rsidRPr="001D2A45" w:rsidRDefault="001D2A45">
            <w:pPr>
              <w:spacing w:line="240" w:lineRule="auto"/>
              <w:rPr>
                <w:ins w:id="3278" w:author="Alondra Vega Pacheco" w:date="2025-09-12T18:40:00Z" w16du:dateUtc="2025-09-12T23:40:00Z"/>
                <w:del w:id="3279" w:author="Sudarshan NEUPANE" w:date="2025-09-12T21:58:00Z" w16du:dateUtc="2025-09-13T01:58:00Z"/>
                <w:rFonts w:ascii="Aptos Narrow" w:hAnsi="Aptos Narrow"/>
                <w:color w:val="000000"/>
                <w:sz w:val="22"/>
                <w:szCs w:val="22"/>
                <w:rPrChange w:id="3280" w:author="Alondra Vega Pacheco" w:date="2025-09-12T18:40:00Z" w16du:dateUtc="2025-09-12T23:40:00Z">
                  <w:rPr>
                    <w:ins w:id="3281" w:author="Alondra Vega Pacheco" w:date="2025-09-12T18:40:00Z" w16du:dateUtc="2025-09-12T23:40:00Z"/>
                    <w:del w:id="3282" w:author="Sudarshan NEUPANE" w:date="2025-09-12T21:58:00Z" w16du:dateUtc="2025-09-13T01:58:00Z"/>
                  </w:rPr>
                </w:rPrChange>
              </w:rPr>
              <w:pPrChange w:id="3283" w:author="Alondra Vega Pacheco" w:date="2025-09-12T18:41:00Z" w16du:dateUtc="2025-09-12T23:41:00Z">
                <w:pPr/>
              </w:pPrChange>
            </w:pPr>
            <w:ins w:id="3284" w:author="Alondra Vega Pacheco" w:date="2025-09-12T18:40:00Z" w16du:dateUtc="2025-09-12T23:40:00Z">
              <w:del w:id="3285" w:author="Sudarshan NEUPANE" w:date="2025-09-12T21:58:00Z" w16du:dateUtc="2025-09-13T01:58:00Z">
                <w:r w:rsidRPr="001D2A45">
                  <w:rPr>
                    <w:rFonts w:ascii="Aptos Narrow" w:hAnsi="Aptos Narrow"/>
                    <w:color w:val="000000"/>
                    <w:sz w:val="22"/>
                    <w:szCs w:val="22"/>
                    <w:rPrChange w:id="3286" w:author="Alondra Vega Pacheco" w:date="2025-09-12T18:40:00Z" w16du:dateUtc="2025-09-12T23:40:00Z">
                      <w:rPr/>
                    </w:rPrChange>
                  </w:rPr>
                  <w:delText>Create Risk Management Plan</w:delText>
                </w:r>
              </w:del>
            </w:ins>
          </w:p>
        </w:tc>
      </w:tr>
      <w:tr w:rsidR="001D2A45" w:rsidRPr="001D2A45" w14:paraId="256CCC19" w14:textId="77777777" w:rsidTr="001D2A45">
        <w:trPr>
          <w:trHeight w:val="300"/>
          <w:ins w:id="3287" w:author="Alondra Vega Pacheco" w:date="2025-09-12T18:40:00Z"/>
          <w:del w:id="3288" w:author="Sudarshan NEUPANE" w:date="2025-09-12T21:58:00Z"/>
          <w:trPrChange w:id="3289" w:author="Alondra Vega Pacheco" w:date="2025-09-12T18:41:00Z" w16du:dateUtc="2025-09-12T23:41:00Z">
            <w:trPr>
              <w:gridAfter w:val="0"/>
              <w:trHeight w:val="300"/>
            </w:trPr>
          </w:trPrChange>
        </w:trPr>
        <w:tc>
          <w:tcPr>
            <w:tcW w:w="1256" w:type="dxa"/>
            <w:noWrap/>
            <w:vAlign w:val="bottom"/>
            <w:hideMark/>
            <w:tcPrChange w:id="3290" w:author="Alondra Vega Pacheco" w:date="2025-09-12T18:41:00Z" w16du:dateUtc="2025-09-12T23:41:00Z">
              <w:tcPr>
                <w:tcW w:w="1256" w:type="dxa"/>
                <w:gridSpan w:val="2"/>
                <w:tcBorders>
                  <w:top w:val="nil"/>
                  <w:left w:val="nil"/>
                  <w:bottom w:val="nil"/>
                  <w:right w:val="nil"/>
                </w:tcBorders>
                <w:noWrap/>
                <w:vAlign w:val="bottom"/>
                <w:hideMark/>
              </w:tcPr>
            </w:tcPrChange>
          </w:tcPr>
          <w:p w14:paraId="1471E446" w14:textId="77777777" w:rsidR="001D2A45" w:rsidRPr="001D2A45" w:rsidRDefault="001D2A45">
            <w:pPr>
              <w:spacing w:line="240" w:lineRule="auto"/>
              <w:rPr>
                <w:ins w:id="3291" w:author="Alondra Vega Pacheco" w:date="2025-09-12T18:40:00Z" w16du:dateUtc="2025-09-12T23:40:00Z"/>
                <w:del w:id="3292" w:author="Sudarshan NEUPANE" w:date="2025-09-12T21:58:00Z" w16du:dateUtc="2025-09-13T01:58:00Z"/>
                <w:rFonts w:ascii="Aptos Narrow" w:hAnsi="Aptos Narrow"/>
                <w:color w:val="000000"/>
                <w:sz w:val="22"/>
                <w:szCs w:val="22"/>
                <w:rPrChange w:id="3293" w:author="Alondra Vega Pacheco" w:date="2025-09-12T18:40:00Z" w16du:dateUtc="2025-09-12T23:40:00Z">
                  <w:rPr>
                    <w:ins w:id="3294" w:author="Alondra Vega Pacheco" w:date="2025-09-12T18:40:00Z" w16du:dateUtc="2025-09-12T23:40:00Z"/>
                    <w:del w:id="3295" w:author="Sudarshan NEUPANE" w:date="2025-09-12T21:58:00Z" w16du:dateUtc="2025-09-13T01:58:00Z"/>
                  </w:rPr>
                </w:rPrChange>
              </w:rPr>
              <w:pPrChange w:id="3296" w:author="Alondra Vega Pacheco" w:date="2025-09-12T18:41:00Z" w16du:dateUtc="2025-09-12T23:41:00Z">
                <w:pPr/>
              </w:pPrChange>
            </w:pPr>
            <w:ins w:id="3297" w:author="Alondra Vega Pacheco" w:date="2025-09-12T18:40:00Z" w16du:dateUtc="2025-09-12T23:40:00Z">
              <w:del w:id="3298" w:author="Sudarshan NEUPANE" w:date="2025-09-12T21:58:00Z" w16du:dateUtc="2025-09-13T01:58:00Z">
                <w:r w:rsidRPr="001D2A45">
                  <w:rPr>
                    <w:rFonts w:ascii="Aptos Narrow" w:hAnsi="Aptos Narrow"/>
                    <w:color w:val="000000"/>
                    <w:sz w:val="22"/>
                    <w:szCs w:val="22"/>
                    <w:rPrChange w:id="3299" w:author="Alondra Vega Pacheco" w:date="2025-09-12T18:40:00Z" w16du:dateUtc="2025-09-12T23:40:00Z">
                      <w:rPr/>
                    </w:rPrChange>
                  </w:rPr>
                  <w:delText>1.2.5</w:delText>
                </w:r>
              </w:del>
            </w:ins>
          </w:p>
        </w:tc>
        <w:tc>
          <w:tcPr>
            <w:tcW w:w="9296" w:type="dxa"/>
            <w:noWrap/>
            <w:vAlign w:val="bottom"/>
            <w:hideMark/>
            <w:tcPrChange w:id="3300" w:author="Alondra Vega Pacheco" w:date="2025-09-12T18:41:00Z" w16du:dateUtc="2025-09-12T23:41:00Z">
              <w:tcPr>
                <w:tcW w:w="9296" w:type="dxa"/>
                <w:gridSpan w:val="2"/>
                <w:tcBorders>
                  <w:top w:val="nil"/>
                  <w:left w:val="nil"/>
                  <w:bottom w:val="nil"/>
                  <w:right w:val="nil"/>
                </w:tcBorders>
                <w:noWrap/>
                <w:vAlign w:val="bottom"/>
                <w:hideMark/>
              </w:tcPr>
            </w:tcPrChange>
          </w:tcPr>
          <w:p w14:paraId="704F1886" w14:textId="77777777" w:rsidR="001D2A45" w:rsidRPr="001D2A45" w:rsidRDefault="001D2A45">
            <w:pPr>
              <w:spacing w:line="240" w:lineRule="auto"/>
              <w:rPr>
                <w:ins w:id="3301" w:author="Alondra Vega Pacheco" w:date="2025-09-12T18:40:00Z" w16du:dateUtc="2025-09-12T23:40:00Z"/>
                <w:del w:id="3302" w:author="Sudarshan NEUPANE" w:date="2025-09-12T21:58:00Z" w16du:dateUtc="2025-09-13T01:58:00Z"/>
                <w:rFonts w:ascii="Aptos Narrow" w:hAnsi="Aptos Narrow"/>
                <w:color w:val="000000"/>
                <w:sz w:val="22"/>
                <w:szCs w:val="22"/>
                <w:rPrChange w:id="3303" w:author="Alondra Vega Pacheco" w:date="2025-09-12T18:40:00Z" w16du:dateUtc="2025-09-12T23:40:00Z">
                  <w:rPr>
                    <w:ins w:id="3304" w:author="Alondra Vega Pacheco" w:date="2025-09-12T18:40:00Z" w16du:dateUtc="2025-09-12T23:40:00Z"/>
                    <w:del w:id="3305" w:author="Sudarshan NEUPANE" w:date="2025-09-12T21:58:00Z" w16du:dateUtc="2025-09-13T01:58:00Z"/>
                  </w:rPr>
                </w:rPrChange>
              </w:rPr>
              <w:pPrChange w:id="3306" w:author="Alondra Vega Pacheco" w:date="2025-09-12T18:41:00Z" w16du:dateUtc="2025-09-12T23:41:00Z">
                <w:pPr/>
              </w:pPrChange>
            </w:pPr>
            <w:ins w:id="3307" w:author="Alondra Vega Pacheco" w:date="2025-09-12T18:40:00Z" w16du:dateUtc="2025-09-12T23:40:00Z">
              <w:del w:id="3308" w:author="Sudarshan NEUPANE" w:date="2025-09-12T21:58:00Z" w16du:dateUtc="2025-09-13T01:58:00Z">
                <w:r w:rsidRPr="001D2A45">
                  <w:rPr>
                    <w:rFonts w:ascii="Aptos Narrow" w:hAnsi="Aptos Narrow"/>
                    <w:color w:val="000000"/>
                    <w:sz w:val="22"/>
                    <w:szCs w:val="22"/>
                    <w:rPrChange w:id="3309" w:author="Alondra Vega Pacheco" w:date="2025-09-12T18:40:00Z" w16du:dateUtc="2025-09-12T23:40:00Z">
                      <w:rPr/>
                    </w:rPrChange>
                  </w:rPr>
                  <w:delText>Create Change Management Plan</w:delText>
                </w:r>
              </w:del>
            </w:ins>
          </w:p>
        </w:tc>
      </w:tr>
      <w:tr w:rsidR="001D2A45" w:rsidRPr="001D2A45" w14:paraId="6DDF4CF0" w14:textId="77777777" w:rsidTr="001D2A45">
        <w:trPr>
          <w:trHeight w:val="300"/>
          <w:ins w:id="3310" w:author="Alondra Vega Pacheco" w:date="2025-09-12T18:40:00Z"/>
          <w:del w:id="3311" w:author="Sudarshan NEUPANE" w:date="2025-09-12T21:58:00Z"/>
          <w:trPrChange w:id="3312" w:author="Alondra Vega Pacheco" w:date="2025-09-12T18:41:00Z" w16du:dateUtc="2025-09-12T23:41:00Z">
            <w:trPr>
              <w:gridAfter w:val="0"/>
              <w:trHeight w:val="300"/>
            </w:trPr>
          </w:trPrChange>
        </w:trPr>
        <w:tc>
          <w:tcPr>
            <w:tcW w:w="1256" w:type="dxa"/>
            <w:noWrap/>
            <w:vAlign w:val="bottom"/>
            <w:hideMark/>
            <w:tcPrChange w:id="3313" w:author="Alondra Vega Pacheco" w:date="2025-09-12T18:41:00Z" w16du:dateUtc="2025-09-12T23:41:00Z">
              <w:tcPr>
                <w:tcW w:w="1256" w:type="dxa"/>
                <w:gridSpan w:val="2"/>
                <w:tcBorders>
                  <w:top w:val="nil"/>
                  <w:left w:val="nil"/>
                  <w:bottom w:val="nil"/>
                  <w:right w:val="nil"/>
                </w:tcBorders>
                <w:noWrap/>
                <w:vAlign w:val="bottom"/>
                <w:hideMark/>
              </w:tcPr>
            </w:tcPrChange>
          </w:tcPr>
          <w:p w14:paraId="59DE9D18" w14:textId="77777777" w:rsidR="001D2A45" w:rsidRPr="001D2A45" w:rsidRDefault="001D2A45">
            <w:pPr>
              <w:spacing w:line="240" w:lineRule="auto"/>
              <w:rPr>
                <w:ins w:id="3314" w:author="Alondra Vega Pacheco" w:date="2025-09-12T18:40:00Z" w16du:dateUtc="2025-09-12T23:40:00Z"/>
                <w:del w:id="3315" w:author="Sudarshan NEUPANE" w:date="2025-09-12T21:58:00Z" w16du:dateUtc="2025-09-13T01:58:00Z"/>
                <w:rFonts w:ascii="Aptos Narrow" w:hAnsi="Aptos Narrow"/>
                <w:color w:val="000000"/>
                <w:sz w:val="22"/>
                <w:szCs w:val="22"/>
                <w:rPrChange w:id="3316" w:author="Alondra Vega Pacheco" w:date="2025-09-12T18:40:00Z" w16du:dateUtc="2025-09-12T23:40:00Z">
                  <w:rPr>
                    <w:ins w:id="3317" w:author="Alondra Vega Pacheco" w:date="2025-09-12T18:40:00Z" w16du:dateUtc="2025-09-12T23:40:00Z"/>
                    <w:del w:id="3318" w:author="Sudarshan NEUPANE" w:date="2025-09-12T21:58:00Z" w16du:dateUtc="2025-09-13T01:58:00Z"/>
                  </w:rPr>
                </w:rPrChange>
              </w:rPr>
              <w:pPrChange w:id="3319" w:author="Alondra Vega Pacheco" w:date="2025-09-12T18:41:00Z" w16du:dateUtc="2025-09-12T23:41:00Z">
                <w:pPr/>
              </w:pPrChange>
            </w:pPr>
            <w:ins w:id="3320" w:author="Alondra Vega Pacheco" w:date="2025-09-12T18:40:00Z" w16du:dateUtc="2025-09-12T23:40:00Z">
              <w:del w:id="3321" w:author="Sudarshan NEUPANE" w:date="2025-09-12T21:58:00Z" w16du:dateUtc="2025-09-13T01:58:00Z">
                <w:r w:rsidRPr="001D2A45">
                  <w:rPr>
                    <w:rFonts w:ascii="Aptos Narrow" w:hAnsi="Aptos Narrow"/>
                    <w:color w:val="000000"/>
                    <w:sz w:val="22"/>
                    <w:szCs w:val="22"/>
                    <w:rPrChange w:id="3322" w:author="Alondra Vega Pacheco" w:date="2025-09-12T18:40:00Z" w16du:dateUtc="2025-09-12T23:40:00Z">
                      <w:rPr/>
                    </w:rPrChange>
                  </w:rPr>
                  <w:delText>1.2.6</w:delText>
                </w:r>
              </w:del>
            </w:ins>
          </w:p>
        </w:tc>
        <w:tc>
          <w:tcPr>
            <w:tcW w:w="9296" w:type="dxa"/>
            <w:noWrap/>
            <w:vAlign w:val="bottom"/>
            <w:hideMark/>
            <w:tcPrChange w:id="3323" w:author="Alondra Vega Pacheco" w:date="2025-09-12T18:41:00Z" w16du:dateUtc="2025-09-12T23:41:00Z">
              <w:tcPr>
                <w:tcW w:w="9296" w:type="dxa"/>
                <w:gridSpan w:val="2"/>
                <w:tcBorders>
                  <w:top w:val="nil"/>
                  <w:left w:val="nil"/>
                  <w:bottom w:val="nil"/>
                  <w:right w:val="nil"/>
                </w:tcBorders>
                <w:noWrap/>
                <w:vAlign w:val="bottom"/>
                <w:hideMark/>
              </w:tcPr>
            </w:tcPrChange>
          </w:tcPr>
          <w:p w14:paraId="4C3D7C88" w14:textId="77777777" w:rsidR="001D2A45" w:rsidRPr="001D2A45" w:rsidRDefault="001D2A45">
            <w:pPr>
              <w:spacing w:line="240" w:lineRule="auto"/>
              <w:rPr>
                <w:ins w:id="3324" w:author="Alondra Vega Pacheco" w:date="2025-09-12T18:40:00Z" w16du:dateUtc="2025-09-12T23:40:00Z"/>
                <w:del w:id="3325" w:author="Sudarshan NEUPANE" w:date="2025-09-12T21:58:00Z" w16du:dateUtc="2025-09-13T01:58:00Z"/>
                <w:rFonts w:ascii="Aptos Narrow" w:hAnsi="Aptos Narrow"/>
                <w:color w:val="000000"/>
                <w:sz w:val="22"/>
                <w:szCs w:val="22"/>
                <w:rPrChange w:id="3326" w:author="Alondra Vega Pacheco" w:date="2025-09-12T18:40:00Z" w16du:dateUtc="2025-09-12T23:40:00Z">
                  <w:rPr>
                    <w:ins w:id="3327" w:author="Alondra Vega Pacheco" w:date="2025-09-12T18:40:00Z" w16du:dateUtc="2025-09-12T23:40:00Z"/>
                    <w:del w:id="3328" w:author="Sudarshan NEUPANE" w:date="2025-09-12T21:58:00Z" w16du:dateUtc="2025-09-13T01:58:00Z"/>
                  </w:rPr>
                </w:rPrChange>
              </w:rPr>
              <w:pPrChange w:id="3329" w:author="Alondra Vega Pacheco" w:date="2025-09-12T18:41:00Z" w16du:dateUtc="2025-09-12T23:41:00Z">
                <w:pPr/>
              </w:pPrChange>
            </w:pPr>
            <w:ins w:id="3330" w:author="Alondra Vega Pacheco" w:date="2025-09-12T18:40:00Z" w16du:dateUtc="2025-09-12T23:40:00Z">
              <w:del w:id="3331" w:author="Sudarshan NEUPANE" w:date="2025-09-12T21:58:00Z" w16du:dateUtc="2025-09-13T01:58:00Z">
                <w:r w:rsidRPr="001D2A45">
                  <w:rPr>
                    <w:rFonts w:ascii="Aptos Narrow" w:hAnsi="Aptos Narrow"/>
                    <w:color w:val="000000"/>
                    <w:sz w:val="22"/>
                    <w:szCs w:val="22"/>
                    <w:rPrChange w:id="3332" w:author="Alondra Vega Pacheco" w:date="2025-09-12T18:40:00Z" w16du:dateUtc="2025-09-12T23:40:00Z">
                      <w:rPr/>
                    </w:rPrChange>
                  </w:rPr>
                  <w:delText>Create Communication Management Plan</w:delText>
                </w:r>
              </w:del>
            </w:ins>
          </w:p>
        </w:tc>
      </w:tr>
      <w:tr w:rsidR="001D2A45" w:rsidRPr="001D2A45" w14:paraId="12C7A73E" w14:textId="77777777" w:rsidTr="001D2A45">
        <w:trPr>
          <w:trHeight w:val="300"/>
          <w:ins w:id="3333" w:author="Alondra Vega Pacheco" w:date="2025-09-12T18:40:00Z"/>
          <w:del w:id="3334" w:author="Sudarshan NEUPANE" w:date="2025-09-12T21:58:00Z"/>
          <w:trPrChange w:id="3335" w:author="Alondra Vega Pacheco" w:date="2025-09-12T18:41:00Z" w16du:dateUtc="2025-09-12T23:41:00Z">
            <w:trPr>
              <w:gridAfter w:val="0"/>
              <w:trHeight w:val="300"/>
            </w:trPr>
          </w:trPrChange>
        </w:trPr>
        <w:tc>
          <w:tcPr>
            <w:tcW w:w="1256" w:type="dxa"/>
            <w:noWrap/>
            <w:vAlign w:val="bottom"/>
            <w:hideMark/>
            <w:tcPrChange w:id="3336" w:author="Alondra Vega Pacheco" w:date="2025-09-12T18:41:00Z" w16du:dateUtc="2025-09-12T23:41:00Z">
              <w:tcPr>
                <w:tcW w:w="1256" w:type="dxa"/>
                <w:gridSpan w:val="2"/>
                <w:tcBorders>
                  <w:top w:val="nil"/>
                  <w:left w:val="nil"/>
                  <w:bottom w:val="nil"/>
                  <w:right w:val="nil"/>
                </w:tcBorders>
                <w:noWrap/>
                <w:vAlign w:val="bottom"/>
                <w:hideMark/>
              </w:tcPr>
            </w:tcPrChange>
          </w:tcPr>
          <w:p w14:paraId="2A9783BB" w14:textId="77777777" w:rsidR="001D2A45" w:rsidRPr="001D2A45" w:rsidRDefault="001D2A45">
            <w:pPr>
              <w:spacing w:line="240" w:lineRule="auto"/>
              <w:rPr>
                <w:ins w:id="3337" w:author="Alondra Vega Pacheco" w:date="2025-09-12T18:40:00Z" w16du:dateUtc="2025-09-12T23:40:00Z"/>
                <w:del w:id="3338" w:author="Sudarshan NEUPANE" w:date="2025-09-12T21:58:00Z" w16du:dateUtc="2025-09-13T01:58:00Z"/>
                <w:rFonts w:ascii="Aptos Narrow" w:hAnsi="Aptos Narrow"/>
                <w:color w:val="000000"/>
                <w:sz w:val="22"/>
                <w:szCs w:val="22"/>
                <w:rPrChange w:id="3339" w:author="Alondra Vega Pacheco" w:date="2025-09-12T18:40:00Z" w16du:dateUtc="2025-09-12T23:40:00Z">
                  <w:rPr>
                    <w:ins w:id="3340" w:author="Alondra Vega Pacheco" w:date="2025-09-12T18:40:00Z" w16du:dateUtc="2025-09-12T23:40:00Z"/>
                    <w:del w:id="3341" w:author="Sudarshan NEUPANE" w:date="2025-09-12T21:58:00Z" w16du:dateUtc="2025-09-13T01:58:00Z"/>
                  </w:rPr>
                </w:rPrChange>
              </w:rPr>
              <w:pPrChange w:id="3342" w:author="Alondra Vega Pacheco" w:date="2025-09-12T18:41:00Z" w16du:dateUtc="2025-09-12T23:41:00Z">
                <w:pPr/>
              </w:pPrChange>
            </w:pPr>
            <w:ins w:id="3343" w:author="Alondra Vega Pacheco" w:date="2025-09-12T18:40:00Z" w16du:dateUtc="2025-09-12T23:40:00Z">
              <w:del w:id="3344" w:author="Sudarshan NEUPANE" w:date="2025-09-12T21:58:00Z" w16du:dateUtc="2025-09-13T01:58:00Z">
                <w:r w:rsidRPr="001D2A45">
                  <w:rPr>
                    <w:rFonts w:ascii="Aptos Narrow" w:hAnsi="Aptos Narrow"/>
                    <w:color w:val="000000"/>
                    <w:sz w:val="22"/>
                    <w:szCs w:val="22"/>
                    <w:rPrChange w:id="3345" w:author="Alondra Vega Pacheco" w:date="2025-09-12T18:40:00Z" w16du:dateUtc="2025-09-12T23:40:00Z">
                      <w:rPr/>
                    </w:rPrChange>
                  </w:rPr>
                  <w:delText>1.2.7</w:delText>
                </w:r>
              </w:del>
            </w:ins>
          </w:p>
        </w:tc>
        <w:tc>
          <w:tcPr>
            <w:tcW w:w="9296" w:type="dxa"/>
            <w:noWrap/>
            <w:vAlign w:val="bottom"/>
            <w:hideMark/>
            <w:tcPrChange w:id="3346" w:author="Alondra Vega Pacheco" w:date="2025-09-12T18:41:00Z" w16du:dateUtc="2025-09-12T23:41:00Z">
              <w:tcPr>
                <w:tcW w:w="9296" w:type="dxa"/>
                <w:gridSpan w:val="2"/>
                <w:tcBorders>
                  <w:top w:val="nil"/>
                  <w:left w:val="nil"/>
                  <w:bottom w:val="nil"/>
                  <w:right w:val="nil"/>
                </w:tcBorders>
                <w:noWrap/>
                <w:vAlign w:val="bottom"/>
                <w:hideMark/>
              </w:tcPr>
            </w:tcPrChange>
          </w:tcPr>
          <w:p w14:paraId="11A57008" w14:textId="77777777" w:rsidR="001D2A45" w:rsidRPr="001D2A45" w:rsidRDefault="001D2A45">
            <w:pPr>
              <w:spacing w:line="240" w:lineRule="auto"/>
              <w:rPr>
                <w:ins w:id="3347" w:author="Alondra Vega Pacheco" w:date="2025-09-12T18:40:00Z" w16du:dateUtc="2025-09-12T23:40:00Z"/>
                <w:del w:id="3348" w:author="Sudarshan NEUPANE" w:date="2025-09-12T21:58:00Z" w16du:dateUtc="2025-09-13T01:58:00Z"/>
                <w:rFonts w:ascii="Aptos Narrow" w:hAnsi="Aptos Narrow"/>
                <w:color w:val="000000"/>
                <w:sz w:val="22"/>
                <w:szCs w:val="22"/>
                <w:rPrChange w:id="3349" w:author="Alondra Vega Pacheco" w:date="2025-09-12T18:40:00Z" w16du:dateUtc="2025-09-12T23:40:00Z">
                  <w:rPr>
                    <w:ins w:id="3350" w:author="Alondra Vega Pacheco" w:date="2025-09-12T18:40:00Z" w16du:dateUtc="2025-09-12T23:40:00Z"/>
                    <w:del w:id="3351" w:author="Sudarshan NEUPANE" w:date="2025-09-12T21:58:00Z" w16du:dateUtc="2025-09-13T01:58:00Z"/>
                  </w:rPr>
                </w:rPrChange>
              </w:rPr>
              <w:pPrChange w:id="3352" w:author="Alondra Vega Pacheco" w:date="2025-09-12T18:41:00Z" w16du:dateUtc="2025-09-12T23:41:00Z">
                <w:pPr/>
              </w:pPrChange>
            </w:pPr>
            <w:ins w:id="3353" w:author="Alondra Vega Pacheco" w:date="2025-09-12T18:40:00Z" w16du:dateUtc="2025-09-12T23:40:00Z">
              <w:del w:id="3354" w:author="Sudarshan NEUPANE" w:date="2025-09-12T21:58:00Z" w16du:dateUtc="2025-09-13T01:58:00Z">
                <w:r w:rsidRPr="001D2A45">
                  <w:rPr>
                    <w:rFonts w:ascii="Aptos Narrow" w:hAnsi="Aptos Narrow"/>
                    <w:color w:val="000000"/>
                    <w:sz w:val="22"/>
                    <w:szCs w:val="22"/>
                    <w:rPrChange w:id="3355" w:author="Alondra Vega Pacheco" w:date="2025-09-12T18:40:00Z" w16du:dateUtc="2025-09-12T23:40:00Z">
                      <w:rPr/>
                    </w:rPrChange>
                  </w:rPr>
                  <w:delText>Create Test and Q/A Plan</w:delText>
                </w:r>
              </w:del>
            </w:ins>
          </w:p>
        </w:tc>
      </w:tr>
      <w:tr w:rsidR="001D2A45" w:rsidRPr="001D2A45" w14:paraId="12683924" w14:textId="77777777" w:rsidTr="001D2A45">
        <w:trPr>
          <w:trHeight w:val="300"/>
          <w:ins w:id="3356" w:author="Alondra Vega Pacheco" w:date="2025-09-12T18:40:00Z"/>
          <w:del w:id="3357" w:author="Sudarshan NEUPANE" w:date="2025-09-12T21:58:00Z"/>
          <w:trPrChange w:id="3358" w:author="Alondra Vega Pacheco" w:date="2025-09-12T18:41:00Z" w16du:dateUtc="2025-09-12T23:41:00Z">
            <w:trPr>
              <w:gridAfter w:val="0"/>
              <w:trHeight w:val="300"/>
            </w:trPr>
          </w:trPrChange>
        </w:trPr>
        <w:tc>
          <w:tcPr>
            <w:tcW w:w="1256" w:type="dxa"/>
            <w:noWrap/>
            <w:vAlign w:val="bottom"/>
            <w:hideMark/>
            <w:tcPrChange w:id="3359" w:author="Alondra Vega Pacheco" w:date="2025-09-12T18:41:00Z" w16du:dateUtc="2025-09-12T23:41:00Z">
              <w:tcPr>
                <w:tcW w:w="1256" w:type="dxa"/>
                <w:gridSpan w:val="2"/>
                <w:tcBorders>
                  <w:top w:val="nil"/>
                  <w:left w:val="nil"/>
                  <w:bottom w:val="nil"/>
                  <w:right w:val="nil"/>
                </w:tcBorders>
                <w:noWrap/>
                <w:vAlign w:val="bottom"/>
                <w:hideMark/>
              </w:tcPr>
            </w:tcPrChange>
          </w:tcPr>
          <w:p w14:paraId="1067C22E" w14:textId="77777777" w:rsidR="001D2A45" w:rsidRPr="001D2A45" w:rsidRDefault="001D2A45">
            <w:pPr>
              <w:spacing w:line="240" w:lineRule="auto"/>
              <w:rPr>
                <w:ins w:id="3360" w:author="Alondra Vega Pacheco" w:date="2025-09-12T18:40:00Z" w16du:dateUtc="2025-09-12T23:40:00Z"/>
                <w:del w:id="3361" w:author="Sudarshan NEUPANE" w:date="2025-09-12T21:58:00Z" w16du:dateUtc="2025-09-13T01:58:00Z"/>
                <w:rFonts w:ascii="Aptos Narrow" w:hAnsi="Aptos Narrow"/>
                <w:color w:val="000000"/>
                <w:sz w:val="22"/>
                <w:szCs w:val="22"/>
                <w:rPrChange w:id="3362" w:author="Alondra Vega Pacheco" w:date="2025-09-12T18:40:00Z" w16du:dateUtc="2025-09-12T23:40:00Z">
                  <w:rPr>
                    <w:ins w:id="3363" w:author="Alondra Vega Pacheco" w:date="2025-09-12T18:40:00Z" w16du:dateUtc="2025-09-12T23:40:00Z"/>
                    <w:del w:id="3364" w:author="Sudarshan NEUPANE" w:date="2025-09-12T21:58:00Z" w16du:dateUtc="2025-09-13T01:58:00Z"/>
                  </w:rPr>
                </w:rPrChange>
              </w:rPr>
              <w:pPrChange w:id="3365" w:author="Alondra Vega Pacheco" w:date="2025-09-12T18:41:00Z" w16du:dateUtc="2025-09-12T23:41:00Z">
                <w:pPr/>
              </w:pPrChange>
            </w:pPr>
            <w:ins w:id="3366" w:author="Alondra Vega Pacheco" w:date="2025-09-12T18:40:00Z" w16du:dateUtc="2025-09-12T23:40:00Z">
              <w:del w:id="3367" w:author="Sudarshan NEUPANE" w:date="2025-09-12T21:58:00Z" w16du:dateUtc="2025-09-13T01:58:00Z">
                <w:r w:rsidRPr="001D2A45">
                  <w:rPr>
                    <w:rFonts w:ascii="Aptos Narrow" w:hAnsi="Aptos Narrow"/>
                    <w:color w:val="000000"/>
                    <w:sz w:val="22"/>
                    <w:szCs w:val="22"/>
                    <w:rPrChange w:id="3368" w:author="Alondra Vega Pacheco" w:date="2025-09-12T18:40:00Z" w16du:dateUtc="2025-09-12T23:40:00Z">
                      <w:rPr/>
                    </w:rPrChange>
                  </w:rPr>
                  <w:delText>1.2.8</w:delText>
                </w:r>
              </w:del>
            </w:ins>
          </w:p>
        </w:tc>
        <w:tc>
          <w:tcPr>
            <w:tcW w:w="9296" w:type="dxa"/>
            <w:noWrap/>
            <w:vAlign w:val="bottom"/>
            <w:hideMark/>
            <w:tcPrChange w:id="3369" w:author="Alondra Vega Pacheco" w:date="2025-09-12T18:41:00Z" w16du:dateUtc="2025-09-12T23:41:00Z">
              <w:tcPr>
                <w:tcW w:w="9296" w:type="dxa"/>
                <w:gridSpan w:val="2"/>
                <w:tcBorders>
                  <w:top w:val="nil"/>
                  <w:left w:val="nil"/>
                  <w:bottom w:val="nil"/>
                  <w:right w:val="nil"/>
                </w:tcBorders>
                <w:noWrap/>
                <w:vAlign w:val="bottom"/>
                <w:hideMark/>
              </w:tcPr>
            </w:tcPrChange>
          </w:tcPr>
          <w:p w14:paraId="77910B37" w14:textId="77777777" w:rsidR="001D2A45" w:rsidRPr="001D2A45" w:rsidRDefault="001D2A45">
            <w:pPr>
              <w:spacing w:line="240" w:lineRule="auto"/>
              <w:rPr>
                <w:ins w:id="3370" w:author="Alondra Vega Pacheco" w:date="2025-09-12T18:40:00Z" w16du:dateUtc="2025-09-12T23:40:00Z"/>
                <w:del w:id="3371" w:author="Sudarshan NEUPANE" w:date="2025-09-12T21:58:00Z" w16du:dateUtc="2025-09-13T01:58:00Z"/>
                <w:rFonts w:ascii="Aptos Narrow" w:hAnsi="Aptos Narrow"/>
                <w:color w:val="000000"/>
                <w:sz w:val="22"/>
                <w:szCs w:val="22"/>
                <w:rPrChange w:id="3372" w:author="Alondra Vega Pacheco" w:date="2025-09-12T18:40:00Z" w16du:dateUtc="2025-09-12T23:40:00Z">
                  <w:rPr>
                    <w:ins w:id="3373" w:author="Alondra Vega Pacheco" w:date="2025-09-12T18:40:00Z" w16du:dateUtc="2025-09-12T23:40:00Z"/>
                    <w:del w:id="3374" w:author="Sudarshan NEUPANE" w:date="2025-09-12T21:58:00Z" w16du:dateUtc="2025-09-13T01:58:00Z"/>
                  </w:rPr>
                </w:rPrChange>
              </w:rPr>
              <w:pPrChange w:id="3375" w:author="Alondra Vega Pacheco" w:date="2025-09-12T18:41:00Z" w16du:dateUtc="2025-09-12T23:41:00Z">
                <w:pPr/>
              </w:pPrChange>
            </w:pPr>
            <w:ins w:id="3376" w:author="Alondra Vega Pacheco" w:date="2025-09-12T18:40:00Z" w16du:dateUtc="2025-09-12T23:40:00Z">
              <w:del w:id="3377" w:author="Sudarshan NEUPANE" w:date="2025-09-12T21:58:00Z" w16du:dateUtc="2025-09-13T01:58:00Z">
                <w:r w:rsidRPr="001D2A45">
                  <w:rPr>
                    <w:rFonts w:ascii="Aptos Narrow" w:hAnsi="Aptos Narrow"/>
                    <w:color w:val="000000"/>
                    <w:sz w:val="22"/>
                    <w:szCs w:val="22"/>
                    <w:rPrChange w:id="3378" w:author="Alondra Vega Pacheco" w:date="2025-09-12T18:40:00Z" w16du:dateUtc="2025-09-12T23:40:00Z">
                      <w:rPr/>
                    </w:rPrChange>
                  </w:rPr>
                  <w:delText>Define Project Timeline and Milestones</w:delText>
                </w:r>
              </w:del>
            </w:ins>
          </w:p>
        </w:tc>
      </w:tr>
      <w:tr w:rsidR="001D2A45" w:rsidRPr="001D2A45" w14:paraId="7FEDA475" w14:textId="77777777" w:rsidTr="001D2A45">
        <w:trPr>
          <w:trHeight w:val="300"/>
          <w:ins w:id="3379" w:author="Alondra Vega Pacheco" w:date="2025-09-12T18:40:00Z"/>
          <w:del w:id="3380" w:author="Sudarshan NEUPANE" w:date="2025-09-12T21:58:00Z"/>
          <w:trPrChange w:id="3381" w:author="Alondra Vega Pacheco" w:date="2025-09-12T18:41:00Z" w16du:dateUtc="2025-09-12T23:41:00Z">
            <w:trPr>
              <w:gridAfter w:val="0"/>
              <w:trHeight w:val="300"/>
            </w:trPr>
          </w:trPrChange>
        </w:trPr>
        <w:tc>
          <w:tcPr>
            <w:tcW w:w="1256" w:type="dxa"/>
            <w:noWrap/>
            <w:vAlign w:val="bottom"/>
            <w:hideMark/>
            <w:tcPrChange w:id="3382" w:author="Alondra Vega Pacheco" w:date="2025-09-12T18:41:00Z" w16du:dateUtc="2025-09-12T23:41:00Z">
              <w:tcPr>
                <w:tcW w:w="1256" w:type="dxa"/>
                <w:gridSpan w:val="2"/>
                <w:tcBorders>
                  <w:top w:val="nil"/>
                  <w:left w:val="nil"/>
                  <w:bottom w:val="nil"/>
                  <w:right w:val="nil"/>
                </w:tcBorders>
                <w:noWrap/>
                <w:vAlign w:val="bottom"/>
                <w:hideMark/>
              </w:tcPr>
            </w:tcPrChange>
          </w:tcPr>
          <w:p w14:paraId="4364CCCE" w14:textId="77777777" w:rsidR="001D2A45" w:rsidRPr="001D2A45" w:rsidRDefault="001D2A45">
            <w:pPr>
              <w:spacing w:line="240" w:lineRule="auto"/>
              <w:rPr>
                <w:ins w:id="3383" w:author="Alondra Vega Pacheco" w:date="2025-09-12T18:40:00Z" w16du:dateUtc="2025-09-12T23:40:00Z"/>
                <w:del w:id="3384" w:author="Sudarshan NEUPANE" w:date="2025-09-12T21:58:00Z" w16du:dateUtc="2025-09-13T01:58:00Z"/>
                <w:rFonts w:ascii="Aptos Narrow" w:hAnsi="Aptos Narrow"/>
                <w:color w:val="000000"/>
                <w:sz w:val="22"/>
                <w:szCs w:val="22"/>
                <w:rPrChange w:id="3385" w:author="Alondra Vega Pacheco" w:date="2025-09-12T18:40:00Z" w16du:dateUtc="2025-09-12T23:40:00Z">
                  <w:rPr>
                    <w:ins w:id="3386" w:author="Alondra Vega Pacheco" w:date="2025-09-12T18:40:00Z" w16du:dateUtc="2025-09-12T23:40:00Z"/>
                    <w:del w:id="3387" w:author="Sudarshan NEUPANE" w:date="2025-09-12T21:58:00Z" w16du:dateUtc="2025-09-13T01:58:00Z"/>
                  </w:rPr>
                </w:rPrChange>
              </w:rPr>
              <w:pPrChange w:id="3388" w:author="Alondra Vega Pacheco" w:date="2025-09-12T18:41:00Z" w16du:dateUtc="2025-09-12T23:41:00Z">
                <w:pPr/>
              </w:pPrChange>
            </w:pPr>
            <w:ins w:id="3389" w:author="Alondra Vega Pacheco" w:date="2025-09-12T18:40:00Z" w16du:dateUtc="2025-09-12T23:40:00Z">
              <w:del w:id="3390" w:author="Sudarshan NEUPANE" w:date="2025-09-12T21:58:00Z" w16du:dateUtc="2025-09-13T01:58:00Z">
                <w:r w:rsidRPr="001D2A45">
                  <w:rPr>
                    <w:rFonts w:ascii="Aptos Narrow" w:hAnsi="Aptos Narrow"/>
                    <w:color w:val="000000"/>
                    <w:sz w:val="22"/>
                    <w:szCs w:val="22"/>
                    <w:rPrChange w:id="3391" w:author="Alondra Vega Pacheco" w:date="2025-09-12T18:40:00Z" w16du:dateUtc="2025-09-12T23:40:00Z">
                      <w:rPr/>
                    </w:rPrChange>
                  </w:rPr>
                  <w:delText>1.2.9</w:delText>
                </w:r>
              </w:del>
            </w:ins>
          </w:p>
        </w:tc>
        <w:tc>
          <w:tcPr>
            <w:tcW w:w="9296" w:type="dxa"/>
            <w:noWrap/>
            <w:vAlign w:val="bottom"/>
            <w:hideMark/>
            <w:tcPrChange w:id="3392" w:author="Alondra Vega Pacheco" w:date="2025-09-12T18:41:00Z" w16du:dateUtc="2025-09-12T23:41:00Z">
              <w:tcPr>
                <w:tcW w:w="9296" w:type="dxa"/>
                <w:gridSpan w:val="2"/>
                <w:tcBorders>
                  <w:top w:val="nil"/>
                  <w:left w:val="nil"/>
                  <w:bottom w:val="nil"/>
                  <w:right w:val="nil"/>
                </w:tcBorders>
                <w:noWrap/>
                <w:vAlign w:val="bottom"/>
                <w:hideMark/>
              </w:tcPr>
            </w:tcPrChange>
          </w:tcPr>
          <w:p w14:paraId="0D11D38E" w14:textId="77777777" w:rsidR="001D2A45" w:rsidRPr="001D2A45" w:rsidRDefault="001D2A45">
            <w:pPr>
              <w:spacing w:line="240" w:lineRule="auto"/>
              <w:rPr>
                <w:ins w:id="3393" w:author="Alondra Vega Pacheco" w:date="2025-09-12T18:40:00Z" w16du:dateUtc="2025-09-12T23:40:00Z"/>
                <w:del w:id="3394" w:author="Sudarshan NEUPANE" w:date="2025-09-12T21:58:00Z" w16du:dateUtc="2025-09-13T01:58:00Z"/>
                <w:rFonts w:ascii="Aptos Narrow" w:hAnsi="Aptos Narrow"/>
                <w:color w:val="000000"/>
                <w:sz w:val="22"/>
                <w:szCs w:val="22"/>
                <w:rPrChange w:id="3395" w:author="Alondra Vega Pacheco" w:date="2025-09-12T18:40:00Z" w16du:dateUtc="2025-09-12T23:40:00Z">
                  <w:rPr>
                    <w:ins w:id="3396" w:author="Alondra Vega Pacheco" w:date="2025-09-12T18:40:00Z" w16du:dateUtc="2025-09-12T23:40:00Z"/>
                    <w:del w:id="3397" w:author="Sudarshan NEUPANE" w:date="2025-09-12T21:58:00Z" w16du:dateUtc="2025-09-13T01:58:00Z"/>
                  </w:rPr>
                </w:rPrChange>
              </w:rPr>
              <w:pPrChange w:id="3398" w:author="Alondra Vega Pacheco" w:date="2025-09-12T18:41:00Z" w16du:dateUtc="2025-09-12T23:41:00Z">
                <w:pPr/>
              </w:pPrChange>
            </w:pPr>
            <w:ins w:id="3399" w:author="Alondra Vega Pacheco" w:date="2025-09-12T18:40:00Z" w16du:dateUtc="2025-09-12T23:40:00Z">
              <w:del w:id="3400" w:author="Sudarshan NEUPANE" w:date="2025-09-12T21:58:00Z" w16du:dateUtc="2025-09-13T01:58:00Z">
                <w:r w:rsidRPr="001D2A45">
                  <w:rPr>
                    <w:rFonts w:ascii="Aptos Narrow" w:hAnsi="Aptos Narrow"/>
                    <w:color w:val="000000"/>
                    <w:sz w:val="22"/>
                    <w:szCs w:val="22"/>
                    <w:rPrChange w:id="3401" w:author="Alondra Vega Pacheco" w:date="2025-09-12T18:40:00Z" w16du:dateUtc="2025-09-12T23:40:00Z">
                      <w:rPr/>
                    </w:rPrChange>
                  </w:rPr>
                  <w:delText>Identify Stakeholders</w:delText>
                </w:r>
              </w:del>
            </w:ins>
          </w:p>
        </w:tc>
      </w:tr>
      <w:tr w:rsidR="001D2A45" w:rsidRPr="001D2A45" w14:paraId="3927EC67" w14:textId="77777777" w:rsidTr="001D2A45">
        <w:trPr>
          <w:trHeight w:val="300"/>
          <w:ins w:id="3402" w:author="Alondra Vega Pacheco" w:date="2025-09-12T18:40:00Z"/>
          <w:del w:id="3403" w:author="Sudarshan NEUPANE" w:date="2025-09-12T21:58:00Z"/>
          <w:trPrChange w:id="3404" w:author="Alondra Vega Pacheco" w:date="2025-09-12T18:41:00Z" w16du:dateUtc="2025-09-12T23:41:00Z">
            <w:trPr>
              <w:gridAfter w:val="0"/>
              <w:trHeight w:val="300"/>
            </w:trPr>
          </w:trPrChange>
        </w:trPr>
        <w:tc>
          <w:tcPr>
            <w:tcW w:w="1256" w:type="dxa"/>
            <w:noWrap/>
            <w:vAlign w:val="bottom"/>
            <w:hideMark/>
            <w:tcPrChange w:id="3405" w:author="Alondra Vega Pacheco" w:date="2025-09-12T18:41:00Z" w16du:dateUtc="2025-09-12T23:41:00Z">
              <w:tcPr>
                <w:tcW w:w="1256" w:type="dxa"/>
                <w:gridSpan w:val="2"/>
                <w:tcBorders>
                  <w:top w:val="nil"/>
                  <w:left w:val="nil"/>
                  <w:bottom w:val="nil"/>
                  <w:right w:val="nil"/>
                </w:tcBorders>
                <w:noWrap/>
                <w:vAlign w:val="bottom"/>
                <w:hideMark/>
              </w:tcPr>
            </w:tcPrChange>
          </w:tcPr>
          <w:p w14:paraId="5ACB0D58" w14:textId="77777777" w:rsidR="001D2A45" w:rsidRPr="001D2A45" w:rsidRDefault="001D2A45">
            <w:pPr>
              <w:spacing w:line="240" w:lineRule="auto"/>
              <w:rPr>
                <w:ins w:id="3406" w:author="Alondra Vega Pacheco" w:date="2025-09-12T18:40:00Z" w16du:dateUtc="2025-09-12T23:40:00Z"/>
                <w:del w:id="3407" w:author="Sudarshan NEUPANE" w:date="2025-09-12T21:58:00Z" w16du:dateUtc="2025-09-13T01:58:00Z"/>
                <w:rFonts w:ascii="Aptos Narrow" w:hAnsi="Aptos Narrow"/>
                <w:color w:val="000000"/>
                <w:sz w:val="22"/>
                <w:szCs w:val="22"/>
                <w:rPrChange w:id="3408" w:author="Alondra Vega Pacheco" w:date="2025-09-12T18:40:00Z" w16du:dateUtc="2025-09-12T23:40:00Z">
                  <w:rPr>
                    <w:ins w:id="3409" w:author="Alondra Vega Pacheco" w:date="2025-09-12T18:40:00Z" w16du:dateUtc="2025-09-12T23:40:00Z"/>
                    <w:del w:id="3410" w:author="Sudarshan NEUPANE" w:date="2025-09-12T21:58:00Z" w16du:dateUtc="2025-09-13T01:58:00Z"/>
                  </w:rPr>
                </w:rPrChange>
              </w:rPr>
              <w:pPrChange w:id="3411" w:author="Alondra Vega Pacheco" w:date="2025-09-12T18:41:00Z" w16du:dateUtc="2025-09-12T23:41:00Z">
                <w:pPr/>
              </w:pPrChange>
            </w:pPr>
            <w:ins w:id="3412" w:author="Alondra Vega Pacheco" w:date="2025-09-12T18:40:00Z" w16du:dateUtc="2025-09-12T23:40:00Z">
              <w:del w:id="3413" w:author="Sudarshan NEUPANE" w:date="2025-09-12T21:58:00Z" w16du:dateUtc="2025-09-13T01:58:00Z">
                <w:r w:rsidRPr="001D2A45">
                  <w:rPr>
                    <w:rFonts w:ascii="Aptos Narrow" w:hAnsi="Aptos Narrow"/>
                    <w:color w:val="000000"/>
                    <w:sz w:val="22"/>
                    <w:szCs w:val="22"/>
                    <w:rPrChange w:id="3414" w:author="Alondra Vega Pacheco" w:date="2025-09-12T18:40:00Z" w16du:dateUtc="2025-09-12T23:40:00Z">
                      <w:rPr/>
                    </w:rPrChange>
                  </w:rPr>
                  <w:delText>1.2.10</w:delText>
                </w:r>
              </w:del>
            </w:ins>
          </w:p>
        </w:tc>
        <w:tc>
          <w:tcPr>
            <w:tcW w:w="9296" w:type="dxa"/>
            <w:noWrap/>
            <w:vAlign w:val="bottom"/>
            <w:hideMark/>
            <w:tcPrChange w:id="3415" w:author="Alondra Vega Pacheco" w:date="2025-09-12T18:41:00Z" w16du:dateUtc="2025-09-12T23:41:00Z">
              <w:tcPr>
                <w:tcW w:w="9296" w:type="dxa"/>
                <w:gridSpan w:val="2"/>
                <w:tcBorders>
                  <w:top w:val="nil"/>
                  <w:left w:val="nil"/>
                  <w:bottom w:val="nil"/>
                  <w:right w:val="nil"/>
                </w:tcBorders>
                <w:noWrap/>
                <w:vAlign w:val="bottom"/>
                <w:hideMark/>
              </w:tcPr>
            </w:tcPrChange>
          </w:tcPr>
          <w:p w14:paraId="3ACBD7F0" w14:textId="77777777" w:rsidR="001D2A45" w:rsidRPr="001D2A45" w:rsidRDefault="001D2A45">
            <w:pPr>
              <w:spacing w:line="240" w:lineRule="auto"/>
              <w:rPr>
                <w:ins w:id="3416" w:author="Alondra Vega Pacheco" w:date="2025-09-12T18:40:00Z" w16du:dateUtc="2025-09-12T23:40:00Z"/>
                <w:del w:id="3417" w:author="Sudarshan NEUPANE" w:date="2025-09-12T21:58:00Z" w16du:dateUtc="2025-09-13T01:58:00Z"/>
                <w:rFonts w:ascii="Aptos Narrow" w:hAnsi="Aptos Narrow"/>
                <w:color w:val="000000"/>
                <w:sz w:val="22"/>
                <w:szCs w:val="22"/>
                <w:rPrChange w:id="3418" w:author="Alondra Vega Pacheco" w:date="2025-09-12T18:40:00Z" w16du:dateUtc="2025-09-12T23:40:00Z">
                  <w:rPr>
                    <w:ins w:id="3419" w:author="Alondra Vega Pacheco" w:date="2025-09-12T18:40:00Z" w16du:dateUtc="2025-09-12T23:40:00Z"/>
                    <w:del w:id="3420" w:author="Sudarshan NEUPANE" w:date="2025-09-12T21:58:00Z" w16du:dateUtc="2025-09-13T01:58:00Z"/>
                  </w:rPr>
                </w:rPrChange>
              </w:rPr>
              <w:pPrChange w:id="3421" w:author="Alondra Vega Pacheco" w:date="2025-09-12T18:41:00Z" w16du:dateUtc="2025-09-12T23:41:00Z">
                <w:pPr/>
              </w:pPrChange>
            </w:pPr>
            <w:ins w:id="3422" w:author="Alondra Vega Pacheco" w:date="2025-09-12T18:40:00Z" w16du:dateUtc="2025-09-12T23:40:00Z">
              <w:del w:id="3423" w:author="Sudarshan NEUPANE" w:date="2025-09-12T21:58:00Z" w16du:dateUtc="2025-09-13T01:58:00Z">
                <w:r w:rsidRPr="001D2A45">
                  <w:rPr>
                    <w:rFonts w:ascii="Aptos Narrow" w:hAnsi="Aptos Narrow"/>
                    <w:color w:val="000000"/>
                    <w:sz w:val="22"/>
                    <w:szCs w:val="22"/>
                    <w:rPrChange w:id="3424" w:author="Alondra Vega Pacheco" w:date="2025-09-12T18:40:00Z" w16du:dateUtc="2025-09-12T23:40:00Z">
                      <w:rPr/>
                    </w:rPrChange>
                  </w:rPr>
                  <w:delText>Regulatory and Compliance Planning (HIPAA, GDPR, WCAG)</w:delText>
                </w:r>
              </w:del>
            </w:ins>
          </w:p>
        </w:tc>
      </w:tr>
      <w:tr w:rsidR="001D2A45" w:rsidRPr="001D2A45" w14:paraId="129CE0C1" w14:textId="77777777" w:rsidTr="001D2A45">
        <w:trPr>
          <w:trHeight w:val="300"/>
          <w:ins w:id="3425" w:author="Alondra Vega Pacheco" w:date="2025-09-12T18:40:00Z"/>
          <w:del w:id="3426" w:author="Sudarshan NEUPANE" w:date="2025-09-12T21:58:00Z"/>
          <w:trPrChange w:id="3427" w:author="Alondra Vega Pacheco" w:date="2025-09-12T18:41:00Z" w16du:dateUtc="2025-09-12T23:41:00Z">
            <w:trPr>
              <w:gridAfter w:val="0"/>
              <w:trHeight w:val="300"/>
            </w:trPr>
          </w:trPrChange>
        </w:trPr>
        <w:tc>
          <w:tcPr>
            <w:tcW w:w="1256" w:type="dxa"/>
            <w:noWrap/>
            <w:vAlign w:val="bottom"/>
            <w:hideMark/>
            <w:tcPrChange w:id="3428" w:author="Alondra Vega Pacheco" w:date="2025-09-12T18:41:00Z" w16du:dateUtc="2025-09-12T23:41:00Z">
              <w:tcPr>
                <w:tcW w:w="1256" w:type="dxa"/>
                <w:gridSpan w:val="2"/>
                <w:tcBorders>
                  <w:top w:val="nil"/>
                  <w:left w:val="nil"/>
                  <w:bottom w:val="nil"/>
                  <w:right w:val="nil"/>
                </w:tcBorders>
                <w:noWrap/>
                <w:vAlign w:val="bottom"/>
                <w:hideMark/>
              </w:tcPr>
            </w:tcPrChange>
          </w:tcPr>
          <w:p w14:paraId="4BA4F991" w14:textId="77777777" w:rsidR="001D2A45" w:rsidRPr="001D2A45" w:rsidRDefault="001D2A45">
            <w:pPr>
              <w:spacing w:line="240" w:lineRule="auto"/>
              <w:rPr>
                <w:ins w:id="3429" w:author="Alondra Vega Pacheco" w:date="2025-09-12T18:40:00Z" w16du:dateUtc="2025-09-12T23:40:00Z"/>
                <w:del w:id="3430" w:author="Sudarshan NEUPANE" w:date="2025-09-12T21:58:00Z" w16du:dateUtc="2025-09-13T01:58:00Z"/>
                <w:rFonts w:ascii="Aptos Narrow" w:hAnsi="Aptos Narrow"/>
                <w:color w:val="000000"/>
                <w:sz w:val="22"/>
                <w:szCs w:val="22"/>
                <w:rPrChange w:id="3431" w:author="Alondra Vega Pacheco" w:date="2025-09-12T18:40:00Z" w16du:dateUtc="2025-09-12T23:40:00Z">
                  <w:rPr>
                    <w:ins w:id="3432" w:author="Alondra Vega Pacheco" w:date="2025-09-12T18:40:00Z" w16du:dateUtc="2025-09-12T23:40:00Z"/>
                    <w:del w:id="3433" w:author="Sudarshan NEUPANE" w:date="2025-09-12T21:58:00Z" w16du:dateUtc="2025-09-13T01:58:00Z"/>
                  </w:rPr>
                </w:rPrChange>
              </w:rPr>
              <w:pPrChange w:id="3434" w:author="Alondra Vega Pacheco" w:date="2025-09-12T18:41:00Z" w16du:dateUtc="2025-09-12T23:41:00Z">
                <w:pPr/>
              </w:pPrChange>
            </w:pPr>
            <w:ins w:id="3435" w:author="Alondra Vega Pacheco" w:date="2025-09-12T18:40:00Z" w16du:dateUtc="2025-09-12T23:40:00Z">
              <w:del w:id="3436" w:author="Sudarshan NEUPANE" w:date="2025-09-12T21:58:00Z" w16du:dateUtc="2025-09-13T01:58:00Z">
                <w:r w:rsidRPr="001D2A45">
                  <w:rPr>
                    <w:rFonts w:ascii="Aptos Narrow" w:hAnsi="Aptos Narrow"/>
                    <w:color w:val="000000"/>
                    <w:sz w:val="22"/>
                    <w:szCs w:val="22"/>
                    <w:rPrChange w:id="3437" w:author="Alondra Vega Pacheco" w:date="2025-09-12T18:40:00Z" w16du:dateUtc="2025-09-12T23:40:00Z">
                      <w:rPr/>
                    </w:rPrChange>
                  </w:rPr>
                  <w:delText>1.2.11</w:delText>
                </w:r>
              </w:del>
            </w:ins>
          </w:p>
        </w:tc>
        <w:tc>
          <w:tcPr>
            <w:tcW w:w="9296" w:type="dxa"/>
            <w:noWrap/>
            <w:vAlign w:val="bottom"/>
            <w:hideMark/>
            <w:tcPrChange w:id="3438" w:author="Alondra Vega Pacheco" w:date="2025-09-12T18:41:00Z" w16du:dateUtc="2025-09-12T23:41:00Z">
              <w:tcPr>
                <w:tcW w:w="9296" w:type="dxa"/>
                <w:gridSpan w:val="2"/>
                <w:tcBorders>
                  <w:top w:val="nil"/>
                  <w:left w:val="nil"/>
                  <w:bottom w:val="nil"/>
                  <w:right w:val="nil"/>
                </w:tcBorders>
                <w:noWrap/>
                <w:vAlign w:val="bottom"/>
                <w:hideMark/>
              </w:tcPr>
            </w:tcPrChange>
          </w:tcPr>
          <w:p w14:paraId="13071AD4" w14:textId="77777777" w:rsidR="001D2A45" w:rsidRPr="001D2A45" w:rsidRDefault="001D2A45">
            <w:pPr>
              <w:spacing w:line="240" w:lineRule="auto"/>
              <w:rPr>
                <w:ins w:id="3439" w:author="Alondra Vega Pacheco" w:date="2025-09-12T18:40:00Z" w16du:dateUtc="2025-09-12T23:40:00Z"/>
                <w:del w:id="3440" w:author="Sudarshan NEUPANE" w:date="2025-09-12T21:58:00Z" w16du:dateUtc="2025-09-13T01:58:00Z"/>
                <w:rFonts w:ascii="Aptos Narrow" w:hAnsi="Aptos Narrow"/>
                <w:color w:val="000000"/>
                <w:sz w:val="22"/>
                <w:szCs w:val="22"/>
                <w:rPrChange w:id="3441" w:author="Alondra Vega Pacheco" w:date="2025-09-12T18:40:00Z" w16du:dateUtc="2025-09-12T23:40:00Z">
                  <w:rPr>
                    <w:ins w:id="3442" w:author="Alondra Vega Pacheco" w:date="2025-09-12T18:40:00Z" w16du:dateUtc="2025-09-12T23:40:00Z"/>
                    <w:del w:id="3443" w:author="Sudarshan NEUPANE" w:date="2025-09-12T21:58:00Z" w16du:dateUtc="2025-09-13T01:58:00Z"/>
                  </w:rPr>
                </w:rPrChange>
              </w:rPr>
              <w:pPrChange w:id="3444" w:author="Alondra Vega Pacheco" w:date="2025-09-12T18:41:00Z" w16du:dateUtc="2025-09-12T23:41:00Z">
                <w:pPr/>
              </w:pPrChange>
            </w:pPr>
            <w:ins w:id="3445" w:author="Alondra Vega Pacheco" w:date="2025-09-12T18:40:00Z" w16du:dateUtc="2025-09-12T23:40:00Z">
              <w:del w:id="3446" w:author="Sudarshan NEUPANE" w:date="2025-09-12T21:58:00Z" w16du:dateUtc="2025-09-13T01:58:00Z">
                <w:r w:rsidRPr="001D2A45">
                  <w:rPr>
                    <w:rFonts w:ascii="Aptos Narrow" w:hAnsi="Aptos Narrow"/>
                    <w:color w:val="000000"/>
                    <w:sz w:val="22"/>
                    <w:szCs w:val="22"/>
                    <w:rPrChange w:id="3447" w:author="Alondra Vega Pacheco" w:date="2025-09-12T18:40:00Z" w16du:dateUtc="2025-09-12T23:40:00Z">
                      <w:rPr/>
                    </w:rPrChange>
                  </w:rPr>
                  <w:delText>Disaster Recovery &amp; Backup Planning (RTO/RPO)</w:delText>
                </w:r>
              </w:del>
            </w:ins>
          </w:p>
        </w:tc>
      </w:tr>
      <w:tr w:rsidR="001D2A45" w:rsidRPr="001D2A45" w14:paraId="4B8985B3" w14:textId="77777777" w:rsidTr="001D2A45">
        <w:trPr>
          <w:trHeight w:val="300"/>
          <w:ins w:id="3448" w:author="Alondra Vega Pacheco" w:date="2025-09-12T18:40:00Z"/>
          <w:del w:id="3449" w:author="Sudarshan NEUPANE" w:date="2025-09-12T21:58:00Z"/>
          <w:trPrChange w:id="3450" w:author="Alondra Vega Pacheco" w:date="2025-09-12T18:41:00Z" w16du:dateUtc="2025-09-12T23:41:00Z">
            <w:trPr>
              <w:gridAfter w:val="0"/>
              <w:trHeight w:val="300"/>
            </w:trPr>
          </w:trPrChange>
        </w:trPr>
        <w:tc>
          <w:tcPr>
            <w:tcW w:w="1256" w:type="dxa"/>
            <w:noWrap/>
            <w:vAlign w:val="bottom"/>
            <w:hideMark/>
            <w:tcPrChange w:id="3451" w:author="Alondra Vega Pacheco" w:date="2025-09-12T18:41:00Z" w16du:dateUtc="2025-09-12T23:41:00Z">
              <w:tcPr>
                <w:tcW w:w="1256" w:type="dxa"/>
                <w:gridSpan w:val="2"/>
                <w:tcBorders>
                  <w:top w:val="nil"/>
                  <w:left w:val="nil"/>
                  <w:bottom w:val="nil"/>
                  <w:right w:val="nil"/>
                </w:tcBorders>
                <w:noWrap/>
                <w:vAlign w:val="bottom"/>
                <w:hideMark/>
              </w:tcPr>
            </w:tcPrChange>
          </w:tcPr>
          <w:p w14:paraId="27670642" w14:textId="77777777" w:rsidR="001D2A45" w:rsidRPr="001D2A45" w:rsidRDefault="001D2A45">
            <w:pPr>
              <w:spacing w:line="240" w:lineRule="auto"/>
              <w:rPr>
                <w:ins w:id="3452" w:author="Alondra Vega Pacheco" w:date="2025-09-12T18:40:00Z" w16du:dateUtc="2025-09-12T23:40:00Z"/>
                <w:del w:id="3453" w:author="Sudarshan NEUPANE" w:date="2025-09-12T21:58:00Z" w16du:dateUtc="2025-09-13T01:58:00Z"/>
                <w:rFonts w:ascii="Aptos Narrow" w:hAnsi="Aptos Narrow"/>
                <w:color w:val="000000"/>
                <w:sz w:val="22"/>
                <w:szCs w:val="22"/>
                <w:rPrChange w:id="3454" w:author="Alondra Vega Pacheco" w:date="2025-09-12T18:40:00Z" w16du:dateUtc="2025-09-12T23:40:00Z">
                  <w:rPr>
                    <w:ins w:id="3455" w:author="Alondra Vega Pacheco" w:date="2025-09-12T18:40:00Z" w16du:dateUtc="2025-09-12T23:40:00Z"/>
                    <w:del w:id="3456" w:author="Sudarshan NEUPANE" w:date="2025-09-12T21:58:00Z" w16du:dateUtc="2025-09-13T01:58:00Z"/>
                  </w:rPr>
                </w:rPrChange>
              </w:rPr>
              <w:pPrChange w:id="3457" w:author="Alondra Vega Pacheco" w:date="2025-09-12T18:41:00Z" w16du:dateUtc="2025-09-12T23:41:00Z">
                <w:pPr/>
              </w:pPrChange>
            </w:pPr>
            <w:ins w:id="3458" w:author="Alondra Vega Pacheco" w:date="2025-09-12T18:40:00Z" w16du:dateUtc="2025-09-12T23:40:00Z">
              <w:del w:id="3459" w:author="Sudarshan NEUPANE" w:date="2025-09-12T21:58:00Z" w16du:dateUtc="2025-09-13T01:58:00Z">
                <w:r w:rsidRPr="001D2A45">
                  <w:rPr>
                    <w:rFonts w:ascii="Aptos Narrow" w:hAnsi="Aptos Narrow"/>
                    <w:color w:val="000000"/>
                    <w:sz w:val="22"/>
                    <w:szCs w:val="22"/>
                    <w:rPrChange w:id="3460" w:author="Alondra Vega Pacheco" w:date="2025-09-12T18:40:00Z" w16du:dateUtc="2025-09-12T23:40:00Z">
                      <w:rPr/>
                    </w:rPrChange>
                  </w:rPr>
                  <w:delText>1.2.12</w:delText>
                </w:r>
              </w:del>
            </w:ins>
          </w:p>
        </w:tc>
        <w:tc>
          <w:tcPr>
            <w:tcW w:w="9296" w:type="dxa"/>
            <w:noWrap/>
            <w:vAlign w:val="bottom"/>
            <w:hideMark/>
            <w:tcPrChange w:id="3461" w:author="Alondra Vega Pacheco" w:date="2025-09-12T18:41:00Z" w16du:dateUtc="2025-09-12T23:41:00Z">
              <w:tcPr>
                <w:tcW w:w="9296" w:type="dxa"/>
                <w:gridSpan w:val="2"/>
                <w:tcBorders>
                  <w:top w:val="nil"/>
                  <w:left w:val="nil"/>
                  <w:bottom w:val="nil"/>
                  <w:right w:val="nil"/>
                </w:tcBorders>
                <w:noWrap/>
                <w:vAlign w:val="bottom"/>
                <w:hideMark/>
              </w:tcPr>
            </w:tcPrChange>
          </w:tcPr>
          <w:p w14:paraId="3667EA05" w14:textId="77777777" w:rsidR="001D2A45" w:rsidRPr="001D2A45" w:rsidRDefault="001D2A45">
            <w:pPr>
              <w:spacing w:line="240" w:lineRule="auto"/>
              <w:rPr>
                <w:ins w:id="3462" w:author="Alondra Vega Pacheco" w:date="2025-09-12T18:40:00Z" w16du:dateUtc="2025-09-12T23:40:00Z"/>
                <w:del w:id="3463" w:author="Sudarshan NEUPANE" w:date="2025-09-12T21:58:00Z" w16du:dateUtc="2025-09-13T01:58:00Z"/>
                <w:rFonts w:ascii="Aptos Narrow" w:hAnsi="Aptos Narrow"/>
                <w:color w:val="000000"/>
                <w:sz w:val="22"/>
                <w:szCs w:val="22"/>
                <w:rPrChange w:id="3464" w:author="Alondra Vega Pacheco" w:date="2025-09-12T18:40:00Z" w16du:dateUtc="2025-09-12T23:40:00Z">
                  <w:rPr>
                    <w:ins w:id="3465" w:author="Alondra Vega Pacheco" w:date="2025-09-12T18:40:00Z" w16du:dateUtc="2025-09-12T23:40:00Z"/>
                    <w:del w:id="3466" w:author="Sudarshan NEUPANE" w:date="2025-09-12T21:58:00Z" w16du:dateUtc="2025-09-13T01:58:00Z"/>
                  </w:rPr>
                </w:rPrChange>
              </w:rPr>
              <w:pPrChange w:id="3467" w:author="Alondra Vega Pacheco" w:date="2025-09-12T18:41:00Z" w16du:dateUtc="2025-09-12T23:41:00Z">
                <w:pPr/>
              </w:pPrChange>
            </w:pPr>
            <w:ins w:id="3468" w:author="Alondra Vega Pacheco" w:date="2025-09-12T18:40:00Z" w16du:dateUtc="2025-09-12T23:40:00Z">
              <w:del w:id="3469" w:author="Sudarshan NEUPANE" w:date="2025-09-12T21:58:00Z" w16du:dateUtc="2025-09-13T01:58:00Z">
                <w:r w:rsidRPr="001D2A45">
                  <w:rPr>
                    <w:rFonts w:ascii="Aptos Narrow" w:hAnsi="Aptos Narrow"/>
                    <w:color w:val="000000"/>
                    <w:sz w:val="22"/>
                    <w:szCs w:val="22"/>
                    <w:rPrChange w:id="3470" w:author="Alondra Vega Pacheco" w:date="2025-09-12T18:40:00Z" w16du:dateUtc="2025-09-12T23:40:00Z">
                      <w:rPr/>
                    </w:rPrChange>
                  </w:rPr>
                  <w:delText>Integration Dependency Planning (Stripe, EVV, USPS, Wearables, Alexa, Home Security)</w:delText>
                </w:r>
              </w:del>
            </w:ins>
          </w:p>
        </w:tc>
      </w:tr>
      <w:tr w:rsidR="001D2A45" w:rsidRPr="001D2A45" w14:paraId="3698BA79" w14:textId="77777777" w:rsidTr="001D2A45">
        <w:trPr>
          <w:trHeight w:val="300"/>
          <w:ins w:id="3471" w:author="Alondra Vega Pacheco" w:date="2025-09-12T18:40:00Z"/>
          <w:del w:id="3472" w:author="Sudarshan NEUPANE" w:date="2025-09-12T21:58:00Z"/>
          <w:trPrChange w:id="3473" w:author="Alondra Vega Pacheco" w:date="2025-09-12T18:41:00Z" w16du:dateUtc="2025-09-12T23:41:00Z">
            <w:trPr>
              <w:gridAfter w:val="0"/>
              <w:trHeight w:val="300"/>
            </w:trPr>
          </w:trPrChange>
        </w:trPr>
        <w:tc>
          <w:tcPr>
            <w:tcW w:w="1256" w:type="dxa"/>
            <w:noWrap/>
            <w:vAlign w:val="bottom"/>
            <w:hideMark/>
            <w:tcPrChange w:id="3474" w:author="Alondra Vega Pacheco" w:date="2025-09-12T18:41:00Z" w16du:dateUtc="2025-09-12T23:41:00Z">
              <w:tcPr>
                <w:tcW w:w="1256" w:type="dxa"/>
                <w:gridSpan w:val="2"/>
                <w:tcBorders>
                  <w:top w:val="nil"/>
                  <w:left w:val="nil"/>
                  <w:bottom w:val="nil"/>
                  <w:right w:val="nil"/>
                </w:tcBorders>
                <w:noWrap/>
                <w:vAlign w:val="bottom"/>
                <w:hideMark/>
              </w:tcPr>
            </w:tcPrChange>
          </w:tcPr>
          <w:p w14:paraId="75DB1398" w14:textId="77777777" w:rsidR="001D2A45" w:rsidRPr="001D2A45" w:rsidRDefault="001D2A45">
            <w:pPr>
              <w:spacing w:line="240" w:lineRule="auto"/>
              <w:rPr>
                <w:ins w:id="3475" w:author="Alondra Vega Pacheco" w:date="2025-09-12T18:40:00Z" w16du:dateUtc="2025-09-12T23:40:00Z"/>
                <w:del w:id="3476" w:author="Sudarshan NEUPANE" w:date="2025-09-12T21:58:00Z" w16du:dateUtc="2025-09-13T01:58:00Z"/>
                <w:rFonts w:ascii="Aptos Narrow" w:hAnsi="Aptos Narrow"/>
                <w:color w:val="000000"/>
                <w:sz w:val="22"/>
                <w:szCs w:val="22"/>
                <w:rPrChange w:id="3477" w:author="Alondra Vega Pacheco" w:date="2025-09-12T18:40:00Z" w16du:dateUtc="2025-09-12T23:40:00Z">
                  <w:rPr>
                    <w:ins w:id="3478" w:author="Alondra Vega Pacheco" w:date="2025-09-12T18:40:00Z" w16du:dateUtc="2025-09-12T23:40:00Z"/>
                    <w:del w:id="3479" w:author="Sudarshan NEUPANE" w:date="2025-09-12T21:58:00Z" w16du:dateUtc="2025-09-13T01:58:00Z"/>
                  </w:rPr>
                </w:rPrChange>
              </w:rPr>
              <w:pPrChange w:id="3480" w:author="Alondra Vega Pacheco" w:date="2025-09-12T18:41:00Z" w16du:dateUtc="2025-09-12T23:41:00Z">
                <w:pPr/>
              </w:pPrChange>
            </w:pPr>
            <w:ins w:id="3481" w:author="Alondra Vega Pacheco" w:date="2025-09-12T18:40:00Z" w16du:dateUtc="2025-09-12T23:40:00Z">
              <w:del w:id="3482" w:author="Sudarshan NEUPANE" w:date="2025-09-12T21:58:00Z" w16du:dateUtc="2025-09-13T01:58:00Z">
                <w:r w:rsidRPr="001D2A45">
                  <w:rPr>
                    <w:rFonts w:ascii="Aptos Narrow" w:hAnsi="Aptos Narrow"/>
                    <w:color w:val="000000"/>
                    <w:sz w:val="22"/>
                    <w:szCs w:val="22"/>
                    <w:rPrChange w:id="3483" w:author="Alondra Vega Pacheco" w:date="2025-09-12T18:40:00Z" w16du:dateUtc="2025-09-12T23:40:00Z">
                      <w:rPr/>
                    </w:rPrChange>
                  </w:rPr>
                  <w:delText>1.2.13</w:delText>
                </w:r>
              </w:del>
            </w:ins>
          </w:p>
        </w:tc>
        <w:tc>
          <w:tcPr>
            <w:tcW w:w="9296" w:type="dxa"/>
            <w:noWrap/>
            <w:vAlign w:val="bottom"/>
            <w:hideMark/>
            <w:tcPrChange w:id="3484" w:author="Alondra Vega Pacheco" w:date="2025-09-12T18:41:00Z" w16du:dateUtc="2025-09-12T23:41:00Z">
              <w:tcPr>
                <w:tcW w:w="9296" w:type="dxa"/>
                <w:gridSpan w:val="2"/>
                <w:tcBorders>
                  <w:top w:val="nil"/>
                  <w:left w:val="nil"/>
                  <w:bottom w:val="nil"/>
                  <w:right w:val="nil"/>
                </w:tcBorders>
                <w:noWrap/>
                <w:vAlign w:val="bottom"/>
                <w:hideMark/>
              </w:tcPr>
            </w:tcPrChange>
          </w:tcPr>
          <w:p w14:paraId="708B99D0" w14:textId="77777777" w:rsidR="001D2A45" w:rsidRPr="001D2A45" w:rsidRDefault="001D2A45">
            <w:pPr>
              <w:spacing w:line="240" w:lineRule="auto"/>
              <w:rPr>
                <w:ins w:id="3485" w:author="Alondra Vega Pacheco" w:date="2025-09-12T18:40:00Z" w16du:dateUtc="2025-09-12T23:40:00Z"/>
                <w:del w:id="3486" w:author="Sudarshan NEUPANE" w:date="2025-09-12T21:58:00Z" w16du:dateUtc="2025-09-13T01:58:00Z"/>
                <w:rFonts w:ascii="Aptos Narrow" w:hAnsi="Aptos Narrow"/>
                <w:color w:val="000000"/>
                <w:sz w:val="22"/>
                <w:szCs w:val="22"/>
                <w:rPrChange w:id="3487" w:author="Alondra Vega Pacheco" w:date="2025-09-12T18:40:00Z" w16du:dateUtc="2025-09-12T23:40:00Z">
                  <w:rPr>
                    <w:ins w:id="3488" w:author="Alondra Vega Pacheco" w:date="2025-09-12T18:40:00Z" w16du:dateUtc="2025-09-12T23:40:00Z"/>
                    <w:del w:id="3489" w:author="Sudarshan NEUPANE" w:date="2025-09-12T21:58:00Z" w16du:dateUtc="2025-09-13T01:58:00Z"/>
                  </w:rPr>
                </w:rPrChange>
              </w:rPr>
              <w:pPrChange w:id="3490" w:author="Alondra Vega Pacheco" w:date="2025-09-12T18:41:00Z" w16du:dateUtc="2025-09-12T23:41:00Z">
                <w:pPr/>
              </w:pPrChange>
            </w:pPr>
            <w:ins w:id="3491" w:author="Alondra Vega Pacheco" w:date="2025-09-12T18:40:00Z" w16du:dateUtc="2025-09-12T23:40:00Z">
              <w:del w:id="3492" w:author="Sudarshan NEUPANE" w:date="2025-09-12T21:58:00Z" w16du:dateUtc="2025-09-13T01:58:00Z">
                <w:r w:rsidRPr="001D2A45">
                  <w:rPr>
                    <w:rFonts w:ascii="Aptos Narrow" w:hAnsi="Aptos Narrow"/>
                    <w:color w:val="000000"/>
                    <w:sz w:val="22"/>
                    <w:szCs w:val="22"/>
                    <w:rPrChange w:id="3493" w:author="Alondra Vega Pacheco" w:date="2025-09-12T18:40:00Z" w16du:dateUtc="2025-09-12T23:40:00Z">
                      <w:rPr/>
                    </w:rPrChange>
                  </w:rPr>
                  <w:delText>Finalize and Receive Client Approval</w:delText>
                </w:r>
              </w:del>
            </w:ins>
          </w:p>
        </w:tc>
      </w:tr>
      <w:tr w:rsidR="001D2A45" w:rsidRPr="001D2A45" w14:paraId="288A384A" w14:textId="77777777" w:rsidTr="001D2A45">
        <w:trPr>
          <w:trHeight w:val="380"/>
          <w:ins w:id="3494" w:author="Alondra Vega Pacheco" w:date="2025-09-12T18:40:00Z"/>
          <w:del w:id="3495" w:author="Sudarshan NEUPANE" w:date="2025-09-12T21:58:00Z"/>
          <w:trPrChange w:id="3496" w:author="Alondra Vega Pacheco" w:date="2025-09-12T18:41:00Z" w16du:dateUtc="2025-09-12T23:41:00Z">
            <w:trPr>
              <w:gridAfter w:val="0"/>
              <w:trHeight w:val="380"/>
            </w:trPr>
          </w:trPrChange>
        </w:trPr>
        <w:tc>
          <w:tcPr>
            <w:tcW w:w="1256" w:type="dxa"/>
            <w:shd w:val="clear" w:color="000000" w:fill="3C7D22"/>
            <w:noWrap/>
            <w:vAlign w:val="bottom"/>
            <w:hideMark/>
            <w:tcPrChange w:id="3497" w:author="Alondra Vega Pacheco" w:date="2025-09-12T18:41:00Z" w16du:dateUtc="2025-09-12T23:41:00Z">
              <w:tcPr>
                <w:tcW w:w="1256" w:type="dxa"/>
                <w:gridSpan w:val="2"/>
                <w:tcBorders>
                  <w:top w:val="nil"/>
                  <w:left w:val="nil"/>
                  <w:bottom w:val="nil"/>
                  <w:right w:val="nil"/>
                </w:tcBorders>
                <w:shd w:val="clear" w:color="000000" w:fill="3C7D22"/>
                <w:noWrap/>
                <w:vAlign w:val="bottom"/>
                <w:hideMark/>
              </w:tcPr>
            </w:tcPrChange>
          </w:tcPr>
          <w:p w14:paraId="1C367BD1" w14:textId="77777777" w:rsidR="001D2A45" w:rsidRPr="001D2A45" w:rsidRDefault="001D2A45">
            <w:pPr>
              <w:spacing w:line="240" w:lineRule="auto"/>
              <w:rPr>
                <w:ins w:id="3498" w:author="Alondra Vega Pacheco" w:date="2025-09-12T18:40:00Z" w16du:dateUtc="2025-09-12T23:40:00Z"/>
                <w:del w:id="3499" w:author="Sudarshan NEUPANE" w:date="2025-09-12T21:58:00Z" w16du:dateUtc="2025-09-13T01:58:00Z"/>
                <w:rFonts w:ascii="Aptos Narrow" w:hAnsi="Aptos Narrow"/>
                <w:b/>
                <w:bCs/>
                <w:color w:val="FFFFFF"/>
                <w:sz w:val="28"/>
                <w:szCs w:val="28"/>
                <w:rPrChange w:id="3500" w:author="Alondra Vega Pacheco" w:date="2025-09-12T18:40:00Z" w16du:dateUtc="2025-09-12T23:40:00Z">
                  <w:rPr>
                    <w:ins w:id="3501" w:author="Alondra Vega Pacheco" w:date="2025-09-12T18:40:00Z" w16du:dateUtc="2025-09-12T23:40:00Z"/>
                    <w:del w:id="3502" w:author="Sudarshan NEUPANE" w:date="2025-09-12T21:58:00Z" w16du:dateUtc="2025-09-13T01:58:00Z"/>
                  </w:rPr>
                </w:rPrChange>
              </w:rPr>
              <w:pPrChange w:id="3503" w:author="Alondra Vega Pacheco" w:date="2025-09-12T18:41:00Z" w16du:dateUtc="2025-09-12T23:41:00Z">
                <w:pPr/>
              </w:pPrChange>
            </w:pPr>
            <w:ins w:id="3504" w:author="Alondra Vega Pacheco" w:date="2025-09-12T18:40:00Z" w16du:dateUtc="2025-09-12T23:40:00Z">
              <w:del w:id="3505" w:author="Sudarshan NEUPANE" w:date="2025-09-12T21:58:00Z" w16du:dateUtc="2025-09-13T01:58:00Z">
                <w:r w:rsidRPr="001D2A45">
                  <w:rPr>
                    <w:rFonts w:ascii="Aptos Narrow" w:hAnsi="Aptos Narrow"/>
                    <w:b/>
                    <w:bCs/>
                    <w:color w:val="FFFFFF"/>
                    <w:sz w:val="28"/>
                    <w:szCs w:val="28"/>
                    <w:rPrChange w:id="3506" w:author="Alondra Vega Pacheco" w:date="2025-09-12T18:40:00Z" w16du:dateUtc="2025-09-12T23:40:00Z">
                      <w:rPr/>
                    </w:rPrChange>
                  </w:rPr>
                  <w:delText>1.3</w:delText>
                </w:r>
              </w:del>
            </w:ins>
          </w:p>
        </w:tc>
        <w:tc>
          <w:tcPr>
            <w:tcW w:w="9296" w:type="dxa"/>
            <w:shd w:val="clear" w:color="000000" w:fill="3C7D22"/>
            <w:noWrap/>
            <w:vAlign w:val="bottom"/>
            <w:hideMark/>
            <w:tcPrChange w:id="3507" w:author="Alondra Vega Pacheco" w:date="2025-09-12T18:41:00Z" w16du:dateUtc="2025-09-12T23:41:00Z">
              <w:tcPr>
                <w:tcW w:w="9296" w:type="dxa"/>
                <w:gridSpan w:val="2"/>
                <w:tcBorders>
                  <w:top w:val="nil"/>
                  <w:left w:val="nil"/>
                  <w:bottom w:val="nil"/>
                  <w:right w:val="nil"/>
                </w:tcBorders>
                <w:shd w:val="clear" w:color="000000" w:fill="3C7D22"/>
                <w:noWrap/>
                <w:vAlign w:val="bottom"/>
                <w:hideMark/>
              </w:tcPr>
            </w:tcPrChange>
          </w:tcPr>
          <w:p w14:paraId="7138BBD1" w14:textId="77777777" w:rsidR="001D2A45" w:rsidRPr="001D2A45" w:rsidRDefault="001D2A45">
            <w:pPr>
              <w:spacing w:line="240" w:lineRule="auto"/>
              <w:rPr>
                <w:ins w:id="3508" w:author="Alondra Vega Pacheco" w:date="2025-09-12T18:40:00Z" w16du:dateUtc="2025-09-12T23:40:00Z"/>
                <w:del w:id="3509" w:author="Sudarshan NEUPANE" w:date="2025-09-12T21:58:00Z" w16du:dateUtc="2025-09-13T01:58:00Z"/>
                <w:rFonts w:ascii="Aptos Narrow" w:hAnsi="Aptos Narrow"/>
                <w:b/>
                <w:bCs/>
                <w:color w:val="FFFFFF"/>
                <w:sz w:val="28"/>
                <w:szCs w:val="28"/>
                <w:rPrChange w:id="3510" w:author="Alondra Vega Pacheco" w:date="2025-09-12T18:40:00Z" w16du:dateUtc="2025-09-12T23:40:00Z">
                  <w:rPr>
                    <w:ins w:id="3511" w:author="Alondra Vega Pacheco" w:date="2025-09-12T18:40:00Z" w16du:dateUtc="2025-09-12T23:40:00Z"/>
                    <w:del w:id="3512" w:author="Sudarshan NEUPANE" w:date="2025-09-12T21:58:00Z" w16du:dateUtc="2025-09-13T01:58:00Z"/>
                  </w:rPr>
                </w:rPrChange>
              </w:rPr>
              <w:pPrChange w:id="3513" w:author="Alondra Vega Pacheco" w:date="2025-09-12T18:41:00Z" w16du:dateUtc="2025-09-12T23:41:00Z">
                <w:pPr/>
              </w:pPrChange>
            </w:pPr>
            <w:ins w:id="3514" w:author="Alondra Vega Pacheco" w:date="2025-09-12T18:40:00Z" w16du:dateUtc="2025-09-12T23:40:00Z">
              <w:del w:id="3515" w:author="Sudarshan NEUPANE" w:date="2025-09-12T21:58:00Z" w16du:dateUtc="2025-09-13T01:58:00Z">
                <w:r w:rsidRPr="001D2A45">
                  <w:rPr>
                    <w:rFonts w:ascii="Aptos Narrow" w:hAnsi="Aptos Narrow"/>
                    <w:b/>
                    <w:bCs/>
                    <w:color w:val="FFFFFF"/>
                    <w:sz w:val="28"/>
                    <w:szCs w:val="28"/>
                    <w:rPrChange w:id="3516" w:author="Alondra Vega Pacheco" w:date="2025-09-12T18:40:00Z" w16du:dateUtc="2025-09-12T23:40:00Z">
                      <w:rPr/>
                    </w:rPrChange>
                  </w:rPr>
                  <w:delText>Software Requirements Specification</w:delText>
                </w:r>
              </w:del>
            </w:ins>
          </w:p>
        </w:tc>
      </w:tr>
      <w:tr w:rsidR="001D2A45" w:rsidRPr="001D2A45" w14:paraId="470EBB35" w14:textId="77777777" w:rsidTr="001D2A45">
        <w:trPr>
          <w:trHeight w:val="300"/>
          <w:ins w:id="3517" w:author="Alondra Vega Pacheco" w:date="2025-09-12T18:40:00Z"/>
          <w:del w:id="3518" w:author="Sudarshan NEUPANE" w:date="2025-09-12T21:58:00Z"/>
          <w:trPrChange w:id="3519" w:author="Alondra Vega Pacheco" w:date="2025-09-12T18:41:00Z" w16du:dateUtc="2025-09-12T23:41:00Z">
            <w:trPr>
              <w:gridAfter w:val="0"/>
              <w:trHeight w:val="300"/>
            </w:trPr>
          </w:trPrChange>
        </w:trPr>
        <w:tc>
          <w:tcPr>
            <w:tcW w:w="1256" w:type="dxa"/>
            <w:noWrap/>
            <w:vAlign w:val="bottom"/>
            <w:hideMark/>
            <w:tcPrChange w:id="3520" w:author="Alondra Vega Pacheco" w:date="2025-09-12T18:41:00Z" w16du:dateUtc="2025-09-12T23:41:00Z">
              <w:tcPr>
                <w:tcW w:w="1256" w:type="dxa"/>
                <w:gridSpan w:val="2"/>
                <w:tcBorders>
                  <w:top w:val="nil"/>
                  <w:left w:val="nil"/>
                  <w:bottom w:val="nil"/>
                  <w:right w:val="nil"/>
                </w:tcBorders>
                <w:noWrap/>
                <w:vAlign w:val="bottom"/>
                <w:hideMark/>
              </w:tcPr>
            </w:tcPrChange>
          </w:tcPr>
          <w:p w14:paraId="599E2FFF" w14:textId="77777777" w:rsidR="001D2A45" w:rsidRPr="001D2A45" w:rsidRDefault="001D2A45">
            <w:pPr>
              <w:spacing w:line="240" w:lineRule="auto"/>
              <w:rPr>
                <w:ins w:id="3521" w:author="Alondra Vega Pacheco" w:date="2025-09-12T18:40:00Z" w16du:dateUtc="2025-09-12T23:40:00Z"/>
                <w:del w:id="3522" w:author="Sudarshan NEUPANE" w:date="2025-09-12T21:58:00Z" w16du:dateUtc="2025-09-13T01:58:00Z"/>
                <w:rFonts w:ascii="Aptos Narrow" w:hAnsi="Aptos Narrow"/>
                <w:color w:val="000000"/>
                <w:sz w:val="22"/>
                <w:szCs w:val="22"/>
                <w:rPrChange w:id="3523" w:author="Alondra Vega Pacheco" w:date="2025-09-12T18:40:00Z" w16du:dateUtc="2025-09-12T23:40:00Z">
                  <w:rPr>
                    <w:ins w:id="3524" w:author="Alondra Vega Pacheco" w:date="2025-09-12T18:40:00Z" w16du:dateUtc="2025-09-12T23:40:00Z"/>
                    <w:del w:id="3525" w:author="Sudarshan NEUPANE" w:date="2025-09-12T21:58:00Z" w16du:dateUtc="2025-09-13T01:58:00Z"/>
                  </w:rPr>
                </w:rPrChange>
              </w:rPr>
              <w:pPrChange w:id="3526" w:author="Alondra Vega Pacheco" w:date="2025-09-12T18:41:00Z" w16du:dateUtc="2025-09-12T23:41:00Z">
                <w:pPr/>
              </w:pPrChange>
            </w:pPr>
            <w:ins w:id="3527" w:author="Alondra Vega Pacheco" w:date="2025-09-12T18:40:00Z" w16du:dateUtc="2025-09-12T23:40:00Z">
              <w:del w:id="3528" w:author="Sudarshan NEUPANE" w:date="2025-09-12T21:58:00Z" w16du:dateUtc="2025-09-13T01:58:00Z">
                <w:r w:rsidRPr="001D2A45">
                  <w:rPr>
                    <w:rFonts w:ascii="Aptos Narrow" w:hAnsi="Aptos Narrow"/>
                    <w:color w:val="000000"/>
                    <w:sz w:val="22"/>
                    <w:szCs w:val="22"/>
                    <w:rPrChange w:id="3529" w:author="Alondra Vega Pacheco" w:date="2025-09-12T18:40:00Z" w16du:dateUtc="2025-09-12T23:40:00Z">
                      <w:rPr/>
                    </w:rPrChange>
                  </w:rPr>
                  <w:delText>1.3.1</w:delText>
                </w:r>
              </w:del>
            </w:ins>
          </w:p>
        </w:tc>
        <w:tc>
          <w:tcPr>
            <w:tcW w:w="9296" w:type="dxa"/>
            <w:noWrap/>
            <w:vAlign w:val="bottom"/>
            <w:hideMark/>
            <w:tcPrChange w:id="3530" w:author="Alondra Vega Pacheco" w:date="2025-09-12T18:41:00Z" w16du:dateUtc="2025-09-12T23:41:00Z">
              <w:tcPr>
                <w:tcW w:w="9296" w:type="dxa"/>
                <w:gridSpan w:val="2"/>
                <w:tcBorders>
                  <w:top w:val="nil"/>
                  <w:left w:val="nil"/>
                  <w:bottom w:val="nil"/>
                  <w:right w:val="nil"/>
                </w:tcBorders>
                <w:noWrap/>
                <w:vAlign w:val="bottom"/>
                <w:hideMark/>
              </w:tcPr>
            </w:tcPrChange>
          </w:tcPr>
          <w:p w14:paraId="24A41D8F" w14:textId="77777777" w:rsidR="001D2A45" w:rsidRPr="001D2A45" w:rsidRDefault="001D2A45">
            <w:pPr>
              <w:spacing w:line="240" w:lineRule="auto"/>
              <w:rPr>
                <w:ins w:id="3531" w:author="Alondra Vega Pacheco" w:date="2025-09-12T18:40:00Z" w16du:dateUtc="2025-09-12T23:40:00Z"/>
                <w:del w:id="3532" w:author="Sudarshan NEUPANE" w:date="2025-09-12T21:58:00Z" w16du:dateUtc="2025-09-13T01:58:00Z"/>
                <w:rFonts w:ascii="Aptos Narrow" w:hAnsi="Aptos Narrow"/>
                <w:color w:val="000000"/>
                <w:sz w:val="22"/>
                <w:szCs w:val="22"/>
                <w:rPrChange w:id="3533" w:author="Alondra Vega Pacheco" w:date="2025-09-12T18:40:00Z" w16du:dateUtc="2025-09-12T23:40:00Z">
                  <w:rPr>
                    <w:ins w:id="3534" w:author="Alondra Vega Pacheco" w:date="2025-09-12T18:40:00Z" w16du:dateUtc="2025-09-12T23:40:00Z"/>
                    <w:del w:id="3535" w:author="Sudarshan NEUPANE" w:date="2025-09-12T21:58:00Z" w16du:dateUtc="2025-09-13T01:58:00Z"/>
                  </w:rPr>
                </w:rPrChange>
              </w:rPr>
              <w:pPrChange w:id="3536" w:author="Alondra Vega Pacheco" w:date="2025-09-12T18:41:00Z" w16du:dateUtc="2025-09-12T23:41:00Z">
                <w:pPr/>
              </w:pPrChange>
            </w:pPr>
            <w:ins w:id="3537" w:author="Alondra Vega Pacheco" w:date="2025-09-12T18:40:00Z" w16du:dateUtc="2025-09-12T23:40:00Z">
              <w:del w:id="3538" w:author="Sudarshan NEUPANE" w:date="2025-09-12T21:58:00Z" w16du:dateUtc="2025-09-13T01:58:00Z">
                <w:r w:rsidRPr="001D2A45">
                  <w:rPr>
                    <w:rFonts w:ascii="Aptos Narrow" w:hAnsi="Aptos Narrow"/>
                    <w:color w:val="000000"/>
                    <w:sz w:val="22"/>
                    <w:szCs w:val="22"/>
                    <w:rPrChange w:id="3539" w:author="Alondra Vega Pacheco" w:date="2025-09-12T18:40:00Z" w16du:dateUtc="2025-09-12T23:40:00Z">
                      <w:rPr/>
                    </w:rPrChange>
                  </w:rPr>
                  <w:delText>Define Hardware Requirements</w:delText>
                </w:r>
              </w:del>
            </w:ins>
          </w:p>
        </w:tc>
      </w:tr>
      <w:tr w:rsidR="001D2A45" w:rsidRPr="001D2A45" w14:paraId="2538E527" w14:textId="77777777" w:rsidTr="001D2A45">
        <w:trPr>
          <w:trHeight w:val="300"/>
          <w:ins w:id="3540" w:author="Alondra Vega Pacheco" w:date="2025-09-12T18:40:00Z"/>
          <w:del w:id="3541" w:author="Sudarshan NEUPANE" w:date="2025-09-12T21:58:00Z"/>
          <w:trPrChange w:id="3542" w:author="Alondra Vega Pacheco" w:date="2025-09-12T18:41:00Z" w16du:dateUtc="2025-09-12T23:41:00Z">
            <w:trPr>
              <w:gridAfter w:val="0"/>
              <w:trHeight w:val="300"/>
            </w:trPr>
          </w:trPrChange>
        </w:trPr>
        <w:tc>
          <w:tcPr>
            <w:tcW w:w="1256" w:type="dxa"/>
            <w:noWrap/>
            <w:vAlign w:val="bottom"/>
            <w:hideMark/>
            <w:tcPrChange w:id="3543" w:author="Alondra Vega Pacheco" w:date="2025-09-12T18:41:00Z" w16du:dateUtc="2025-09-12T23:41:00Z">
              <w:tcPr>
                <w:tcW w:w="1256" w:type="dxa"/>
                <w:gridSpan w:val="2"/>
                <w:tcBorders>
                  <w:top w:val="nil"/>
                  <w:left w:val="nil"/>
                  <w:bottom w:val="nil"/>
                  <w:right w:val="nil"/>
                </w:tcBorders>
                <w:noWrap/>
                <w:vAlign w:val="bottom"/>
                <w:hideMark/>
              </w:tcPr>
            </w:tcPrChange>
          </w:tcPr>
          <w:p w14:paraId="1B30CC4E" w14:textId="77777777" w:rsidR="001D2A45" w:rsidRPr="001D2A45" w:rsidRDefault="001D2A45">
            <w:pPr>
              <w:spacing w:line="240" w:lineRule="auto"/>
              <w:rPr>
                <w:ins w:id="3544" w:author="Alondra Vega Pacheco" w:date="2025-09-12T18:40:00Z" w16du:dateUtc="2025-09-12T23:40:00Z"/>
                <w:del w:id="3545" w:author="Sudarshan NEUPANE" w:date="2025-09-12T21:58:00Z" w16du:dateUtc="2025-09-13T01:58:00Z"/>
                <w:rFonts w:ascii="Aptos Narrow" w:hAnsi="Aptos Narrow"/>
                <w:color w:val="000000"/>
                <w:sz w:val="22"/>
                <w:szCs w:val="22"/>
                <w:rPrChange w:id="3546" w:author="Alondra Vega Pacheco" w:date="2025-09-12T18:40:00Z" w16du:dateUtc="2025-09-12T23:40:00Z">
                  <w:rPr>
                    <w:ins w:id="3547" w:author="Alondra Vega Pacheco" w:date="2025-09-12T18:40:00Z" w16du:dateUtc="2025-09-12T23:40:00Z"/>
                    <w:del w:id="3548" w:author="Sudarshan NEUPANE" w:date="2025-09-12T21:58:00Z" w16du:dateUtc="2025-09-13T01:58:00Z"/>
                  </w:rPr>
                </w:rPrChange>
              </w:rPr>
              <w:pPrChange w:id="3549" w:author="Alondra Vega Pacheco" w:date="2025-09-12T18:41:00Z" w16du:dateUtc="2025-09-12T23:41:00Z">
                <w:pPr/>
              </w:pPrChange>
            </w:pPr>
            <w:ins w:id="3550" w:author="Alondra Vega Pacheco" w:date="2025-09-12T18:40:00Z" w16du:dateUtc="2025-09-12T23:40:00Z">
              <w:del w:id="3551" w:author="Sudarshan NEUPANE" w:date="2025-09-12T21:58:00Z" w16du:dateUtc="2025-09-13T01:58:00Z">
                <w:r w:rsidRPr="001D2A45">
                  <w:rPr>
                    <w:rFonts w:ascii="Aptos Narrow" w:hAnsi="Aptos Narrow"/>
                    <w:color w:val="000000"/>
                    <w:sz w:val="22"/>
                    <w:szCs w:val="22"/>
                    <w:rPrChange w:id="3552" w:author="Alondra Vega Pacheco" w:date="2025-09-12T18:40:00Z" w16du:dateUtc="2025-09-12T23:40:00Z">
                      <w:rPr/>
                    </w:rPrChange>
                  </w:rPr>
                  <w:delText>1.3.2</w:delText>
                </w:r>
              </w:del>
            </w:ins>
          </w:p>
        </w:tc>
        <w:tc>
          <w:tcPr>
            <w:tcW w:w="9296" w:type="dxa"/>
            <w:noWrap/>
            <w:vAlign w:val="bottom"/>
            <w:hideMark/>
            <w:tcPrChange w:id="3553" w:author="Alondra Vega Pacheco" w:date="2025-09-12T18:41:00Z" w16du:dateUtc="2025-09-12T23:41:00Z">
              <w:tcPr>
                <w:tcW w:w="9296" w:type="dxa"/>
                <w:gridSpan w:val="2"/>
                <w:tcBorders>
                  <w:top w:val="nil"/>
                  <w:left w:val="nil"/>
                  <w:bottom w:val="nil"/>
                  <w:right w:val="nil"/>
                </w:tcBorders>
                <w:noWrap/>
                <w:vAlign w:val="bottom"/>
                <w:hideMark/>
              </w:tcPr>
            </w:tcPrChange>
          </w:tcPr>
          <w:p w14:paraId="3A1A7CF7" w14:textId="77777777" w:rsidR="001D2A45" w:rsidRPr="001D2A45" w:rsidRDefault="001D2A45">
            <w:pPr>
              <w:spacing w:line="240" w:lineRule="auto"/>
              <w:rPr>
                <w:ins w:id="3554" w:author="Alondra Vega Pacheco" w:date="2025-09-12T18:40:00Z" w16du:dateUtc="2025-09-12T23:40:00Z"/>
                <w:del w:id="3555" w:author="Sudarshan NEUPANE" w:date="2025-09-12T21:58:00Z" w16du:dateUtc="2025-09-13T01:58:00Z"/>
                <w:rFonts w:ascii="Aptos Narrow" w:hAnsi="Aptos Narrow"/>
                <w:color w:val="000000"/>
                <w:sz w:val="22"/>
                <w:szCs w:val="22"/>
                <w:rPrChange w:id="3556" w:author="Alondra Vega Pacheco" w:date="2025-09-12T18:40:00Z" w16du:dateUtc="2025-09-12T23:40:00Z">
                  <w:rPr>
                    <w:ins w:id="3557" w:author="Alondra Vega Pacheco" w:date="2025-09-12T18:40:00Z" w16du:dateUtc="2025-09-12T23:40:00Z"/>
                    <w:del w:id="3558" w:author="Sudarshan NEUPANE" w:date="2025-09-12T21:58:00Z" w16du:dateUtc="2025-09-13T01:58:00Z"/>
                  </w:rPr>
                </w:rPrChange>
              </w:rPr>
              <w:pPrChange w:id="3559" w:author="Alondra Vega Pacheco" w:date="2025-09-12T18:41:00Z" w16du:dateUtc="2025-09-12T23:41:00Z">
                <w:pPr/>
              </w:pPrChange>
            </w:pPr>
            <w:ins w:id="3560" w:author="Alondra Vega Pacheco" w:date="2025-09-12T18:40:00Z" w16du:dateUtc="2025-09-12T23:40:00Z">
              <w:del w:id="3561" w:author="Sudarshan NEUPANE" w:date="2025-09-12T21:58:00Z" w16du:dateUtc="2025-09-13T01:58:00Z">
                <w:r w:rsidRPr="001D2A45">
                  <w:rPr>
                    <w:rFonts w:ascii="Aptos Narrow" w:hAnsi="Aptos Narrow"/>
                    <w:color w:val="000000"/>
                    <w:sz w:val="22"/>
                    <w:szCs w:val="22"/>
                    <w:rPrChange w:id="3562" w:author="Alondra Vega Pacheco" w:date="2025-09-12T18:40:00Z" w16du:dateUtc="2025-09-12T23:40:00Z">
                      <w:rPr/>
                    </w:rPrChange>
                  </w:rPr>
                  <w:delText>Define System Features</w:delText>
                </w:r>
              </w:del>
            </w:ins>
          </w:p>
        </w:tc>
      </w:tr>
      <w:tr w:rsidR="001D2A45" w:rsidRPr="001D2A45" w14:paraId="1F835F7E" w14:textId="77777777" w:rsidTr="001D2A45">
        <w:trPr>
          <w:trHeight w:val="300"/>
          <w:ins w:id="3563" w:author="Alondra Vega Pacheco" w:date="2025-09-12T18:40:00Z"/>
          <w:del w:id="3564" w:author="Sudarshan NEUPANE" w:date="2025-09-12T21:58:00Z"/>
          <w:trPrChange w:id="3565" w:author="Alondra Vega Pacheco" w:date="2025-09-12T18:41:00Z" w16du:dateUtc="2025-09-12T23:41:00Z">
            <w:trPr>
              <w:gridAfter w:val="0"/>
              <w:trHeight w:val="300"/>
            </w:trPr>
          </w:trPrChange>
        </w:trPr>
        <w:tc>
          <w:tcPr>
            <w:tcW w:w="1256" w:type="dxa"/>
            <w:noWrap/>
            <w:vAlign w:val="bottom"/>
            <w:hideMark/>
            <w:tcPrChange w:id="3566" w:author="Alondra Vega Pacheco" w:date="2025-09-12T18:41:00Z" w16du:dateUtc="2025-09-12T23:41:00Z">
              <w:tcPr>
                <w:tcW w:w="1256" w:type="dxa"/>
                <w:gridSpan w:val="2"/>
                <w:tcBorders>
                  <w:top w:val="nil"/>
                  <w:left w:val="nil"/>
                  <w:bottom w:val="nil"/>
                  <w:right w:val="nil"/>
                </w:tcBorders>
                <w:noWrap/>
                <w:vAlign w:val="bottom"/>
                <w:hideMark/>
              </w:tcPr>
            </w:tcPrChange>
          </w:tcPr>
          <w:p w14:paraId="12BBBF58" w14:textId="77777777" w:rsidR="001D2A45" w:rsidRPr="001D2A45" w:rsidRDefault="001D2A45">
            <w:pPr>
              <w:spacing w:line="240" w:lineRule="auto"/>
              <w:rPr>
                <w:ins w:id="3567" w:author="Alondra Vega Pacheco" w:date="2025-09-12T18:40:00Z" w16du:dateUtc="2025-09-12T23:40:00Z"/>
                <w:del w:id="3568" w:author="Sudarshan NEUPANE" w:date="2025-09-12T21:58:00Z" w16du:dateUtc="2025-09-13T01:58:00Z"/>
                <w:rFonts w:ascii="Aptos Narrow" w:hAnsi="Aptos Narrow"/>
                <w:color w:val="000000"/>
                <w:sz w:val="22"/>
                <w:szCs w:val="22"/>
                <w:rPrChange w:id="3569" w:author="Alondra Vega Pacheco" w:date="2025-09-12T18:40:00Z" w16du:dateUtc="2025-09-12T23:40:00Z">
                  <w:rPr>
                    <w:ins w:id="3570" w:author="Alondra Vega Pacheco" w:date="2025-09-12T18:40:00Z" w16du:dateUtc="2025-09-12T23:40:00Z"/>
                    <w:del w:id="3571" w:author="Sudarshan NEUPANE" w:date="2025-09-12T21:58:00Z" w16du:dateUtc="2025-09-13T01:58:00Z"/>
                  </w:rPr>
                </w:rPrChange>
              </w:rPr>
              <w:pPrChange w:id="3572" w:author="Alondra Vega Pacheco" w:date="2025-09-12T18:41:00Z" w16du:dateUtc="2025-09-12T23:41:00Z">
                <w:pPr/>
              </w:pPrChange>
            </w:pPr>
            <w:ins w:id="3573" w:author="Alondra Vega Pacheco" w:date="2025-09-12T18:40:00Z" w16du:dateUtc="2025-09-12T23:40:00Z">
              <w:del w:id="3574" w:author="Sudarshan NEUPANE" w:date="2025-09-12T21:58:00Z" w16du:dateUtc="2025-09-13T01:58:00Z">
                <w:r w:rsidRPr="001D2A45">
                  <w:rPr>
                    <w:rFonts w:ascii="Aptos Narrow" w:hAnsi="Aptos Narrow"/>
                    <w:color w:val="000000"/>
                    <w:sz w:val="22"/>
                    <w:szCs w:val="22"/>
                    <w:rPrChange w:id="3575" w:author="Alondra Vega Pacheco" w:date="2025-09-12T18:40:00Z" w16du:dateUtc="2025-09-12T23:40:00Z">
                      <w:rPr/>
                    </w:rPrChange>
                  </w:rPr>
                  <w:delText>1.3.3</w:delText>
                </w:r>
              </w:del>
            </w:ins>
          </w:p>
        </w:tc>
        <w:tc>
          <w:tcPr>
            <w:tcW w:w="9296" w:type="dxa"/>
            <w:noWrap/>
            <w:vAlign w:val="bottom"/>
            <w:hideMark/>
            <w:tcPrChange w:id="3576" w:author="Alondra Vega Pacheco" w:date="2025-09-12T18:41:00Z" w16du:dateUtc="2025-09-12T23:41:00Z">
              <w:tcPr>
                <w:tcW w:w="9296" w:type="dxa"/>
                <w:gridSpan w:val="2"/>
                <w:tcBorders>
                  <w:top w:val="nil"/>
                  <w:left w:val="nil"/>
                  <w:bottom w:val="nil"/>
                  <w:right w:val="nil"/>
                </w:tcBorders>
                <w:noWrap/>
                <w:vAlign w:val="bottom"/>
                <w:hideMark/>
              </w:tcPr>
            </w:tcPrChange>
          </w:tcPr>
          <w:p w14:paraId="47A852F5" w14:textId="77777777" w:rsidR="001D2A45" w:rsidRPr="001D2A45" w:rsidRDefault="001D2A45">
            <w:pPr>
              <w:spacing w:line="240" w:lineRule="auto"/>
              <w:rPr>
                <w:ins w:id="3577" w:author="Alondra Vega Pacheco" w:date="2025-09-12T18:40:00Z" w16du:dateUtc="2025-09-12T23:40:00Z"/>
                <w:del w:id="3578" w:author="Sudarshan NEUPANE" w:date="2025-09-12T21:58:00Z" w16du:dateUtc="2025-09-13T01:58:00Z"/>
                <w:rFonts w:ascii="Aptos Narrow" w:hAnsi="Aptos Narrow"/>
                <w:color w:val="000000"/>
                <w:sz w:val="22"/>
                <w:szCs w:val="22"/>
                <w:rPrChange w:id="3579" w:author="Alondra Vega Pacheco" w:date="2025-09-12T18:40:00Z" w16du:dateUtc="2025-09-12T23:40:00Z">
                  <w:rPr>
                    <w:ins w:id="3580" w:author="Alondra Vega Pacheco" w:date="2025-09-12T18:40:00Z" w16du:dateUtc="2025-09-12T23:40:00Z"/>
                    <w:del w:id="3581" w:author="Sudarshan NEUPANE" w:date="2025-09-12T21:58:00Z" w16du:dateUtc="2025-09-13T01:58:00Z"/>
                  </w:rPr>
                </w:rPrChange>
              </w:rPr>
              <w:pPrChange w:id="3582" w:author="Alondra Vega Pacheco" w:date="2025-09-12T18:41:00Z" w16du:dateUtc="2025-09-12T23:41:00Z">
                <w:pPr/>
              </w:pPrChange>
            </w:pPr>
            <w:ins w:id="3583" w:author="Alondra Vega Pacheco" w:date="2025-09-12T18:40:00Z" w16du:dateUtc="2025-09-12T23:40:00Z">
              <w:del w:id="3584" w:author="Sudarshan NEUPANE" w:date="2025-09-12T21:58:00Z" w16du:dateUtc="2025-09-13T01:58:00Z">
                <w:r w:rsidRPr="001D2A45">
                  <w:rPr>
                    <w:rFonts w:ascii="Aptos Narrow" w:hAnsi="Aptos Narrow"/>
                    <w:color w:val="000000"/>
                    <w:sz w:val="22"/>
                    <w:szCs w:val="22"/>
                    <w:rPrChange w:id="3585" w:author="Alondra Vega Pacheco" w:date="2025-09-12T18:40:00Z" w16du:dateUtc="2025-09-12T23:40:00Z">
                      <w:rPr/>
                    </w:rPrChange>
                  </w:rPr>
                  <w:delText>Define Constraints</w:delText>
                </w:r>
              </w:del>
            </w:ins>
          </w:p>
        </w:tc>
      </w:tr>
      <w:tr w:rsidR="001D2A45" w:rsidRPr="001D2A45" w14:paraId="5F3A2E64" w14:textId="77777777" w:rsidTr="001D2A45">
        <w:trPr>
          <w:trHeight w:val="300"/>
          <w:ins w:id="3586" w:author="Alondra Vega Pacheco" w:date="2025-09-12T18:40:00Z"/>
          <w:del w:id="3587" w:author="Sudarshan NEUPANE" w:date="2025-09-12T21:58:00Z"/>
          <w:trPrChange w:id="3588" w:author="Alondra Vega Pacheco" w:date="2025-09-12T18:41:00Z" w16du:dateUtc="2025-09-12T23:41:00Z">
            <w:trPr>
              <w:gridAfter w:val="0"/>
              <w:trHeight w:val="300"/>
            </w:trPr>
          </w:trPrChange>
        </w:trPr>
        <w:tc>
          <w:tcPr>
            <w:tcW w:w="1256" w:type="dxa"/>
            <w:noWrap/>
            <w:vAlign w:val="bottom"/>
            <w:hideMark/>
            <w:tcPrChange w:id="3589" w:author="Alondra Vega Pacheco" w:date="2025-09-12T18:41:00Z" w16du:dateUtc="2025-09-12T23:41:00Z">
              <w:tcPr>
                <w:tcW w:w="1256" w:type="dxa"/>
                <w:gridSpan w:val="2"/>
                <w:tcBorders>
                  <w:top w:val="nil"/>
                  <w:left w:val="nil"/>
                  <w:bottom w:val="nil"/>
                  <w:right w:val="nil"/>
                </w:tcBorders>
                <w:noWrap/>
                <w:vAlign w:val="bottom"/>
                <w:hideMark/>
              </w:tcPr>
            </w:tcPrChange>
          </w:tcPr>
          <w:p w14:paraId="0DF31A20" w14:textId="77777777" w:rsidR="001D2A45" w:rsidRPr="001D2A45" w:rsidRDefault="001D2A45">
            <w:pPr>
              <w:spacing w:line="240" w:lineRule="auto"/>
              <w:rPr>
                <w:ins w:id="3590" w:author="Alondra Vega Pacheco" w:date="2025-09-12T18:40:00Z" w16du:dateUtc="2025-09-12T23:40:00Z"/>
                <w:del w:id="3591" w:author="Sudarshan NEUPANE" w:date="2025-09-12T21:58:00Z" w16du:dateUtc="2025-09-13T01:58:00Z"/>
                <w:rFonts w:ascii="Aptos Narrow" w:hAnsi="Aptos Narrow"/>
                <w:color w:val="000000"/>
                <w:sz w:val="22"/>
                <w:szCs w:val="22"/>
                <w:rPrChange w:id="3592" w:author="Alondra Vega Pacheco" w:date="2025-09-12T18:40:00Z" w16du:dateUtc="2025-09-12T23:40:00Z">
                  <w:rPr>
                    <w:ins w:id="3593" w:author="Alondra Vega Pacheco" w:date="2025-09-12T18:40:00Z" w16du:dateUtc="2025-09-12T23:40:00Z"/>
                    <w:del w:id="3594" w:author="Sudarshan NEUPANE" w:date="2025-09-12T21:58:00Z" w16du:dateUtc="2025-09-13T01:58:00Z"/>
                  </w:rPr>
                </w:rPrChange>
              </w:rPr>
              <w:pPrChange w:id="3595" w:author="Alondra Vega Pacheco" w:date="2025-09-12T18:41:00Z" w16du:dateUtc="2025-09-12T23:41:00Z">
                <w:pPr/>
              </w:pPrChange>
            </w:pPr>
            <w:ins w:id="3596" w:author="Alondra Vega Pacheco" w:date="2025-09-12T18:40:00Z" w16du:dateUtc="2025-09-12T23:40:00Z">
              <w:del w:id="3597" w:author="Sudarshan NEUPANE" w:date="2025-09-12T21:58:00Z" w16du:dateUtc="2025-09-13T01:58:00Z">
                <w:r w:rsidRPr="001D2A45">
                  <w:rPr>
                    <w:rFonts w:ascii="Aptos Narrow" w:hAnsi="Aptos Narrow"/>
                    <w:color w:val="000000"/>
                    <w:sz w:val="22"/>
                    <w:szCs w:val="22"/>
                    <w:rPrChange w:id="3598" w:author="Alondra Vega Pacheco" w:date="2025-09-12T18:40:00Z" w16du:dateUtc="2025-09-12T23:40:00Z">
                      <w:rPr/>
                    </w:rPrChange>
                  </w:rPr>
                  <w:delText>1.3.4</w:delText>
                </w:r>
              </w:del>
            </w:ins>
          </w:p>
        </w:tc>
        <w:tc>
          <w:tcPr>
            <w:tcW w:w="9296" w:type="dxa"/>
            <w:noWrap/>
            <w:vAlign w:val="bottom"/>
            <w:hideMark/>
            <w:tcPrChange w:id="3599" w:author="Alondra Vega Pacheco" w:date="2025-09-12T18:41:00Z" w16du:dateUtc="2025-09-12T23:41:00Z">
              <w:tcPr>
                <w:tcW w:w="9296" w:type="dxa"/>
                <w:gridSpan w:val="2"/>
                <w:tcBorders>
                  <w:top w:val="nil"/>
                  <w:left w:val="nil"/>
                  <w:bottom w:val="nil"/>
                  <w:right w:val="nil"/>
                </w:tcBorders>
                <w:noWrap/>
                <w:vAlign w:val="bottom"/>
                <w:hideMark/>
              </w:tcPr>
            </w:tcPrChange>
          </w:tcPr>
          <w:p w14:paraId="423DFDB0" w14:textId="77777777" w:rsidR="001D2A45" w:rsidRPr="001D2A45" w:rsidRDefault="001D2A45">
            <w:pPr>
              <w:spacing w:line="240" w:lineRule="auto"/>
              <w:rPr>
                <w:ins w:id="3600" w:author="Alondra Vega Pacheco" w:date="2025-09-12T18:40:00Z" w16du:dateUtc="2025-09-12T23:40:00Z"/>
                <w:del w:id="3601" w:author="Sudarshan NEUPANE" w:date="2025-09-12T21:58:00Z" w16du:dateUtc="2025-09-13T01:58:00Z"/>
                <w:rFonts w:ascii="Aptos Narrow" w:hAnsi="Aptos Narrow"/>
                <w:color w:val="000000"/>
                <w:sz w:val="22"/>
                <w:szCs w:val="22"/>
                <w:rPrChange w:id="3602" w:author="Alondra Vega Pacheco" w:date="2025-09-12T18:40:00Z" w16du:dateUtc="2025-09-12T23:40:00Z">
                  <w:rPr>
                    <w:ins w:id="3603" w:author="Alondra Vega Pacheco" w:date="2025-09-12T18:40:00Z" w16du:dateUtc="2025-09-12T23:40:00Z"/>
                    <w:del w:id="3604" w:author="Sudarshan NEUPANE" w:date="2025-09-12T21:58:00Z" w16du:dateUtc="2025-09-13T01:58:00Z"/>
                  </w:rPr>
                </w:rPrChange>
              </w:rPr>
              <w:pPrChange w:id="3605" w:author="Alondra Vega Pacheco" w:date="2025-09-12T18:41:00Z" w16du:dateUtc="2025-09-12T23:41:00Z">
                <w:pPr/>
              </w:pPrChange>
            </w:pPr>
            <w:ins w:id="3606" w:author="Alondra Vega Pacheco" w:date="2025-09-12T18:40:00Z" w16du:dateUtc="2025-09-12T23:40:00Z">
              <w:del w:id="3607" w:author="Sudarshan NEUPANE" w:date="2025-09-12T21:58:00Z" w16du:dateUtc="2025-09-13T01:58:00Z">
                <w:r w:rsidRPr="001D2A45">
                  <w:rPr>
                    <w:rFonts w:ascii="Aptos Narrow" w:hAnsi="Aptos Narrow"/>
                    <w:color w:val="000000"/>
                    <w:sz w:val="22"/>
                    <w:szCs w:val="22"/>
                    <w:rPrChange w:id="3608" w:author="Alondra Vega Pacheco" w:date="2025-09-12T18:40:00Z" w16du:dateUtc="2025-09-12T23:40:00Z">
                      <w:rPr/>
                    </w:rPrChange>
                  </w:rPr>
                  <w:delText>Define User Classes and Characteristics</w:delText>
                </w:r>
              </w:del>
            </w:ins>
          </w:p>
        </w:tc>
      </w:tr>
      <w:tr w:rsidR="001D2A45" w:rsidRPr="001D2A45" w14:paraId="1AB4F0EB" w14:textId="77777777" w:rsidTr="001D2A45">
        <w:trPr>
          <w:trHeight w:val="300"/>
          <w:ins w:id="3609" w:author="Alondra Vega Pacheco" w:date="2025-09-12T18:40:00Z"/>
          <w:del w:id="3610" w:author="Sudarshan NEUPANE" w:date="2025-09-12T21:58:00Z"/>
          <w:trPrChange w:id="3611" w:author="Alondra Vega Pacheco" w:date="2025-09-12T18:41:00Z" w16du:dateUtc="2025-09-12T23:41:00Z">
            <w:trPr>
              <w:gridAfter w:val="0"/>
              <w:trHeight w:val="300"/>
            </w:trPr>
          </w:trPrChange>
        </w:trPr>
        <w:tc>
          <w:tcPr>
            <w:tcW w:w="1256" w:type="dxa"/>
            <w:noWrap/>
            <w:vAlign w:val="bottom"/>
            <w:hideMark/>
            <w:tcPrChange w:id="3612" w:author="Alondra Vega Pacheco" w:date="2025-09-12T18:41:00Z" w16du:dateUtc="2025-09-12T23:41:00Z">
              <w:tcPr>
                <w:tcW w:w="1256" w:type="dxa"/>
                <w:gridSpan w:val="2"/>
                <w:tcBorders>
                  <w:top w:val="nil"/>
                  <w:left w:val="nil"/>
                  <w:bottom w:val="nil"/>
                  <w:right w:val="nil"/>
                </w:tcBorders>
                <w:noWrap/>
                <w:vAlign w:val="bottom"/>
                <w:hideMark/>
              </w:tcPr>
            </w:tcPrChange>
          </w:tcPr>
          <w:p w14:paraId="561289EB" w14:textId="77777777" w:rsidR="001D2A45" w:rsidRPr="001D2A45" w:rsidRDefault="001D2A45">
            <w:pPr>
              <w:spacing w:line="240" w:lineRule="auto"/>
              <w:rPr>
                <w:ins w:id="3613" w:author="Alondra Vega Pacheco" w:date="2025-09-12T18:40:00Z" w16du:dateUtc="2025-09-12T23:40:00Z"/>
                <w:del w:id="3614" w:author="Sudarshan NEUPANE" w:date="2025-09-12T21:58:00Z" w16du:dateUtc="2025-09-13T01:58:00Z"/>
                <w:rFonts w:ascii="Aptos Narrow" w:hAnsi="Aptos Narrow"/>
                <w:color w:val="000000"/>
                <w:sz w:val="22"/>
                <w:szCs w:val="22"/>
                <w:rPrChange w:id="3615" w:author="Alondra Vega Pacheco" w:date="2025-09-12T18:40:00Z" w16du:dateUtc="2025-09-12T23:40:00Z">
                  <w:rPr>
                    <w:ins w:id="3616" w:author="Alondra Vega Pacheco" w:date="2025-09-12T18:40:00Z" w16du:dateUtc="2025-09-12T23:40:00Z"/>
                    <w:del w:id="3617" w:author="Sudarshan NEUPANE" w:date="2025-09-12T21:58:00Z" w16du:dateUtc="2025-09-13T01:58:00Z"/>
                  </w:rPr>
                </w:rPrChange>
              </w:rPr>
              <w:pPrChange w:id="3618" w:author="Alondra Vega Pacheco" w:date="2025-09-12T18:41:00Z" w16du:dateUtc="2025-09-12T23:41:00Z">
                <w:pPr/>
              </w:pPrChange>
            </w:pPr>
            <w:ins w:id="3619" w:author="Alondra Vega Pacheco" w:date="2025-09-12T18:40:00Z" w16du:dateUtc="2025-09-12T23:40:00Z">
              <w:del w:id="3620" w:author="Sudarshan NEUPANE" w:date="2025-09-12T21:58:00Z" w16du:dateUtc="2025-09-13T01:58:00Z">
                <w:r w:rsidRPr="001D2A45">
                  <w:rPr>
                    <w:rFonts w:ascii="Aptos Narrow" w:hAnsi="Aptos Narrow"/>
                    <w:color w:val="000000"/>
                    <w:sz w:val="22"/>
                    <w:szCs w:val="22"/>
                    <w:rPrChange w:id="3621" w:author="Alondra Vega Pacheco" w:date="2025-09-12T18:40:00Z" w16du:dateUtc="2025-09-12T23:40:00Z">
                      <w:rPr/>
                    </w:rPrChange>
                  </w:rPr>
                  <w:delText>1.3.5</w:delText>
                </w:r>
              </w:del>
            </w:ins>
          </w:p>
        </w:tc>
        <w:tc>
          <w:tcPr>
            <w:tcW w:w="9296" w:type="dxa"/>
            <w:noWrap/>
            <w:vAlign w:val="bottom"/>
            <w:hideMark/>
            <w:tcPrChange w:id="3622" w:author="Alondra Vega Pacheco" w:date="2025-09-12T18:41:00Z" w16du:dateUtc="2025-09-12T23:41:00Z">
              <w:tcPr>
                <w:tcW w:w="9296" w:type="dxa"/>
                <w:gridSpan w:val="2"/>
                <w:tcBorders>
                  <w:top w:val="nil"/>
                  <w:left w:val="nil"/>
                  <w:bottom w:val="nil"/>
                  <w:right w:val="nil"/>
                </w:tcBorders>
                <w:noWrap/>
                <w:vAlign w:val="bottom"/>
                <w:hideMark/>
              </w:tcPr>
            </w:tcPrChange>
          </w:tcPr>
          <w:p w14:paraId="2041E32D" w14:textId="77777777" w:rsidR="001D2A45" w:rsidRPr="001D2A45" w:rsidRDefault="001D2A45">
            <w:pPr>
              <w:spacing w:line="240" w:lineRule="auto"/>
              <w:rPr>
                <w:ins w:id="3623" w:author="Alondra Vega Pacheco" w:date="2025-09-12T18:40:00Z" w16du:dateUtc="2025-09-12T23:40:00Z"/>
                <w:del w:id="3624" w:author="Sudarshan NEUPANE" w:date="2025-09-12T21:58:00Z" w16du:dateUtc="2025-09-13T01:58:00Z"/>
                <w:rFonts w:ascii="Aptos Narrow" w:hAnsi="Aptos Narrow"/>
                <w:color w:val="000000"/>
                <w:sz w:val="22"/>
                <w:szCs w:val="22"/>
                <w:rPrChange w:id="3625" w:author="Alondra Vega Pacheco" w:date="2025-09-12T18:40:00Z" w16du:dateUtc="2025-09-12T23:40:00Z">
                  <w:rPr>
                    <w:ins w:id="3626" w:author="Alondra Vega Pacheco" w:date="2025-09-12T18:40:00Z" w16du:dateUtc="2025-09-12T23:40:00Z"/>
                    <w:del w:id="3627" w:author="Sudarshan NEUPANE" w:date="2025-09-12T21:58:00Z" w16du:dateUtc="2025-09-13T01:58:00Z"/>
                  </w:rPr>
                </w:rPrChange>
              </w:rPr>
              <w:pPrChange w:id="3628" w:author="Alondra Vega Pacheco" w:date="2025-09-12T18:41:00Z" w16du:dateUtc="2025-09-12T23:41:00Z">
                <w:pPr/>
              </w:pPrChange>
            </w:pPr>
            <w:ins w:id="3629" w:author="Alondra Vega Pacheco" w:date="2025-09-12T18:40:00Z" w16du:dateUtc="2025-09-12T23:40:00Z">
              <w:del w:id="3630" w:author="Sudarshan NEUPANE" w:date="2025-09-12T21:58:00Z" w16du:dateUtc="2025-09-13T01:58:00Z">
                <w:r w:rsidRPr="001D2A45">
                  <w:rPr>
                    <w:rFonts w:ascii="Aptos Narrow" w:hAnsi="Aptos Narrow"/>
                    <w:color w:val="000000"/>
                    <w:sz w:val="22"/>
                    <w:szCs w:val="22"/>
                    <w:rPrChange w:id="3631" w:author="Alondra Vega Pacheco" w:date="2025-09-12T18:40:00Z" w16du:dateUtc="2025-09-12T23:40:00Z">
                      <w:rPr/>
                    </w:rPrChange>
                  </w:rPr>
                  <w:delText>Identify Non-Functional Requirements (Maintainability, Interoperability, Accessibility)</w:delText>
                </w:r>
              </w:del>
            </w:ins>
          </w:p>
        </w:tc>
      </w:tr>
      <w:tr w:rsidR="001D2A45" w:rsidRPr="001D2A45" w14:paraId="5FB5759E" w14:textId="77777777" w:rsidTr="001D2A45">
        <w:trPr>
          <w:trHeight w:val="300"/>
          <w:ins w:id="3632" w:author="Alondra Vega Pacheco" w:date="2025-09-12T18:40:00Z"/>
          <w:del w:id="3633" w:author="Sudarshan NEUPANE" w:date="2025-09-12T21:58:00Z"/>
          <w:trPrChange w:id="3634" w:author="Alondra Vega Pacheco" w:date="2025-09-12T18:41:00Z" w16du:dateUtc="2025-09-12T23:41:00Z">
            <w:trPr>
              <w:gridAfter w:val="0"/>
              <w:trHeight w:val="300"/>
            </w:trPr>
          </w:trPrChange>
        </w:trPr>
        <w:tc>
          <w:tcPr>
            <w:tcW w:w="1256" w:type="dxa"/>
            <w:noWrap/>
            <w:vAlign w:val="bottom"/>
            <w:hideMark/>
            <w:tcPrChange w:id="3635" w:author="Alondra Vega Pacheco" w:date="2025-09-12T18:41:00Z" w16du:dateUtc="2025-09-12T23:41:00Z">
              <w:tcPr>
                <w:tcW w:w="1256" w:type="dxa"/>
                <w:gridSpan w:val="2"/>
                <w:tcBorders>
                  <w:top w:val="nil"/>
                  <w:left w:val="nil"/>
                  <w:bottom w:val="nil"/>
                  <w:right w:val="nil"/>
                </w:tcBorders>
                <w:noWrap/>
                <w:vAlign w:val="bottom"/>
                <w:hideMark/>
              </w:tcPr>
            </w:tcPrChange>
          </w:tcPr>
          <w:p w14:paraId="2A8B2A5C" w14:textId="77777777" w:rsidR="001D2A45" w:rsidRPr="001D2A45" w:rsidRDefault="001D2A45">
            <w:pPr>
              <w:spacing w:line="240" w:lineRule="auto"/>
              <w:rPr>
                <w:ins w:id="3636" w:author="Alondra Vega Pacheco" w:date="2025-09-12T18:40:00Z" w16du:dateUtc="2025-09-12T23:40:00Z"/>
                <w:del w:id="3637" w:author="Sudarshan NEUPANE" w:date="2025-09-12T21:58:00Z" w16du:dateUtc="2025-09-13T01:58:00Z"/>
                <w:rFonts w:ascii="Aptos Narrow" w:hAnsi="Aptos Narrow"/>
                <w:color w:val="000000"/>
                <w:sz w:val="22"/>
                <w:szCs w:val="22"/>
                <w:rPrChange w:id="3638" w:author="Alondra Vega Pacheco" w:date="2025-09-12T18:40:00Z" w16du:dateUtc="2025-09-12T23:40:00Z">
                  <w:rPr>
                    <w:ins w:id="3639" w:author="Alondra Vega Pacheco" w:date="2025-09-12T18:40:00Z" w16du:dateUtc="2025-09-12T23:40:00Z"/>
                    <w:del w:id="3640" w:author="Sudarshan NEUPANE" w:date="2025-09-12T21:58:00Z" w16du:dateUtc="2025-09-13T01:58:00Z"/>
                  </w:rPr>
                </w:rPrChange>
              </w:rPr>
              <w:pPrChange w:id="3641" w:author="Alondra Vega Pacheco" w:date="2025-09-12T18:41:00Z" w16du:dateUtc="2025-09-12T23:41:00Z">
                <w:pPr/>
              </w:pPrChange>
            </w:pPr>
            <w:ins w:id="3642" w:author="Alondra Vega Pacheco" w:date="2025-09-12T18:40:00Z" w16du:dateUtc="2025-09-12T23:40:00Z">
              <w:del w:id="3643" w:author="Sudarshan NEUPANE" w:date="2025-09-12T21:58:00Z" w16du:dateUtc="2025-09-13T01:58:00Z">
                <w:r w:rsidRPr="001D2A45">
                  <w:rPr>
                    <w:rFonts w:ascii="Aptos Narrow" w:hAnsi="Aptos Narrow"/>
                    <w:color w:val="000000"/>
                    <w:sz w:val="22"/>
                    <w:szCs w:val="22"/>
                    <w:rPrChange w:id="3644" w:author="Alondra Vega Pacheco" w:date="2025-09-12T18:40:00Z" w16du:dateUtc="2025-09-12T23:40:00Z">
                      <w:rPr/>
                    </w:rPrChange>
                  </w:rPr>
                  <w:lastRenderedPageBreak/>
                  <w:delText>1.3.6</w:delText>
                </w:r>
              </w:del>
            </w:ins>
          </w:p>
        </w:tc>
        <w:tc>
          <w:tcPr>
            <w:tcW w:w="9296" w:type="dxa"/>
            <w:noWrap/>
            <w:vAlign w:val="bottom"/>
            <w:hideMark/>
            <w:tcPrChange w:id="3645" w:author="Alondra Vega Pacheco" w:date="2025-09-12T18:41:00Z" w16du:dateUtc="2025-09-12T23:41:00Z">
              <w:tcPr>
                <w:tcW w:w="9296" w:type="dxa"/>
                <w:gridSpan w:val="2"/>
                <w:tcBorders>
                  <w:top w:val="nil"/>
                  <w:left w:val="nil"/>
                  <w:bottom w:val="nil"/>
                  <w:right w:val="nil"/>
                </w:tcBorders>
                <w:noWrap/>
                <w:vAlign w:val="bottom"/>
                <w:hideMark/>
              </w:tcPr>
            </w:tcPrChange>
          </w:tcPr>
          <w:p w14:paraId="37E4CDBC" w14:textId="77777777" w:rsidR="001D2A45" w:rsidRPr="001D2A45" w:rsidRDefault="001D2A45">
            <w:pPr>
              <w:spacing w:line="240" w:lineRule="auto"/>
              <w:rPr>
                <w:ins w:id="3646" w:author="Alondra Vega Pacheco" w:date="2025-09-12T18:40:00Z" w16du:dateUtc="2025-09-12T23:40:00Z"/>
                <w:del w:id="3647" w:author="Sudarshan NEUPANE" w:date="2025-09-12T21:58:00Z" w16du:dateUtc="2025-09-13T01:58:00Z"/>
                <w:rFonts w:ascii="Aptos Narrow" w:hAnsi="Aptos Narrow"/>
                <w:color w:val="000000"/>
                <w:sz w:val="22"/>
                <w:szCs w:val="22"/>
                <w:rPrChange w:id="3648" w:author="Alondra Vega Pacheco" w:date="2025-09-12T18:40:00Z" w16du:dateUtc="2025-09-12T23:40:00Z">
                  <w:rPr>
                    <w:ins w:id="3649" w:author="Alondra Vega Pacheco" w:date="2025-09-12T18:40:00Z" w16du:dateUtc="2025-09-12T23:40:00Z"/>
                    <w:del w:id="3650" w:author="Sudarshan NEUPANE" w:date="2025-09-12T21:58:00Z" w16du:dateUtc="2025-09-13T01:58:00Z"/>
                  </w:rPr>
                </w:rPrChange>
              </w:rPr>
              <w:pPrChange w:id="3651" w:author="Alondra Vega Pacheco" w:date="2025-09-12T18:41:00Z" w16du:dateUtc="2025-09-12T23:41:00Z">
                <w:pPr/>
              </w:pPrChange>
            </w:pPr>
            <w:ins w:id="3652" w:author="Alondra Vega Pacheco" w:date="2025-09-12T18:40:00Z" w16du:dateUtc="2025-09-12T23:40:00Z">
              <w:del w:id="3653" w:author="Sudarshan NEUPANE" w:date="2025-09-12T21:58:00Z" w16du:dateUtc="2025-09-13T01:58:00Z">
                <w:r w:rsidRPr="001D2A45">
                  <w:rPr>
                    <w:rFonts w:ascii="Aptos Narrow" w:hAnsi="Aptos Narrow"/>
                    <w:color w:val="000000"/>
                    <w:sz w:val="22"/>
                    <w:szCs w:val="22"/>
                    <w:rPrChange w:id="3654" w:author="Alondra Vega Pacheco" w:date="2025-09-12T18:40:00Z" w16du:dateUtc="2025-09-12T23:40:00Z">
                      <w:rPr/>
                    </w:rPrChange>
                  </w:rPr>
                  <w:delText>Identify External Interfaces</w:delText>
                </w:r>
              </w:del>
            </w:ins>
          </w:p>
        </w:tc>
      </w:tr>
      <w:tr w:rsidR="001D2A45" w:rsidRPr="001D2A45" w14:paraId="4B094588" w14:textId="77777777" w:rsidTr="001D2A45">
        <w:trPr>
          <w:trHeight w:val="300"/>
          <w:ins w:id="3655" w:author="Alondra Vega Pacheco" w:date="2025-09-12T18:40:00Z"/>
          <w:del w:id="3656" w:author="Sudarshan NEUPANE" w:date="2025-09-12T21:58:00Z"/>
          <w:trPrChange w:id="3657" w:author="Alondra Vega Pacheco" w:date="2025-09-12T18:41:00Z" w16du:dateUtc="2025-09-12T23:41:00Z">
            <w:trPr>
              <w:gridAfter w:val="0"/>
              <w:trHeight w:val="300"/>
            </w:trPr>
          </w:trPrChange>
        </w:trPr>
        <w:tc>
          <w:tcPr>
            <w:tcW w:w="1256" w:type="dxa"/>
            <w:noWrap/>
            <w:vAlign w:val="bottom"/>
            <w:hideMark/>
            <w:tcPrChange w:id="3658" w:author="Alondra Vega Pacheco" w:date="2025-09-12T18:41:00Z" w16du:dateUtc="2025-09-12T23:41:00Z">
              <w:tcPr>
                <w:tcW w:w="1256" w:type="dxa"/>
                <w:gridSpan w:val="2"/>
                <w:tcBorders>
                  <w:top w:val="nil"/>
                  <w:left w:val="nil"/>
                  <w:bottom w:val="nil"/>
                  <w:right w:val="nil"/>
                </w:tcBorders>
                <w:noWrap/>
                <w:vAlign w:val="bottom"/>
                <w:hideMark/>
              </w:tcPr>
            </w:tcPrChange>
          </w:tcPr>
          <w:p w14:paraId="4F6E23CF" w14:textId="77777777" w:rsidR="001D2A45" w:rsidRPr="001D2A45" w:rsidRDefault="001D2A45">
            <w:pPr>
              <w:spacing w:line="240" w:lineRule="auto"/>
              <w:rPr>
                <w:ins w:id="3659" w:author="Alondra Vega Pacheco" w:date="2025-09-12T18:40:00Z" w16du:dateUtc="2025-09-12T23:40:00Z"/>
                <w:del w:id="3660" w:author="Sudarshan NEUPANE" w:date="2025-09-12T21:58:00Z" w16du:dateUtc="2025-09-13T01:58:00Z"/>
                <w:rFonts w:ascii="Aptos Narrow" w:hAnsi="Aptos Narrow"/>
                <w:color w:val="000000"/>
                <w:sz w:val="22"/>
                <w:szCs w:val="22"/>
                <w:rPrChange w:id="3661" w:author="Alondra Vega Pacheco" w:date="2025-09-12T18:40:00Z" w16du:dateUtc="2025-09-12T23:40:00Z">
                  <w:rPr>
                    <w:ins w:id="3662" w:author="Alondra Vega Pacheco" w:date="2025-09-12T18:40:00Z" w16du:dateUtc="2025-09-12T23:40:00Z"/>
                    <w:del w:id="3663" w:author="Sudarshan NEUPANE" w:date="2025-09-12T21:58:00Z" w16du:dateUtc="2025-09-13T01:58:00Z"/>
                  </w:rPr>
                </w:rPrChange>
              </w:rPr>
              <w:pPrChange w:id="3664" w:author="Alondra Vega Pacheco" w:date="2025-09-12T18:41:00Z" w16du:dateUtc="2025-09-12T23:41:00Z">
                <w:pPr/>
              </w:pPrChange>
            </w:pPr>
            <w:ins w:id="3665" w:author="Alondra Vega Pacheco" w:date="2025-09-12T18:40:00Z" w16du:dateUtc="2025-09-12T23:40:00Z">
              <w:del w:id="3666" w:author="Sudarshan NEUPANE" w:date="2025-09-12T21:58:00Z" w16du:dateUtc="2025-09-13T01:58:00Z">
                <w:r w:rsidRPr="001D2A45">
                  <w:rPr>
                    <w:rFonts w:ascii="Aptos Narrow" w:hAnsi="Aptos Narrow"/>
                    <w:color w:val="000000"/>
                    <w:sz w:val="22"/>
                    <w:szCs w:val="22"/>
                    <w:rPrChange w:id="3667" w:author="Alondra Vega Pacheco" w:date="2025-09-12T18:40:00Z" w16du:dateUtc="2025-09-12T23:40:00Z">
                      <w:rPr/>
                    </w:rPrChange>
                  </w:rPr>
                  <w:delText>1.3.7</w:delText>
                </w:r>
              </w:del>
            </w:ins>
          </w:p>
        </w:tc>
        <w:tc>
          <w:tcPr>
            <w:tcW w:w="9296" w:type="dxa"/>
            <w:noWrap/>
            <w:vAlign w:val="bottom"/>
            <w:hideMark/>
            <w:tcPrChange w:id="3668" w:author="Alondra Vega Pacheco" w:date="2025-09-12T18:41:00Z" w16du:dateUtc="2025-09-12T23:41:00Z">
              <w:tcPr>
                <w:tcW w:w="9296" w:type="dxa"/>
                <w:gridSpan w:val="2"/>
                <w:tcBorders>
                  <w:top w:val="nil"/>
                  <w:left w:val="nil"/>
                  <w:bottom w:val="nil"/>
                  <w:right w:val="nil"/>
                </w:tcBorders>
                <w:noWrap/>
                <w:vAlign w:val="bottom"/>
                <w:hideMark/>
              </w:tcPr>
            </w:tcPrChange>
          </w:tcPr>
          <w:p w14:paraId="4F60AE3D" w14:textId="77777777" w:rsidR="001D2A45" w:rsidRPr="001D2A45" w:rsidRDefault="001D2A45">
            <w:pPr>
              <w:spacing w:line="240" w:lineRule="auto"/>
              <w:rPr>
                <w:ins w:id="3669" w:author="Alondra Vega Pacheco" w:date="2025-09-12T18:40:00Z" w16du:dateUtc="2025-09-12T23:40:00Z"/>
                <w:del w:id="3670" w:author="Sudarshan NEUPANE" w:date="2025-09-12T21:58:00Z" w16du:dateUtc="2025-09-13T01:58:00Z"/>
                <w:rFonts w:ascii="Aptos Narrow" w:hAnsi="Aptos Narrow"/>
                <w:color w:val="000000"/>
                <w:sz w:val="22"/>
                <w:szCs w:val="22"/>
                <w:rPrChange w:id="3671" w:author="Alondra Vega Pacheco" w:date="2025-09-12T18:40:00Z" w16du:dateUtc="2025-09-12T23:40:00Z">
                  <w:rPr>
                    <w:ins w:id="3672" w:author="Alondra Vega Pacheco" w:date="2025-09-12T18:40:00Z" w16du:dateUtc="2025-09-12T23:40:00Z"/>
                    <w:del w:id="3673" w:author="Sudarshan NEUPANE" w:date="2025-09-12T21:58:00Z" w16du:dateUtc="2025-09-13T01:58:00Z"/>
                  </w:rPr>
                </w:rPrChange>
              </w:rPr>
              <w:pPrChange w:id="3674" w:author="Alondra Vega Pacheco" w:date="2025-09-12T18:41:00Z" w16du:dateUtc="2025-09-12T23:41:00Z">
                <w:pPr/>
              </w:pPrChange>
            </w:pPr>
            <w:ins w:id="3675" w:author="Alondra Vega Pacheco" w:date="2025-09-12T18:40:00Z" w16du:dateUtc="2025-09-12T23:40:00Z">
              <w:del w:id="3676" w:author="Sudarshan NEUPANE" w:date="2025-09-12T21:58:00Z" w16du:dateUtc="2025-09-13T01:58:00Z">
                <w:r w:rsidRPr="001D2A45">
                  <w:rPr>
                    <w:rFonts w:ascii="Aptos Narrow" w:hAnsi="Aptos Narrow"/>
                    <w:color w:val="000000"/>
                    <w:sz w:val="22"/>
                    <w:szCs w:val="22"/>
                    <w:rPrChange w:id="3677" w:author="Alondra Vega Pacheco" w:date="2025-09-12T18:40:00Z" w16du:dateUtc="2025-09-12T23:40:00Z">
                      <w:rPr/>
                    </w:rPrChange>
                  </w:rPr>
                  <w:delText>Create Use Cases</w:delText>
                </w:r>
              </w:del>
            </w:ins>
          </w:p>
        </w:tc>
      </w:tr>
      <w:tr w:rsidR="001D2A45" w:rsidRPr="001D2A45" w14:paraId="5DBC8F0C" w14:textId="77777777" w:rsidTr="001D2A45">
        <w:trPr>
          <w:trHeight w:val="300"/>
          <w:ins w:id="3678" w:author="Alondra Vega Pacheco" w:date="2025-09-12T18:40:00Z"/>
          <w:del w:id="3679" w:author="Sudarshan NEUPANE" w:date="2025-09-12T21:58:00Z"/>
          <w:trPrChange w:id="3680" w:author="Alondra Vega Pacheco" w:date="2025-09-12T18:41:00Z" w16du:dateUtc="2025-09-12T23:41:00Z">
            <w:trPr>
              <w:gridAfter w:val="0"/>
              <w:trHeight w:val="300"/>
            </w:trPr>
          </w:trPrChange>
        </w:trPr>
        <w:tc>
          <w:tcPr>
            <w:tcW w:w="1256" w:type="dxa"/>
            <w:noWrap/>
            <w:vAlign w:val="bottom"/>
            <w:hideMark/>
            <w:tcPrChange w:id="3681" w:author="Alondra Vega Pacheco" w:date="2025-09-12T18:41:00Z" w16du:dateUtc="2025-09-12T23:41:00Z">
              <w:tcPr>
                <w:tcW w:w="1256" w:type="dxa"/>
                <w:gridSpan w:val="2"/>
                <w:tcBorders>
                  <w:top w:val="nil"/>
                  <w:left w:val="nil"/>
                  <w:bottom w:val="nil"/>
                  <w:right w:val="nil"/>
                </w:tcBorders>
                <w:noWrap/>
                <w:vAlign w:val="bottom"/>
                <w:hideMark/>
              </w:tcPr>
            </w:tcPrChange>
          </w:tcPr>
          <w:p w14:paraId="3DBD5769" w14:textId="77777777" w:rsidR="001D2A45" w:rsidRPr="001D2A45" w:rsidRDefault="001D2A45">
            <w:pPr>
              <w:spacing w:line="240" w:lineRule="auto"/>
              <w:rPr>
                <w:ins w:id="3682" w:author="Alondra Vega Pacheco" w:date="2025-09-12T18:40:00Z" w16du:dateUtc="2025-09-12T23:40:00Z"/>
                <w:del w:id="3683" w:author="Sudarshan NEUPANE" w:date="2025-09-12T21:58:00Z" w16du:dateUtc="2025-09-13T01:58:00Z"/>
                <w:rFonts w:ascii="Aptos Narrow" w:hAnsi="Aptos Narrow"/>
                <w:color w:val="000000"/>
                <w:sz w:val="22"/>
                <w:szCs w:val="22"/>
                <w:rPrChange w:id="3684" w:author="Alondra Vega Pacheco" w:date="2025-09-12T18:40:00Z" w16du:dateUtc="2025-09-12T23:40:00Z">
                  <w:rPr>
                    <w:ins w:id="3685" w:author="Alondra Vega Pacheco" w:date="2025-09-12T18:40:00Z" w16du:dateUtc="2025-09-12T23:40:00Z"/>
                    <w:del w:id="3686" w:author="Sudarshan NEUPANE" w:date="2025-09-12T21:58:00Z" w16du:dateUtc="2025-09-13T01:58:00Z"/>
                  </w:rPr>
                </w:rPrChange>
              </w:rPr>
              <w:pPrChange w:id="3687" w:author="Alondra Vega Pacheco" w:date="2025-09-12T18:41:00Z" w16du:dateUtc="2025-09-12T23:41:00Z">
                <w:pPr/>
              </w:pPrChange>
            </w:pPr>
            <w:ins w:id="3688" w:author="Alondra Vega Pacheco" w:date="2025-09-12T18:40:00Z" w16du:dateUtc="2025-09-12T23:40:00Z">
              <w:del w:id="3689" w:author="Sudarshan NEUPANE" w:date="2025-09-12T21:58:00Z" w16du:dateUtc="2025-09-13T01:58:00Z">
                <w:r w:rsidRPr="001D2A45">
                  <w:rPr>
                    <w:rFonts w:ascii="Aptos Narrow" w:hAnsi="Aptos Narrow"/>
                    <w:color w:val="000000"/>
                    <w:sz w:val="22"/>
                    <w:szCs w:val="22"/>
                    <w:rPrChange w:id="3690" w:author="Alondra Vega Pacheco" w:date="2025-09-12T18:40:00Z" w16du:dateUtc="2025-09-12T23:40:00Z">
                      <w:rPr/>
                    </w:rPrChange>
                  </w:rPr>
                  <w:delText>1.3.8</w:delText>
                </w:r>
              </w:del>
            </w:ins>
          </w:p>
        </w:tc>
        <w:tc>
          <w:tcPr>
            <w:tcW w:w="9296" w:type="dxa"/>
            <w:noWrap/>
            <w:vAlign w:val="bottom"/>
            <w:hideMark/>
            <w:tcPrChange w:id="3691" w:author="Alondra Vega Pacheco" w:date="2025-09-12T18:41:00Z" w16du:dateUtc="2025-09-12T23:41:00Z">
              <w:tcPr>
                <w:tcW w:w="9296" w:type="dxa"/>
                <w:gridSpan w:val="2"/>
                <w:tcBorders>
                  <w:top w:val="nil"/>
                  <w:left w:val="nil"/>
                  <w:bottom w:val="nil"/>
                  <w:right w:val="nil"/>
                </w:tcBorders>
                <w:noWrap/>
                <w:vAlign w:val="bottom"/>
                <w:hideMark/>
              </w:tcPr>
            </w:tcPrChange>
          </w:tcPr>
          <w:p w14:paraId="23CF2B4B" w14:textId="77777777" w:rsidR="001D2A45" w:rsidRPr="001D2A45" w:rsidRDefault="001D2A45">
            <w:pPr>
              <w:spacing w:line="240" w:lineRule="auto"/>
              <w:rPr>
                <w:ins w:id="3692" w:author="Alondra Vega Pacheco" w:date="2025-09-12T18:40:00Z" w16du:dateUtc="2025-09-12T23:40:00Z"/>
                <w:del w:id="3693" w:author="Sudarshan NEUPANE" w:date="2025-09-12T21:58:00Z" w16du:dateUtc="2025-09-13T01:58:00Z"/>
                <w:rFonts w:ascii="Aptos Narrow" w:hAnsi="Aptos Narrow"/>
                <w:color w:val="000000"/>
                <w:sz w:val="22"/>
                <w:szCs w:val="22"/>
                <w:rPrChange w:id="3694" w:author="Alondra Vega Pacheco" w:date="2025-09-12T18:40:00Z" w16du:dateUtc="2025-09-12T23:40:00Z">
                  <w:rPr>
                    <w:ins w:id="3695" w:author="Alondra Vega Pacheco" w:date="2025-09-12T18:40:00Z" w16du:dateUtc="2025-09-12T23:40:00Z"/>
                    <w:del w:id="3696" w:author="Sudarshan NEUPANE" w:date="2025-09-12T21:58:00Z" w16du:dateUtc="2025-09-13T01:58:00Z"/>
                  </w:rPr>
                </w:rPrChange>
              </w:rPr>
              <w:pPrChange w:id="3697" w:author="Alondra Vega Pacheco" w:date="2025-09-12T18:41:00Z" w16du:dateUtc="2025-09-12T23:41:00Z">
                <w:pPr/>
              </w:pPrChange>
            </w:pPr>
            <w:ins w:id="3698" w:author="Alondra Vega Pacheco" w:date="2025-09-12T18:40:00Z" w16du:dateUtc="2025-09-12T23:40:00Z">
              <w:del w:id="3699" w:author="Sudarshan NEUPANE" w:date="2025-09-12T21:58:00Z" w16du:dateUtc="2025-09-13T01:58:00Z">
                <w:r w:rsidRPr="001D2A45">
                  <w:rPr>
                    <w:rFonts w:ascii="Aptos Narrow" w:hAnsi="Aptos Narrow"/>
                    <w:color w:val="000000"/>
                    <w:sz w:val="22"/>
                    <w:szCs w:val="22"/>
                    <w:rPrChange w:id="3700" w:author="Alondra Vega Pacheco" w:date="2025-09-12T18:40:00Z" w16du:dateUtc="2025-09-12T23:40:00Z">
                      <w:rPr/>
                    </w:rPrChange>
                  </w:rPr>
                  <w:delText>Define Data Privacy and Security Requirements</w:delText>
                </w:r>
              </w:del>
            </w:ins>
          </w:p>
        </w:tc>
      </w:tr>
      <w:tr w:rsidR="001D2A45" w:rsidRPr="001D2A45" w14:paraId="7EF0C063" w14:textId="77777777" w:rsidTr="001D2A45">
        <w:trPr>
          <w:trHeight w:val="300"/>
          <w:ins w:id="3701" w:author="Alondra Vega Pacheco" w:date="2025-09-12T18:40:00Z"/>
          <w:del w:id="3702" w:author="Sudarshan NEUPANE" w:date="2025-09-12T21:58:00Z"/>
          <w:trPrChange w:id="3703" w:author="Alondra Vega Pacheco" w:date="2025-09-12T18:41:00Z" w16du:dateUtc="2025-09-12T23:41:00Z">
            <w:trPr>
              <w:gridAfter w:val="0"/>
              <w:trHeight w:val="300"/>
            </w:trPr>
          </w:trPrChange>
        </w:trPr>
        <w:tc>
          <w:tcPr>
            <w:tcW w:w="1256" w:type="dxa"/>
            <w:noWrap/>
            <w:vAlign w:val="bottom"/>
            <w:hideMark/>
            <w:tcPrChange w:id="3704" w:author="Alondra Vega Pacheco" w:date="2025-09-12T18:41:00Z" w16du:dateUtc="2025-09-12T23:41:00Z">
              <w:tcPr>
                <w:tcW w:w="1256" w:type="dxa"/>
                <w:gridSpan w:val="2"/>
                <w:tcBorders>
                  <w:top w:val="nil"/>
                  <w:left w:val="nil"/>
                  <w:bottom w:val="nil"/>
                  <w:right w:val="nil"/>
                </w:tcBorders>
                <w:noWrap/>
                <w:vAlign w:val="bottom"/>
                <w:hideMark/>
              </w:tcPr>
            </w:tcPrChange>
          </w:tcPr>
          <w:p w14:paraId="25C89F0B" w14:textId="77777777" w:rsidR="001D2A45" w:rsidRPr="001D2A45" w:rsidRDefault="001D2A45">
            <w:pPr>
              <w:spacing w:line="240" w:lineRule="auto"/>
              <w:rPr>
                <w:ins w:id="3705" w:author="Alondra Vega Pacheco" w:date="2025-09-12T18:40:00Z" w16du:dateUtc="2025-09-12T23:40:00Z"/>
                <w:del w:id="3706" w:author="Sudarshan NEUPANE" w:date="2025-09-12T21:58:00Z" w16du:dateUtc="2025-09-13T01:58:00Z"/>
                <w:rFonts w:ascii="Aptos Narrow" w:hAnsi="Aptos Narrow"/>
                <w:color w:val="000000"/>
                <w:sz w:val="22"/>
                <w:szCs w:val="22"/>
                <w:rPrChange w:id="3707" w:author="Alondra Vega Pacheco" w:date="2025-09-12T18:40:00Z" w16du:dateUtc="2025-09-12T23:40:00Z">
                  <w:rPr>
                    <w:ins w:id="3708" w:author="Alondra Vega Pacheco" w:date="2025-09-12T18:40:00Z" w16du:dateUtc="2025-09-12T23:40:00Z"/>
                    <w:del w:id="3709" w:author="Sudarshan NEUPANE" w:date="2025-09-12T21:58:00Z" w16du:dateUtc="2025-09-13T01:58:00Z"/>
                  </w:rPr>
                </w:rPrChange>
              </w:rPr>
              <w:pPrChange w:id="3710" w:author="Alondra Vega Pacheco" w:date="2025-09-12T18:41:00Z" w16du:dateUtc="2025-09-12T23:41:00Z">
                <w:pPr/>
              </w:pPrChange>
            </w:pPr>
            <w:ins w:id="3711" w:author="Alondra Vega Pacheco" w:date="2025-09-12T18:40:00Z" w16du:dateUtc="2025-09-12T23:40:00Z">
              <w:del w:id="3712" w:author="Sudarshan NEUPANE" w:date="2025-09-12T21:58:00Z" w16du:dateUtc="2025-09-13T01:58:00Z">
                <w:r w:rsidRPr="001D2A45">
                  <w:rPr>
                    <w:rFonts w:ascii="Aptos Narrow" w:hAnsi="Aptos Narrow"/>
                    <w:color w:val="000000"/>
                    <w:sz w:val="22"/>
                    <w:szCs w:val="22"/>
                    <w:rPrChange w:id="3713" w:author="Alondra Vega Pacheco" w:date="2025-09-12T18:40:00Z" w16du:dateUtc="2025-09-12T23:40:00Z">
                      <w:rPr/>
                    </w:rPrChange>
                  </w:rPr>
                  <w:delText>1.3.9</w:delText>
                </w:r>
              </w:del>
            </w:ins>
          </w:p>
        </w:tc>
        <w:tc>
          <w:tcPr>
            <w:tcW w:w="9296" w:type="dxa"/>
            <w:noWrap/>
            <w:vAlign w:val="bottom"/>
            <w:hideMark/>
            <w:tcPrChange w:id="3714" w:author="Alondra Vega Pacheco" w:date="2025-09-12T18:41:00Z" w16du:dateUtc="2025-09-12T23:41:00Z">
              <w:tcPr>
                <w:tcW w:w="9296" w:type="dxa"/>
                <w:gridSpan w:val="2"/>
                <w:tcBorders>
                  <w:top w:val="nil"/>
                  <w:left w:val="nil"/>
                  <w:bottom w:val="nil"/>
                  <w:right w:val="nil"/>
                </w:tcBorders>
                <w:noWrap/>
                <w:vAlign w:val="bottom"/>
                <w:hideMark/>
              </w:tcPr>
            </w:tcPrChange>
          </w:tcPr>
          <w:p w14:paraId="1C8A411D" w14:textId="77777777" w:rsidR="001D2A45" w:rsidRPr="001D2A45" w:rsidRDefault="001D2A45">
            <w:pPr>
              <w:spacing w:line="240" w:lineRule="auto"/>
              <w:rPr>
                <w:ins w:id="3715" w:author="Alondra Vega Pacheco" w:date="2025-09-12T18:40:00Z" w16du:dateUtc="2025-09-12T23:40:00Z"/>
                <w:del w:id="3716" w:author="Sudarshan NEUPANE" w:date="2025-09-12T21:58:00Z" w16du:dateUtc="2025-09-13T01:58:00Z"/>
                <w:rFonts w:ascii="Aptos Narrow" w:hAnsi="Aptos Narrow"/>
                <w:color w:val="000000"/>
                <w:sz w:val="22"/>
                <w:szCs w:val="22"/>
                <w:rPrChange w:id="3717" w:author="Alondra Vega Pacheco" w:date="2025-09-12T18:40:00Z" w16du:dateUtc="2025-09-12T23:40:00Z">
                  <w:rPr>
                    <w:ins w:id="3718" w:author="Alondra Vega Pacheco" w:date="2025-09-12T18:40:00Z" w16du:dateUtc="2025-09-12T23:40:00Z"/>
                    <w:del w:id="3719" w:author="Sudarshan NEUPANE" w:date="2025-09-12T21:58:00Z" w16du:dateUtc="2025-09-13T01:58:00Z"/>
                  </w:rPr>
                </w:rPrChange>
              </w:rPr>
              <w:pPrChange w:id="3720" w:author="Alondra Vega Pacheco" w:date="2025-09-12T18:41:00Z" w16du:dateUtc="2025-09-12T23:41:00Z">
                <w:pPr/>
              </w:pPrChange>
            </w:pPr>
            <w:ins w:id="3721" w:author="Alondra Vega Pacheco" w:date="2025-09-12T18:40:00Z" w16du:dateUtc="2025-09-12T23:40:00Z">
              <w:del w:id="3722" w:author="Sudarshan NEUPANE" w:date="2025-09-12T21:58:00Z" w16du:dateUtc="2025-09-13T01:58:00Z">
                <w:r w:rsidRPr="001D2A45">
                  <w:rPr>
                    <w:rFonts w:ascii="Aptos Narrow" w:hAnsi="Aptos Narrow"/>
                    <w:color w:val="000000"/>
                    <w:sz w:val="22"/>
                    <w:szCs w:val="22"/>
                    <w:rPrChange w:id="3723" w:author="Alondra Vega Pacheco" w:date="2025-09-12T18:40:00Z" w16du:dateUtc="2025-09-12T23:40:00Z">
                      <w:rPr/>
                    </w:rPrChange>
                  </w:rPr>
                  <w:delText>Define Interoperability Requirements (EHRs, telehealth, smart devices)</w:delText>
                </w:r>
              </w:del>
            </w:ins>
          </w:p>
        </w:tc>
      </w:tr>
      <w:tr w:rsidR="001D2A45" w:rsidRPr="001D2A45" w14:paraId="4B659FFF" w14:textId="77777777" w:rsidTr="001D2A45">
        <w:trPr>
          <w:trHeight w:val="300"/>
          <w:ins w:id="3724" w:author="Alondra Vega Pacheco" w:date="2025-09-12T18:40:00Z"/>
          <w:del w:id="3725" w:author="Sudarshan NEUPANE" w:date="2025-09-12T21:58:00Z"/>
          <w:trPrChange w:id="3726" w:author="Alondra Vega Pacheco" w:date="2025-09-12T18:41:00Z" w16du:dateUtc="2025-09-12T23:41:00Z">
            <w:trPr>
              <w:gridAfter w:val="0"/>
              <w:trHeight w:val="300"/>
            </w:trPr>
          </w:trPrChange>
        </w:trPr>
        <w:tc>
          <w:tcPr>
            <w:tcW w:w="1256" w:type="dxa"/>
            <w:noWrap/>
            <w:vAlign w:val="bottom"/>
            <w:hideMark/>
            <w:tcPrChange w:id="3727" w:author="Alondra Vega Pacheco" w:date="2025-09-12T18:41:00Z" w16du:dateUtc="2025-09-12T23:41:00Z">
              <w:tcPr>
                <w:tcW w:w="1256" w:type="dxa"/>
                <w:gridSpan w:val="2"/>
                <w:tcBorders>
                  <w:top w:val="nil"/>
                  <w:left w:val="nil"/>
                  <w:bottom w:val="nil"/>
                  <w:right w:val="nil"/>
                </w:tcBorders>
                <w:noWrap/>
                <w:vAlign w:val="bottom"/>
                <w:hideMark/>
              </w:tcPr>
            </w:tcPrChange>
          </w:tcPr>
          <w:p w14:paraId="75118169" w14:textId="77777777" w:rsidR="001D2A45" w:rsidRPr="001D2A45" w:rsidRDefault="001D2A45">
            <w:pPr>
              <w:spacing w:line="240" w:lineRule="auto"/>
              <w:rPr>
                <w:ins w:id="3728" w:author="Alondra Vega Pacheco" w:date="2025-09-12T18:40:00Z" w16du:dateUtc="2025-09-12T23:40:00Z"/>
                <w:del w:id="3729" w:author="Sudarshan NEUPANE" w:date="2025-09-12T21:58:00Z" w16du:dateUtc="2025-09-13T01:58:00Z"/>
                <w:rFonts w:ascii="Aptos Narrow" w:hAnsi="Aptos Narrow"/>
                <w:color w:val="000000"/>
                <w:sz w:val="22"/>
                <w:szCs w:val="22"/>
                <w:rPrChange w:id="3730" w:author="Alondra Vega Pacheco" w:date="2025-09-12T18:40:00Z" w16du:dateUtc="2025-09-12T23:40:00Z">
                  <w:rPr>
                    <w:ins w:id="3731" w:author="Alondra Vega Pacheco" w:date="2025-09-12T18:40:00Z" w16du:dateUtc="2025-09-12T23:40:00Z"/>
                    <w:del w:id="3732" w:author="Sudarshan NEUPANE" w:date="2025-09-12T21:58:00Z" w16du:dateUtc="2025-09-13T01:58:00Z"/>
                  </w:rPr>
                </w:rPrChange>
              </w:rPr>
              <w:pPrChange w:id="3733" w:author="Alondra Vega Pacheco" w:date="2025-09-12T18:41:00Z" w16du:dateUtc="2025-09-12T23:41:00Z">
                <w:pPr/>
              </w:pPrChange>
            </w:pPr>
            <w:ins w:id="3734" w:author="Alondra Vega Pacheco" w:date="2025-09-12T18:40:00Z" w16du:dateUtc="2025-09-12T23:40:00Z">
              <w:del w:id="3735" w:author="Sudarshan NEUPANE" w:date="2025-09-12T21:58:00Z" w16du:dateUtc="2025-09-13T01:58:00Z">
                <w:r w:rsidRPr="001D2A45">
                  <w:rPr>
                    <w:rFonts w:ascii="Aptos Narrow" w:hAnsi="Aptos Narrow"/>
                    <w:color w:val="000000"/>
                    <w:sz w:val="22"/>
                    <w:szCs w:val="22"/>
                    <w:rPrChange w:id="3736" w:author="Alondra Vega Pacheco" w:date="2025-09-12T18:40:00Z" w16du:dateUtc="2025-09-12T23:40:00Z">
                      <w:rPr/>
                    </w:rPrChange>
                  </w:rPr>
                  <w:delText>1.3.10</w:delText>
                </w:r>
              </w:del>
            </w:ins>
          </w:p>
        </w:tc>
        <w:tc>
          <w:tcPr>
            <w:tcW w:w="9296" w:type="dxa"/>
            <w:noWrap/>
            <w:vAlign w:val="bottom"/>
            <w:hideMark/>
            <w:tcPrChange w:id="3737" w:author="Alondra Vega Pacheco" w:date="2025-09-12T18:41:00Z" w16du:dateUtc="2025-09-12T23:41:00Z">
              <w:tcPr>
                <w:tcW w:w="9296" w:type="dxa"/>
                <w:gridSpan w:val="2"/>
                <w:tcBorders>
                  <w:top w:val="nil"/>
                  <w:left w:val="nil"/>
                  <w:bottom w:val="nil"/>
                  <w:right w:val="nil"/>
                </w:tcBorders>
                <w:noWrap/>
                <w:vAlign w:val="bottom"/>
                <w:hideMark/>
              </w:tcPr>
            </w:tcPrChange>
          </w:tcPr>
          <w:p w14:paraId="3B9E851E" w14:textId="77777777" w:rsidR="001D2A45" w:rsidRPr="001D2A45" w:rsidRDefault="001D2A45">
            <w:pPr>
              <w:spacing w:line="240" w:lineRule="auto"/>
              <w:rPr>
                <w:ins w:id="3738" w:author="Alondra Vega Pacheco" w:date="2025-09-12T18:40:00Z" w16du:dateUtc="2025-09-12T23:40:00Z"/>
                <w:del w:id="3739" w:author="Sudarshan NEUPANE" w:date="2025-09-12T21:58:00Z" w16du:dateUtc="2025-09-13T01:58:00Z"/>
                <w:rFonts w:ascii="Aptos Narrow" w:hAnsi="Aptos Narrow"/>
                <w:color w:val="000000"/>
                <w:sz w:val="22"/>
                <w:szCs w:val="22"/>
                <w:rPrChange w:id="3740" w:author="Alondra Vega Pacheco" w:date="2025-09-12T18:40:00Z" w16du:dateUtc="2025-09-12T23:40:00Z">
                  <w:rPr>
                    <w:ins w:id="3741" w:author="Alondra Vega Pacheco" w:date="2025-09-12T18:40:00Z" w16du:dateUtc="2025-09-12T23:40:00Z"/>
                    <w:del w:id="3742" w:author="Sudarshan NEUPANE" w:date="2025-09-12T21:58:00Z" w16du:dateUtc="2025-09-13T01:58:00Z"/>
                  </w:rPr>
                </w:rPrChange>
              </w:rPr>
              <w:pPrChange w:id="3743" w:author="Alondra Vega Pacheco" w:date="2025-09-12T18:41:00Z" w16du:dateUtc="2025-09-12T23:41:00Z">
                <w:pPr/>
              </w:pPrChange>
            </w:pPr>
            <w:ins w:id="3744" w:author="Alondra Vega Pacheco" w:date="2025-09-12T18:40:00Z" w16du:dateUtc="2025-09-12T23:40:00Z">
              <w:del w:id="3745" w:author="Sudarshan NEUPANE" w:date="2025-09-12T21:58:00Z" w16du:dateUtc="2025-09-13T01:58:00Z">
                <w:r w:rsidRPr="001D2A45">
                  <w:rPr>
                    <w:rFonts w:ascii="Aptos Narrow" w:hAnsi="Aptos Narrow"/>
                    <w:color w:val="000000"/>
                    <w:sz w:val="22"/>
                    <w:szCs w:val="22"/>
                    <w:rPrChange w:id="3746" w:author="Alondra Vega Pacheco" w:date="2025-09-12T18:40:00Z" w16du:dateUtc="2025-09-12T23:40:00Z">
                      <w:rPr/>
                    </w:rPrChange>
                  </w:rPr>
                  <w:delText>Accessibility Requirements (WCAG 2.1 compliance)</w:delText>
                </w:r>
              </w:del>
            </w:ins>
          </w:p>
        </w:tc>
      </w:tr>
      <w:tr w:rsidR="001D2A45" w:rsidRPr="001D2A45" w14:paraId="51CB79EE" w14:textId="77777777" w:rsidTr="001D2A45">
        <w:trPr>
          <w:trHeight w:val="300"/>
          <w:ins w:id="3747" w:author="Alondra Vega Pacheco" w:date="2025-09-12T18:40:00Z"/>
          <w:del w:id="3748" w:author="Sudarshan NEUPANE" w:date="2025-09-12T21:58:00Z"/>
          <w:trPrChange w:id="3749" w:author="Alondra Vega Pacheco" w:date="2025-09-12T18:41:00Z" w16du:dateUtc="2025-09-12T23:41:00Z">
            <w:trPr>
              <w:gridAfter w:val="0"/>
              <w:trHeight w:val="300"/>
            </w:trPr>
          </w:trPrChange>
        </w:trPr>
        <w:tc>
          <w:tcPr>
            <w:tcW w:w="1256" w:type="dxa"/>
            <w:noWrap/>
            <w:vAlign w:val="bottom"/>
            <w:hideMark/>
            <w:tcPrChange w:id="3750" w:author="Alondra Vega Pacheco" w:date="2025-09-12T18:41:00Z" w16du:dateUtc="2025-09-12T23:41:00Z">
              <w:tcPr>
                <w:tcW w:w="1256" w:type="dxa"/>
                <w:gridSpan w:val="2"/>
                <w:tcBorders>
                  <w:top w:val="nil"/>
                  <w:left w:val="nil"/>
                  <w:bottom w:val="nil"/>
                  <w:right w:val="nil"/>
                </w:tcBorders>
                <w:noWrap/>
                <w:vAlign w:val="bottom"/>
                <w:hideMark/>
              </w:tcPr>
            </w:tcPrChange>
          </w:tcPr>
          <w:p w14:paraId="14B7DA26" w14:textId="77777777" w:rsidR="001D2A45" w:rsidRPr="001D2A45" w:rsidRDefault="001D2A45">
            <w:pPr>
              <w:spacing w:line="240" w:lineRule="auto"/>
              <w:rPr>
                <w:ins w:id="3751" w:author="Alondra Vega Pacheco" w:date="2025-09-12T18:40:00Z" w16du:dateUtc="2025-09-12T23:40:00Z"/>
                <w:del w:id="3752" w:author="Sudarshan NEUPANE" w:date="2025-09-12T21:58:00Z" w16du:dateUtc="2025-09-13T01:58:00Z"/>
                <w:rFonts w:ascii="Aptos Narrow" w:hAnsi="Aptos Narrow"/>
                <w:color w:val="000000"/>
                <w:sz w:val="22"/>
                <w:szCs w:val="22"/>
                <w:rPrChange w:id="3753" w:author="Alondra Vega Pacheco" w:date="2025-09-12T18:40:00Z" w16du:dateUtc="2025-09-12T23:40:00Z">
                  <w:rPr>
                    <w:ins w:id="3754" w:author="Alondra Vega Pacheco" w:date="2025-09-12T18:40:00Z" w16du:dateUtc="2025-09-12T23:40:00Z"/>
                    <w:del w:id="3755" w:author="Sudarshan NEUPANE" w:date="2025-09-12T21:58:00Z" w16du:dateUtc="2025-09-13T01:58:00Z"/>
                  </w:rPr>
                </w:rPrChange>
              </w:rPr>
              <w:pPrChange w:id="3756" w:author="Alondra Vega Pacheco" w:date="2025-09-12T18:41:00Z" w16du:dateUtc="2025-09-12T23:41:00Z">
                <w:pPr/>
              </w:pPrChange>
            </w:pPr>
            <w:ins w:id="3757" w:author="Alondra Vega Pacheco" w:date="2025-09-12T18:40:00Z" w16du:dateUtc="2025-09-12T23:40:00Z">
              <w:del w:id="3758" w:author="Sudarshan NEUPANE" w:date="2025-09-12T21:58:00Z" w16du:dateUtc="2025-09-13T01:58:00Z">
                <w:r w:rsidRPr="001D2A45">
                  <w:rPr>
                    <w:rFonts w:ascii="Aptos Narrow" w:hAnsi="Aptos Narrow"/>
                    <w:color w:val="000000"/>
                    <w:sz w:val="22"/>
                    <w:szCs w:val="22"/>
                    <w:rPrChange w:id="3759" w:author="Alondra Vega Pacheco" w:date="2025-09-12T18:40:00Z" w16du:dateUtc="2025-09-12T23:40:00Z">
                      <w:rPr/>
                    </w:rPrChange>
                  </w:rPr>
                  <w:delText>1.3.11</w:delText>
                </w:r>
              </w:del>
            </w:ins>
          </w:p>
        </w:tc>
        <w:tc>
          <w:tcPr>
            <w:tcW w:w="9296" w:type="dxa"/>
            <w:noWrap/>
            <w:vAlign w:val="bottom"/>
            <w:hideMark/>
            <w:tcPrChange w:id="3760" w:author="Alondra Vega Pacheco" w:date="2025-09-12T18:41:00Z" w16du:dateUtc="2025-09-12T23:41:00Z">
              <w:tcPr>
                <w:tcW w:w="9296" w:type="dxa"/>
                <w:gridSpan w:val="2"/>
                <w:tcBorders>
                  <w:top w:val="nil"/>
                  <w:left w:val="nil"/>
                  <w:bottom w:val="nil"/>
                  <w:right w:val="nil"/>
                </w:tcBorders>
                <w:noWrap/>
                <w:vAlign w:val="bottom"/>
                <w:hideMark/>
              </w:tcPr>
            </w:tcPrChange>
          </w:tcPr>
          <w:p w14:paraId="6C38957B" w14:textId="77777777" w:rsidR="001D2A45" w:rsidRPr="001D2A45" w:rsidRDefault="001D2A45">
            <w:pPr>
              <w:spacing w:line="240" w:lineRule="auto"/>
              <w:rPr>
                <w:ins w:id="3761" w:author="Alondra Vega Pacheco" w:date="2025-09-12T18:40:00Z" w16du:dateUtc="2025-09-12T23:40:00Z"/>
                <w:del w:id="3762" w:author="Sudarshan NEUPANE" w:date="2025-09-12T21:58:00Z" w16du:dateUtc="2025-09-13T01:58:00Z"/>
                <w:rFonts w:ascii="Aptos Narrow" w:hAnsi="Aptos Narrow"/>
                <w:color w:val="000000"/>
                <w:sz w:val="22"/>
                <w:szCs w:val="22"/>
                <w:rPrChange w:id="3763" w:author="Alondra Vega Pacheco" w:date="2025-09-12T18:40:00Z" w16du:dateUtc="2025-09-12T23:40:00Z">
                  <w:rPr>
                    <w:ins w:id="3764" w:author="Alondra Vega Pacheco" w:date="2025-09-12T18:40:00Z" w16du:dateUtc="2025-09-12T23:40:00Z"/>
                    <w:del w:id="3765" w:author="Sudarshan NEUPANE" w:date="2025-09-12T21:58:00Z" w16du:dateUtc="2025-09-13T01:58:00Z"/>
                  </w:rPr>
                </w:rPrChange>
              </w:rPr>
              <w:pPrChange w:id="3766" w:author="Alondra Vega Pacheco" w:date="2025-09-12T18:41:00Z" w16du:dateUtc="2025-09-12T23:41:00Z">
                <w:pPr/>
              </w:pPrChange>
            </w:pPr>
            <w:ins w:id="3767" w:author="Alondra Vega Pacheco" w:date="2025-09-12T18:40:00Z" w16du:dateUtc="2025-09-12T23:40:00Z">
              <w:del w:id="3768" w:author="Sudarshan NEUPANE" w:date="2025-09-12T21:58:00Z" w16du:dateUtc="2025-09-13T01:58:00Z">
                <w:r w:rsidRPr="001D2A45">
                  <w:rPr>
                    <w:rFonts w:ascii="Aptos Narrow" w:hAnsi="Aptos Narrow"/>
                    <w:color w:val="000000"/>
                    <w:sz w:val="22"/>
                    <w:szCs w:val="22"/>
                    <w:rPrChange w:id="3769" w:author="Alondra Vega Pacheco" w:date="2025-09-12T18:40:00Z" w16du:dateUtc="2025-09-12T23:40:00Z">
                      <w:rPr/>
                    </w:rPrChange>
                  </w:rPr>
                  <w:delText>Approve Data Governance Rules (ownership, retention, audit trails)</w:delText>
                </w:r>
              </w:del>
            </w:ins>
          </w:p>
        </w:tc>
      </w:tr>
      <w:tr w:rsidR="001D2A45" w:rsidRPr="001D2A45" w14:paraId="6D51979F" w14:textId="77777777" w:rsidTr="001D2A45">
        <w:trPr>
          <w:trHeight w:val="300"/>
          <w:ins w:id="3770" w:author="Alondra Vega Pacheco" w:date="2025-09-12T18:40:00Z"/>
          <w:del w:id="3771" w:author="Sudarshan NEUPANE" w:date="2025-09-12T21:58:00Z"/>
          <w:trPrChange w:id="3772" w:author="Alondra Vega Pacheco" w:date="2025-09-12T18:41:00Z" w16du:dateUtc="2025-09-12T23:41:00Z">
            <w:trPr>
              <w:gridAfter w:val="0"/>
              <w:trHeight w:val="300"/>
            </w:trPr>
          </w:trPrChange>
        </w:trPr>
        <w:tc>
          <w:tcPr>
            <w:tcW w:w="1256" w:type="dxa"/>
            <w:noWrap/>
            <w:vAlign w:val="bottom"/>
            <w:hideMark/>
            <w:tcPrChange w:id="3773" w:author="Alondra Vega Pacheco" w:date="2025-09-12T18:41:00Z" w16du:dateUtc="2025-09-12T23:41:00Z">
              <w:tcPr>
                <w:tcW w:w="1256" w:type="dxa"/>
                <w:gridSpan w:val="2"/>
                <w:tcBorders>
                  <w:top w:val="nil"/>
                  <w:left w:val="nil"/>
                  <w:bottom w:val="nil"/>
                  <w:right w:val="nil"/>
                </w:tcBorders>
                <w:noWrap/>
                <w:vAlign w:val="bottom"/>
                <w:hideMark/>
              </w:tcPr>
            </w:tcPrChange>
          </w:tcPr>
          <w:p w14:paraId="06118F08" w14:textId="77777777" w:rsidR="001D2A45" w:rsidRPr="001D2A45" w:rsidRDefault="001D2A45">
            <w:pPr>
              <w:spacing w:line="240" w:lineRule="auto"/>
              <w:rPr>
                <w:ins w:id="3774" w:author="Alondra Vega Pacheco" w:date="2025-09-12T18:40:00Z" w16du:dateUtc="2025-09-12T23:40:00Z"/>
                <w:del w:id="3775" w:author="Sudarshan NEUPANE" w:date="2025-09-12T21:58:00Z" w16du:dateUtc="2025-09-13T01:58:00Z"/>
                <w:rFonts w:ascii="Aptos Narrow" w:hAnsi="Aptos Narrow"/>
                <w:color w:val="000000"/>
                <w:sz w:val="22"/>
                <w:szCs w:val="22"/>
                <w:rPrChange w:id="3776" w:author="Alondra Vega Pacheco" w:date="2025-09-12T18:40:00Z" w16du:dateUtc="2025-09-12T23:40:00Z">
                  <w:rPr>
                    <w:ins w:id="3777" w:author="Alondra Vega Pacheco" w:date="2025-09-12T18:40:00Z" w16du:dateUtc="2025-09-12T23:40:00Z"/>
                    <w:del w:id="3778" w:author="Sudarshan NEUPANE" w:date="2025-09-12T21:58:00Z" w16du:dateUtc="2025-09-13T01:58:00Z"/>
                  </w:rPr>
                </w:rPrChange>
              </w:rPr>
              <w:pPrChange w:id="3779" w:author="Alondra Vega Pacheco" w:date="2025-09-12T18:41:00Z" w16du:dateUtc="2025-09-12T23:41:00Z">
                <w:pPr/>
              </w:pPrChange>
            </w:pPr>
            <w:ins w:id="3780" w:author="Alondra Vega Pacheco" w:date="2025-09-12T18:40:00Z" w16du:dateUtc="2025-09-12T23:40:00Z">
              <w:del w:id="3781" w:author="Sudarshan NEUPANE" w:date="2025-09-12T21:58:00Z" w16du:dateUtc="2025-09-13T01:58:00Z">
                <w:r w:rsidRPr="001D2A45">
                  <w:rPr>
                    <w:rFonts w:ascii="Aptos Narrow" w:hAnsi="Aptos Narrow"/>
                    <w:color w:val="000000"/>
                    <w:sz w:val="22"/>
                    <w:szCs w:val="22"/>
                    <w:rPrChange w:id="3782" w:author="Alondra Vega Pacheco" w:date="2025-09-12T18:40:00Z" w16du:dateUtc="2025-09-12T23:40:00Z">
                      <w:rPr/>
                    </w:rPrChange>
                  </w:rPr>
                  <w:delText>1.3.12</w:delText>
                </w:r>
              </w:del>
            </w:ins>
          </w:p>
        </w:tc>
        <w:tc>
          <w:tcPr>
            <w:tcW w:w="9296" w:type="dxa"/>
            <w:noWrap/>
            <w:vAlign w:val="bottom"/>
            <w:hideMark/>
            <w:tcPrChange w:id="3783" w:author="Alondra Vega Pacheco" w:date="2025-09-12T18:41:00Z" w16du:dateUtc="2025-09-12T23:41:00Z">
              <w:tcPr>
                <w:tcW w:w="9296" w:type="dxa"/>
                <w:gridSpan w:val="2"/>
                <w:tcBorders>
                  <w:top w:val="nil"/>
                  <w:left w:val="nil"/>
                  <w:bottom w:val="nil"/>
                  <w:right w:val="nil"/>
                </w:tcBorders>
                <w:noWrap/>
                <w:vAlign w:val="bottom"/>
                <w:hideMark/>
              </w:tcPr>
            </w:tcPrChange>
          </w:tcPr>
          <w:p w14:paraId="6AA8EB23" w14:textId="77777777" w:rsidR="001D2A45" w:rsidRPr="001D2A45" w:rsidRDefault="001D2A45">
            <w:pPr>
              <w:spacing w:line="240" w:lineRule="auto"/>
              <w:rPr>
                <w:ins w:id="3784" w:author="Alondra Vega Pacheco" w:date="2025-09-12T18:40:00Z" w16du:dateUtc="2025-09-12T23:40:00Z"/>
                <w:del w:id="3785" w:author="Sudarshan NEUPANE" w:date="2025-09-12T21:58:00Z" w16du:dateUtc="2025-09-13T01:58:00Z"/>
                <w:rFonts w:ascii="Aptos Narrow" w:hAnsi="Aptos Narrow"/>
                <w:color w:val="000000"/>
                <w:sz w:val="22"/>
                <w:szCs w:val="22"/>
                <w:rPrChange w:id="3786" w:author="Alondra Vega Pacheco" w:date="2025-09-12T18:40:00Z" w16du:dateUtc="2025-09-12T23:40:00Z">
                  <w:rPr>
                    <w:ins w:id="3787" w:author="Alondra Vega Pacheco" w:date="2025-09-12T18:40:00Z" w16du:dateUtc="2025-09-12T23:40:00Z"/>
                    <w:del w:id="3788" w:author="Sudarshan NEUPANE" w:date="2025-09-12T21:58:00Z" w16du:dateUtc="2025-09-13T01:58:00Z"/>
                  </w:rPr>
                </w:rPrChange>
              </w:rPr>
              <w:pPrChange w:id="3789" w:author="Alondra Vega Pacheco" w:date="2025-09-12T18:41:00Z" w16du:dateUtc="2025-09-12T23:41:00Z">
                <w:pPr/>
              </w:pPrChange>
            </w:pPr>
            <w:ins w:id="3790" w:author="Alondra Vega Pacheco" w:date="2025-09-12T18:40:00Z" w16du:dateUtc="2025-09-12T23:40:00Z">
              <w:del w:id="3791" w:author="Sudarshan NEUPANE" w:date="2025-09-12T21:58:00Z" w16du:dateUtc="2025-09-13T01:58:00Z">
                <w:r w:rsidRPr="001D2A45">
                  <w:rPr>
                    <w:rFonts w:ascii="Aptos Narrow" w:hAnsi="Aptos Narrow"/>
                    <w:color w:val="000000"/>
                    <w:sz w:val="22"/>
                    <w:szCs w:val="22"/>
                    <w:rPrChange w:id="3792" w:author="Alondra Vega Pacheco" w:date="2025-09-12T18:40:00Z" w16du:dateUtc="2025-09-12T23:40:00Z">
                      <w:rPr/>
                    </w:rPrChange>
                  </w:rPr>
                  <w:delText>Finalize and Receive Client Approval</w:delText>
                </w:r>
              </w:del>
            </w:ins>
          </w:p>
        </w:tc>
      </w:tr>
      <w:tr w:rsidR="001D2A45" w:rsidRPr="001D2A45" w14:paraId="53CB983B" w14:textId="77777777" w:rsidTr="001D2A45">
        <w:trPr>
          <w:trHeight w:val="440"/>
          <w:ins w:id="3793" w:author="Alondra Vega Pacheco" w:date="2025-09-12T18:40:00Z"/>
          <w:del w:id="3794" w:author="Sudarshan NEUPANE" w:date="2025-09-12T21:58:00Z"/>
          <w:trPrChange w:id="3795" w:author="Alondra Vega Pacheco" w:date="2025-09-12T18:41:00Z" w16du:dateUtc="2025-09-12T23:41:00Z">
            <w:trPr>
              <w:gridAfter w:val="0"/>
              <w:trHeight w:val="440"/>
            </w:trPr>
          </w:trPrChange>
        </w:trPr>
        <w:tc>
          <w:tcPr>
            <w:tcW w:w="1256" w:type="dxa"/>
            <w:shd w:val="clear" w:color="000000" w:fill="215C98"/>
            <w:noWrap/>
            <w:vAlign w:val="bottom"/>
            <w:hideMark/>
            <w:tcPrChange w:id="3796" w:author="Alondra Vega Pacheco" w:date="2025-09-12T18:41:00Z" w16du:dateUtc="2025-09-12T23:41:00Z">
              <w:tcPr>
                <w:tcW w:w="1256" w:type="dxa"/>
                <w:gridSpan w:val="2"/>
                <w:tcBorders>
                  <w:top w:val="nil"/>
                  <w:left w:val="nil"/>
                  <w:bottom w:val="nil"/>
                  <w:right w:val="nil"/>
                </w:tcBorders>
                <w:shd w:val="clear" w:color="000000" w:fill="215C98"/>
                <w:noWrap/>
                <w:vAlign w:val="bottom"/>
                <w:hideMark/>
              </w:tcPr>
            </w:tcPrChange>
          </w:tcPr>
          <w:p w14:paraId="6E329CE7" w14:textId="77777777" w:rsidR="001D2A45" w:rsidRPr="001D2A45" w:rsidRDefault="001D2A45">
            <w:pPr>
              <w:spacing w:line="240" w:lineRule="auto"/>
              <w:rPr>
                <w:ins w:id="3797" w:author="Alondra Vega Pacheco" w:date="2025-09-12T18:40:00Z" w16du:dateUtc="2025-09-12T23:40:00Z"/>
                <w:del w:id="3798" w:author="Sudarshan NEUPANE" w:date="2025-09-12T21:58:00Z" w16du:dateUtc="2025-09-13T01:58:00Z"/>
                <w:rFonts w:ascii="Aptos Narrow" w:hAnsi="Aptos Narrow"/>
                <w:b/>
                <w:bCs/>
                <w:color w:val="FFFFFF"/>
                <w:sz w:val="32"/>
                <w:szCs w:val="32"/>
                <w:rPrChange w:id="3799" w:author="Alondra Vega Pacheco" w:date="2025-09-12T18:40:00Z" w16du:dateUtc="2025-09-12T23:40:00Z">
                  <w:rPr>
                    <w:ins w:id="3800" w:author="Alondra Vega Pacheco" w:date="2025-09-12T18:40:00Z" w16du:dateUtc="2025-09-12T23:40:00Z"/>
                    <w:del w:id="3801" w:author="Sudarshan NEUPANE" w:date="2025-09-12T21:58:00Z" w16du:dateUtc="2025-09-13T01:58:00Z"/>
                  </w:rPr>
                </w:rPrChange>
              </w:rPr>
              <w:pPrChange w:id="3802" w:author="Alondra Vega Pacheco" w:date="2025-09-12T18:41:00Z" w16du:dateUtc="2025-09-12T23:41:00Z">
                <w:pPr/>
              </w:pPrChange>
            </w:pPr>
            <w:ins w:id="3803" w:author="Alondra Vega Pacheco" w:date="2025-09-12T18:40:00Z" w16du:dateUtc="2025-09-12T23:40:00Z">
              <w:del w:id="3804" w:author="Sudarshan NEUPANE" w:date="2025-09-12T21:58:00Z" w16du:dateUtc="2025-09-13T01:58:00Z">
                <w:r w:rsidRPr="001D2A45">
                  <w:rPr>
                    <w:rFonts w:ascii="Aptos Narrow" w:hAnsi="Aptos Narrow"/>
                    <w:b/>
                    <w:bCs/>
                    <w:color w:val="FFFFFF"/>
                    <w:sz w:val="32"/>
                    <w:szCs w:val="32"/>
                    <w:rPrChange w:id="3805" w:author="Alondra Vega Pacheco" w:date="2025-09-12T18:40:00Z" w16du:dateUtc="2025-09-12T23:40:00Z">
                      <w:rPr/>
                    </w:rPrChange>
                  </w:rPr>
                  <w:delText>2</w:delText>
                </w:r>
              </w:del>
            </w:ins>
          </w:p>
        </w:tc>
        <w:tc>
          <w:tcPr>
            <w:tcW w:w="9296" w:type="dxa"/>
            <w:shd w:val="clear" w:color="000000" w:fill="215C98"/>
            <w:noWrap/>
            <w:vAlign w:val="bottom"/>
            <w:hideMark/>
            <w:tcPrChange w:id="3806" w:author="Alondra Vega Pacheco" w:date="2025-09-12T18:41:00Z" w16du:dateUtc="2025-09-12T23:41:00Z">
              <w:tcPr>
                <w:tcW w:w="9296" w:type="dxa"/>
                <w:gridSpan w:val="2"/>
                <w:tcBorders>
                  <w:top w:val="nil"/>
                  <w:left w:val="nil"/>
                  <w:bottom w:val="nil"/>
                  <w:right w:val="nil"/>
                </w:tcBorders>
                <w:shd w:val="clear" w:color="000000" w:fill="215C98"/>
                <w:noWrap/>
                <w:vAlign w:val="bottom"/>
                <w:hideMark/>
              </w:tcPr>
            </w:tcPrChange>
          </w:tcPr>
          <w:p w14:paraId="26BA4A92" w14:textId="77777777" w:rsidR="001D2A45" w:rsidRPr="001D2A45" w:rsidRDefault="001D2A45">
            <w:pPr>
              <w:spacing w:line="240" w:lineRule="auto"/>
              <w:rPr>
                <w:ins w:id="3807" w:author="Alondra Vega Pacheco" w:date="2025-09-12T18:40:00Z" w16du:dateUtc="2025-09-12T23:40:00Z"/>
                <w:del w:id="3808" w:author="Sudarshan NEUPANE" w:date="2025-09-12T21:58:00Z" w16du:dateUtc="2025-09-13T01:58:00Z"/>
                <w:rFonts w:ascii="Aptos Narrow" w:hAnsi="Aptos Narrow"/>
                <w:b/>
                <w:bCs/>
                <w:color w:val="FFFFFF"/>
                <w:sz w:val="32"/>
                <w:szCs w:val="32"/>
                <w:rPrChange w:id="3809" w:author="Alondra Vega Pacheco" w:date="2025-09-12T18:40:00Z" w16du:dateUtc="2025-09-12T23:40:00Z">
                  <w:rPr>
                    <w:ins w:id="3810" w:author="Alondra Vega Pacheco" w:date="2025-09-12T18:40:00Z" w16du:dateUtc="2025-09-12T23:40:00Z"/>
                    <w:del w:id="3811" w:author="Sudarshan NEUPANE" w:date="2025-09-12T21:58:00Z" w16du:dateUtc="2025-09-13T01:58:00Z"/>
                  </w:rPr>
                </w:rPrChange>
              </w:rPr>
              <w:pPrChange w:id="3812" w:author="Alondra Vega Pacheco" w:date="2025-09-12T18:41:00Z" w16du:dateUtc="2025-09-12T23:41:00Z">
                <w:pPr/>
              </w:pPrChange>
            </w:pPr>
            <w:ins w:id="3813" w:author="Alondra Vega Pacheco" w:date="2025-09-12T18:40:00Z" w16du:dateUtc="2025-09-12T23:40:00Z">
              <w:del w:id="3814" w:author="Sudarshan NEUPANE" w:date="2025-09-12T21:58:00Z" w16du:dateUtc="2025-09-13T01:58:00Z">
                <w:r w:rsidRPr="001D2A45">
                  <w:rPr>
                    <w:rFonts w:ascii="Aptos Narrow" w:hAnsi="Aptos Narrow"/>
                    <w:b/>
                    <w:bCs/>
                    <w:color w:val="FFFFFF"/>
                    <w:sz w:val="32"/>
                    <w:szCs w:val="32"/>
                    <w:rPrChange w:id="3815" w:author="Alondra Vega Pacheco" w:date="2025-09-12T18:40:00Z" w16du:dateUtc="2025-09-12T23:40:00Z">
                      <w:rPr/>
                    </w:rPrChange>
                  </w:rPr>
                  <w:delText>Solution Design and Test Plan</w:delText>
                </w:r>
              </w:del>
            </w:ins>
          </w:p>
        </w:tc>
      </w:tr>
      <w:tr w:rsidR="001D2A45" w:rsidRPr="001D2A45" w14:paraId="18AEA76D" w14:textId="77777777" w:rsidTr="001D2A45">
        <w:trPr>
          <w:trHeight w:val="380"/>
          <w:ins w:id="3816" w:author="Alondra Vega Pacheco" w:date="2025-09-12T18:40:00Z"/>
          <w:del w:id="3817" w:author="Sudarshan NEUPANE" w:date="2025-09-12T21:58:00Z"/>
          <w:trPrChange w:id="3818" w:author="Alondra Vega Pacheco" w:date="2025-09-12T18:41:00Z" w16du:dateUtc="2025-09-12T23:41:00Z">
            <w:trPr>
              <w:gridAfter w:val="0"/>
              <w:trHeight w:val="380"/>
            </w:trPr>
          </w:trPrChange>
        </w:trPr>
        <w:tc>
          <w:tcPr>
            <w:tcW w:w="1256" w:type="dxa"/>
            <w:shd w:val="clear" w:color="000000" w:fill="3C7D22"/>
            <w:noWrap/>
            <w:vAlign w:val="bottom"/>
            <w:hideMark/>
            <w:tcPrChange w:id="3819" w:author="Alondra Vega Pacheco" w:date="2025-09-12T18:41:00Z" w16du:dateUtc="2025-09-12T23:41:00Z">
              <w:tcPr>
                <w:tcW w:w="1256" w:type="dxa"/>
                <w:gridSpan w:val="2"/>
                <w:tcBorders>
                  <w:top w:val="nil"/>
                  <w:left w:val="nil"/>
                  <w:bottom w:val="nil"/>
                  <w:right w:val="nil"/>
                </w:tcBorders>
                <w:shd w:val="clear" w:color="000000" w:fill="3C7D22"/>
                <w:noWrap/>
                <w:vAlign w:val="bottom"/>
                <w:hideMark/>
              </w:tcPr>
            </w:tcPrChange>
          </w:tcPr>
          <w:p w14:paraId="449BFD6E" w14:textId="77777777" w:rsidR="001D2A45" w:rsidRPr="001D2A45" w:rsidRDefault="001D2A45">
            <w:pPr>
              <w:spacing w:line="240" w:lineRule="auto"/>
              <w:rPr>
                <w:ins w:id="3820" w:author="Alondra Vega Pacheco" w:date="2025-09-12T18:40:00Z" w16du:dateUtc="2025-09-12T23:40:00Z"/>
                <w:del w:id="3821" w:author="Sudarshan NEUPANE" w:date="2025-09-12T21:58:00Z" w16du:dateUtc="2025-09-13T01:58:00Z"/>
                <w:rFonts w:ascii="Aptos Narrow" w:hAnsi="Aptos Narrow"/>
                <w:b/>
                <w:bCs/>
                <w:color w:val="FFFFFF"/>
                <w:sz w:val="28"/>
                <w:szCs w:val="28"/>
                <w:rPrChange w:id="3822" w:author="Alondra Vega Pacheco" w:date="2025-09-12T18:40:00Z" w16du:dateUtc="2025-09-12T23:40:00Z">
                  <w:rPr>
                    <w:ins w:id="3823" w:author="Alondra Vega Pacheco" w:date="2025-09-12T18:40:00Z" w16du:dateUtc="2025-09-12T23:40:00Z"/>
                    <w:del w:id="3824" w:author="Sudarshan NEUPANE" w:date="2025-09-12T21:58:00Z" w16du:dateUtc="2025-09-13T01:58:00Z"/>
                  </w:rPr>
                </w:rPrChange>
              </w:rPr>
              <w:pPrChange w:id="3825" w:author="Alondra Vega Pacheco" w:date="2025-09-12T18:41:00Z" w16du:dateUtc="2025-09-12T23:41:00Z">
                <w:pPr/>
              </w:pPrChange>
            </w:pPr>
            <w:ins w:id="3826" w:author="Alondra Vega Pacheco" w:date="2025-09-12T18:40:00Z" w16du:dateUtc="2025-09-12T23:40:00Z">
              <w:del w:id="3827" w:author="Sudarshan NEUPANE" w:date="2025-09-12T21:58:00Z" w16du:dateUtc="2025-09-13T01:58:00Z">
                <w:r w:rsidRPr="001D2A45">
                  <w:rPr>
                    <w:rFonts w:ascii="Aptos Narrow" w:hAnsi="Aptos Narrow"/>
                    <w:b/>
                    <w:bCs/>
                    <w:color w:val="FFFFFF"/>
                    <w:sz w:val="28"/>
                    <w:szCs w:val="28"/>
                    <w:rPrChange w:id="3828" w:author="Alondra Vega Pacheco" w:date="2025-09-12T18:40:00Z" w16du:dateUtc="2025-09-12T23:40:00Z">
                      <w:rPr/>
                    </w:rPrChange>
                  </w:rPr>
                  <w:delText>2.1</w:delText>
                </w:r>
              </w:del>
            </w:ins>
          </w:p>
        </w:tc>
        <w:tc>
          <w:tcPr>
            <w:tcW w:w="9296" w:type="dxa"/>
            <w:shd w:val="clear" w:color="000000" w:fill="3C7D22"/>
            <w:noWrap/>
            <w:vAlign w:val="bottom"/>
            <w:hideMark/>
            <w:tcPrChange w:id="3829" w:author="Alondra Vega Pacheco" w:date="2025-09-12T18:41:00Z" w16du:dateUtc="2025-09-12T23:41:00Z">
              <w:tcPr>
                <w:tcW w:w="9296" w:type="dxa"/>
                <w:gridSpan w:val="2"/>
                <w:tcBorders>
                  <w:top w:val="nil"/>
                  <w:left w:val="nil"/>
                  <w:bottom w:val="nil"/>
                  <w:right w:val="nil"/>
                </w:tcBorders>
                <w:shd w:val="clear" w:color="000000" w:fill="3C7D22"/>
                <w:noWrap/>
                <w:vAlign w:val="bottom"/>
                <w:hideMark/>
              </w:tcPr>
            </w:tcPrChange>
          </w:tcPr>
          <w:p w14:paraId="2F563150" w14:textId="77777777" w:rsidR="001D2A45" w:rsidRPr="001D2A45" w:rsidRDefault="001D2A45">
            <w:pPr>
              <w:spacing w:line="240" w:lineRule="auto"/>
              <w:rPr>
                <w:ins w:id="3830" w:author="Alondra Vega Pacheco" w:date="2025-09-12T18:40:00Z" w16du:dateUtc="2025-09-12T23:40:00Z"/>
                <w:del w:id="3831" w:author="Sudarshan NEUPANE" w:date="2025-09-12T21:58:00Z" w16du:dateUtc="2025-09-13T01:58:00Z"/>
                <w:rFonts w:ascii="Aptos Narrow" w:hAnsi="Aptos Narrow"/>
                <w:b/>
                <w:bCs/>
                <w:color w:val="FFFFFF"/>
                <w:sz w:val="28"/>
                <w:szCs w:val="28"/>
                <w:rPrChange w:id="3832" w:author="Alondra Vega Pacheco" w:date="2025-09-12T18:40:00Z" w16du:dateUtc="2025-09-12T23:40:00Z">
                  <w:rPr>
                    <w:ins w:id="3833" w:author="Alondra Vega Pacheco" w:date="2025-09-12T18:40:00Z" w16du:dateUtc="2025-09-12T23:40:00Z"/>
                    <w:del w:id="3834" w:author="Sudarshan NEUPANE" w:date="2025-09-12T21:58:00Z" w16du:dateUtc="2025-09-13T01:58:00Z"/>
                  </w:rPr>
                </w:rPrChange>
              </w:rPr>
              <w:pPrChange w:id="3835" w:author="Alondra Vega Pacheco" w:date="2025-09-12T18:41:00Z" w16du:dateUtc="2025-09-12T23:41:00Z">
                <w:pPr/>
              </w:pPrChange>
            </w:pPr>
            <w:ins w:id="3836" w:author="Alondra Vega Pacheco" w:date="2025-09-12T18:40:00Z" w16du:dateUtc="2025-09-12T23:40:00Z">
              <w:del w:id="3837" w:author="Sudarshan NEUPANE" w:date="2025-09-12T21:58:00Z" w16du:dateUtc="2025-09-13T01:58:00Z">
                <w:r w:rsidRPr="001D2A45">
                  <w:rPr>
                    <w:rFonts w:ascii="Aptos Narrow" w:hAnsi="Aptos Narrow"/>
                    <w:b/>
                    <w:bCs/>
                    <w:color w:val="FFFFFF"/>
                    <w:sz w:val="28"/>
                    <w:szCs w:val="28"/>
                    <w:rPrChange w:id="3838" w:author="Alondra Vega Pacheco" w:date="2025-09-12T18:40:00Z" w16du:dateUtc="2025-09-12T23:40:00Z">
                      <w:rPr/>
                    </w:rPrChange>
                  </w:rPr>
                  <w:delText>Technical Design Document</w:delText>
                </w:r>
              </w:del>
            </w:ins>
          </w:p>
        </w:tc>
      </w:tr>
      <w:tr w:rsidR="001D2A45" w:rsidRPr="001D2A45" w14:paraId="480AA0A4" w14:textId="77777777" w:rsidTr="001D2A45">
        <w:trPr>
          <w:trHeight w:val="300"/>
          <w:ins w:id="3839" w:author="Alondra Vega Pacheco" w:date="2025-09-12T18:40:00Z"/>
          <w:del w:id="3840" w:author="Sudarshan NEUPANE" w:date="2025-09-12T21:58:00Z"/>
          <w:trPrChange w:id="3841" w:author="Alondra Vega Pacheco" w:date="2025-09-12T18:41:00Z" w16du:dateUtc="2025-09-12T23:41:00Z">
            <w:trPr>
              <w:gridAfter w:val="0"/>
              <w:trHeight w:val="300"/>
            </w:trPr>
          </w:trPrChange>
        </w:trPr>
        <w:tc>
          <w:tcPr>
            <w:tcW w:w="1256" w:type="dxa"/>
            <w:noWrap/>
            <w:vAlign w:val="bottom"/>
            <w:hideMark/>
            <w:tcPrChange w:id="3842" w:author="Alondra Vega Pacheco" w:date="2025-09-12T18:41:00Z" w16du:dateUtc="2025-09-12T23:41:00Z">
              <w:tcPr>
                <w:tcW w:w="1256" w:type="dxa"/>
                <w:gridSpan w:val="2"/>
                <w:tcBorders>
                  <w:top w:val="nil"/>
                  <w:left w:val="nil"/>
                  <w:bottom w:val="nil"/>
                  <w:right w:val="nil"/>
                </w:tcBorders>
                <w:noWrap/>
                <w:vAlign w:val="bottom"/>
                <w:hideMark/>
              </w:tcPr>
            </w:tcPrChange>
          </w:tcPr>
          <w:p w14:paraId="7F59C082" w14:textId="77777777" w:rsidR="001D2A45" w:rsidRPr="001D2A45" w:rsidRDefault="001D2A45">
            <w:pPr>
              <w:spacing w:line="240" w:lineRule="auto"/>
              <w:rPr>
                <w:ins w:id="3843" w:author="Alondra Vega Pacheco" w:date="2025-09-12T18:40:00Z" w16du:dateUtc="2025-09-12T23:40:00Z"/>
                <w:del w:id="3844" w:author="Sudarshan NEUPANE" w:date="2025-09-12T21:58:00Z" w16du:dateUtc="2025-09-13T01:58:00Z"/>
                <w:rFonts w:ascii="Aptos Narrow" w:hAnsi="Aptos Narrow"/>
                <w:color w:val="000000"/>
                <w:sz w:val="22"/>
                <w:szCs w:val="22"/>
                <w:rPrChange w:id="3845" w:author="Alondra Vega Pacheco" w:date="2025-09-12T18:40:00Z" w16du:dateUtc="2025-09-12T23:40:00Z">
                  <w:rPr>
                    <w:ins w:id="3846" w:author="Alondra Vega Pacheco" w:date="2025-09-12T18:40:00Z" w16du:dateUtc="2025-09-12T23:40:00Z"/>
                    <w:del w:id="3847" w:author="Sudarshan NEUPANE" w:date="2025-09-12T21:58:00Z" w16du:dateUtc="2025-09-13T01:58:00Z"/>
                  </w:rPr>
                </w:rPrChange>
              </w:rPr>
              <w:pPrChange w:id="3848" w:author="Alondra Vega Pacheco" w:date="2025-09-12T18:41:00Z" w16du:dateUtc="2025-09-12T23:41:00Z">
                <w:pPr/>
              </w:pPrChange>
            </w:pPr>
            <w:ins w:id="3849" w:author="Alondra Vega Pacheco" w:date="2025-09-12T18:40:00Z" w16du:dateUtc="2025-09-12T23:40:00Z">
              <w:del w:id="3850" w:author="Sudarshan NEUPANE" w:date="2025-09-12T21:58:00Z" w16du:dateUtc="2025-09-13T01:58:00Z">
                <w:r w:rsidRPr="001D2A45">
                  <w:rPr>
                    <w:rFonts w:ascii="Aptos Narrow" w:hAnsi="Aptos Narrow"/>
                    <w:color w:val="000000"/>
                    <w:sz w:val="22"/>
                    <w:szCs w:val="22"/>
                    <w:rPrChange w:id="3851" w:author="Alondra Vega Pacheco" w:date="2025-09-12T18:40:00Z" w16du:dateUtc="2025-09-12T23:40:00Z">
                      <w:rPr/>
                    </w:rPrChange>
                  </w:rPr>
                  <w:delText>2.1.1</w:delText>
                </w:r>
              </w:del>
            </w:ins>
          </w:p>
        </w:tc>
        <w:tc>
          <w:tcPr>
            <w:tcW w:w="9296" w:type="dxa"/>
            <w:noWrap/>
            <w:vAlign w:val="bottom"/>
            <w:hideMark/>
            <w:tcPrChange w:id="3852" w:author="Alondra Vega Pacheco" w:date="2025-09-12T18:41:00Z" w16du:dateUtc="2025-09-12T23:41:00Z">
              <w:tcPr>
                <w:tcW w:w="9296" w:type="dxa"/>
                <w:gridSpan w:val="2"/>
                <w:tcBorders>
                  <w:top w:val="nil"/>
                  <w:left w:val="nil"/>
                  <w:bottom w:val="nil"/>
                  <w:right w:val="nil"/>
                </w:tcBorders>
                <w:noWrap/>
                <w:vAlign w:val="bottom"/>
                <w:hideMark/>
              </w:tcPr>
            </w:tcPrChange>
          </w:tcPr>
          <w:p w14:paraId="313B391B" w14:textId="77777777" w:rsidR="001D2A45" w:rsidRPr="001D2A45" w:rsidRDefault="001D2A45">
            <w:pPr>
              <w:spacing w:line="240" w:lineRule="auto"/>
              <w:rPr>
                <w:ins w:id="3853" w:author="Alondra Vega Pacheco" w:date="2025-09-12T18:40:00Z" w16du:dateUtc="2025-09-12T23:40:00Z"/>
                <w:del w:id="3854" w:author="Sudarshan NEUPANE" w:date="2025-09-12T21:58:00Z" w16du:dateUtc="2025-09-13T01:58:00Z"/>
                <w:rFonts w:ascii="Aptos Narrow" w:hAnsi="Aptos Narrow"/>
                <w:color w:val="000000"/>
                <w:sz w:val="22"/>
                <w:szCs w:val="22"/>
                <w:rPrChange w:id="3855" w:author="Alondra Vega Pacheco" w:date="2025-09-12T18:40:00Z" w16du:dateUtc="2025-09-12T23:40:00Z">
                  <w:rPr>
                    <w:ins w:id="3856" w:author="Alondra Vega Pacheco" w:date="2025-09-12T18:40:00Z" w16du:dateUtc="2025-09-12T23:40:00Z"/>
                    <w:del w:id="3857" w:author="Sudarshan NEUPANE" w:date="2025-09-12T21:58:00Z" w16du:dateUtc="2025-09-13T01:58:00Z"/>
                  </w:rPr>
                </w:rPrChange>
              </w:rPr>
              <w:pPrChange w:id="3858" w:author="Alondra Vega Pacheco" w:date="2025-09-12T18:41:00Z" w16du:dateUtc="2025-09-12T23:41:00Z">
                <w:pPr/>
              </w:pPrChange>
            </w:pPr>
            <w:ins w:id="3859" w:author="Alondra Vega Pacheco" w:date="2025-09-12T18:40:00Z" w16du:dateUtc="2025-09-12T23:40:00Z">
              <w:del w:id="3860" w:author="Sudarshan NEUPANE" w:date="2025-09-12T21:58:00Z" w16du:dateUtc="2025-09-13T01:58:00Z">
                <w:r w:rsidRPr="001D2A45">
                  <w:rPr>
                    <w:rFonts w:ascii="Aptos Narrow" w:hAnsi="Aptos Narrow"/>
                    <w:color w:val="000000"/>
                    <w:sz w:val="22"/>
                    <w:szCs w:val="22"/>
                    <w:rPrChange w:id="3861" w:author="Alondra Vega Pacheco" w:date="2025-09-12T18:40:00Z" w16du:dateUtc="2025-09-12T23:40:00Z">
                      <w:rPr/>
                    </w:rPrChange>
                  </w:rPr>
                  <w:delText>Design System Architecture</w:delText>
                </w:r>
              </w:del>
            </w:ins>
          </w:p>
        </w:tc>
      </w:tr>
      <w:tr w:rsidR="001D2A45" w:rsidRPr="001D2A45" w14:paraId="4DDF0110" w14:textId="77777777" w:rsidTr="001D2A45">
        <w:trPr>
          <w:trHeight w:val="300"/>
          <w:ins w:id="3862" w:author="Alondra Vega Pacheco" w:date="2025-09-12T18:40:00Z"/>
          <w:del w:id="3863" w:author="Sudarshan NEUPANE" w:date="2025-09-12T21:58:00Z"/>
          <w:trPrChange w:id="3864" w:author="Alondra Vega Pacheco" w:date="2025-09-12T18:41:00Z" w16du:dateUtc="2025-09-12T23:41:00Z">
            <w:trPr>
              <w:gridAfter w:val="0"/>
              <w:trHeight w:val="300"/>
            </w:trPr>
          </w:trPrChange>
        </w:trPr>
        <w:tc>
          <w:tcPr>
            <w:tcW w:w="1256" w:type="dxa"/>
            <w:noWrap/>
            <w:vAlign w:val="bottom"/>
            <w:hideMark/>
            <w:tcPrChange w:id="3865" w:author="Alondra Vega Pacheco" w:date="2025-09-12T18:41:00Z" w16du:dateUtc="2025-09-12T23:41:00Z">
              <w:tcPr>
                <w:tcW w:w="1256" w:type="dxa"/>
                <w:gridSpan w:val="2"/>
                <w:tcBorders>
                  <w:top w:val="nil"/>
                  <w:left w:val="nil"/>
                  <w:bottom w:val="nil"/>
                  <w:right w:val="nil"/>
                </w:tcBorders>
                <w:noWrap/>
                <w:vAlign w:val="bottom"/>
                <w:hideMark/>
              </w:tcPr>
            </w:tcPrChange>
          </w:tcPr>
          <w:p w14:paraId="5AC199A1" w14:textId="77777777" w:rsidR="001D2A45" w:rsidRPr="001D2A45" w:rsidRDefault="001D2A45">
            <w:pPr>
              <w:spacing w:line="240" w:lineRule="auto"/>
              <w:rPr>
                <w:ins w:id="3866" w:author="Alondra Vega Pacheco" w:date="2025-09-12T18:40:00Z" w16du:dateUtc="2025-09-12T23:40:00Z"/>
                <w:del w:id="3867" w:author="Sudarshan NEUPANE" w:date="2025-09-12T21:58:00Z" w16du:dateUtc="2025-09-13T01:58:00Z"/>
                <w:rFonts w:ascii="Aptos Narrow" w:hAnsi="Aptos Narrow"/>
                <w:color w:val="000000"/>
                <w:sz w:val="22"/>
                <w:szCs w:val="22"/>
                <w:rPrChange w:id="3868" w:author="Alondra Vega Pacheco" w:date="2025-09-12T18:40:00Z" w16du:dateUtc="2025-09-12T23:40:00Z">
                  <w:rPr>
                    <w:ins w:id="3869" w:author="Alondra Vega Pacheco" w:date="2025-09-12T18:40:00Z" w16du:dateUtc="2025-09-12T23:40:00Z"/>
                    <w:del w:id="3870" w:author="Sudarshan NEUPANE" w:date="2025-09-12T21:58:00Z" w16du:dateUtc="2025-09-13T01:58:00Z"/>
                  </w:rPr>
                </w:rPrChange>
              </w:rPr>
              <w:pPrChange w:id="3871" w:author="Alondra Vega Pacheco" w:date="2025-09-12T18:41:00Z" w16du:dateUtc="2025-09-12T23:41:00Z">
                <w:pPr/>
              </w:pPrChange>
            </w:pPr>
            <w:ins w:id="3872" w:author="Alondra Vega Pacheco" w:date="2025-09-12T18:40:00Z" w16du:dateUtc="2025-09-12T23:40:00Z">
              <w:del w:id="3873" w:author="Sudarshan NEUPANE" w:date="2025-09-12T21:58:00Z" w16du:dateUtc="2025-09-13T01:58:00Z">
                <w:r w:rsidRPr="001D2A45">
                  <w:rPr>
                    <w:rFonts w:ascii="Aptos Narrow" w:hAnsi="Aptos Narrow"/>
                    <w:color w:val="000000"/>
                    <w:sz w:val="22"/>
                    <w:szCs w:val="22"/>
                    <w:rPrChange w:id="3874" w:author="Alondra Vega Pacheco" w:date="2025-09-12T18:40:00Z" w16du:dateUtc="2025-09-12T23:40:00Z">
                      <w:rPr/>
                    </w:rPrChange>
                  </w:rPr>
                  <w:delText>2.1.2</w:delText>
                </w:r>
              </w:del>
            </w:ins>
          </w:p>
        </w:tc>
        <w:tc>
          <w:tcPr>
            <w:tcW w:w="9296" w:type="dxa"/>
            <w:noWrap/>
            <w:vAlign w:val="bottom"/>
            <w:hideMark/>
            <w:tcPrChange w:id="3875" w:author="Alondra Vega Pacheco" w:date="2025-09-12T18:41:00Z" w16du:dateUtc="2025-09-12T23:41:00Z">
              <w:tcPr>
                <w:tcW w:w="9296" w:type="dxa"/>
                <w:gridSpan w:val="2"/>
                <w:tcBorders>
                  <w:top w:val="nil"/>
                  <w:left w:val="nil"/>
                  <w:bottom w:val="nil"/>
                  <w:right w:val="nil"/>
                </w:tcBorders>
                <w:noWrap/>
                <w:vAlign w:val="bottom"/>
                <w:hideMark/>
              </w:tcPr>
            </w:tcPrChange>
          </w:tcPr>
          <w:p w14:paraId="502F9E76" w14:textId="77777777" w:rsidR="001D2A45" w:rsidRPr="001D2A45" w:rsidRDefault="001D2A45">
            <w:pPr>
              <w:spacing w:line="240" w:lineRule="auto"/>
              <w:rPr>
                <w:ins w:id="3876" w:author="Alondra Vega Pacheco" w:date="2025-09-12T18:40:00Z" w16du:dateUtc="2025-09-12T23:40:00Z"/>
                <w:del w:id="3877" w:author="Sudarshan NEUPANE" w:date="2025-09-12T21:58:00Z" w16du:dateUtc="2025-09-13T01:58:00Z"/>
                <w:rFonts w:ascii="Aptos Narrow" w:hAnsi="Aptos Narrow"/>
                <w:color w:val="000000"/>
                <w:sz w:val="22"/>
                <w:szCs w:val="22"/>
                <w:rPrChange w:id="3878" w:author="Alondra Vega Pacheco" w:date="2025-09-12T18:40:00Z" w16du:dateUtc="2025-09-12T23:40:00Z">
                  <w:rPr>
                    <w:ins w:id="3879" w:author="Alondra Vega Pacheco" w:date="2025-09-12T18:40:00Z" w16du:dateUtc="2025-09-12T23:40:00Z"/>
                    <w:del w:id="3880" w:author="Sudarshan NEUPANE" w:date="2025-09-12T21:58:00Z" w16du:dateUtc="2025-09-13T01:58:00Z"/>
                  </w:rPr>
                </w:rPrChange>
              </w:rPr>
              <w:pPrChange w:id="3881" w:author="Alondra Vega Pacheco" w:date="2025-09-12T18:41:00Z" w16du:dateUtc="2025-09-12T23:41:00Z">
                <w:pPr/>
              </w:pPrChange>
            </w:pPr>
            <w:ins w:id="3882" w:author="Alondra Vega Pacheco" w:date="2025-09-12T18:40:00Z" w16du:dateUtc="2025-09-12T23:40:00Z">
              <w:del w:id="3883" w:author="Sudarshan NEUPANE" w:date="2025-09-12T21:58:00Z" w16du:dateUtc="2025-09-13T01:58:00Z">
                <w:r w:rsidRPr="001D2A45">
                  <w:rPr>
                    <w:rFonts w:ascii="Aptos Narrow" w:hAnsi="Aptos Narrow"/>
                    <w:color w:val="000000"/>
                    <w:sz w:val="22"/>
                    <w:szCs w:val="22"/>
                    <w:rPrChange w:id="3884" w:author="Alondra Vega Pacheco" w:date="2025-09-12T18:40:00Z" w16du:dateUtc="2025-09-12T23:40:00Z">
                      <w:rPr/>
                    </w:rPrChange>
                  </w:rPr>
                  <w:delText>Define Required Technologies</w:delText>
                </w:r>
              </w:del>
            </w:ins>
          </w:p>
        </w:tc>
      </w:tr>
      <w:tr w:rsidR="001D2A45" w:rsidRPr="001D2A45" w14:paraId="693D0ED0" w14:textId="77777777" w:rsidTr="001D2A45">
        <w:trPr>
          <w:trHeight w:val="300"/>
          <w:ins w:id="3885" w:author="Alondra Vega Pacheco" w:date="2025-09-12T18:40:00Z"/>
          <w:del w:id="3886" w:author="Sudarshan NEUPANE" w:date="2025-09-12T21:58:00Z"/>
          <w:trPrChange w:id="3887" w:author="Alondra Vega Pacheco" w:date="2025-09-12T18:41:00Z" w16du:dateUtc="2025-09-12T23:41:00Z">
            <w:trPr>
              <w:gridAfter w:val="0"/>
              <w:trHeight w:val="300"/>
            </w:trPr>
          </w:trPrChange>
        </w:trPr>
        <w:tc>
          <w:tcPr>
            <w:tcW w:w="1256" w:type="dxa"/>
            <w:noWrap/>
            <w:vAlign w:val="bottom"/>
            <w:hideMark/>
            <w:tcPrChange w:id="3888" w:author="Alondra Vega Pacheco" w:date="2025-09-12T18:41:00Z" w16du:dateUtc="2025-09-12T23:41:00Z">
              <w:tcPr>
                <w:tcW w:w="1256" w:type="dxa"/>
                <w:gridSpan w:val="2"/>
                <w:tcBorders>
                  <w:top w:val="nil"/>
                  <w:left w:val="nil"/>
                  <w:bottom w:val="nil"/>
                  <w:right w:val="nil"/>
                </w:tcBorders>
                <w:noWrap/>
                <w:vAlign w:val="bottom"/>
                <w:hideMark/>
              </w:tcPr>
            </w:tcPrChange>
          </w:tcPr>
          <w:p w14:paraId="7F38A7BD" w14:textId="77777777" w:rsidR="001D2A45" w:rsidRPr="001D2A45" w:rsidRDefault="001D2A45">
            <w:pPr>
              <w:spacing w:line="240" w:lineRule="auto"/>
              <w:rPr>
                <w:ins w:id="3889" w:author="Alondra Vega Pacheco" w:date="2025-09-12T18:40:00Z" w16du:dateUtc="2025-09-12T23:40:00Z"/>
                <w:del w:id="3890" w:author="Sudarshan NEUPANE" w:date="2025-09-12T21:58:00Z" w16du:dateUtc="2025-09-13T01:58:00Z"/>
                <w:rFonts w:ascii="Aptos Narrow" w:hAnsi="Aptos Narrow"/>
                <w:color w:val="000000"/>
                <w:sz w:val="22"/>
                <w:szCs w:val="22"/>
                <w:rPrChange w:id="3891" w:author="Alondra Vega Pacheco" w:date="2025-09-12T18:40:00Z" w16du:dateUtc="2025-09-12T23:40:00Z">
                  <w:rPr>
                    <w:ins w:id="3892" w:author="Alondra Vega Pacheco" w:date="2025-09-12T18:40:00Z" w16du:dateUtc="2025-09-12T23:40:00Z"/>
                    <w:del w:id="3893" w:author="Sudarshan NEUPANE" w:date="2025-09-12T21:58:00Z" w16du:dateUtc="2025-09-13T01:58:00Z"/>
                  </w:rPr>
                </w:rPrChange>
              </w:rPr>
              <w:pPrChange w:id="3894" w:author="Alondra Vega Pacheco" w:date="2025-09-12T18:41:00Z" w16du:dateUtc="2025-09-12T23:41:00Z">
                <w:pPr/>
              </w:pPrChange>
            </w:pPr>
            <w:ins w:id="3895" w:author="Alondra Vega Pacheco" w:date="2025-09-12T18:40:00Z" w16du:dateUtc="2025-09-12T23:40:00Z">
              <w:del w:id="3896" w:author="Sudarshan NEUPANE" w:date="2025-09-12T21:58:00Z" w16du:dateUtc="2025-09-13T01:58:00Z">
                <w:r w:rsidRPr="001D2A45">
                  <w:rPr>
                    <w:rFonts w:ascii="Aptos Narrow" w:hAnsi="Aptos Narrow"/>
                    <w:color w:val="000000"/>
                    <w:sz w:val="22"/>
                    <w:szCs w:val="22"/>
                    <w:rPrChange w:id="3897" w:author="Alondra Vega Pacheco" w:date="2025-09-12T18:40:00Z" w16du:dateUtc="2025-09-12T23:40:00Z">
                      <w:rPr/>
                    </w:rPrChange>
                  </w:rPr>
                  <w:delText>2.1.3</w:delText>
                </w:r>
              </w:del>
            </w:ins>
          </w:p>
        </w:tc>
        <w:tc>
          <w:tcPr>
            <w:tcW w:w="9296" w:type="dxa"/>
            <w:noWrap/>
            <w:vAlign w:val="bottom"/>
            <w:hideMark/>
            <w:tcPrChange w:id="3898" w:author="Alondra Vega Pacheco" w:date="2025-09-12T18:41:00Z" w16du:dateUtc="2025-09-12T23:41:00Z">
              <w:tcPr>
                <w:tcW w:w="9296" w:type="dxa"/>
                <w:gridSpan w:val="2"/>
                <w:tcBorders>
                  <w:top w:val="nil"/>
                  <w:left w:val="nil"/>
                  <w:bottom w:val="nil"/>
                  <w:right w:val="nil"/>
                </w:tcBorders>
                <w:noWrap/>
                <w:vAlign w:val="bottom"/>
                <w:hideMark/>
              </w:tcPr>
            </w:tcPrChange>
          </w:tcPr>
          <w:p w14:paraId="3B87F133" w14:textId="77777777" w:rsidR="001D2A45" w:rsidRPr="001D2A45" w:rsidRDefault="001D2A45">
            <w:pPr>
              <w:spacing w:line="240" w:lineRule="auto"/>
              <w:rPr>
                <w:ins w:id="3899" w:author="Alondra Vega Pacheco" w:date="2025-09-12T18:40:00Z" w16du:dateUtc="2025-09-12T23:40:00Z"/>
                <w:del w:id="3900" w:author="Sudarshan NEUPANE" w:date="2025-09-12T21:58:00Z" w16du:dateUtc="2025-09-13T01:58:00Z"/>
                <w:rFonts w:ascii="Aptos Narrow" w:hAnsi="Aptos Narrow"/>
                <w:color w:val="000000"/>
                <w:sz w:val="22"/>
                <w:szCs w:val="22"/>
                <w:rPrChange w:id="3901" w:author="Alondra Vega Pacheco" w:date="2025-09-12T18:40:00Z" w16du:dateUtc="2025-09-12T23:40:00Z">
                  <w:rPr>
                    <w:ins w:id="3902" w:author="Alondra Vega Pacheco" w:date="2025-09-12T18:40:00Z" w16du:dateUtc="2025-09-12T23:40:00Z"/>
                    <w:del w:id="3903" w:author="Sudarshan NEUPANE" w:date="2025-09-12T21:58:00Z" w16du:dateUtc="2025-09-13T01:58:00Z"/>
                  </w:rPr>
                </w:rPrChange>
              </w:rPr>
              <w:pPrChange w:id="3904" w:author="Alondra Vega Pacheco" w:date="2025-09-12T18:41:00Z" w16du:dateUtc="2025-09-12T23:41:00Z">
                <w:pPr/>
              </w:pPrChange>
            </w:pPr>
            <w:ins w:id="3905" w:author="Alondra Vega Pacheco" w:date="2025-09-12T18:40:00Z" w16du:dateUtc="2025-09-12T23:40:00Z">
              <w:del w:id="3906" w:author="Sudarshan NEUPANE" w:date="2025-09-12T21:58:00Z" w16du:dateUtc="2025-09-13T01:58:00Z">
                <w:r w:rsidRPr="001D2A45">
                  <w:rPr>
                    <w:rFonts w:ascii="Aptos Narrow" w:hAnsi="Aptos Narrow"/>
                    <w:color w:val="000000"/>
                    <w:sz w:val="22"/>
                    <w:szCs w:val="22"/>
                    <w:rPrChange w:id="3907" w:author="Alondra Vega Pacheco" w:date="2025-09-12T18:40:00Z" w16du:dateUtc="2025-09-12T23:40:00Z">
                      <w:rPr/>
                    </w:rPrChange>
                  </w:rPr>
                  <w:delText>Design System Components</w:delText>
                </w:r>
              </w:del>
            </w:ins>
          </w:p>
        </w:tc>
      </w:tr>
      <w:tr w:rsidR="001D2A45" w:rsidRPr="001D2A45" w14:paraId="73704DC3" w14:textId="77777777" w:rsidTr="001D2A45">
        <w:trPr>
          <w:trHeight w:val="300"/>
          <w:ins w:id="3908" w:author="Alondra Vega Pacheco" w:date="2025-09-12T18:40:00Z"/>
          <w:del w:id="3909" w:author="Sudarshan NEUPANE" w:date="2025-09-12T21:58:00Z"/>
          <w:trPrChange w:id="3910" w:author="Alondra Vega Pacheco" w:date="2025-09-12T18:41:00Z" w16du:dateUtc="2025-09-12T23:41:00Z">
            <w:trPr>
              <w:gridAfter w:val="0"/>
              <w:trHeight w:val="300"/>
            </w:trPr>
          </w:trPrChange>
        </w:trPr>
        <w:tc>
          <w:tcPr>
            <w:tcW w:w="1256" w:type="dxa"/>
            <w:noWrap/>
            <w:vAlign w:val="bottom"/>
            <w:hideMark/>
            <w:tcPrChange w:id="3911" w:author="Alondra Vega Pacheco" w:date="2025-09-12T18:41:00Z" w16du:dateUtc="2025-09-12T23:41:00Z">
              <w:tcPr>
                <w:tcW w:w="1256" w:type="dxa"/>
                <w:gridSpan w:val="2"/>
                <w:tcBorders>
                  <w:top w:val="nil"/>
                  <w:left w:val="nil"/>
                  <w:bottom w:val="nil"/>
                  <w:right w:val="nil"/>
                </w:tcBorders>
                <w:noWrap/>
                <w:vAlign w:val="bottom"/>
                <w:hideMark/>
              </w:tcPr>
            </w:tcPrChange>
          </w:tcPr>
          <w:p w14:paraId="666E20DF" w14:textId="77777777" w:rsidR="001D2A45" w:rsidRPr="001D2A45" w:rsidRDefault="001D2A45">
            <w:pPr>
              <w:spacing w:line="240" w:lineRule="auto"/>
              <w:rPr>
                <w:ins w:id="3912" w:author="Alondra Vega Pacheco" w:date="2025-09-12T18:40:00Z" w16du:dateUtc="2025-09-12T23:40:00Z"/>
                <w:del w:id="3913" w:author="Sudarshan NEUPANE" w:date="2025-09-12T21:58:00Z" w16du:dateUtc="2025-09-13T01:58:00Z"/>
                <w:rFonts w:ascii="Aptos Narrow" w:hAnsi="Aptos Narrow"/>
                <w:color w:val="000000"/>
                <w:sz w:val="22"/>
                <w:szCs w:val="22"/>
                <w:rPrChange w:id="3914" w:author="Alondra Vega Pacheco" w:date="2025-09-12T18:40:00Z" w16du:dateUtc="2025-09-12T23:40:00Z">
                  <w:rPr>
                    <w:ins w:id="3915" w:author="Alondra Vega Pacheco" w:date="2025-09-12T18:40:00Z" w16du:dateUtc="2025-09-12T23:40:00Z"/>
                    <w:del w:id="3916" w:author="Sudarshan NEUPANE" w:date="2025-09-12T21:58:00Z" w16du:dateUtc="2025-09-13T01:58:00Z"/>
                  </w:rPr>
                </w:rPrChange>
              </w:rPr>
              <w:pPrChange w:id="3917" w:author="Alondra Vega Pacheco" w:date="2025-09-12T18:41:00Z" w16du:dateUtc="2025-09-12T23:41:00Z">
                <w:pPr/>
              </w:pPrChange>
            </w:pPr>
            <w:ins w:id="3918" w:author="Alondra Vega Pacheco" w:date="2025-09-12T18:40:00Z" w16du:dateUtc="2025-09-12T23:40:00Z">
              <w:del w:id="3919" w:author="Sudarshan NEUPANE" w:date="2025-09-12T21:58:00Z" w16du:dateUtc="2025-09-13T01:58:00Z">
                <w:r w:rsidRPr="001D2A45">
                  <w:rPr>
                    <w:rFonts w:ascii="Aptos Narrow" w:hAnsi="Aptos Narrow"/>
                    <w:color w:val="000000"/>
                    <w:sz w:val="22"/>
                    <w:szCs w:val="22"/>
                    <w:rPrChange w:id="3920" w:author="Alondra Vega Pacheco" w:date="2025-09-12T18:40:00Z" w16du:dateUtc="2025-09-12T23:40:00Z">
                      <w:rPr/>
                    </w:rPrChange>
                  </w:rPr>
                  <w:delText>2.1.4</w:delText>
                </w:r>
              </w:del>
            </w:ins>
          </w:p>
        </w:tc>
        <w:tc>
          <w:tcPr>
            <w:tcW w:w="9296" w:type="dxa"/>
            <w:noWrap/>
            <w:vAlign w:val="bottom"/>
            <w:hideMark/>
            <w:tcPrChange w:id="3921" w:author="Alondra Vega Pacheco" w:date="2025-09-12T18:41:00Z" w16du:dateUtc="2025-09-12T23:41:00Z">
              <w:tcPr>
                <w:tcW w:w="9296" w:type="dxa"/>
                <w:gridSpan w:val="2"/>
                <w:tcBorders>
                  <w:top w:val="nil"/>
                  <w:left w:val="nil"/>
                  <w:bottom w:val="nil"/>
                  <w:right w:val="nil"/>
                </w:tcBorders>
                <w:noWrap/>
                <w:vAlign w:val="bottom"/>
                <w:hideMark/>
              </w:tcPr>
            </w:tcPrChange>
          </w:tcPr>
          <w:p w14:paraId="29EFE6A7" w14:textId="77777777" w:rsidR="001D2A45" w:rsidRPr="001D2A45" w:rsidRDefault="001D2A45">
            <w:pPr>
              <w:spacing w:line="240" w:lineRule="auto"/>
              <w:rPr>
                <w:ins w:id="3922" w:author="Alondra Vega Pacheco" w:date="2025-09-12T18:40:00Z" w16du:dateUtc="2025-09-12T23:40:00Z"/>
                <w:del w:id="3923" w:author="Sudarshan NEUPANE" w:date="2025-09-12T21:58:00Z" w16du:dateUtc="2025-09-13T01:58:00Z"/>
                <w:rFonts w:ascii="Aptos Narrow" w:hAnsi="Aptos Narrow"/>
                <w:color w:val="000000"/>
                <w:sz w:val="22"/>
                <w:szCs w:val="22"/>
                <w:rPrChange w:id="3924" w:author="Alondra Vega Pacheco" w:date="2025-09-12T18:40:00Z" w16du:dateUtc="2025-09-12T23:40:00Z">
                  <w:rPr>
                    <w:ins w:id="3925" w:author="Alondra Vega Pacheco" w:date="2025-09-12T18:40:00Z" w16du:dateUtc="2025-09-12T23:40:00Z"/>
                    <w:del w:id="3926" w:author="Sudarshan NEUPANE" w:date="2025-09-12T21:58:00Z" w16du:dateUtc="2025-09-13T01:58:00Z"/>
                  </w:rPr>
                </w:rPrChange>
              </w:rPr>
              <w:pPrChange w:id="3927" w:author="Alondra Vega Pacheco" w:date="2025-09-12T18:41:00Z" w16du:dateUtc="2025-09-12T23:41:00Z">
                <w:pPr/>
              </w:pPrChange>
            </w:pPr>
            <w:ins w:id="3928" w:author="Alondra Vega Pacheco" w:date="2025-09-12T18:40:00Z" w16du:dateUtc="2025-09-12T23:40:00Z">
              <w:del w:id="3929" w:author="Sudarshan NEUPANE" w:date="2025-09-12T21:58:00Z" w16du:dateUtc="2025-09-13T01:58:00Z">
                <w:r w:rsidRPr="001D2A45">
                  <w:rPr>
                    <w:rFonts w:ascii="Aptos Narrow" w:hAnsi="Aptos Narrow"/>
                    <w:color w:val="000000"/>
                    <w:sz w:val="22"/>
                    <w:szCs w:val="22"/>
                    <w:rPrChange w:id="3930" w:author="Alondra Vega Pacheco" w:date="2025-09-12T18:40:00Z" w16du:dateUtc="2025-09-12T23:40:00Z">
                      <w:rPr/>
                    </w:rPrChange>
                  </w:rPr>
                  <w:delText>Design User Interface</w:delText>
                </w:r>
              </w:del>
            </w:ins>
          </w:p>
        </w:tc>
      </w:tr>
      <w:tr w:rsidR="001D2A45" w:rsidRPr="001D2A45" w14:paraId="7998EB66" w14:textId="77777777" w:rsidTr="001D2A45">
        <w:trPr>
          <w:trHeight w:val="300"/>
          <w:ins w:id="3931" w:author="Alondra Vega Pacheco" w:date="2025-09-12T18:40:00Z"/>
          <w:del w:id="3932" w:author="Sudarshan NEUPANE" w:date="2025-09-12T21:58:00Z"/>
          <w:trPrChange w:id="3933" w:author="Alondra Vega Pacheco" w:date="2025-09-12T18:41:00Z" w16du:dateUtc="2025-09-12T23:41:00Z">
            <w:trPr>
              <w:gridAfter w:val="0"/>
              <w:trHeight w:val="300"/>
            </w:trPr>
          </w:trPrChange>
        </w:trPr>
        <w:tc>
          <w:tcPr>
            <w:tcW w:w="1256" w:type="dxa"/>
            <w:noWrap/>
            <w:vAlign w:val="bottom"/>
            <w:hideMark/>
            <w:tcPrChange w:id="3934" w:author="Alondra Vega Pacheco" w:date="2025-09-12T18:41:00Z" w16du:dateUtc="2025-09-12T23:41:00Z">
              <w:tcPr>
                <w:tcW w:w="1256" w:type="dxa"/>
                <w:gridSpan w:val="2"/>
                <w:tcBorders>
                  <w:top w:val="nil"/>
                  <w:left w:val="nil"/>
                  <w:bottom w:val="nil"/>
                  <w:right w:val="nil"/>
                </w:tcBorders>
                <w:noWrap/>
                <w:vAlign w:val="bottom"/>
                <w:hideMark/>
              </w:tcPr>
            </w:tcPrChange>
          </w:tcPr>
          <w:p w14:paraId="36641B6A" w14:textId="77777777" w:rsidR="001D2A45" w:rsidRPr="001D2A45" w:rsidRDefault="001D2A45">
            <w:pPr>
              <w:spacing w:line="240" w:lineRule="auto"/>
              <w:rPr>
                <w:ins w:id="3935" w:author="Alondra Vega Pacheco" w:date="2025-09-12T18:40:00Z" w16du:dateUtc="2025-09-12T23:40:00Z"/>
                <w:del w:id="3936" w:author="Sudarshan NEUPANE" w:date="2025-09-12T21:58:00Z" w16du:dateUtc="2025-09-13T01:58:00Z"/>
                <w:rFonts w:ascii="Aptos Narrow" w:hAnsi="Aptos Narrow"/>
                <w:color w:val="000000"/>
                <w:sz w:val="22"/>
                <w:szCs w:val="22"/>
                <w:rPrChange w:id="3937" w:author="Alondra Vega Pacheco" w:date="2025-09-12T18:40:00Z" w16du:dateUtc="2025-09-12T23:40:00Z">
                  <w:rPr>
                    <w:ins w:id="3938" w:author="Alondra Vega Pacheco" w:date="2025-09-12T18:40:00Z" w16du:dateUtc="2025-09-12T23:40:00Z"/>
                    <w:del w:id="3939" w:author="Sudarshan NEUPANE" w:date="2025-09-12T21:58:00Z" w16du:dateUtc="2025-09-13T01:58:00Z"/>
                  </w:rPr>
                </w:rPrChange>
              </w:rPr>
              <w:pPrChange w:id="3940" w:author="Alondra Vega Pacheco" w:date="2025-09-12T18:41:00Z" w16du:dateUtc="2025-09-12T23:41:00Z">
                <w:pPr/>
              </w:pPrChange>
            </w:pPr>
            <w:ins w:id="3941" w:author="Alondra Vega Pacheco" w:date="2025-09-12T18:40:00Z" w16du:dateUtc="2025-09-12T23:40:00Z">
              <w:del w:id="3942" w:author="Sudarshan NEUPANE" w:date="2025-09-12T21:58:00Z" w16du:dateUtc="2025-09-13T01:58:00Z">
                <w:r w:rsidRPr="001D2A45">
                  <w:rPr>
                    <w:rFonts w:ascii="Aptos Narrow" w:hAnsi="Aptos Narrow"/>
                    <w:color w:val="000000"/>
                    <w:sz w:val="22"/>
                    <w:szCs w:val="22"/>
                    <w:rPrChange w:id="3943" w:author="Alondra Vega Pacheco" w:date="2025-09-12T18:40:00Z" w16du:dateUtc="2025-09-12T23:40:00Z">
                      <w:rPr/>
                    </w:rPrChange>
                  </w:rPr>
                  <w:delText>2.1.5</w:delText>
                </w:r>
              </w:del>
            </w:ins>
          </w:p>
        </w:tc>
        <w:tc>
          <w:tcPr>
            <w:tcW w:w="9296" w:type="dxa"/>
            <w:noWrap/>
            <w:vAlign w:val="bottom"/>
            <w:hideMark/>
            <w:tcPrChange w:id="3944" w:author="Alondra Vega Pacheco" w:date="2025-09-12T18:41:00Z" w16du:dateUtc="2025-09-12T23:41:00Z">
              <w:tcPr>
                <w:tcW w:w="9296" w:type="dxa"/>
                <w:gridSpan w:val="2"/>
                <w:tcBorders>
                  <w:top w:val="nil"/>
                  <w:left w:val="nil"/>
                  <w:bottom w:val="nil"/>
                  <w:right w:val="nil"/>
                </w:tcBorders>
                <w:noWrap/>
                <w:vAlign w:val="bottom"/>
                <w:hideMark/>
              </w:tcPr>
            </w:tcPrChange>
          </w:tcPr>
          <w:p w14:paraId="397C88CD" w14:textId="77777777" w:rsidR="001D2A45" w:rsidRPr="001D2A45" w:rsidRDefault="001D2A45">
            <w:pPr>
              <w:spacing w:line="240" w:lineRule="auto"/>
              <w:rPr>
                <w:ins w:id="3945" w:author="Alondra Vega Pacheco" w:date="2025-09-12T18:40:00Z" w16du:dateUtc="2025-09-12T23:40:00Z"/>
                <w:del w:id="3946" w:author="Sudarshan NEUPANE" w:date="2025-09-12T21:58:00Z" w16du:dateUtc="2025-09-13T01:58:00Z"/>
                <w:rFonts w:ascii="Aptos Narrow" w:hAnsi="Aptos Narrow"/>
                <w:color w:val="000000"/>
                <w:sz w:val="22"/>
                <w:szCs w:val="22"/>
                <w:rPrChange w:id="3947" w:author="Alondra Vega Pacheco" w:date="2025-09-12T18:40:00Z" w16du:dateUtc="2025-09-12T23:40:00Z">
                  <w:rPr>
                    <w:ins w:id="3948" w:author="Alondra Vega Pacheco" w:date="2025-09-12T18:40:00Z" w16du:dateUtc="2025-09-12T23:40:00Z"/>
                    <w:del w:id="3949" w:author="Sudarshan NEUPANE" w:date="2025-09-12T21:58:00Z" w16du:dateUtc="2025-09-13T01:58:00Z"/>
                  </w:rPr>
                </w:rPrChange>
              </w:rPr>
              <w:pPrChange w:id="3950" w:author="Alondra Vega Pacheco" w:date="2025-09-12T18:41:00Z" w16du:dateUtc="2025-09-12T23:41:00Z">
                <w:pPr/>
              </w:pPrChange>
            </w:pPr>
            <w:ins w:id="3951" w:author="Alondra Vega Pacheco" w:date="2025-09-12T18:40:00Z" w16du:dateUtc="2025-09-12T23:40:00Z">
              <w:del w:id="3952" w:author="Sudarshan NEUPANE" w:date="2025-09-12T21:58:00Z" w16du:dateUtc="2025-09-13T01:58:00Z">
                <w:r w:rsidRPr="001D2A45">
                  <w:rPr>
                    <w:rFonts w:ascii="Aptos Narrow" w:hAnsi="Aptos Narrow"/>
                    <w:color w:val="000000"/>
                    <w:sz w:val="22"/>
                    <w:szCs w:val="22"/>
                    <w:rPrChange w:id="3953" w:author="Alondra Vega Pacheco" w:date="2025-09-12T18:40:00Z" w16du:dateUtc="2025-09-12T23:40:00Z">
                      <w:rPr/>
                    </w:rPrChange>
                  </w:rPr>
                  <w:delText>Create API Design Specification</w:delText>
                </w:r>
              </w:del>
            </w:ins>
          </w:p>
        </w:tc>
      </w:tr>
      <w:tr w:rsidR="001D2A45" w:rsidRPr="001D2A45" w14:paraId="395926C2" w14:textId="77777777" w:rsidTr="001D2A45">
        <w:trPr>
          <w:trHeight w:val="300"/>
          <w:ins w:id="3954" w:author="Alondra Vega Pacheco" w:date="2025-09-12T18:40:00Z"/>
          <w:del w:id="3955" w:author="Sudarshan NEUPANE" w:date="2025-09-12T21:58:00Z"/>
          <w:trPrChange w:id="3956" w:author="Alondra Vega Pacheco" w:date="2025-09-12T18:41:00Z" w16du:dateUtc="2025-09-12T23:41:00Z">
            <w:trPr>
              <w:gridAfter w:val="0"/>
              <w:trHeight w:val="300"/>
            </w:trPr>
          </w:trPrChange>
        </w:trPr>
        <w:tc>
          <w:tcPr>
            <w:tcW w:w="1256" w:type="dxa"/>
            <w:noWrap/>
            <w:vAlign w:val="bottom"/>
            <w:hideMark/>
            <w:tcPrChange w:id="3957" w:author="Alondra Vega Pacheco" w:date="2025-09-12T18:41:00Z" w16du:dateUtc="2025-09-12T23:41:00Z">
              <w:tcPr>
                <w:tcW w:w="1256" w:type="dxa"/>
                <w:gridSpan w:val="2"/>
                <w:tcBorders>
                  <w:top w:val="nil"/>
                  <w:left w:val="nil"/>
                  <w:bottom w:val="nil"/>
                  <w:right w:val="nil"/>
                </w:tcBorders>
                <w:noWrap/>
                <w:vAlign w:val="bottom"/>
                <w:hideMark/>
              </w:tcPr>
            </w:tcPrChange>
          </w:tcPr>
          <w:p w14:paraId="7A8B9A78" w14:textId="77777777" w:rsidR="001D2A45" w:rsidRPr="001D2A45" w:rsidRDefault="001D2A45">
            <w:pPr>
              <w:spacing w:line="240" w:lineRule="auto"/>
              <w:rPr>
                <w:ins w:id="3958" w:author="Alondra Vega Pacheco" w:date="2025-09-12T18:40:00Z" w16du:dateUtc="2025-09-12T23:40:00Z"/>
                <w:del w:id="3959" w:author="Sudarshan NEUPANE" w:date="2025-09-12T21:58:00Z" w16du:dateUtc="2025-09-13T01:58:00Z"/>
                <w:rFonts w:ascii="Aptos Narrow" w:hAnsi="Aptos Narrow"/>
                <w:color w:val="000000"/>
                <w:sz w:val="22"/>
                <w:szCs w:val="22"/>
                <w:rPrChange w:id="3960" w:author="Alondra Vega Pacheco" w:date="2025-09-12T18:40:00Z" w16du:dateUtc="2025-09-12T23:40:00Z">
                  <w:rPr>
                    <w:ins w:id="3961" w:author="Alondra Vega Pacheco" w:date="2025-09-12T18:40:00Z" w16du:dateUtc="2025-09-12T23:40:00Z"/>
                    <w:del w:id="3962" w:author="Sudarshan NEUPANE" w:date="2025-09-12T21:58:00Z" w16du:dateUtc="2025-09-13T01:58:00Z"/>
                  </w:rPr>
                </w:rPrChange>
              </w:rPr>
              <w:pPrChange w:id="3963" w:author="Alondra Vega Pacheco" w:date="2025-09-12T18:41:00Z" w16du:dateUtc="2025-09-12T23:41:00Z">
                <w:pPr/>
              </w:pPrChange>
            </w:pPr>
            <w:ins w:id="3964" w:author="Alondra Vega Pacheco" w:date="2025-09-12T18:40:00Z" w16du:dateUtc="2025-09-12T23:40:00Z">
              <w:del w:id="3965" w:author="Sudarshan NEUPANE" w:date="2025-09-12T21:58:00Z" w16du:dateUtc="2025-09-13T01:58:00Z">
                <w:r w:rsidRPr="001D2A45">
                  <w:rPr>
                    <w:rFonts w:ascii="Aptos Narrow" w:hAnsi="Aptos Narrow"/>
                    <w:color w:val="000000"/>
                    <w:sz w:val="22"/>
                    <w:szCs w:val="22"/>
                    <w:rPrChange w:id="3966" w:author="Alondra Vega Pacheco" w:date="2025-09-12T18:40:00Z" w16du:dateUtc="2025-09-12T23:40:00Z">
                      <w:rPr/>
                    </w:rPrChange>
                  </w:rPr>
                  <w:delText>2.1.6</w:delText>
                </w:r>
              </w:del>
            </w:ins>
          </w:p>
        </w:tc>
        <w:tc>
          <w:tcPr>
            <w:tcW w:w="9296" w:type="dxa"/>
            <w:noWrap/>
            <w:vAlign w:val="bottom"/>
            <w:hideMark/>
            <w:tcPrChange w:id="3967" w:author="Alondra Vega Pacheco" w:date="2025-09-12T18:41:00Z" w16du:dateUtc="2025-09-12T23:41:00Z">
              <w:tcPr>
                <w:tcW w:w="9296" w:type="dxa"/>
                <w:gridSpan w:val="2"/>
                <w:tcBorders>
                  <w:top w:val="nil"/>
                  <w:left w:val="nil"/>
                  <w:bottom w:val="nil"/>
                  <w:right w:val="nil"/>
                </w:tcBorders>
                <w:noWrap/>
                <w:vAlign w:val="bottom"/>
                <w:hideMark/>
              </w:tcPr>
            </w:tcPrChange>
          </w:tcPr>
          <w:p w14:paraId="58B1D585" w14:textId="77777777" w:rsidR="001D2A45" w:rsidRPr="001D2A45" w:rsidRDefault="001D2A45">
            <w:pPr>
              <w:spacing w:line="240" w:lineRule="auto"/>
              <w:rPr>
                <w:ins w:id="3968" w:author="Alondra Vega Pacheco" w:date="2025-09-12T18:40:00Z" w16du:dateUtc="2025-09-12T23:40:00Z"/>
                <w:del w:id="3969" w:author="Sudarshan NEUPANE" w:date="2025-09-12T21:58:00Z" w16du:dateUtc="2025-09-13T01:58:00Z"/>
                <w:rFonts w:ascii="Aptos Narrow" w:hAnsi="Aptos Narrow"/>
                <w:color w:val="000000"/>
                <w:sz w:val="22"/>
                <w:szCs w:val="22"/>
                <w:rPrChange w:id="3970" w:author="Alondra Vega Pacheco" w:date="2025-09-12T18:40:00Z" w16du:dateUtc="2025-09-12T23:40:00Z">
                  <w:rPr>
                    <w:ins w:id="3971" w:author="Alondra Vega Pacheco" w:date="2025-09-12T18:40:00Z" w16du:dateUtc="2025-09-12T23:40:00Z"/>
                    <w:del w:id="3972" w:author="Sudarshan NEUPANE" w:date="2025-09-12T21:58:00Z" w16du:dateUtc="2025-09-13T01:58:00Z"/>
                  </w:rPr>
                </w:rPrChange>
              </w:rPr>
              <w:pPrChange w:id="3973" w:author="Alondra Vega Pacheco" w:date="2025-09-12T18:41:00Z" w16du:dateUtc="2025-09-12T23:41:00Z">
                <w:pPr/>
              </w:pPrChange>
            </w:pPr>
            <w:ins w:id="3974" w:author="Alondra Vega Pacheco" w:date="2025-09-12T18:40:00Z" w16du:dateUtc="2025-09-12T23:40:00Z">
              <w:del w:id="3975" w:author="Sudarshan NEUPANE" w:date="2025-09-12T21:58:00Z" w16du:dateUtc="2025-09-13T01:58:00Z">
                <w:r w:rsidRPr="001D2A45">
                  <w:rPr>
                    <w:rFonts w:ascii="Aptos Narrow" w:hAnsi="Aptos Narrow"/>
                    <w:color w:val="000000"/>
                    <w:sz w:val="22"/>
                    <w:szCs w:val="22"/>
                    <w:rPrChange w:id="3976" w:author="Alondra Vega Pacheco" w:date="2025-09-12T18:40:00Z" w16du:dateUtc="2025-09-12T23:40:00Z">
                      <w:rPr/>
                    </w:rPrChange>
                  </w:rPr>
                  <w:delText>Create Strategy for Development, Testing, and Deployment</w:delText>
                </w:r>
              </w:del>
            </w:ins>
          </w:p>
        </w:tc>
      </w:tr>
      <w:tr w:rsidR="001D2A45" w:rsidRPr="001D2A45" w14:paraId="7F8042E4" w14:textId="77777777" w:rsidTr="001D2A45">
        <w:trPr>
          <w:trHeight w:val="300"/>
          <w:ins w:id="3977" w:author="Alondra Vega Pacheco" w:date="2025-09-12T18:40:00Z"/>
          <w:del w:id="3978" w:author="Sudarshan NEUPANE" w:date="2025-09-12T21:58:00Z"/>
          <w:trPrChange w:id="3979" w:author="Alondra Vega Pacheco" w:date="2025-09-12T18:41:00Z" w16du:dateUtc="2025-09-12T23:41:00Z">
            <w:trPr>
              <w:gridAfter w:val="0"/>
              <w:trHeight w:val="300"/>
            </w:trPr>
          </w:trPrChange>
        </w:trPr>
        <w:tc>
          <w:tcPr>
            <w:tcW w:w="1256" w:type="dxa"/>
            <w:noWrap/>
            <w:vAlign w:val="bottom"/>
            <w:hideMark/>
            <w:tcPrChange w:id="3980" w:author="Alondra Vega Pacheco" w:date="2025-09-12T18:41:00Z" w16du:dateUtc="2025-09-12T23:41:00Z">
              <w:tcPr>
                <w:tcW w:w="1256" w:type="dxa"/>
                <w:gridSpan w:val="2"/>
                <w:tcBorders>
                  <w:top w:val="nil"/>
                  <w:left w:val="nil"/>
                  <w:bottom w:val="nil"/>
                  <w:right w:val="nil"/>
                </w:tcBorders>
                <w:noWrap/>
                <w:vAlign w:val="bottom"/>
                <w:hideMark/>
              </w:tcPr>
            </w:tcPrChange>
          </w:tcPr>
          <w:p w14:paraId="2C30B958" w14:textId="77777777" w:rsidR="001D2A45" w:rsidRPr="001D2A45" w:rsidRDefault="001D2A45">
            <w:pPr>
              <w:spacing w:line="240" w:lineRule="auto"/>
              <w:rPr>
                <w:ins w:id="3981" w:author="Alondra Vega Pacheco" w:date="2025-09-12T18:40:00Z" w16du:dateUtc="2025-09-12T23:40:00Z"/>
                <w:del w:id="3982" w:author="Sudarshan NEUPANE" w:date="2025-09-12T21:58:00Z" w16du:dateUtc="2025-09-13T01:58:00Z"/>
                <w:rFonts w:ascii="Aptos Narrow" w:hAnsi="Aptos Narrow"/>
                <w:color w:val="000000"/>
                <w:sz w:val="22"/>
                <w:szCs w:val="22"/>
                <w:rPrChange w:id="3983" w:author="Alondra Vega Pacheco" w:date="2025-09-12T18:40:00Z" w16du:dateUtc="2025-09-12T23:40:00Z">
                  <w:rPr>
                    <w:ins w:id="3984" w:author="Alondra Vega Pacheco" w:date="2025-09-12T18:40:00Z" w16du:dateUtc="2025-09-12T23:40:00Z"/>
                    <w:del w:id="3985" w:author="Sudarshan NEUPANE" w:date="2025-09-12T21:58:00Z" w16du:dateUtc="2025-09-13T01:58:00Z"/>
                  </w:rPr>
                </w:rPrChange>
              </w:rPr>
              <w:pPrChange w:id="3986" w:author="Alondra Vega Pacheco" w:date="2025-09-12T18:41:00Z" w16du:dateUtc="2025-09-12T23:41:00Z">
                <w:pPr/>
              </w:pPrChange>
            </w:pPr>
            <w:ins w:id="3987" w:author="Alondra Vega Pacheco" w:date="2025-09-12T18:40:00Z" w16du:dateUtc="2025-09-12T23:40:00Z">
              <w:del w:id="3988" w:author="Sudarshan NEUPANE" w:date="2025-09-12T21:58:00Z" w16du:dateUtc="2025-09-13T01:58:00Z">
                <w:r w:rsidRPr="001D2A45">
                  <w:rPr>
                    <w:rFonts w:ascii="Aptos Narrow" w:hAnsi="Aptos Narrow"/>
                    <w:color w:val="000000"/>
                    <w:sz w:val="22"/>
                    <w:szCs w:val="22"/>
                    <w:rPrChange w:id="3989" w:author="Alondra Vega Pacheco" w:date="2025-09-12T18:40:00Z" w16du:dateUtc="2025-09-12T23:40:00Z">
                      <w:rPr/>
                    </w:rPrChange>
                  </w:rPr>
                  <w:delText>2.1.7</w:delText>
                </w:r>
              </w:del>
            </w:ins>
          </w:p>
        </w:tc>
        <w:tc>
          <w:tcPr>
            <w:tcW w:w="9296" w:type="dxa"/>
            <w:noWrap/>
            <w:vAlign w:val="bottom"/>
            <w:hideMark/>
            <w:tcPrChange w:id="3990" w:author="Alondra Vega Pacheco" w:date="2025-09-12T18:41:00Z" w16du:dateUtc="2025-09-12T23:41:00Z">
              <w:tcPr>
                <w:tcW w:w="9296" w:type="dxa"/>
                <w:gridSpan w:val="2"/>
                <w:tcBorders>
                  <w:top w:val="nil"/>
                  <w:left w:val="nil"/>
                  <w:bottom w:val="nil"/>
                  <w:right w:val="nil"/>
                </w:tcBorders>
                <w:noWrap/>
                <w:vAlign w:val="bottom"/>
                <w:hideMark/>
              </w:tcPr>
            </w:tcPrChange>
          </w:tcPr>
          <w:p w14:paraId="644328C7" w14:textId="77777777" w:rsidR="001D2A45" w:rsidRPr="001D2A45" w:rsidRDefault="001D2A45">
            <w:pPr>
              <w:spacing w:line="240" w:lineRule="auto"/>
              <w:rPr>
                <w:ins w:id="3991" w:author="Alondra Vega Pacheco" w:date="2025-09-12T18:40:00Z" w16du:dateUtc="2025-09-12T23:40:00Z"/>
                <w:del w:id="3992" w:author="Sudarshan NEUPANE" w:date="2025-09-12T21:58:00Z" w16du:dateUtc="2025-09-13T01:58:00Z"/>
                <w:rFonts w:ascii="Aptos Narrow" w:hAnsi="Aptos Narrow"/>
                <w:color w:val="000000"/>
                <w:sz w:val="22"/>
                <w:szCs w:val="22"/>
                <w:rPrChange w:id="3993" w:author="Alondra Vega Pacheco" w:date="2025-09-12T18:40:00Z" w16du:dateUtc="2025-09-12T23:40:00Z">
                  <w:rPr>
                    <w:ins w:id="3994" w:author="Alondra Vega Pacheco" w:date="2025-09-12T18:40:00Z" w16du:dateUtc="2025-09-12T23:40:00Z"/>
                    <w:del w:id="3995" w:author="Sudarshan NEUPANE" w:date="2025-09-12T21:58:00Z" w16du:dateUtc="2025-09-13T01:58:00Z"/>
                  </w:rPr>
                </w:rPrChange>
              </w:rPr>
              <w:pPrChange w:id="3996" w:author="Alondra Vega Pacheco" w:date="2025-09-12T18:41:00Z" w16du:dateUtc="2025-09-12T23:41:00Z">
                <w:pPr/>
              </w:pPrChange>
            </w:pPr>
            <w:ins w:id="3997" w:author="Alondra Vega Pacheco" w:date="2025-09-12T18:40:00Z" w16du:dateUtc="2025-09-12T23:40:00Z">
              <w:del w:id="3998" w:author="Sudarshan NEUPANE" w:date="2025-09-12T21:58:00Z" w16du:dateUtc="2025-09-13T01:58:00Z">
                <w:r w:rsidRPr="001D2A45">
                  <w:rPr>
                    <w:rFonts w:ascii="Aptos Narrow" w:hAnsi="Aptos Narrow"/>
                    <w:color w:val="000000"/>
                    <w:sz w:val="22"/>
                    <w:szCs w:val="22"/>
                    <w:rPrChange w:id="3999" w:author="Alondra Vega Pacheco" w:date="2025-09-12T18:40:00Z" w16du:dateUtc="2025-09-12T23:40:00Z">
                      <w:rPr/>
                    </w:rPrChange>
                  </w:rPr>
                  <w:delText>Create Database Schema &amp; Data Models</w:delText>
                </w:r>
              </w:del>
            </w:ins>
          </w:p>
        </w:tc>
      </w:tr>
      <w:tr w:rsidR="001D2A45" w:rsidRPr="001D2A45" w14:paraId="162B6828" w14:textId="77777777" w:rsidTr="001D2A45">
        <w:trPr>
          <w:trHeight w:val="300"/>
          <w:ins w:id="4000" w:author="Alondra Vega Pacheco" w:date="2025-09-12T18:40:00Z"/>
          <w:del w:id="4001" w:author="Sudarshan NEUPANE" w:date="2025-09-12T21:58:00Z"/>
          <w:trPrChange w:id="4002" w:author="Alondra Vega Pacheco" w:date="2025-09-12T18:41:00Z" w16du:dateUtc="2025-09-12T23:41:00Z">
            <w:trPr>
              <w:gridAfter w:val="0"/>
              <w:trHeight w:val="300"/>
            </w:trPr>
          </w:trPrChange>
        </w:trPr>
        <w:tc>
          <w:tcPr>
            <w:tcW w:w="1256" w:type="dxa"/>
            <w:noWrap/>
            <w:vAlign w:val="bottom"/>
            <w:hideMark/>
            <w:tcPrChange w:id="4003" w:author="Alondra Vega Pacheco" w:date="2025-09-12T18:41:00Z" w16du:dateUtc="2025-09-12T23:41:00Z">
              <w:tcPr>
                <w:tcW w:w="1256" w:type="dxa"/>
                <w:gridSpan w:val="2"/>
                <w:tcBorders>
                  <w:top w:val="nil"/>
                  <w:left w:val="nil"/>
                  <w:bottom w:val="nil"/>
                  <w:right w:val="nil"/>
                </w:tcBorders>
                <w:noWrap/>
                <w:vAlign w:val="bottom"/>
                <w:hideMark/>
              </w:tcPr>
            </w:tcPrChange>
          </w:tcPr>
          <w:p w14:paraId="7693148B" w14:textId="77777777" w:rsidR="001D2A45" w:rsidRPr="001D2A45" w:rsidRDefault="001D2A45">
            <w:pPr>
              <w:spacing w:line="240" w:lineRule="auto"/>
              <w:rPr>
                <w:ins w:id="4004" w:author="Alondra Vega Pacheco" w:date="2025-09-12T18:40:00Z" w16du:dateUtc="2025-09-12T23:40:00Z"/>
                <w:del w:id="4005" w:author="Sudarshan NEUPANE" w:date="2025-09-12T21:58:00Z" w16du:dateUtc="2025-09-13T01:58:00Z"/>
                <w:rFonts w:ascii="Aptos Narrow" w:hAnsi="Aptos Narrow"/>
                <w:color w:val="000000"/>
                <w:sz w:val="22"/>
                <w:szCs w:val="22"/>
                <w:rPrChange w:id="4006" w:author="Alondra Vega Pacheco" w:date="2025-09-12T18:40:00Z" w16du:dateUtc="2025-09-12T23:40:00Z">
                  <w:rPr>
                    <w:ins w:id="4007" w:author="Alondra Vega Pacheco" w:date="2025-09-12T18:40:00Z" w16du:dateUtc="2025-09-12T23:40:00Z"/>
                    <w:del w:id="4008" w:author="Sudarshan NEUPANE" w:date="2025-09-12T21:58:00Z" w16du:dateUtc="2025-09-13T01:58:00Z"/>
                  </w:rPr>
                </w:rPrChange>
              </w:rPr>
              <w:pPrChange w:id="4009" w:author="Alondra Vega Pacheco" w:date="2025-09-12T18:41:00Z" w16du:dateUtc="2025-09-12T23:41:00Z">
                <w:pPr/>
              </w:pPrChange>
            </w:pPr>
            <w:ins w:id="4010" w:author="Alondra Vega Pacheco" w:date="2025-09-12T18:40:00Z" w16du:dateUtc="2025-09-12T23:40:00Z">
              <w:del w:id="4011" w:author="Sudarshan NEUPANE" w:date="2025-09-12T21:58:00Z" w16du:dateUtc="2025-09-13T01:58:00Z">
                <w:r w:rsidRPr="001D2A45">
                  <w:rPr>
                    <w:rFonts w:ascii="Aptos Narrow" w:hAnsi="Aptos Narrow"/>
                    <w:color w:val="000000"/>
                    <w:sz w:val="22"/>
                    <w:szCs w:val="22"/>
                    <w:rPrChange w:id="4012" w:author="Alondra Vega Pacheco" w:date="2025-09-12T18:40:00Z" w16du:dateUtc="2025-09-12T23:40:00Z">
                      <w:rPr/>
                    </w:rPrChange>
                  </w:rPr>
                  <w:delText>2.1.8</w:delText>
                </w:r>
              </w:del>
            </w:ins>
          </w:p>
        </w:tc>
        <w:tc>
          <w:tcPr>
            <w:tcW w:w="9296" w:type="dxa"/>
            <w:noWrap/>
            <w:vAlign w:val="bottom"/>
            <w:hideMark/>
            <w:tcPrChange w:id="4013" w:author="Alondra Vega Pacheco" w:date="2025-09-12T18:41:00Z" w16du:dateUtc="2025-09-12T23:41:00Z">
              <w:tcPr>
                <w:tcW w:w="9296" w:type="dxa"/>
                <w:gridSpan w:val="2"/>
                <w:tcBorders>
                  <w:top w:val="nil"/>
                  <w:left w:val="nil"/>
                  <w:bottom w:val="nil"/>
                  <w:right w:val="nil"/>
                </w:tcBorders>
                <w:noWrap/>
                <w:vAlign w:val="bottom"/>
                <w:hideMark/>
              </w:tcPr>
            </w:tcPrChange>
          </w:tcPr>
          <w:p w14:paraId="0388121C" w14:textId="77777777" w:rsidR="001D2A45" w:rsidRPr="001D2A45" w:rsidRDefault="001D2A45">
            <w:pPr>
              <w:spacing w:line="240" w:lineRule="auto"/>
              <w:rPr>
                <w:ins w:id="4014" w:author="Alondra Vega Pacheco" w:date="2025-09-12T18:40:00Z" w16du:dateUtc="2025-09-12T23:40:00Z"/>
                <w:del w:id="4015" w:author="Sudarshan NEUPANE" w:date="2025-09-12T21:58:00Z" w16du:dateUtc="2025-09-13T01:58:00Z"/>
                <w:rFonts w:ascii="Aptos Narrow" w:hAnsi="Aptos Narrow"/>
                <w:color w:val="000000"/>
                <w:sz w:val="22"/>
                <w:szCs w:val="22"/>
                <w:rPrChange w:id="4016" w:author="Alondra Vega Pacheco" w:date="2025-09-12T18:40:00Z" w16du:dateUtc="2025-09-12T23:40:00Z">
                  <w:rPr>
                    <w:ins w:id="4017" w:author="Alondra Vega Pacheco" w:date="2025-09-12T18:40:00Z" w16du:dateUtc="2025-09-12T23:40:00Z"/>
                    <w:del w:id="4018" w:author="Sudarshan NEUPANE" w:date="2025-09-12T21:58:00Z" w16du:dateUtc="2025-09-13T01:58:00Z"/>
                  </w:rPr>
                </w:rPrChange>
              </w:rPr>
              <w:pPrChange w:id="4019" w:author="Alondra Vega Pacheco" w:date="2025-09-12T18:41:00Z" w16du:dateUtc="2025-09-12T23:41:00Z">
                <w:pPr/>
              </w:pPrChange>
            </w:pPr>
            <w:ins w:id="4020" w:author="Alondra Vega Pacheco" w:date="2025-09-12T18:40:00Z" w16du:dateUtc="2025-09-12T23:40:00Z">
              <w:del w:id="4021" w:author="Sudarshan NEUPANE" w:date="2025-09-12T21:58:00Z" w16du:dateUtc="2025-09-13T01:58:00Z">
                <w:r w:rsidRPr="001D2A45">
                  <w:rPr>
                    <w:rFonts w:ascii="Aptos Narrow" w:hAnsi="Aptos Narrow"/>
                    <w:color w:val="000000"/>
                    <w:sz w:val="22"/>
                    <w:szCs w:val="22"/>
                    <w:rPrChange w:id="4022" w:author="Alondra Vega Pacheco" w:date="2025-09-12T18:40:00Z" w16du:dateUtc="2025-09-12T23:40:00Z">
                      <w:rPr/>
                    </w:rPrChange>
                  </w:rPr>
                  <w:delText>Define Security and Privacy Design</w:delText>
                </w:r>
              </w:del>
            </w:ins>
          </w:p>
        </w:tc>
      </w:tr>
      <w:tr w:rsidR="001D2A45" w:rsidRPr="001D2A45" w14:paraId="3842C591" w14:textId="77777777" w:rsidTr="001D2A45">
        <w:trPr>
          <w:trHeight w:val="300"/>
          <w:ins w:id="4023" w:author="Alondra Vega Pacheco" w:date="2025-09-12T18:40:00Z"/>
          <w:del w:id="4024" w:author="Sudarshan NEUPANE" w:date="2025-09-12T21:58:00Z"/>
          <w:trPrChange w:id="4025" w:author="Alondra Vega Pacheco" w:date="2025-09-12T18:41:00Z" w16du:dateUtc="2025-09-12T23:41:00Z">
            <w:trPr>
              <w:gridAfter w:val="0"/>
              <w:trHeight w:val="300"/>
            </w:trPr>
          </w:trPrChange>
        </w:trPr>
        <w:tc>
          <w:tcPr>
            <w:tcW w:w="1256" w:type="dxa"/>
            <w:noWrap/>
            <w:vAlign w:val="bottom"/>
            <w:hideMark/>
            <w:tcPrChange w:id="4026" w:author="Alondra Vega Pacheco" w:date="2025-09-12T18:41:00Z" w16du:dateUtc="2025-09-12T23:41:00Z">
              <w:tcPr>
                <w:tcW w:w="1256" w:type="dxa"/>
                <w:gridSpan w:val="2"/>
                <w:tcBorders>
                  <w:top w:val="nil"/>
                  <w:left w:val="nil"/>
                  <w:bottom w:val="nil"/>
                  <w:right w:val="nil"/>
                </w:tcBorders>
                <w:noWrap/>
                <w:vAlign w:val="bottom"/>
                <w:hideMark/>
              </w:tcPr>
            </w:tcPrChange>
          </w:tcPr>
          <w:p w14:paraId="1A4791E9" w14:textId="77777777" w:rsidR="001D2A45" w:rsidRPr="001D2A45" w:rsidRDefault="001D2A45">
            <w:pPr>
              <w:spacing w:line="240" w:lineRule="auto"/>
              <w:rPr>
                <w:ins w:id="4027" w:author="Alondra Vega Pacheco" w:date="2025-09-12T18:40:00Z" w16du:dateUtc="2025-09-12T23:40:00Z"/>
                <w:del w:id="4028" w:author="Sudarshan NEUPANE" w:date="2025-09-12T21:58:00Z" w16du:dateUtc="2025-09-13T01:58:00Z"/>
                <w:rFonts w:ascii="Aptos Narrow" w:hAnsi="Aptos Narrow"/>
                <w:color w:val="000000"/>
                <w:sz w:val="22"/>
                <w:szCs w:val="22"/>
                <w:rPrChange w:id="4029" w:author="Alondra Vega Pacheco" w:date="2025-09-12T18:40:00Z" w16du:dateUtc="2025-09-12T23:40:00Z">
                  <w:rPr>
                    <w:ins w:id="4030" w:author="Alondra Vega Pacheco" w:date="2025-09-12T18:40:00Z" w16du:dateUtc="2025-09-12T23:40:00Z"/>
                    <w:del w:id="4031" w:author="Sudarshan NEUPANE" w:date="2025-09-12T21:58:00Z" w16du:dateUtc="2025-09-13T01:58:00Z"/>
                  </w:rPr>
                </w:rPrChange>
              </w:rPr>
              <w:pPrChange w:id="4032" w:author="Alondra Vega Pacheco" w:date="2025-09-12T18:41:00Z" w16du:dateUtc="2025-09-12T23:41:00Z">
                <w:pPr/>
              </w:pPrChange>
            </w:pPr>
            <w:ins w:id="4033" w:author="Alondra Vega Pacheco" w:date="2025-09-12T18:40:00Z" w16du:dateUtc="2025-09-12T23:40:00Z">
              <w:del w:id="4034" w:author="Sudarshan NEUPANE" w:date="2025-09-12T21:58:00Z" w16du:dateUtc="2025-09-13T01:58:00Z">
                <w:r w:rsidRPr="001D2A45">
                  <w:rPr>
                    <w:rFonts w:ascii="Aptos Narrow" w:hAnsi="Aptos Narrow"/>
                    <w:color w:val="000000"/>
                    <w:sz w:val="22"/>
                    <w:szCs w:val="22"/>
                    <w:rPrChange w:id="4035" w:author="Alondra Vega Pacheco" w:date="2025-09-12T18:40:00Z" w16du:dateUtc="2025-09-12T23:40:00Z">
                      <w:rPr/>
                    </w:rPrChange>
                  </w:rPr>
                  <w:delText>2.1.9</w:delText>
                </w:r>
              </w:del>
            </w:ins>
          </w:p>
        </w:tc>
        <w:tc>
          <w:tcPr>
            <w:tcW w:w="9296" w:type="dxa"/>
            <w:noWrap/>
            <w:vAlign w:val="bottom"/>
            <w:hideMark/>
            <w:tcPrChange w:id="4036" w:author="Alondra Vega Pacheco" w:date="2025-09-12T18:41:00Z" w16du:dateUtc="2025-09-12T23:41:00Z">
              <w:tcPr>
                <w:tcW w:w="9296" w:type="dxa"/>
                <w:gridSpan w:val="2"/>
                <w:tcBorders>
                  <w:top w:val="nil"/>
                  <w:left w:val="nil"/>
                  <w:bottom w:val="nil"/>
                  <w:right w:val="nil"/>
                </w:tcBorders>
                <w:noWrap/>
                <w:vAlign w:val="bottom"/>
                <w:hideMark/>
              </w:tcPr>
            </w:tcPrChange>
          </w:tcPr>
          <w:p w14:paraId="46B56725" w14:textId="77777777" w:rsidR="001D2A45" w:rsidRPr="001D2A45" w:rsidRDefault="001D2A45">
            <w:pPr>
              <w:spacing w:line="240" w:lineRule="auto"/>
              <w:rPr>
                <w:ins w:id="4037" w:author="Alondra Vega Pacheco" w:date="2025-09-12T18:40:00Z" w16du:dateUtc="2025-09-12T23:40:00Z"/>
                <w:del w:id="4038" w:author="Sudarshan NEUPANE" w:date="2025-09-12T21:58:00Z" w16du:dateUtc="2025-09-13T01:58:00Z"/>
                <w:rFonts w:ascii="Aptos Narrow" w:hAnsi="Aptos Narrow"/>
                <w:color w:val="000000"/>
                <w:sz w:val="22"/>
                <w:szCs w:val="22"/>
                <w:rPrChange w:id="4039" w:author="Alondra Vega Pacheco" w:date="2025-09-12T18:40:00Z" w16du:dateUtc="2025-09-12T23:40:00Z">
                  <w:rPr>
                    <w:ins w:id="4040" w:author="Alondra Vega Pacheco" w:date="2025-09-12T18:40:00Z" w16du:dateUtc="2025-09-12T23:40:00Z"/>
                    <w:del w:id="4041" w:author="Sudarshan NEUPANE" w:date="2025-09-12T21:58:00Z" w16du:dateUtc="2025-09-13T01:58:00Z"/>
                  </w:rPr>
                </w:rPrChange>
              </w:rPr>
              <w:pPrChange w:id="4042" w:author="Alondra Vega Pacheco" w:date="2025-09-12T18:41:00Z" w16du:dateUtc="2025-09-12T23:41:00Z">
                <w:pPr/>
              </w:pPrChange>
            </w:pPr>
            <w:ins w:id="4043" w:author="Alondra Vega Pacheco" w:date="2025-09-12T18:40:00Z" w16du:dateUtc="2025-09-12T23:40:00Z">
              <w:del w:id="4044" w:author="Sudarshan NEUPANE" w:date="2025-09-12T21:58:00Z" w16du:dateUtc="2025-09-13T01:58:00Z">
                <w:r w:rsidRPr="001D2A45">
                  <w:rPr>
                    <w:rFonts w:ascii="Aptos Narrow" w:hAnsi="Aptos Narrow"/>
                    <w:color w:val="000000"/>
                    <w:sz w:val="22"/>
                    <w:szCs w:val="22"/>
                    <w:rPrChange w:id="4045" w:author="Alondra Vega Pacheco" w:date="2025-09-12T18:40:00Z" w16du:dateUtc="2025-09-12T23:40:00Z">
                      <w:rPr/>
                    </w:rPrChange>
                  </w:rPr>
                  <w:delText>Design Failover and Scalability Architecture</w:delText>
                </w:r>
              </w:del>
            </w:ins>
          </w:p>
        </w:tc>
      </w:tr>
      <w:tr w:rsidR="001D2A45" w:rsidRPr="001D2A45" w14:paraId="55EAC003" w14:textId="77777777" w:rsidTr="001D2A45">
        <w:trPr>
          <w:trHeight w:val="300"/>
          <w:ins w:id="4046" w:author="Alondra Vega Pacheco" w:date="2025-09-12T18:40:00Z"/>
          <w:del w:id="4047" w:author="Sudarshan NEUPANE" w:date="2025-09-12T21:58:00Z"/>
          <w:trPrChange w:id="4048" w:author="Alondra Vega Pacheco" w:date="2025-09-12T18:41:00Z" w16du:dateUtc="2025-09-12T23:41:00Z">
            <w:trPr>
              <w:gridAfter w:val="0"/>
              <w:trHeight w:val="300"/>
            </w:trPr>
          </w:trPrChange>
        </w:trPr>
        <w:tc>
          <w:tcPr>
            <w:tcW w:w="1256" w:type="dxa"/>
            <w:noWrap/>
            <w:vAlign w:val="bottom"/>
            <w:hideMark/>
            <w:tcPrChange w:id="4049" w:author="Alondra Vega Pacheco" w:date="2025-09-12T18:41:00Z" w16du:dateUtc="2025-09-12T23:41:00Z">
              <w:tcPr>
                <w:tcW w:w="1256" w:type="dxa"/>
                <w:gridSpan w:val="2"/>
                <w:tcBorders>
                  <w:top w:val="nil"/>
                  <w:left w:val="nil"/>
                  <w:bottom w:val="nil"/>
                  <w:right w:val="nil"/>
                </w:tcBorders>
                <w:noWrap/>
                <w:vAlign w:val="bottom"/>
                <w:hideMark/>
              </w:tcPr>
            </w:tcPrChange>
          </w:tcPr>
          <w:p w14:paraId="74A21E52" w14:textId="77777777" w:rsidR="001D2A45" w:rsidRPr="001D2A45" w:rsidRDefault="001D2A45">
            <w:pPr>
              <w:spacing w:line="240" w:lineRule="auto"/>
              <w:rPr>
                <w:ins w:id="4050" w:author="Alondra Vega Pacheco" w:date="2025-09-12T18:40:00Z" w16du:dateUtc="2025-09-12T23:40:00Z"/>
                <w:del w:id="4051" w:author="Sudarshan NEUPANE" w:date="2025-09-12T21:58:00Z" w16du:dateUtc="2025-09-13T01:58:00Z"/>
                <w:rFonts w:ascii="Aptos Narrow" w:hAnsi="Aptos Narrow"/>
                <w:color w:val="000000"/>
                <w:sz w:val="22"/>
                <w:szCs w:val="22"/>
                <w:rPrChange w:id="4052" w:author="Alondra Vega Pacheco" w:date="2025-09-12T18:40:00Z" w16du:dateUtc="2025-09-12T23:40:00Z">
                  <w:rPr>
                    <w:ins w:id="4053" w:author="Alondra Vega Pacheco" w:date="2025-09-12T18:40:00Z" w16du:dateUtc="2025-09-12T23:40:00Z"/>
                    <w:del w:id="4054" w:author="Sudarshan NEUPANE" w:date="2025-09-12T21:58:00Z" w16du:dateUtc="2025-09-13T01:58:00Z"/>
                  </w:rPr>
                </w:rPrChange>
              </w:rPr>
              <w:pPrChange w:id="4055" w:author="Alondra Vega Pacheco" w:date="2025-09-12T18:41:00Z" w16du:dateUtc="2025-09-12T23:41:00Z">
                <w:pPr/>
              </w:pPrChange>
            </w:pPr>
            <w:ins w:id="4056" w:author="Alondra Vega Pacheco" w:date="2025-09-12T18:40:00Z" w16du:dateUtc="2025-09-12T23:40:00Z">
              <w:del w:id="4057" w:author="Sudarshan NEUPANE" w:date="2025-09-12T21:58:00Z" w16du:dateUtc="2025-09-13T01:58:00Z">
                <w:r w:rsidRPr="001D2A45">
                  <w:rPr>
                    <w:rFonts w:ascii="Aptos Narrow" w:hAnsi="Aptos Narrow"/>
                    <w:color w:val="000000"/>
                    <w:sz w:val="22"/>
                    <w:szCs w:val="22"/>
                    <w:rPrChange w:id="4058" w:author="Alondra Vega Pacheco" w:date="2025-09-12T18:40:00Z" w16du:dateUtc="2025-09-12T23:40:00Z">
                      <w:rPr/>
                    </w:rPrChange>
                  </w:rPr>
                  <w:delText>2.1.10</w:delText>
                </w:r>
              </w:del>
            </w:ins>
          </w:p>
        </w:tc>
        <w:tc>
          <w:tcPr>
            <w:tcW w:w="9296" w:type="dxa"/>
            <w:noWrap/>
            <w:vAlign w:val="bottom"/>
            <w:hideMark/>
            <w:tcPrChange w:id="4059" w:author="Alondra Vega Pacheco" w:date="2025-09-12T18:41:00Z" w16du:dateUtc="2025-09-12T23:41:00Z">
              <w:tcPr>
                <w:tcW w:w="9296" w:type="dxa"/>
                <w:gridSpan w:val="2"/>
                <w:tcBorders>
                  <w:top w:val="nil"/>
                  <w:left w:val="nil"/>
                  <w:bottom w:val="nil"/>
                  <w:right w:val="nil"/>
                </w:tcBorders>
                <w:noWrap/>
                <w:vAlign w:val="bottom"/>
                <w:hideMark/>
              </w:tcPr>
            </w:tcPrChange>
          </w:tcPr>
          <w:p w14:paraId="0A72170B" w14:textId="77777777" w:rsidR="001D2A45" w:rsidRPr="001D2A45" w:rsidRDefault="001D2A45">
            <w:pPr>
              <w:spacing w:line="240" w:lineRule="auto"/>
              <w:rPr>
                <w:ins w:id="4060" w:author="Alondra Vega Pacheco" w:date="2025-09-12T18:40:00Z" w16du:dateUtc="2025-09-12T23:40:00Z"/>
                <w:del w:id="4061" w:author="Sudarshan NEUPANE" w:date="2025-09-12T21:58:00Z" w16du:dateUtc="2025-09-13T01:58:00Z"/>
                <w:rFonts w:ascii="Aptos Narrow" w:hAnsi="Aptos Narrow"/>
                <w:color w:val="000000"/>
                <w:sz w:val="22"/>
                <w:szCs w:val="22"/>
                <w:rPrChange w:id="4062" w:author="Alondra Vega Pacheco" w:date="2025-09-12T18:40:00Z" w16du:dateUtc="2025-09-12T23:40:00Z">
                  <w:rPr>
                    <w:ins w:id="4063" w:author="Alondra Vega Pacheco" w:date="2025-09-12T18:40:00Z" w16du:dateUtc="2025-09-12T23:40:00Z"/>
                    <w:del w:id="4064" w:author="Sudarshan NEUPANE" w:date="2025-09-12T21:58:00Z" w16du:dateUtc="2025-09-13T01:58:00Z"/>
                  </w:rPr>
                </w:rPrChange>
              </w:rPr>
              <w:pPrChange w:id="4065" w:author="Alondra Vega Pacheco" w:date="2025-09-12T18:41:00Z" w16du:dateUtc="2025-09-12T23:41:00Z">
                <w:pPr/>
              </w:pPrChange>
            </w:pPr>
            <w:ins w:id="4066" w:author="Alondra Vega Pacheco" w:date="2025-09-12T18:40:00Z" w16du:dateUtc="2025-09-12T23:40:00Z">
              <w:del w:id="4067" w:author="Sudarshan NEUPANE" w:date="2025-09-12T21:58:00Z" w16du:dateUtc="2025-09-13T01:58:00Z">
                <w:r w:rsidRPr="001D2A45">
                  <w:rPr>
                    <w:rFonts w:ascii="Aptos Narrow" w:hAnsi="Aptos Narrow"/>
                    <w:color w:val="000000"/>
                    <w:sz w:val="22"/>
                    <w:szCs w:val="22"/>
                    <w:rPrChange w:id="4068" w:author="Alondra Vega Pacheco" w:date="2025-09-12T18:40:00Z" w16du:dateUtc="2025-09-12T23:40:00Z">
                      <w:rPr/>
                    </w:rPrChange>
                  </w:rPr>
                  <w:delText>Finalize and Receive Client Approval</w:delText>
                </w:r>
              </w:del>
            </w:ins>
          </w:p>
        </w:tc>
      </w:tr>
      <w:tr w:rsidR="001D2A45" w:rsidRPr="001D2A45" w14:paraId="48648930" w14:textId="77777777" w:rsidTr="001D2A45">
        <w:trPr>
          <w:trHeight w:val="380"/>
          <w:ins w:id="4069" w:author="Alondra Vega Pacheco" w:date="2025-09-12T18:40:00Z"/>
          <w:del w:id="4070" w:author="Sudarshan NEUPANE" w:date="2025-09-12T21:58:00Z"/>
          <w:trPrChange w:id="4071" w:author="Alondra Vega Pacheco" w:date="2025-09-12T18:41:00Z" w16du:dateUtc="2025-09-12T23:41:00Z">
            <w:trPr>
              <w:gridAfter w:val="0"/>
              <w:trHeight w:val="380"/>
            </w:trPr>
          </w:trPrChange>
        </w:trPr>
        <w:tc>
          <w:tcPr>
            <w:tcW w:w="1256" w:type="dxa"/>
            <w:shd w:val="clear" w:color="000000" w:fill="3C7D22"/>
            <w:noWrap/>
            <w:vAlign w:val="bottom"/>
            <w:hideMark/>
            <w:tcPrChange w:id="4072" w:author="Alondra Vega Pacheco" w:date="2025-09-12T18:41:00Z" w16du:dateUtc="2025-09-12T23:41:00Z">
              <w:tcPr>
                <w:tcW w:w="1256" w:type="dxa"/>
                <w:gridSpan w:val="2"/>
                <w:tcBorders>
                  <w:top w:val="nil"/>
                  <w:left w:val="nil"/>
                  <w:bottom w:val="nil"/>
                  <w:right w:val="nil"/>
                </w:tcBorders>
                <w:shd w:val="clear" w:color="000000" w:fill="3C7D22"/>
                <w:noWrap/>
                <w:vAlign w:val="bottom"/>
                <w:hideMark/>
              </w:tcPr>
            </w:tcPrChange>
          </w:tcPr>
          <w:p w14:paraId="29D503B7" w14:textId="77777777" w:rsidR="001D2A45" w:rsidRPr="001D2A45" w:rsidRDefault="001D2A45">
            <w:pPr>
              <w:spacing w:line="240" w:lineRule="auto"/>
              <w:rPr>
                <w:ins w:id="4073" w:author="Alondra Vega Pacheco" w:date="2025-09-12T18:40:00Z" w16du:dateUtc="2025-09-12T23:40:00Z"/>
                <w:del w:id="4074" w:author="Sudarshan NEUPANE" w:date="2025-09-12T21:58:00Z" w16du:dateUtc="2025-09-13T01:58:00Z"/>
                <w:rFonts w:ascii="Aptos Narrow" w:hAnsi="Aptos Narrow"/>
                <w:b/>
                <w:bCs/>
                <w:color w:val="FFFFFF"/>
                <w:sz w:val="28"/>
                <w:szCs w:val="28"/>
                <w:rPrChange w:id="4075" w:author="Alondra Vega Pacheco" w:date="2025-09-12T18:40:00Z" w16du:dateUtc="2025-09-12T23:40:00Z">
                  <w:rPr>
                    <w:ins w:id="4076" w:author="Alondra Vega Pacheco" w:date="2025-09-12T18:40:00Z" w16du:dateUtc="2025-09-12T23:40:00Z"/>
                    <w:del w:id="4077" w:author="Sudarshan NEUPANE" w:date="2025-09-12T21:58:00Z" w16du:dateUtc="2025-09-13T01:58:00Z"/>
                  </w:rPr>
                </w:rPrChange>
              </w:rPr>
              <w:pPrChange w:id="4078" w:author="Alondra Vega Pacheco" w:date="2025-09-12T18:41:00Z" w16du:dateUtc="2025-09-12T23:41:00Z">
                <w:pPr/>
              </w:pPrChange>
            </w:pPr>
            <w:ins w:id="4079" w:author="Alondra Vega Pacheco" w:date="2025-09-12T18:40:00Z" w16du:dateUtc="2025-09-12T23:40:00Z">
              <w:del w:id="4080" w:author="Sudarshan NEUPANE" w:date="2025-09-12T21:58:00Z" w16du:dateUtc="2025-09-13T01:58:00Z">
                <w:r w:rsidRPr="001D2A45">
                  <w:rPr>
                    <w:rFonts w:ascii="Aptos Narrow" w:hAnsi="Aptos Narrow"/>
                    <w:b/>
                    <w:bCs/>
                    <w:color w:val="FFFFFF"/>
                    <w:sz w:val="28"/>
                    <w:szCs w:val="28"/>
                    <w:rPrChange w:id="4081" w:author="Alondra Vega Pacheco" w:date="2025-09-12T18:40:00Z" w16du:dateUtc="2025-09-12T23:40:00Z">
                      <w:rPr/>
                    </w:rPrChange>
                  </w:rPr>
                  <w:delText>2.2</w:delText>
                </w:r>
              </w:del>
            </w:ins>
          </w:p>
        </w:tc>
        <w:tc>
          <w:tcPr>
            <w:tcW w:w="9296" w:type="dxa"/>
            <w:shd w:val="clear" w:color="000000" w:fill="3C7D22"/>
            <w:noWrap/>
            <w:vAlign w:val="bottom"/>
            <w:hideMark/>
            <w:tcPrChange w:id="4082" w:author="Alondra Vega Pacheco" w:date="2025-09-12T18:41:00Z" w16du:dateUtc="2025-09-12T23:41:00Z">
              <w:tcPr>
                <w:tcW w:w="9296" w:type="dxa"/>
                <w:gridSpan w:val="2"/>
                <w:tcBorders>
                  <w:top w:val="nil"/>
                  <w:left w:val="nil"/>
                  <w:bottom w:val="nil"/>
                  <w:right w:val="nil"/>
                </w:tcBorders>
                <w:shd w:val="clear" w:color="000000" w:fill="3C7D22"/>
                <w:noWrap/>
                <w:vAlign w:val="bottom"/>
                <w:hideMark/>
              </w:tcPr>
            </w:tcPrChange>
          </w:tcPr>
          <w:p w14:paraId="6BFC480A" w14:textId="77777777" w:rsidR="001D2A45" w:rsidRPr="001D2A45" w:rsidRDefault="001D2A45">
            <w:pPr>
              <w:spacing w:line="240" w:lineRule="auto"/>
              <w:rPr>
                <w:ins w:id="4083" w:author="Alondra Vega Pacheco" w:date="2025-09-12T18:40:00Z" w16du:dateUtc="2025-09-12T23:40:00Z"/>
                <w:del w:id="4084" w:author="Sudarshan NEUPANE" w:date="2025-09-12T21:58:00Z" w16du:dateUtc="2025-09-13T01:58:00Z"/>
                <w:rFonts w:ascii="Aptos Narrow" w:hAnsi="Aptos Narrow"/>
                <w:b/>
                <w:bCs/>
                <w:color w:val="FFFFFF"/>
                <w:sz w:val="28"/>
                <w:szCs w:val="28"/>
                <w:rPrChange w:id="4085" w:author="Alondra Vega Pacheco" w:date="2025-09-12T18:40:00Z" w16du:dateUtc="2025-09-12T23:40:00Z">
                  <w:rPr>
                    <w:ins w:id="4086" w:author="Alondra Vega Pacheco" w:date="2025-09-12T18:40:00Z" w16du:dateUtc="2025-09-12T23:40:00Z"/>
                    <w:del w:id="4087" w:author="Sudarshan NEUPANE" w:date="2025-09-12T21:58:00Z" w16du:dateUtc="2025-09-13T01:58:00Z"/>
                  </w:rPr>
                </w:rPrChange>
              </w:rPr>
              <w:pPrChange w:id="4088" w:author="Alondra Vega Pacheco" w:date="2025-09-12T18:41:00Z" w16du:dateUtc="2025-09-12T23:41:00Z">
                <w:pPr/>
              </w:pPrChange>
            </w:pPr>
            <w:ins w:id="4089" w:author="Alondra Vega Pacheco" w:date="2025-09-12T18:40:00Z" w16du:dateUtc="2025-09-12T23:40:00Z">
              <w:del w:id="4090" w:author="Sudarshan NEUPANE" w:date="2025-09-12T21:58:00Z" w16du:dateUtc="2025-09-13T01:58:00Z">
                <w:r w:rsidRPr="001D2A45">
                  <w:rPr>
                    <w:rFonts w:ascii="Aptos Narrow" w:hAnsi="Aptos Narrow"/>
                    <w:b/>
                    <w:bCs/>
                    <w:color w:val="FFFFFF"/>
                    <w:sz w:val="28"/>
                    <w:szCs w:val="28"/>
                    <w:rPrChange w:id="4091" w:author="Alondra Vega Pacheco" w:date="2025-09-12T18:40:00Z" w16du:dateUtc="2025-09-12T23:40:00Z">
                      <w:rPr/>
                    </w:rPrChange>
                  </w:rPr>
                  <w:delText>Software Test Plan</w:delText>
                </w:r>
              </w:del>
            </w:ins>
          </w:p>
        </w:tc>
      </w:tr>
      <w:tr w:rsidR="001D2A45" w:rsidRPr="001D2A45" w14:paraId="7BB98FD8" w14:textId="77777777" w:rsidTr="001D2A45">
        <w:trPr>
          <w:trHeight w:val="300"/>
          <w:ins w:id="4092" w:author="Alondra Vega Pacheco" w:date="2025-09-12T18:40:00Z"/>
          <w:del w:id="4093" w:author="Sudarshan NEUPANE" w:date="2025-09-12T21:58:00Z"/>
          <w:trPrChange w:id="4094" w:author="Alondra Vega Pacheco" w:date="2025-09-12T18:41:00Z" w16du:dateUtc="2025-09-12T23:41:00Z">
            <w:trPr>
              <w:gridAfter w:val="0"/>
              <w:trHeight w:val="300"/>
            </w:trPr>
          </w:trPrChange>
        </w:trPr>
        <w:tc>
          <w:tcPr>
            <w:tcW w:w="1256" w:type="dxa"/>
            <w:noWrap/>
            <w:vAlign w:val="bottom"/>
            <w:hideMark/>
            <w:tcPrChange w:id="4095" w:author="Alondra Vega Pacheco" w:date="2025-09-12T18:41:00Z" w16du:dateUtc="2025-09-12T23:41:00Z">
              <w:tcPr>
                <w:tcW w:w="1256" w:type="dxa"/>
                <w:gridSpan w:val="2"/>
                <w:tcBorders>
                  <w:top w:val="nil"/>
                  <w:left w:val="nil"/>
                  <w:bottom w:val="nil"/>
                  <w:right w:val="nil"/>
                </w:tcBorders>
                <w:noWrap/>
                <w:vAlign w:val="bottom"/>
                <w:hideMark/>
              </w:tcPr>
            </w:tcPrChange>
          </w:tcPr>
          <w:p w14:paraId="53EFE34F" w14:textId="77777777" w:rsidR="001D2A45" w:rsidRPr="001D2A45" w:rsidRDefault="001D2A45">
            <w:pPr>
              <w:spacing w:line="240" w:lineRule="auto"/>
              <w:rPr>
                <w:ins w:id="4096" w:author="Alondra Vega Pacheco" w:date="2025-09-12T18:40:00Z" w16du:dateUtc="2025-09-12T23:40:00Z"/>
                <w:del w:id="4097" w:author="Sudarshan NEUPANE" w:date="2025-09-12T21:58:00Z" w16du:dateUtc="2025-09-13T01:58:00Z"/>
                <w:rFonts w:ascii="Aptos Narrow" w:hAnsi="Aptos Narrow"/>
                <w:color w:val="000000"/>
                <w:sz w:val="22"/>
                <w:szCs w:val="22"/>
                <w:rPrChange w:id="4098" w:author="Alondra Vega Pacheco" w:date="2025-09-12T18:40:00Z" w16du:dateUtc="2025-09-12T23:40:00Z">
                  <w:rPr>
                    <w:ins w:id="4099" w:author="Alondra Vega Pacheco" w:date="2025-09-12T18:40:00Z" w16du:dateUtc="2025-09-12T23:40:00Z"/>
                    <w:del w:id="4100" w:author="Sudarshan NEUPANE" w:date="2025-09-12T21:58:00Z" w16du:dateUtc="2025-09-13T01:58:00Z"/>
                  </w:rPr>
                </w:rPrChange>
              </w:rPr>
              <w:pPrChange w:id="4101" w:author="Alondra Vega Pacheco" w:date="2025-09-12T18:41:00Z" w16du:dateUtc="2025-09-12T23:41:00Z">
                <w:pPr/>
              </w:pPrChange>
            </w:pPr>
            <w:ins w:id="4102" w:author="Alondra Vega Pacheco" w:date="2025-09-12T18:40:00Z" w16du:dateUtc="2025-09-12T23:40:00Z">
              <w:del w:id="4103" w:author="Sudarshan NEUPANE" w:date="2025-09-12T21:58:00Z" w16du:dateUtc="2025-09-13T01:58:00Z">
                <w:r w:rsidRPr="001D2A45">
                  <w:rPr>
                    <w:rFonts w:ascii="Aptos Narrow" w:hAnsi="Aptos Narrow"/>
                    <w:color w:val="000000"/>
                    <w:sz w:val="22"/>
                    <w:szCs w:val="22"/>
                    <w:rPrChange w:id="4104" w:author="Alondra Vega Pacheco" w:date="2025-09-12T18:40:00Z" w16du:dateUtc="2025-09-12T23:40:00Z">
                      <w:rPr/>
                    </w:rPrChange>
                  </w:rPr>
                  <w:delText>2.2.1</w:delText>
                </w:r>
              </w:del>
            </w:ins>
          </w:p>
        </w:tc>
        <w:tc>
          <w:tcPr>
            <w:tcW w:w="9296" w:type="dxa"/>
            <w:noWrap/>
            <w:vAlign w:val="bottom"/>
            <w:hideMark/>
            <w:tcPrChange w:id="4105" w:author="Alondra Vega Pacheco" w:date="2025-09-12T18:41:00Z" w16du:dateUtc="2025-09-12T23:41:00Z">
              <w:tcPr>
                <w:tcW w:w="9296" w:type="dxa"/>
                <w:gridSpan w:val="2"/>
                <w:tcBorders>
                  <w:top w:val="nil"/>
                  <w:left w:val="nil"/>
                  <w:bottom w:val="nil"/>
                  <w:right w:val="nil"/>
                </w:tcBorders>
                <w:noWrap/>
                <w:vAlign w:val="bottom"/>
                <w:hideMark/>
              </w:tcPr>
            </w:tcPrChange>
          </w:tcPr>
          <w:p w14:paraId="34F0249E" w14:textId="77777777" w:rsidR="001D2A45" w:rsidRPr="001D2A45" w:rsidRDefault="001D2A45">
            <w:pPr>
              <w:spacing w:line="240" w:lineRule="auto"/>
              <w:rPr>
                <w:ins w:id="4106" w:author="Alondra Vega Pacheco" w:date="2025-09-12T18:40:00Z" w16du:dateUtc="2025-09-12T23:40:00Z"/>
                <w:del w:id="4107" w:author="Sudarshan NEUPANE" w:date="2025-09-12T21:58:00Z" w16du:dateUtc="2025-09-13T01:58:00Z"/>
                <w:rFonts w:ascii="Aptos Narrow" w:hAnsi="Aptos Narrow"/>
                <w:color w:val="000000"/>
                <w:sz w:val="22"/>
                <w:szCs w:val="22"/>
                <w:rPrChange w:id="4108" w:author="Alondra Vega Pacheco" w:date="2025-09-12T18:40:00Z" w16du:dateUtc="2025-09-12T23:40:00Z">
                  <w:rPr>
                    <w:ins w:id="4109" w:author="Alondra Vega Pacheco" w:date="2025-09-12T18:40:00Z" w16du:dateUtc="2025-09-12T23:40:00Z"/>
                    <w:del w:id="4110" w:author="Sudarshan NEUPANE" w:date="2025-09-12T21:58:00Z" w16du:dateUtc="2025-09-13T01:58:00Z"/>
                  </w:rPr>
                </w:rPrChange>
              </w:rPr>
              <w:pPrChange w:id="4111" w:author="Alondra Vega Pacheco" w:date="2025-09-12T18:41:00Z" w16du:dateUtc="2025-09-12T23:41:00Z">
                <w:pPr/>
              </w:pPrChange>
            </w:pPr>
            <w:ins w:id="4112" w:author="Alondra Vega Pacheco" w:date="2025-09-12T18:40:00Z" w16du:dateUtc="2025-09-12T23:40:00Z">
              <w:del w:id="4113" w:author="Sudarshan NEUPANE" w:date="2025-09-12T21:58:00Z" w16du:dateUtc="2025-09-13T01:58:00Z">
                <w:r w:rsidRPr="001D2A45">
                  <w:rPr>
                    <w:rFonts w:ascii="Aptos Narrow" w:hAnsi="Aptos Narrow"/>
                    <w:color w:val="000000"/>
                    <w:sz w:val="22"/>
                    <w:szCs w:val="22"/>
                    <w:rPrChange w:id="4114" w:author="Alondra Vega Pacheco" w:date="2025-09-12T18:40:00Z" w16du:dateUtc="2025-09-12T23:40:00Z">
                      <w:rPr/>
                    </w:rPrChange>
                  </w:rPr>
                  <w:delText>Identify Features to be Tested</w:delText>
                </w:r>
              </w:del>
            </w:ins>
          </w:p>
        </w:tc>
      </w:tr>
      <w:tr w:rsidR="001D2A45" w:rsidRPr="001D2A45" w14:paraId="1C0C4CF9" w14:textId="77777777" w:rsidTr="001D2A45">
        <w:trPr>
          <w:trHeight w:val="300"/>
          <w:ins w:id="4115" w:author="Alondra Vega Pacheco" w:date="2025-09-12T18:40:00Z"/>
          <w:del w:id="4116" w:author="Sudarshan NEUPANE" w:date="2025-09-12T21:58:00Z"/>
          <w:trPrChange w:id="4117" w:author="Alondra Vega Pacheco" w:date="2025-09-12T18:41:00Z" w16du:dateUtc="2025-09-12T23:41:00Z">
            <w:trPr>
              <w:gridAfter w:val="0"/>
              <w:trHeight w:val="300"/>
            </w:trPr>
          </w:trPrChange>
        </w:trPr>
        <w:tc>
          <w:tcPr>
            <w:tcW w:w="1256" w:type="dxa"/>
            <w:noWrap/>
            <w:vAlign w:val="bottom"/>
            <w:hideMark/>
            <w:tcPrChange w:id="4118" w:author="Alondra Vega Pacheco" w:date="2025-09-12T18:41:00Z" w16du:dateUtc="2025-09-12T23:41:00Z">
              <w:tcPr>
                <w:tcW w:w="1256" w:type="dxa"/>
                <w:gridSpan w:val="2"/>
                <w:tcBorders>
                  <w:top w:val="nil"/>
                  <w:left w:val="nil"/>
                  <w:bottom w:val="nil"/>
                  <w:right w:val="nil"/>
                </w:tcBorders>
                <w:noWrap/>
                <w:vAlign w:val="bottom"/>
                <w:hideMark/>
              </w:tcPr>
            </w:tcPrChange>
          </w:tcPr>
          <w:p w14:paraId="18D0587E" w14:textId="77777777" w:rsidR="001D2A45" w:rsidRPr="001D2A45" w:rsidRDefault="001D2A45">
            <w:pPr>
              <w:spacing w:line="240" w:lineRule="auto"/>
              <w:rPr>
                <w:ins w:id="4119" w:author="Alondra Vega Pacheco" w:date="2025-09-12T18:40:00Z" w16du:dateUtc="2025-09-12T23:40:00Z"/>
                <w:del w:id="4120" w:author="Sudarshan NEUPANE" w:date="2025-09-12T21:58:00Z" w16du:dateUtc="2025-09-13T01:58:00Z"/>
                <w:rFonts w:ascii="Aptos Narrow" w:hAnsi="Aptos Narrow"/>
                <w:color w:val="000000"/>
                <w:sz w:val="22"/>
                <w:szCs w:val="22"/>
                <w:rPrChange w:id="4121" w:author="Alondra Vega Pacheco" w:date="2025-09-12T18:40:00Z" w16du:dateUtc="2025-09-12T23:40:00Z">
                  <w:rPr>
                    <w:ins w:id="4122" w:author="Alondra Vega Pacheco" w:date="2025-09-12T18:40:00Z" w16du:dateUtc="2025-09-12T23:40:00Z"/>
                    <w:del w:id="4123" w:author="Sudarshan NEUPANE" w:date="2025-09-12T21:58:00Z" w16du:dateUtc="2025-09-13T01:58:00Z"/>
                  </w:rPr>
                </w:rPrChange>
              </w:rPr>
              <w:pPrChange w:id="4124" w:author="Alondra Vega Pacheco" w:date="2025-09-12T18:41:00Z" w16du:dateUtc="2025-09-12T23:41:00Z">
                <w:pPr/>
              </w:pPrChange>
            </w:pPr>
            <w:ins w:id="4125" w:author="Alondra Vega Pacheco" w:date="2025-09-12T18:40:00Z" w16du:dateUtc="2025-09-12T23:40:00Z">
              <w:del w:id="4126" w:author="Sudarshan NEUPANE" w:date="2025-09-12T21:58:00Z" w16du:dateUtc="2025-09-13T01:58:00Z">
                <w:r w:rsidRPr="001D2A45">
                  <w:rPr>
                    <w:rFonts w:ascii="Aptos Narrow" w:hAnsi="Aptos Narrow"/>
                    <w:color w:val="000000"/>
                    <w:sz w:val="22"/>
                    <w:szCs w:val="22"/>
                    <w:rPrChange w:id="4127" w:author="Alondra Vega Pacheco" w:date="2025-09-12T18:40:00Z" w16du:dateUtc="2025-09-12T23:40:00Z">
                      <w:rPr/>
                    </w:rPrChange>
                  </w:rPr>
                  <w:delText>2.2.2</w:delText>
                </w:r>
              </w:del>
            </w:ins>
          </w:p>
        </w:tc>
        <w:tc>
          <w:tcPr>
            <w:tcW w:w="9296" w:type="dxa"/>
            <w:noWrap/>
            <w:vAlign w:val="bottom"/>
            <w:hideMark/>
            <w:tcPrChange w:id="4128" w:author="Alondra Vega Pacheco" w:date="2025-09-12T18:41:00Z" w16du:dateUtc="2025-09-12T23:41:00Z">
              <w:tcPr>
                <w:tcW w:w="9296" w:type="dxa"/>
                <w:gridSpan w:val="2"/>
                <w:tcBorders>
                  <w:top w:val="nil"/>
                  <w:left w:val="nil"/>
                  <w:bottom w:val="nil"/>
                  <w:right w:val="nil"/>
                </w:tcBorders>
                <w:noWrap/>
                <w:vAlign w:val="bottom"/>
                <w:hideMark/>
              </w:tcPr>
            </w:tcPrChange>
          </w:tcPr>
          <w:p w14:paraId="0BDF9964" w14:textId="77777777" w:rsidR="001D2A45" w:rsidRPr="001D2A45" w:rsidRDefault="001D2A45">
            <w:pPr>
              <w:spacing w:line="240" w:lineRule="auto"/>
              <w:rPr>
                <w:ins w:id="4129" w:author="Alondra Vega Pacheco" w:date="2025-09-12T18:40:00Z" w16du:dateUtc="2025-09-12T23:40:00Z"/>
                <w:del w:id="4130" w:author="Sudarshan NEUPANE" w:date="2025-09-12T21:58:00Z" w16du:dateUtc="2025-09-13T01:58:00Z"/>
                <w:rFonts w:ascii="Aptos Narrow" w:hAnsi="Aptos Narrow"/>
                <w:color w:val="000000"/>
                <w:sz w:val="22"/>
                <w:szCs w:val="22"/>
                <w:rPrChange w:id="4131" w:author="Alondra Vega Pacheco" w:date="2025-09-12T18:40:00Z" w16du:dateUtc="2025-09-12T23:40:00Z">
                  <w:rPr>
                    <w:ins w:id="4132" w:author="Alondra Vega Pacheco" w:date="2025-09-12T18:40:00Z" w16du:dateUtc="2025-09-12T23:40:00Z"/>
                    <w:del w:id="4133" w:author="Sudarshan NEUPANE" w:date="2025-09-12T21:58:00Z" w16du:dateUtc="2025-09-13T01:58:00Z"/>
                  </w:rPr>
                </w:rPrChange>
              </w:rPr>
              <w:pPrChange w:id="4134" w:author="Alondra Vega Pacheco" w:date="2025-09-12T18:41:00Z" w16du:dateUtc="2025-09-12T23:41:00Z">
                <w:pPr/>
              </w:pPrChange>
            </w:pPr>
            <w:ins w:id="4135" w:author="Alondra Vega Pacheco" w:date="2025-09-12T18:40:00Z" w16du:dateUtc="2025-09-12T23:40:00Z">
              <w:del w:id="4136" w:author="Sudarshan NEUPANE" w:date="2025-09-12T21:58:00Z" w16du:dateUtc="2025-09-13T01:58:00Z">
                <w:r w:rsidRPr="001D2A45">
                  <w:rPr>
                    <w:rFonts w:ascii="Aptos Narrow" w:hAnsi="Aptos Narrow"/>
                    <w:color w:val="000000"/>
                    <w:sz w:val="22"/>
                    <w:szCs w:val="22"/>
                    <w:rPrChange w:id="4137" w:author="Alondra Vega Pacheco" w:date="2025-09-12T18:40:00Z" w16du:dateUtc="2025-09-12T23:40:00Z">
                      <w:rPr/>
                    </w:rPrChange>
                  </w:rPr>
                  <w:delText>Create Test Strategy</w:delText>
                </w:r>
              </w:del>
            </w:ins>
          </w:p>
        </w:tc>
      </w:tr>
      <w:tr w:rsidR="001D2A45" w:rsidRPr="001D2A45" w14:paraId="3D73A9BA" w14:textId="77777777" w:rsidTr="001D2A45">
        <w:trPr>
          <w:trHeight w:val="300"/>
          <w:ins w:id="4138" w:author="Alondra Vega Pacheco" w:date="2025-09-12T18:40:00Z"/>
          <w:del w:id="4139" w:author="Sudarshan NEUPANE" w:date="2025-09-12T21:58:00Z"/>
          <w:trPrChange w:id="4140" w:author="Alondra Vega Pacheco" w:date="2025-09-12T18:41:00Z" w16du:dateUtc="2025-09-12T23:41:00Z">
            <w:trPr>
              <w:gridAfter w:val="0"/>
              <w:trHeight w:val="300"/>
            </w:trPr>
          </w:trPrChange>
        </w:trPr>
        <w:tc>
          <w:tcPr>
            <w:tcW w:w="1256" w:type="dxa"/>
            <w:noWrap/>
            <w:vAlign w:val="bottom"/>
            <w:hideMark/>
            <w:tcPrChange w:id="4141" w:author="Alondra Vega Pacheco" w:date="2025-09-12T18:41:00Z" w16du:dateUtc="2025-09-12T23:41:00Z">
              <w:tcPr>
                <w:tcW w:w="1256" w:type="dxa"/>
                <w:gridSpan w:val="2"/>
                <w:tcBorders>
                  <w:top w:val="nil"/>
                  <w:left w:val="nil"/>
                  <w:bottom w:val="nil"/>
                  <w:right w:val="nil"/>
                </w:tcBorders>
                <w:noWrap/>
                <w:vAlign w:val="bottom"/>
                <w:hideMark/>
              </w:tcPr>
            </w:tcPrChange>
          </w:tcPr>
          <w:p w14:paraId="1EF1B66A" w14:textId="77777777" w:rsidR="001D2A45" w:rsidRPr="001D2A45" w:rsidRDefault="001D2A45">
            <w:pPr>
              <w:spacing w:line="240" w:lineRule="auto"/>
              <w:rPr>
                <w:ins w:id="4142" w:author="Alondra Vega Pacheco" w:date="2025-09-12T18:40:00Z" w16du:dateUtc="2025-09-12T23:40:00Z"/>
                <w:del w:id="4143" w:author="Sudarshan NEUPANE" w:date="2025-09-12T21:58:00Z" w16du:dateUtc="2025-09-13T01:58:00Z"/>
                <w:rFonts w:ascii="Aptos Narrow" w:hAnsi="Aptos Narrow"/>
                <w:color w:val="000000"/>
                <w:sz w:val="22"/>
                <w:szCs w:val="22"/>
                <w:rPrChange w:id="4144" w:author="Alondra Vega Pacheco" w:date="2025-09-12T18:40:00Z" w16du:dateUtc="2025-09-12T23:40:00Z">
                  <w:rPr>
                    <w:ins w:id="4145" w:author="Alondra Vega Pacheco" w:date="2025-09-12T18:40:00Z" w16du:dateUtc="2025-09-12T23:40:00Z"/>
                    <w:del w:id="4146" w:author="Sudarshan NEUPANE" w:date="2025-09-12T21:58:00Z" w16du:dateUtc="2025-09-13T01:58:00Z"/>
                  </w:rPr>
                </w:rPrChange>
              </w:rPr>
              <w:pPrChange w:id="4147" w:author="Alondra Vega Pacheco" w:date="2025-09-12T18:41:00Z" w16du:dateUtc="2025-09-12T23:41:00Z">
                <w:pPr/>
              </w:pPrChange>
            </w:pPr>
            <w:ins w:id="4148" w:author="Alondra Vega Pacheco" w:date="2025-09-12T18:40:00Z" w16du:dateUtc="2025-09-12T23:40:00Z">
              <w:del w:id="4149" w:author="Sudarshan NEUPANE" w:date="2025-09-12T21:58:00Z" w16du:dateUtc="2025-09-13T01:58:00Z">
                <w:r w:rsidRPr="001D2A45">
                  <w:rPr>
                    <w:rFonts w:ascii="Aptos Narrow" w:hAnsi="Aptos Narrow"/>
                    <w:color w:val="000000"/>
                    <w:sz w:val="22"/>
                    <w:szCs w:val="22"/>
                    <w:rPrChange w:id="4150" w:author="Alondra Vega Pacheco" w:date="2025-09-12T18:40:00Z" w16du:dateUtc="2025-09-12T23:40:00Z">
                      <w:rPr/>
                    </w:rPrChange>
                  </w:rPr>
                  <w:delText>2.2.3</w:delText>
                </w:r>
              </w:del>
            </w:ins>
          </w:p>
        </w:tc>
        <w:tc>
          <w:tcPr>
            <w:tcW w:w="9296" w:type="dxa"/>
            <w:noWrap/>
            <w:vAlign w:val="bottom"/>
            <w:hideMark/>
            <w:tcPrChange w:id="4151" w:author="Alondra Vega Pacheco" w:date="2025-09-12T18:41:00Z" w16du:dateUtc="2025-09-12T23:41:00Z">
              <w:tcPr>
                <w:tcW w:w="9296" w:type="dxa"/>
                <w:gridSpan w:val="2"/>
                <w:tcBorders>
                  <w:top w:val="nil"/>
                  <w:left w:val="nil"/>
                  <w:bottom w:val="nil"/>
                  <w:right w:val="nil"/>
                </w:tcBorders>
                <w:noWrap/>
                <w:vAlign w:val="bottom"/>
                <w:hideMark/>
              </w:tcPr>
            </w:tcPrChange>
          </w:tcPr>
          <w:p w14:paraId="39EFBEB3" w14:textId="77777777" w:rsidR="001D2A45" w:rsidRPr="001D2A45" w:rsidRDefault="001D2A45">
            <w:pPr>
              <w:spacing w:line="240" w:lineRule="auto"/>
              <w:rPr>
                <w:ins w:id="4152" w:author="Alondra Vega Pacheco" w:date="2025-09-12T18:40:00Z" w16du:dateUtc="2025-09-12T23:40:00Z"/>
                <w:del w:id="4153" w:author="Sudarshan NEUPANE" w:date="2025-09-12T21:58:00Z" w16du:dateUtc="2025-09-13T01:58:00Z"/>
                <w:rFonts w:ascii="Aptos Narrow" w:hAnsi="Aptos Narrow"/>
                <w:color w:val="000000"/>
                <w:sz w:val="22"/>
                <w:szCs w:val="22"/>
                <w:rPrChange w:id="4154" w:author="Alondra Vega Pacheco" w:date="2025-09-12T18:40:00Z" w16du:dateUtc="2025-09-12T23:40:00Z">
                  <w:rPr>
                    <w:ins w:id="4155" w:author="Alondra Vega Pacheco" w:date="2025-09-12T18:40:00Z" w16du:dateUtc="2025-09-12T23:40:00Z"/>
                    <w:del w:id="4156" w:author="Sudarshan NEUPANE" w:date="2025-09-12T21:58:00Z" w16du:dateUtc="2025-09-13T01:58:00Z"/>
                  </w:rPr>
                </w:rPrChange>
              </w:rPr>
              <w:pPrChange w:id="4157" w:author="Alondra Vega Pacheco" w:date="2025-09-12T18:41:00Z" w16du:dateUtc="2025-09-12T23:41:00Z">
                <w:pPr/>
              </w:pPrChange>
            </w:pPr>
            <w:ins w:id="4158" w:author="Alondra Vega Pacheco" w:date="2025-09-12T18:40:00Z" w16du:dateUtc="2025-09-12T23:40:00Z">
              <w:del w:id="4159" w:author="Sudarshan NEUPANE" w:date="2025-09-12T21:58:00Z" w16du:dateUtc="2025-09-13T01:58:00Z">
                <w:r w:rsidRPr="001D2A45">
                  <w:rPr>
                    <w:rFonts w:ascii="Aptos Narrow" w:hAnsi="Aptos Narrow"/>
                    <w:color w:val="000000"/>
                    <w:sz w:val="22"/>
                    <w:szCs w:val="22"/>
                    <w:rPrChange w:id="4160" w:author="Alondra Vega Pacheco" w:date="2025-09-12T18:40:00Z" w16du:dateUtc="2025-09-12T23:40:00Z">
                      <w:rPr/>
                    </w:rPrChange>
                  </w:rPr>
                  <w:delText>Define Test Cases</w:delText>
                </w:r>
              </w:del>
            </w:ins>
          </w:p>
        </w:tc>
      </w:tr>
      <w:tr w:rsidR="001D2A45" w:rsidRPr="001D2A45" w14:paraId="2FC8F133" w14:textId="77777777" w:rsidTr="001D2A45">
        <w:trPr>
          <w:trHeight w:val="300"/>
          <w:ins w:id="4161" w:author="Alondra Vega Pacheco" w:date="2025-09-12T18:40:00Z"/>
          <w:del w:id="4162" w:author="Sudarshan NEUPANE" w:date="2025-09-12T21:58:00Z"/>
          <w:trPrChange w:id="4163" w:author="Alondra Vega Pacheco" w:date="2025-09-12T18:41:00Z" w16du:dateUtc="2025-09-12T23:41:00Z">
            <w:trPr>
              <w:gridAfter w:val="0"/>
              <w:trHeight w:val="300"/>
            </w:trPr>
          </w:trPrChange>
        </w:trPr>
        <w:tc>
          <w:tcPr>
            <w:tcW w:w="1256" w:type="dxa"/>
            <w:noWrap/>
            <w:vAlign w:val="bottom"/>
            <w:hideMark/>
            <w:tcPrChange w:id="4164" w:author="Alondra Vega Pacheco" w:date="2025-09-12T18:41:00Z" w16du:dateUtc="2025-09-12T23:41:00Z">
              <w:tcPr>
                <w:tcW w:w="1256" w:type="dxa"/>
                <w:gridSpan w:val="2"/>
                <w:tcBorders>
                  <w:top w:val="nil"/>
                  <w:left w:val="nil"/>
                  <w:bottom w:val="nil"/>
                  <w:right w:val="nil"/>
                </w:tcBorders>
                <w:noWrap/>
                <w:vAlign w:val="bottom"/>
                <w:hideMark/>
              </w:tcPr>
            </w:tcPrChange>
          </w:tcPr>
          <w:p w14:paraId="1943101A" w14:textId="77777777" w:rsidR="001D2A45" w:rsidRPr="001D2A45" w:rsidRDefault="001D2A45">
            <w:pPr>
              <w:spacing w:line="240" w:lineRule="auto"/>
              <w:rPr>
                <w:ins w:id="4165" w:author="Alondra Vega Pacheco" w:date="2025-09-12T18:40:00Z" w16du:dateUtc="2025-09-12T23:40:00Z"/>
                <w:del w:id="4166" w:author="Sudarshan NEUPANE" w:date="2025-09-12T21:58:00Z" w16du:dateUtc="2025-09-13T01:58:00Z"/>
                <w:rFonts w:ascii="Aptos Narrow" w:hAnsi="Aptos Narrow"/>
                <w:color w:val="000000"/>
                <w:sz w:val="22"/>
                <w:szCs w:val="22"/>
                <w:rPrChange w:id="4167" w:author="Alondra Vega Pacheco" w:date="2025-09-12T18:40:00Z" w16du:dateUtc="2025-09-12T23:40:00Z">
                  <w:rPr>
                    <w:ins w:id="4168" w:author="Alondra Vega Pacheco" w:date="2025-09-12T18:40:00Z" w16du:dateUtc="2025-09-12T23:40:00Z"/>
                    <w:del w:id="4169" w:author="Sudarshan NEUPANE" w:date="2025-09-12T21:58:00Z" w16du:dateUtc="2025-09-13T01:58:00Z"/>
                  </w:rPr>
                </w:rPrChange>
              </w:rPr>
              <w:pPrChange w:id="4170" w:author="Alondra Vega Pacheco" w:date="2025-09-12T18:41:00Z" w16du:dateUtc="2025-09-12T23:41:00Z">
                <w:pPr/>
              </w:pPrChange>
            </w:pPr>
            <w:ins w:id="4171" w:author="Alondra Vega Pacheco" w:date="2025-09-12T18:40:00Z" w16du:dateUtc="2025-09-12T23:40:00Z">
              <w:del w:id="4172" w:author="Sudarshan NEUPANE" w:date="2025-09-12T21:58:00Z" w16du:dateUtc="2025-09-13T01:58:00Z">
                <w:r w:rsidRPr="001D2A45">
                  <w:rPr>
                    <w:rFonts w:ascii="Aptos Narrow" w:hAnsi="Aptos Narrow"/>
                    <w:color w:val="000000"/>
                    <w:sz w:val="22"/>
                    <w:szCs w:val="22"/>
                    <w:rPrChange w:id="4173" w:author="Alondra Vega Pacheco" w:date="2025-09-12T18:40:00Z" w16du:dateUtc="2025-09-12T23:40:00Z">
                      <w:rPr/>
                    </w:rPrChange>
                  </w:rPr>
                  <w:delText>2.2.4</w:delText>
                </w:r>
              </w:del>
            </w:ins>
          </w:p>
        </w:tc>
        <w:tc>
          <w:tcPr>
            <w:tcW w:w="9296" w:type="dxa"/>
            <w:noWrap/>
            <w:vAlign w:val="bottom"/>
            <w:hideMark/>
            <w:tcPrChange w:id="4174" w:author="Alondra Vega Pacheco" w:date="2025-09-12T18:41:00Z" w16du:dateUtc="2025-09-12T23:41:00Z">
              <w:tcPr>
                <w:tcW w:w="9296" w:type="dxa"/>
                <w:gridSpan w:val="2"/>
                <w:tcBorders>
                  <w:top w:val="nil"/>
                  <w:left w:val="nil"/>
                  <w:bottom w:val="nil"/>
                  <w:right w:val="nil"/>
                </w:tcBorders>
                <w:noWrap/>
                <w:vAlign w:val="bottom"/>
                <w:hideMark/>
              </w:tcPr>
            </w:tcPrChange>
          </w:tcPr>
          <w:p w14:paraId="3CCD6C85" w14:textId="77777777" w:rsidR="001D2A45" w:rsidRPr="001D2A45" w:rsidRDefault="001D2A45">
            <w:pPr>
              <w:spacing w:line="240" w:lineRule="auto"/>
              <w:rPr>
                <w:ins w:id="4175" w:author="Alondra Vega Pacheco" w:date="2025-09-12T18:40:00Z" w16du:dateUtc="2025-09-12T23:40:00Z"/>
                <w:del w:id="4176" w:author="Sudarshan NEUPANE" w:date="2025-09-12T21:58:00Z" w16du:dateUtc="2025-09-13T01:58:00Z"/>
                <w:rFonts w:ascii="Aptos Narrow" w:hAnsi="Aptos Narrow"/>
                <w:color w:val="000000"/>
                <w:sz w:val="22"/>
                <w:szCs w:val="22"/>
                <w:rPrChange w:id="4177" w:author="Alondra Vega Pacheco" w:date="2025-09-12T18:40:00Z" w16du:dateUtc="2025-09-12T23:40:00Z">
                  <w:rPr>
                    <w:ins w:id="4178" w:author="Alondra Vega Pacheco" w:date="2025-09-12T18:40:00Z" w16du:dateUtc="2025-09-12T23:40:00Z"/>
                    <w:del w:id="4179" w:author="Sudarshan NEUPANE" w:date="2025-09-12T21:58:00Z" w16du:dateUtc="2025-09-13T01:58:00Z"/>
                  </w:rPr>
                </w:rPrChange>
              </w:rPr>
              <w:pPrChange w:id="4180" w:author="Alondra Vega Pacheco" w:date="2025-09-12T18:41:00Z" w16du:dateUtc="2025-09-12T23:41:00Z">
                <w:pPr/>
              </w:pPrChange>
            </w:pPr>
            <w:ins w:id="4181" w:author="Alondra Vega Pacheco" w:date="2025-09-12T18:40:00Z" w16du:dateUtc="2025-09-12T23:40:00Z">
              <w:del w:id="4182" w:author="Sudarshan NEUPANE" w:date="2025-09-12T21:58:00Z" w16du:dateUtc="2025-09-13T01:58:00Z">
                <w:r w:rsidRPr="001D2A45">
                  <w:rPr>
                    <w:rFonts w:ascii="Aptos Narrow" w:hAnsi="Aptos Narrow"/>
                    <w:color w:val="000000"/>
                    <w:sz w:val="22"/>
                    <w:szCs w:val="22"/>
                    <w:rPrChange w:id="4183" w:author="Alondra Vega Pacheco" w:date="2025-09-12T18:40:00Z" w16du:dateUtc="2025-09-12T23:40:00Z">
                      <w:rPr/>
                    </w:rPrChange>
                  </w:rPr>
                  <w:delText>Define Performance &amp; Load Testing Plan</w:delText>
                </w:r>
              </w:del>
            </w:ins>
          </w:p>
        </w:tc>
      </w:tr>
      <w:tr w:rsidR="001D2A45" w:rsidRPr="001D2A45" w14:paraId="5AE64D15" w14:textId="77777777" w:rsidTr="001D2A45">
        <w:trPr>
          <w:trHeight w:val="300"/>
          <w:ins w:id="4184" w:author="Alondra Vega Pacheco" w:date="2025-09-12T18:40:00Z"/>
          <w:del w:id="4185" w:author="Sudarshan NEUPANE" w:date="2025-09-12T21:58:00Z"/>
          <w:trPrChange w:id="4186" w:author="Alondra Vega Pacheco" w:date="2025-09-12T18:41:00Z" w16du:dateUtc="2025-09-12T23:41:00Z">
            <w:trPr>
              <w:gridAfter w:val="0"/>
              <w:trHeight w:val="300"/>
            </w:trPr>
          </w:trPrChange>
        </w:trPr>
        <w:tc>
          <w:tcPr>
            <w:tcW w:w="1256" w:type="dxa"/>
            <w:noWrap/>
            <w:vAlign w:val="bottom"/>
            <w:hideMark/>
            <w:tcPrChange w:id="4187" w:author="Alondra Vega Pacheco" w:date="2025-09-12T18:41:00Z" w16du:dateUtc="2025-09-12T23:41:00Z">
              <w:tcPr>
                <w:tcW w:w="1256" w:type="dxa"/>
                <w:gridSpan w:val="2"/>
                <w:tcBorders>
                  <w:top w:val="nil"/>
                  <w:left w:val="nil"/>
                  <w:bottom w:val="nil"/>
                  <w:right w:val="nil"/>
                </w:tcBorders>
                <w:noWrap/>
                <w:vAlign w:val="bottom"/>
                <w:hideMark/>
              </w:tcPr>
            </w:tcPrChange>
          </w:tcPr>
          <w:p w14:paraId="4ADA04EC" w14:textId="77777777" w:rsidR="001D2A45" w:rsidRPr="001D2A45" w:rsidRDefault="001D2A45">
            <w:pPr>
              <w:spacing w:line="240" w:lineRule="auto"/>
              <w:rPr>
                <w:ins w:id="4188" w:author="Alondra Vega Pacheco" w:date="2025-09-12T18:40:00Z" w16du:dateUtc="2025-09-12T23:40:00Z"/>
                <w:del w:id="4189" w:author="Sudarshan NEUPANE" w:date="2025-09-12T21:58:00Z" w16du:dateUtc="2025-09-13T01:58:00Z"/>
                <w:rFonts w:ascii="Aptos Narrow" w:hAnsi="Aptos Narrow"/>
                <w:color w:val="000000"/>
                <w:sz w:val="22"/>
                <w:szCs w:val="22"/>
                <w:rPrChange w:id="4190" w:author="Alondra Vega Pacheco" w:date="2025-09-12T18:40:00Z" w16du:dateUtc="2025-09-12T23:40:00Z">
                  <w:rPr>
                    <w:ins w:id="4191" w:author="Alondra Vega Pacheco" w:date="2025-09-12T18:40:00Z" w16du:dateUtc="2025-09-12T23:40:00Z"/>
                    <w:del w:id="4192" w:author="Sudarshan NEUPANE" w:date="2025-09-12T21:58:00Z" w16du:dateUtc="2025-09-13T01:58:00Z"/>
                  </w:rPr>
                </w:rPrChange>
              </w:rPr>
              <w:pPrChange w:id="4193" w:author="Alondra Vega Pacheco" w:date="2025-09-12T18:41:00Z" w16du:dateUtc="2025-09-12T23:41:00Z">
                <w:pPr/>
              </w:pPrChange>
            </w:pPr>
            <w:ins w:id="4194" w:author="Alondra Vega Pacheco" w:date="2025-09-12T18:40:00Z" w16du:dateUtc="2025-09-12T23:40:00Z">
              <w:del w:id="4195" w:author="Sudarshan NEUPANE" w:date="2025-09-12T21:58:00Z" w16du:dateUtc="2025-09-13T01:58:00Z">
                <w:r w:rsidRPr="001D2A45">
                  <w:rPr>
                    <w:rFonts w:ascii="Aptos Narrow" w:hAnsi="Aptos Narrow"/>
                    <w:color w:val="000000"/>
                    <w:sz w:val="22"/>
                    <w:szCs w:val="22"/>
                    <w:rPrChange w:id="4196" w:author="Alondra Vega Pacheco" w:date="2025-09-12T18:40:00Z" w16du:dateUtc="2025-09-12T23:40:00Z">
                      <w:rPr/>
                    </w:rPrChange>
                  </w:rPr>
                  <w:delText>2.2.5</w:delText>
                </w:r>
              </w:del>
            </w:ins>
          </w:p>
        </w:tc>
        <w:tc>
          <w:tcPr>
            <w:tcW w:w="9296" w:type="dxa"/>
            <w:noWrap/>
            <w:vAlign w:val="bottom"/>
            <w:hideMark/>
            <w:tcPrChange w:id="4197" w:author="Alondra Vega Pacheco" w:date="2025-09-12T18:41:00Z" w16du:dateUtc="2025-09-12T23:41:00Z">
              <w:tcPr>
                <w:tcW w:w="9296" w:type="dxa"/>
                <w:gridSpan w:val="2"/>
                <w:tcBorders>
                  <w:top w:val="nil"/>
                  <w:left w:val="nil"/>
                  <w:bottom w:val="nil"/>
                  <w:right w:val="nil"/>
                </w:tcBorders>
                <w:noWrap/>
                <w:vAlign w:val="bottom"/>
                <w:hideMark/>
              </w:tcPr>
            </w:tcPrChange>
          </w:tcPr>
          <w:p w14:paraId="28FBB1F2" w14:textId="77777777" w:rsidR="001D2A45" w:rsidRPr="001D2A45" w:rsidRDefault="001D2A45">
            <w:pPr>
              <w:spacing w:line="240" w:lineRule="auto"/>
              <w:rPr>
                <w:ins w:id="4198" w:author="Alondra Vega Pacheco" w:date="2025-09-12T18:40:00Z" w16du:dateUtc="2025-09-12T23:40:00Z"/>
                <w:del w:id="4199" w:author="Sudarshan NEUPANE" w:date="2025-09-12T21:58:00Z" w16du:dateUtc="2025-09-13T01:58:00Z"/>
                <w:rFonts w:ascii="Aptos Narrow" w:hAnsi="Aptos Narrow"/>
                <w:color w:val="000000"/>
                <w:sz w:val="22"/>
                <w:szCs w:val="22"/>
                <w:rPrChange w:id="4200" w:author="Alondra Vega Pacheco" w:date="2025-09-12T18:40:00Z" w16du:dateUtc="2025-09-12T23:40:00Z">
                  <w:rPr>
                    <w:ins w:id="4201" w:author="Alondra Vega Pacheco" w:date="2025-09-12T18:40:00Z" w16du:dateUtc="2025-09-12T23:40:00Z"/>
                    <w:del w:id="4202" w:author="Sudarshan NEUPANE" w:date="2025-09-12T21:58:00Z" w16du:dateUtc="2025-09-13T01:58:00Z"/>
                  </w:rPr>
                </w:rPrChange>
              </w:rPr>
              <w:pPrChange w:id="4203" w:author="Alondra Vega Pacheco" w:date="2025-09-12T18:41:00Z" w16du:dateUtc="2025-09-12T23:41:00Z">
                <w:pPr/>
              </w:pPrChange>
            </w:pPr>
            <w:ins w:id="4204" w:author="Alondra Vega Pacheco" w:date="2025-09-12T18:40:00Z" w16du:dateUtc="2025-09-12T23:40:00Z">
              <w:del w:id="4205" w:author="Sudarshan NEUPANE" w:date="2025-09-12T21:58:00Z" w16du:dateUtc="2025-09-13T01:58:00Z">
                <w:r w:rsidRPr="001D2A45">
                  <w:rPr>
                    <w:rFonts w:ascii="Aptos Narrow" w:hAnsi="Aptos Narrow"/>
                    <w:color w:val="000000"/>
                    <w:sz w:val="22"/>
                    <w:szCs w:val="22"/>
                    <w:rPrChange w:id="4206" w:author="Alondra Vega Pacheco" w:date="2025-09-12T18:40:00Z" w16du:dateUtc="2025-09-12T23:40:00Z">
                      <w:rPr/>
                    </w:rPrChange>
                  </w:rPr>
                  <w:delText>Define Security Testing Plan (HIPAA validation)</w:delText>
                </w:r>
              </w:del>
            </w:ins>
          </w:p>
        </w:tc>
      </w:tr>
      <w:tr w:rsidR="001D2A45" w:rsidRPr="001D2A45" w14:paraId="0F1B0914" w14:textId="77777777" w:rsidTr="001D2A45">
        <w:trPr>
          <w:trHeight w:val="300"/>
          <w:ins w:id="4207" w:author="Alondra Vega Pacheco" w:date="2025-09-12T18:40:00Z"/>
          <w:del w:id="4208" w:author="Sudarshan NEUPANE" w:date="2025-09-12T21:58:00Z"/>
          <w:trPrChange w:id="4209" w:author="Alondra Vega Pacheco" w:date="2025-09-12T18:41:00Z" w16du:dateUtc="2025-09-12T23:41:00Z">
            <w:trPr>
              <w:gridAfter w:val="0"/>
              <w:trHeight w:val="300"/>
            </w:trPr>
          </w:trPrChange>
        </w:trPr>
        <w:tc>
          <w:tcPr>
            <w:tcW w:w="1256" w:type="dxa"/>
            <w:noWrap/>
            <w:vAlign w:val="bottom"/>
            <w:hideMark/>
            <w:tcPrChange w:id="4210" w:author="Alondra Vega Pacheco" w:date="2025-09-12T18:41:00Z" w16du:dateUtc="2025-09-12T23:41:00Z">
              <w:tcPr>
                <w:tcW w:w="1256" w:type="dxa"/>
                <w:gridSpan w:val="2"/>
                <w:tcBorders>
                  <w:top w:val="nil"/>
                  <w:left w:val="nil"/>
                  <w:bottom w:val="nil"/>
                  <w:right w:val="nil"/>
                </w:tcBorders>
                <w:noWrap/>
                <w:vAlign w:val="bottom"/>
                <w:hideMark/>
              </w:tcPr>
            </w:tcPrChange>
          </w:tcPr>
          <w:p w14:paraId="5027F2FF" w14:textId="77777777" w:rsidR="001D2A45" w:rsidRPr="001D2A45" w:rsidRDefault="001D2A45">
            <w:pPr>
              <w:spacing w:line="240" w:lineRule="auto"/>
              <w:rPr>
                <w:ins w:id="4211" w:author="Alondra Vega Pacheco" w:date="2025-09-12T18:40:00Z" w16du:dateUtc="2025-09-12T23:40:00Z"/>
                <w:del w:id="4212" w:author="Sudarshan NEUPANE" w:date="2025-09-12T21:58:00Z" w16du:dateUtc="2025-09-13T01:58:00Z"/>
                <w:rFonts w:ascii="Aptos Narrow" w:hAnsi="Aptos Narrow"/>
                <w:color w:val="000000"/>
                <w:sz w:val="22"/>
                <w:szCs w:val="22"/>
                <w:rPrChange w:id="4213" w:author="Alondra Vega Pacheco" w:date="2025-09-12T18:40:00Z" w16du:dateUtc="2025-09-12T23:40:00Z">
                  <w:rPr>
                    <w:ins w:id="4214" w:author="Alondra Vega Pacheco" w:date="2025-09-12T18:40:00Z" w16du:dateUtc="2025-09-12T23:40:00Z"/>
                    <w:del w:id="4215" w:author="Sudarshan NEUPANE" w:date="2025-09-12T21:58:00Z" w16du:dateUtc="2025-09-13T01:58:00Z"/>
                  </w:rPr>
                </w:rPrChange>
              </w:rPr>
              <w:pPrChange w:id="4216" w:author="Alondra Vega Pacheco" w:date="2025-09-12T18:41:00Z" w16du:dateUtc="2025-09-12T23:41:00Z">
                <w:pPr/>
              </w:pPrChange>
            </w:pPr>
            <w:ins w:id="4217" w:author="Alondra Vega Pacheco" w:date="2025-09-12T18:40:00Z" w16du:dateUtc="2025-09-12T23:40:00Z">
              <w:del w:id="4218" w:author="Sudarshan NEUPANE" w:date="2025-09-12T21:58:00Z" w16du:dateUtc="2025-09-13T01:58:00Z">
                <w:r w:rsidRPr="001D2A45">
                  <w:rPr>
                    <w:rFonts w:ascii="Aptos Narrow" w:hAnsi="Aptos Narrow"/>
                    <w:color w:val="000000"/>
                    <w:sz w:val="22"/>
                    <w:szCs w:val="22"/>
                    <w:rPrChange w:id="4219" w:author="Alondra Vega Pacheco" w:date="2025-09-12T18:40:00Z" w16du:dateUtc="2025-09-12T23:40:00Z">
                      <w:rPr/>
                    </w:rPrChange>
                  </w:rPr>
                  <w:delText>2.2.6</w:delText>
                </w:r>
              </w:del>
            </w:ins>
          </w:p>
        </w:tc>
        <w:tc>
          <w:tcPr>
            <w:tcW w:w="9296" w:type="dxa"/>
            <w:noWrap/>
            <w:vAlign w:val="bottom"/>
            <w:hideMark/>
            <w:tcPrChange w:id="4220" w:author="Alondra Vega Pacheco" w:date="2025-09-12T18:41:00Z" w16du:dateUtc="2025-09-12T23:41:00Z">
              <w:tcPr>
                <w:tcW w:w="9296" w:type="dxa"/>
                <w:gridSpan w:val="2"/>
                <w:tcBorders>
                  <w:top w:val="nil"/>
                  <w:left w:val="nil"/>
                  <w:bottom w:val="nil"/>
                  <w:right w:val="nil"/>
                </w:tcBorders>
                <w:noWrap/>
                <w:vAlign w:val="bottom"/>
                <w:hideMark/>
              </w:tcPr>
            </w:tcPrChange>
          </w:tcPr>
          <w:p w14:paraId="27A20EB5" w14:textId="77777777" w:rsidR="001D2A45" w:rsidRPr="001D2A45" w:rsidRDefault="001D2A45">
            <w:pPr>
              <w:spacing w:line="240" w:lineRule="auto"/>
              <w:rPr>
                <w:ins w:id="4221" w:author="Alondra Vega Pacheco" w:date="2025-09-12T18:40:00Z" w16du:dateUtc="2025-09-12T23:40:00Z"/>
                <w:del w:id="4222" w:author="Sudarshan NEUPANE" w:date="2025-09-12T21:58:00Z" w16du:dateUtc="2025-09-13T01:58:00Z"/>
                <w:rFonts w:ascii="Aptos Narrow" w:hAnsi="Aptos Narrow"/>
                <w:color w:val="000000"/>
                <w:sz w:val="22"/>
                <w:szCs w:val="22"/>
                <w:rPrChange w:id="4223" w:author="Alondra Vega Pacheco" w:date="2025-09-12T18:40:00Z" w16du:dateUtc="2025-09-12T23:40:00Z">
                  <w:rPr>
                    <w:ins w:id="4224" w:author="Alondra Vega Pacheco" w:date="2025-09-12T18:40:00Z" w16du:dateUtc="2025-09-12T23:40:00Z"/>
                    <w:del w:id="4225" w:author="Sudarshan NEUPANE" w:date="2025-09-12T21:58:00Z" w16du:dateUtc="2025-09-13T01:58:00Z"/>
                  </w:rPr>
                </w:rPrChange>
              </w:rPr>
              <w:pPrChange w:id="4226" w:author="Alondra Vega Pacheco" w:date="2025-09-12T18:41:00Z" w16du:dateUtc="2025-09-12T23:41:00Z">
                <w:pPr/>
              </w:pPrChange>
            </w:pPr>
            <w:ins w:id="4227" w:author="Alondra Vega Pacheco" w:date="2025-09-12T18:40:00Z" w16du:dateUtc="2025-09-12T23:40:00Z">
              <w:del w:id="4228" w:author="Sudarshan NEUPANE" w:date="2025-09-12T21:58:00Z" w16du:dateUtc="2025-09-13T01:58:00Z">
                <w:r w:rsidRPr="001D2A45">
                  <w:rPr>
                    <w:rFonts w:ascii="Aptos Narrow" w:hAnsi="Aptos Narrow"/>
                    <w:color w:val="000000"/>
                    <w:sz w:val="22"/>
                    <w:szCs w:val="22"/>
                    <w:rPrChange w:id="4229" w:author="Alondra Vega Pacheco" w:date="2025-09-12T18:40:00Z" w16du:dateUtc="2025-09-12T23:40:00Z">
                      <w:rPr/>
                    </w:rPrChange>
                  </w:rPr>
                  <w:delText>Finalize and Receive Client Approval</w:delText>
                </w:r>
              </w:del>
            </w:ins>
          </w:p>
        </w:tc>
      </w:tr>
      <w:tr w:rsidR="001D2A45" w:rsidRPr="001D2A45" w14:paraId="213C07EE" w14:textId="77777777" w:rsidTr="001D2A45">
        <w:trPr>
          <w:trHeight w:val="440"/>
          <w:ins w:id="4230" w:author="Alondra Vega Pacheco" w:date="2025-09-12T18:40:00Z"/>
          <w:del w:id="4231" w:author="Sudarshan NEUPANE" w:date="2025-09-12T21:58:00Z"/>
          <w:trPrChange w:id="4232" w:author="Alondra Vega Pacheco" w:date="2025-09-12T18:41:00Z" w16du:dateUtc="2025-09-12T23:41:00Z">
            <w:trPr>
              <w:gridAfter w:val="0"/>
              <w:trHeight w:val="440"/>
            </w:trPr>
          </w:trPrChange>
        </w:trPr>
        <w:tc>
          <w:tcPr>
            <w:tcW w:w="1256" w:type="dxa"/>
            <w:shd w:val="clear" w:color="000000" w:fill="215C98"/>
            <w:noWrap/>
            <w:vAlign w:val="bottom"/>
            <w:hideMark/>
            <w:tcPrChange w:id="4233" w:author="Alondra Vega Pacheco" w:date="2025-09-12T18:41:00Z" w16du:dateUtc="2025-09-12T23:41:00Z">
              <w:tcPr>
                <w:tcW w:w="1256" w:type="dxa"/>
                <w:gridSpan w:val="2"/>
                <w:tcBorders>
                  <w:top w:val="nil"/>
                  <w:left w:val="nil"/>
                  <w:bottom w:val="nil"/>
                  <w:right w:val="nil"/>
                </w:tcBorders>
                <w:shd w:val="clear" w:color="000000" w:fill="215C98"/>
                <w:noWrap/>
                <w:vAlign w:val="bottom"/>
                <w:hideMark/>
              </w:tcPr>
            </w:tcPrChange>
          </w:tcPr>
          <w:p w14:paraId="1B37F725" w14:textId="77777777" w:rsidR="001D2A45" w:rsidRPr="001D2A45" w:rsidRDefault="001D2A45">
            <w:pPr>
              <w:spacing w:line="240" w:lineRule="auto"/>
              <w:rPr>
                <w:ins w:id="4234" w:author="Alondra Vega Pacheco" w:date="2025-09-12T18:40:00Z" w16du:dateUtc="2025-09-12T23:40:00Z"/>
                <w:del w:id="4235" w:author="Sudarshan NEUPANE" w:date="2025-09-12T21:58:00Z" w16du:dateUtc="2025-09-13T01:58:00Z"/>
                <w:rFonts w:ascii="Aptos Narrow" w:hAnsi="Aptos Narrow"/>
                <w:b/>
                <w:bCs/>
                <w:color w:val="FFFFFF"/>
                <w:sz w:val="32"/>
                <w:szCs w:val="32"/>
                <w:rPrChange w:id="4236" w:author="Alondra Vega Pacheco" w:date="2025-09-12T18:40:00Z" w16du:dateUtc="2025-09-12T23:40:00Z">
                  <w:rPr>
                    <w:ins w:id="4237" w:author="Alondra Vega Pacheco" w:date="2025-09-12T18:40:00Z" w16du:dateUtc="2025-09-12T23:40:00Z"/>
                    <w:del w:id="4238" w:author="Sudarshan NEUPANE" w:date="2025-09-12T21:58:00Z" w16du:dateUtc="2025-09-13T01:58:00Z"/>
                  </w:rPr>
                </w:rPrChange>
              </w:rPr>
              <w:pPrChange w:id="4239" w:author="Alondra Vega Pacheco" w:date="2025-09-12T18:41:00Z" w16du:dateUtc="2025-09-12T23:41:00Z">
                <w:pPr/>
              </w:pPrChange>
            </w:pPr>
            <w:ins w:id="4240" w:author="Alondra Vega Pacheco" w:date="2025-09-12T18:40:00Z" w16du:dateUtc="2025-09-12T23:40:00Z">
              <w:del w:id="4241" w:author="Sudarshan NEUPANE" w:date="2025-09-12T21:58:00Z" w16du:dateUtc="2025-09-13T01:58:00Z">
                <w:r w:rsidRPr="001D2A45">
                  <w:rPr>
                    <w:rFonts w:ascii="Aptos Narrow" w:hAnsi="Aptos Narrow"/>
                    <w:b/>
                    <w:bCs/>
                    <w:color w:val="FFFFFF"/>
                    <w:sz w:val="32"/>
                    <w:szCs w:val="32"/>
                    <w:rPrChange w:id="4242" w:author="Alondra Vega Pacheco" w:date="2025-09-12T18:40:00Z" w16du:dateUtc="2025-09-12T23:40:00Z">
                      <w:rPr/>
                    </w:rPrChange>
                  </w:rPr>
                  <w:delText>3</w:delText>
                </w:r>
              </w:del>
            </w:ins>
          </w:p>
        </w:tc>
        <w:tc>
          <w:tcPr>
            <w:tcW w:w="9296" w:type="dxa"/>
            <w:shd w:val="clear" w:color="000000" w:fill="215C98"/>
            <w:noWrap/>
            <w:vAlign w:val="bottom"/>
            <w:hideMark/>
            <w:tcPrChange w:id="4243" w:author="Alondra Vega Pacheco" w:date="2025-09-12T18:41:00Z" w16du:dateUtc="2025-09-12T23:41:00Z">
              <w:tcPr>
                <w:tcW w:w="9296" w:type="dxa"/>
                <w:gridSpan w:val="2"/>
                <w:tcBorders>
                  <w:top w:val="nil"/>
                  <w:left w:val="nil"/>
                  <w:bottom w:val="nil"/>
                  <w:right w:val="nil"/>
                </w:tcBorders>
                <w:shd w:val="clear" w:color="000000" w:fill="215C98"/>
                <w:noWrap/>
                <w:vAlign w:val="bottom"/>
                <w:hideMark/>
              </w:tcPr>
            </w:tcPrChange>
          </w:tcPr>
          <w:p w14:paraId="4D1106BB" w14:textId="77777777" w:rsidR="001D2A45" w:rsidRPr="001D2A45" w:rsidRDefault="001D2A45">
            <w:pPr>
              <w:spacing w:line="240" w:lineRule="auto"/>
              <w:rPr>
                <w:ins w:id="4244" w:author="Alondra Vega Pacheco" w:date="2025-09-12T18:40:00Z" w16du:dateUtc="2025-09-12T23:40:00Z"/>
                <w:del w:id="4245" w:author="Sudarshan NEUPANE" w:date="2025-09-12T21:58:00Z" w16du:dateUtc="2025-09-13T01:58:00Z"/>
                <w:rFonts w:ascii="Aptos Narrow" w:hAnsi="Aptos Narrow"/>
                <w:b/>
                <w:bCs/>
                <w:color w:val="FFFFFF"/>
                <w:sz w:val="32"/>
                <w:szCs w:val="32"/>
                <w:rPrChange w:id="4246" w:author="Alondra Vega Pacheco" w:date="2025-09-12T18:40:00Z" w16du:dateUtc="2025-09-12T23:40:00Z">
                  <w:rPr>
                    <w:ins w:id="4247" w:author="Alondra Vega Pacheco" w:date="2025-09-12T18:40:00Z" w16du:dateUtc="2025-09-12T23:40:00Z"/>
                    <w:del w:id="4248" w:author="Sudarshan NEUPANE" w:date="2025-09-12T21:58:00Z" w16du:dateUtc="2025-09-13T01:58:00Z"/>
                  </w:rPr>
                </w:rPrChange>
              </w:rPr>
              <w:pPrChange w:id="4249" w:author="Alondra Vega Pacheco" w:date="2025-09-12T18:41:00Z" w16du:dateUtc="2025-09-12T23:41:00Z">
                <w:pPr/>
              </w:pPrChange>
            </w:pPr>
            <w:ins w:id="4250" w:author="Alondra Vega Pacheco" w:date="2025-09-12T18:40:00Z" w16du:dateUtc="2025-09-12T23:40:00Z">
              <w:del w:id="4251" w:author="Sudarshan NEUPANE" w:date="2025-09-12T21:58:00Z" w16du:dateUtc="2025-09-13T01:58:00Z">
                <w:r w:rsidRPr="001D2A45">
                  <w:rPr>
                    <w:rFonts w:ascii="Aptos Narrow" w:hAnsi="Aptos Narrow"/>
                    <w:b/>
                    <w:bCs/>
                    <w:color w:val="FFFFFF"/>
                    <w:sz w:val="32"/>
                    <w:szCs w:val="32"/>
                    <w:rPrChange w:id="4252" w:author="Alondra Vega Pacheco" w:date="2025-09-12T18:40:00Z" w16du:dateUtc="2025-09-12T23:40:00Z">
                      <w:rPr/>
                    </w:rPrChange>
                  </w:rPr>
                  <w:delText>Application Development</w:delText>
                </w:r>
              </w:del>
            </w:ins>
          </w:p>
        </w:tc>
      </w:tr>
      <w:tr w:rsidR="001D2A45" w:rsidRPr="001D2A45" w14:paraId="080DC0A8" w14:textId="77777777" w:rsidTr="001D2A45">
        <w:trPr>
          <w:trHeight w:val="380"/>
          <w:ins w:id="4253" w:author="Alondra Vega Pacheco" w:date="2025-09-12T18:40:00Z"/>
          <w:del w:id="4254" w:author="Sudarshan NEUPANE" w:date="2025-09-12T21:58:00Z"/>
          <w:trPrChange w:id="4255" w:author="Alondra Vega Pacheco" w:date="2025-09-12T18:41:00Z" w16du:dateUtc="2025-09-12T23:41:00Z">
            <w:trPr>
              <w:gridAfter w:val="0"/>
              <w:trHeight w:val="380"/>
            </w:trPr>
          </w:trPrChange>
        </w:trPr>
        <w:tc>
          <w:tcPr>
            <w:tcW w:w="1256" w:type="dxa"/>
            <w:shd w:val="clear" w:color="000000" w:fill="3C7D22"/>
            <w:noWrap/>
            <w:vAlign w:val="bottom"/>
            <w:hideMark/>
            <w:tcPrChange w:id="4256" w:author="Alondra Vega Pacheco" w:date="2025-09-12T18:41:00Z" w16du:dateUtc="2025-09-12T23:41:00Z">
              <w:tcPr>
                <w:tcW w:w="1256" w:type="dxa"/>
                <w:gridSpan w:val="2"/>
                <w:tcBorders>
                  <w:top w:val="nil"/>
                  <w:left w:val="nil"/>
                  <w:bottom w:val="nil"/>
                  <w:right w:val="nil"/>
                </w:tcBorders>
                <w:shd w:val="clear" w:color="000000" w:fill="3C7D22"/>
                <w:noWrap/>
                <w:vAlign w:val="bottom"/>
                <w:hideMark/>
              </w:tcPr>
            </w:tcPrChange>
          </w:tcPr>
          <w:p w14:paraId="170900B1" w14:textId="77777777" w:rsidR="001D2A45" w:rsidRPr="001D2A45" w:rsidRDefault="001D2A45">
            <w:pPr>
              <w:spacing w:line="240" w:lineRule="auto"/>
              <w:rPr>
                <w:ins w:id="4257" w:author="Alondra Vega Pacheco" w:date="2025-09-12T18:40:00Z" w16du:dateUtc="2025-09-12T23:40:00Z"/>
                <w:del w:id="4258" w:author="Sudarshan NEUPANE" w:date="2025-09-12T21:58:00Z" w16du:dateUtc="2025-09-13T01:58:00Z"/>
                <w:rFonts w:ascii="Aptos Narrow" w:hAnsi="Aptos Narrow"/>
                <w:b/>
                <w:bCs/>
                <w:color w:val="FFFFFF"/>
                <w:sz w:val="28"/>
                <w:szCs w:val="28"/>
                <w:rPrChange w:id="4259" w:author="Alondra Vega Pacheco" w:date="2025-09-12T18:40:00Z" w16du:dateUtc="2025-09-12T23:40:00Z">
                  <w:rPr>
                    <w:ins w:id="4260" w:author="Alondra Vega Pacheco" w:date="2025-09-12T18:40:00Z" w16du:dateUtc="2025-09-12T23:40:00Z"/>
                    <w:del w:id="4261" w:author="Sudarshan NEUPANE" w:date="2025-09-12T21:58:00Z" w16du:dateUtc="2025-09-13T01:58:00Z"/>
                  </w:rPr>
                </w:rPrChange>
              </w:rPr>
              <w:pPrChange w:id="4262" w:author="Alondra Vega Pacheco" w:date="2025-09-12T18:41:00Z" w16du:dateUtc="2025-09-12T23:41:00Z">
                <w:pPr/>
              </w:pPrChange>
            </w:pPr>
            <w:ins w:id="4263" w:author="Alondra Vega Pacheco" w:date="2025-09-12T18:40:00Z" w16du:dateUtc="2025-09-12T23:40:00Z">
              <w:del w:id="4264" w:author="Sudarshan NEUPANE" w:date="2025-09-12T21:58:00Z" w16du:dateUtc="2025-09-13T01:58:00Z">
                <w:r w:rsidRPr="001D2A45">
                  <w:rPr>
                    <w:rFonts w:ascii="Aptos Narrow" w:hAnsi="Aptos Narrow"/>
                    <w:b/>
                    <w:bCs/>
                    <w:color w:val="FFFFFF"/>
                    <w:sz w:val="28"/>
                    <w:szCs w:val="28"/>
                    <w:rPrChange w:id="4265" w:author="Alondra Vega Pacheco" w:date="2025-09-12T18:40:00Z" w16du:dateUtc="2025-09-12T23:40:00Z">
                      <w:rPr/>
                    </w:rPrChange>
                  </w:rPr>
                  <w:delText>3.1</w:delText>
                </w:r>
              </w:del>
            </w:ins>
          </w:p>
        </w:tc>
        <w:tc>
          <w:tcPr>
            <w:tcW w:w="9296" w:type="dxa"/>
            <w:shd w:val="clear" w:color="000000" w:fill="3C7D22"/>
            <w:noWrap/>
            <w:vAlign w:val="bottom"/>
            <w:hideMark/>
            <w:tcPrChange w:id="4266" w:author="Alondra Vega Pacheco" w:date="2025-09-12T18:41:00Z" w16du:dateUtc="2025-09-12T23:41:00Z">
              <w:tcPr>
                <w:tcW w:w="9296" w:type="dxa"/>
                <w:gridSpan w:val="2"/>
                <w:tcBorders>
                  <w:top w:val="nil"/>
                  <w:left w:val="nil"/>
                  <w:bottom w:val="nil"/>
                  <w:right w:val="nil"/>
                </w:tcBorders>
                <w:shd w:val="clear" w:color="000000" w:fill="3C7D22"/>
                <w:noWrap/>
                <w:vAlign w:val="bottom"/>
                <w:hideMark/>
              </w:tcPr>
            </w:tcPrChange>
          </w:tcPr>
          <w:p w14:paraId="4F6C47DD" w14:textId="77777777" w:rsidR="001D2A45" w:rsidRPr="001D2A45" w:rsidRDefault="001D2A45">
            <w:pPr>
              <w:spacing w:line="240" w:lineRule="auto"/>
              <w:rPr>
                <w:ins w:id="4267" w:author="Alondra Vega Pacheco" w:date="2025-09-12T18:40:00Z" w16du:dateUtc="2025-09-12T23:40:00Z"/>
                <w:del w:id="4268" w:author="Sudarshan NEUPANE" w:date="2025-09-12T21:58:00Z" w16du:dateUtc="2025-09-13T01:58:00Z"/>
                <w:rFonts w:ascii="Aptos Narrow" w:hAnsi="Aptos Narrow"/>
                <w:b/>
                <w:bCs/>
                <w:color w:val="FFFFFF"/>
                <w:sz w:val="28"/>
                <w:szCs w:val="28"/>
                <w:rPrChange w:id="4269" w:author="Alondra Vega Pacheco" w:date="2025-09-12T18:40:00Z" w16du:dateUtc="2025-09-12T23:40:00Z">
                  <w:rPr>
                    <w:ins w:id="4270" w:author="Alondra Vega Pacheco" w:date="2025-09-12T18:40:00Z" w16du:dateUtc="2025-09-12T23:40:00Z"/>
                    <w:del w:id="4271" w:author="Sudarshan NEUPANE" w:date="2025-09-12T21:58:00Z" w16du:dateUtc="2025-09-13T01:58:00Z"/>
                  </w:rPr>
                </w:rPrChange>
              </w:rPr>
              <w:pPrChange w:id="4272" w:author="Alondra Vega Pacheco" w:date="2025-09-12T18:41:00Z" w16du:dateUtc="2025-09-12T23:41:00Z">
                <w:pPr/>
              </w:pPrChange>
            </w:pPr>
            <w:ins w:id="4273" w:author="Alondra Vega Pacheco" w:date="2025-09-12T18:40:00Z" w16du:dateUtc="2025-09-12T23:40:00Z">
              <w:del w:id="4274" w:author="Sudarshan NEUPANE" w:date="2025-09-12T21:58:00Z" w16du:dateUtc="2025-09-13T01:58:00Z">
                <w:r w:rsidRPr="001D2A45">
                  <w:rPr>
                    <w:rFonts w:ascii="Aptos Narrow" w:hAnsi="Aptos Narrow"/>
                    <w:b/>
                    <w:bCs/>
                    <w:color w:val="FFFFFF"/>
                    <w:sz w:val="28"/>
                    <w:szCs w:val="28"/>
                    <w:rPrChange w:id="4275" w:author="Alondra Vega Pacheco" w:date="2025-09-12T18:40:00Z" w16du:dateUtc="2025-09-12T23:40:00Z">
                      <w:rPr/>
                    </w:rPrChange>
                  </w:rPr>
                  <w:delText>Deployment and Operations Guide</w:delText>
                </w:r>
              </w:del>
            </w:ins>
          </w:p>
        </w:tc>
      </w:tr>
      <w:tr w:rsidR="001D2A45" w:rsidRPr="001D2A45" w14:paraId="256CB489" w14:textId="77777777" w:rsidTr="001D2A45">
        <w:trPr>
          <w:trHeight w:val="300"/>
          <w:ins w:id="4276" w:author="Alondra Vega Pacheco" w:date="2025-09-12T18:40:00Z"/>
          <w:del w:id="4277" w:author="Sudarshan NEUPANE" w:date="2025-09-12T21:58:00Z"/>
          <w:trPrChange w:id="4278" w:author="Alondra Vega Pacheco" w:date="2025-09-12T18:41:00Z" w16du:dateUtc="2025-09-12T23:41:00Z">
            <w:trPr>
              <w:gridAfter w:val="0"/>
              <w:trHeight w:val="300"/>
            </w:trPr>
          </w:trPrChange>
        </w:trPr>
        <w:tc>
          <w:tcPr>
            <w:tcW w:w="1256" w:type="dxa"/>
            <w:noWrap/>
            <w:vAlign w:val="bottom"/>
            <w:hideMark/>
            <w:tcPrChange w:id="4279" w:author="Alondra Vega Pacheco" w:date="2025-09-12T18:41:00Z" w16du:dateUtc="2025-09-12T23:41:00Z">
              <w:tcPr>
                <w:tcW w:w="1256" w:type="dxa"/>
                <w:gridSpan w:val="2"/>
                <w:tcBorders>
                  <w:top w:val="nil"/>
                  <w:left w:val="nil"/>
                  <w:bottom w:val="nil"/>
                  <w:right w:val="nil"/>
                </w:tcBorders>
                <w:noWrap/>
                <w:vAlign w:val="bottom"/>
                <w:hideMark/>
              </w:tcPr>
            </w:tcPrChange>
          </w:tcPr>
          <w:p w14:paraId="12A49891" w14:textId="77777777" w:rsidR="001D2A45" w:rsidRPr="001D2A45" w:rsidRDefault="001D2A45">
            <w:pPr>
              <w:spacing w:line="240" w:lineRule="auto"/>
              <w:rPr>
                <w:ins w:id="4280" w:author="Alondra Vega Pacheco" w:date="2025-09-12T18:40:00Z" w16du:dateUtc="2025-09-12T23:40:00Z"/>
                <w:del w:id="4281" w:author="Sudarshan NEUPANE" w:date="2025-09-12T21:58:00Z" w16du:dateUtc="2025-09-13T01:58:00Z"/>
                <w:rFonts w:ascii="Aptos Narrow" w:hAnsi="Aptos Narrow"/>
                <w:color w:val="000000"/>
                <w:sz w:val="22"/>
                <w:szCs w:val="22"/>
                <w:rPrChange w:id="4282" w:author="Alondra Vega Pacheco" w:date="2025-09-12T18:40:00Z" w16du:dateUtc="2025-09-12T23:40:00Z">
                  <w:rPr>
                    <w:ins w:id="4283" w:author="Alondra Vega Pacheco" w:date="2025-09-12T18:40:00Z" w16du:dateUtc="2025-09-12T23:40:00Z"/>
                    <w:del w:id="4284" w:author="Sudarshan NEUPANE" w:date="2025-09-12T21:58:00Z" w16du:dateUtc="2025-09-13T01:58:00Z"/>
                  </w:rPr>
                </w:rPrChange>
              </w:rPr>
              <w:pPrChange w:id="4285" w:author="Alondra Vega Pacheco" w:date="2025-09-12T18:41:00Z" w16du:dateUtc="2025-09-12T23:41:00Z">
                <w:pPr/>
              </w:pPrChange>
            </w:pPr>
            <w:ins w:id="4286" w:author="Alondra Vega Pacheco" w:date="2025-09-12T18:40:00Z" w16du:dateUtc="2025-09-12T23:40:00Z">
              <w:del w:id="4287" w:author="Sudarshan NEUPANE" w:date="2025-09-12T21:58:00Z" w16du:dateUtc="2025-09-13T01:58:00Z">
                <w:r w:rsidRPr="001D2A45">
                  <w:rPr>
                    <w:rFonts w:ascii="Aptos Narrow" w:hAnsi="Aptos Narrow"/>
                    <w:color w:val="000000"/>
                    <w:sz w:val="22"/>
                    <w:szCs w:val="22"/>
                    <w:rPrChange w:id="4288" w:author="Alondra Vega Pacheco" w:date="2025-09-12T18:40:00Z" w16du:dateUtc="2025-09-12T23:40:00Z">
                      <w:rPr/>
                    </w:rPrChange>
                  </w:rPr>
                  <w:delText>3.1.1</w:delText>
                </w:r>
              </w:del>
            </w:ins>
          </w:p>
        </w:tc>
        <w:tc>
          <w:tcPr>
            <w:tcW w:w="9296" w:type="dxa"/>
            <w:noWrap/>
            <w:vAlign w:val="bottom"/>
            <w:hideMark/>
            <w:tcPrChange w:id="4289" w:author="Alondra Vega Pacheco" w:date="2025-09-12T18:41:00Z" w16du:dateUtc="2025-09-12T23:41:00Z">
              <w:tcPr>
                <w:tcW w:w="9296" w:type="dxa"/>
                <w:gridSpan w:val="2"/>
                <w:tcBorders>
                  <w:top w:val="nil"/>
                  <w:left w:val="nil"/>
                  <w:bottom w:val="nil"/>
                  <w:right w:val="nil"/>
                </w:tcBorders>
                <w:noWrap/>
                <w:vAlign w:val="bottom"/>
                <w:hideMark/>
              </w:tcPr>
            </w:tcPrChange>
          </w:tcPr>
          <w:p w14:paraId="4F7DBA9B" w14:textId="77777777" w:rsidR="001D2A45" w:rsidRPr="001D2A45" w:rsidRDefault="001D2A45">
            <w:pPr>
              <w:spacing w:line="240" w:lineRule="auto"/>
              <w:rPr>
                <w:ins w:id="4290" w:author="Alondra Vega Pacheco" w:date="2025-09-12T18:40:00Z" w16du:dateUtc="2025-09-12T23:40:00Z"/>
                <w:del w:id="4291" w:author="Sudarshan NEUPANE" w:date="2025-09-12T21:58:00Z" w16du:dateUtc="2025-09-13T01:58:00Z"/>
                <w:rFonts w:ascii="Aptos Narrow" w:hAnsi="Aptos Narrow"/>
                <w:color w:val="000000"/>
                <w:sz w:val="22"/>
                <w:szCs w:val="22"/>
                <w:rPrChange w:id="4292" w:author="Alondra Vega Pacheco" w:date="2025-09-12T18:40:00Z" w16du:dateUtc="2025-09-12T23:40:00Z">
                  <w:rPr>
                    <w:ins w:id="4293" w:author="Alondra Vega Pacheco" w:date="2025-09-12T18:40:00Z" w16du:dateUtc="2025-09-12T23:40:00Z"/>
                    <w:del w:id="4294" w:author="Sudarshan NEUPANE" w:date="2025-09-12T21:58:00Z" w16du:dateUtc="2025-09-13T01:58:00Z"/>
                  </w:rPr>
                </w:rPrChange>
              </w:rPr>
              <w:pPrChange w:id="4295" w:author="Alondra Vega Pacheco" w:date="2025-09-12T18:41:00Z" w16du:dateUtc="2025-09-12T23:41:00Z">
                <w:pPr/>
              </w:pPrChange>
            </w:pPr>
            <w:ins w:id="4296" w:author="Alondra Vega Pacheco" w:date="2025-09-12T18:40:00Z" w16du:dateUtc="2025-09-12T23:40:00Z">
              <w:del w:id="4297" w:author="Sudarshan NEUPANE" w:date="2025-09-12T21:58:00Z" w16du:dateUtc="2025-09-13T01:58:00Z">
                <w:r w:rsidRPr="001D2A45">
                  <w:rPr>
                    <w:rFonts w:ascii="Aptos Narrow" w:hAnsi="Aptos Narrow"/>
                    <w:color w:val="000000"/>
                    <w:sz w:val="22"/>
                    <w:szCs w:val="22"/>
                    <w:rPrChange w:id="4298" w:author="Alondra Vega Pacheco" w:date="2025-09-12T18:40:00Z" w16du:dateUtc="2025-09-12T23:40:00Z">
                      <w:rPr/>
                    </w:rPrChange>
                  </w:rPr>
                  <w:delText>Create Environment Setup Instructions</w:delText>
                </w:r>
              </w:del>
            </w:ins>
          </w:p>
        </w:tc>
      </w:tr>
      <w:tr w:rsidR="001D2A45" w:rsidRPr="001D2A45" w14:paraId="25A85147" w14:textId="77777777" w:rsidTr="001D2A45">
        <w:trPr>
          <w:trHeight w:val="300"/>
          <w:ins w:id="4299" w:author="Alondra Vega Pacheco" w:date="2025-09-12T18:40:00Z"/>
          <w:del w:id="4300" w:author="Sudarshan NEUPANE" w:date="2025-09-12T21:58:00Z"/>
          <w:trPrChange w:id="4301" w:author="Alondra Vega Pacheco" w:date="2025-09-12T18:41:00Z" w16du:dateUtc="2025-09-12T23:41:00Z">
            <w:trPr>
              <w:gridAfter w:val="0"/>
              <w:trHeight w:val="300"/>
            </w:trPr>
          </w:trPrChange>
        </w:trPr>
        <w:tc>
          <w:tcPr>
            <w:tcW w:w="1256" w:type="dxa"/>
            <w:noWrap/>
            <w:vAlign w:val="bottom"/>
            <w:hideMark/>
            <w:tcPrChange w:id="4302" w:author="Alondra Vega Pacheco" w:date="2025-09-12T18:41:00Z" w16du:dateUtc="2025-09-12T23:41:00Z">
              <w:tcPr>
                <w:tcW w:w="1256" w:type="dxa"/>
                <w:gridSpan w:val="2"/>
                <w:tcBorders>
                  <w:top w:val="nil"/>
                  <w:left w:val="nil"/>
                  <w:bottom w:val="nil"/>
                  <w:right w:val="nil"/>
                </w:tcBorders>
                <w:noWrap/>
                <w:vAlign w:val="bottom"/>
                <w:hideMark/>
              </w:tcPr>
            </w:tcPrChange>
          </w:tcPr>
          <w:p w14:paraId="5656B8A5" w14:textId="77777777" w:rsidR="001D2A45" w:rsidRPr="001D2A45" w:rsidRDefault="001D2A45">
            <w:pPr>
              <w:spacing w:line="240" w:lineRule="auto"/>
              <w:rPr>
                <w:ins w:id="4303" w:author="Alondra Vega Pacheco" w:date="2025-09-12T18:40:00Z" w16du:dateUtc="2025-09-12T23:40:00Z"/>
                <w:del w:id="4304" w:author="Sudarshan NEUPANE" w:date="2025-09-12T21:58:00Z" w16du:dateUtc="2025-09-13T01:58:00Z"/>
                <w:rFonts w:ascii="Aptos Narrow" w:hAnsi="Aptos Narrow"/>
                <w:color w:val="000000"/>
                <w:sz w:val="22"/>
                <w:szCs w:val="22"/>
                <w:rPrChange w:id="4305" w:author="Alondra Vega Pacheco" w:date="2025-09-12T18:40:00Z" w16du:dateUtc="2025-09-12T23:40:00Z">
                  <w:rPr>
                    <w:ins w:id="4306" w:author="Alondra Vega Pacheco" w:date="2025-09-12T18:40:00Z" w16du:dateUtc="2025-09-12T23:40:00Z"/>
                    <w:del w:id="4307" w:author="Sudarshan NEUPANE" w:date="2025-09-12T21:58:00Z" w16du:dateUtc="2025-09-13T01:58:00Z"/>
                  </w:rPr>
                </w:rPrChange>
              </w:rPr>
              <w:pPrChange w:id="4308" w:author="Alondra Vega Pacheco" w:date="2025-09-12T18:41:00Z" w16du:dateUtc="2025-09-12T23:41:00Z">
                <w:pPr/>
              </w:pPrChange>
            </w:pPr>
            <w:ins w:id="4309" w:author="Alondra Vega Pacheco" w:date="2025-09-12T18:40:00Z" w16du:dateUtc="2025-09-12T23:40:00Z">
              <w:del w:id="4310" w:author="Sudarshan NEUPANE" w:date="2025-09-12T21:58:00Z" w16du:dateUtc="2025-09-13T01:58:00Z">
                <w:r w:rsidRPr="001D2A45">
                  <w:rPr>
                    <w:rFonts w:ascii="Aptos Narrow" w:hAnsi="Aptos Narrow"/>
                    <w:color w:val="000000"/>
                    <w:sz w:val="22"/>
                    <w:szCs w:val="22"/>
                    <w:rPrChange w:id="4311" w:author="Alondra Vega Pacheco" w:date="2025-09-12T18:40:00Z" w16du:dateUtc="2025-09-12T23:40:00Z">
                      <w:rPr/>
                    </w:rPrChange>
                  </w:rPr>
                  <w:delText>3.1.2</w:delText>
                </w:r>
              </w:del>
            </w:ins>
          </w:p>
        </w:tc>
        <w:tc>
          <w:tcPr>
            <w:tcW w:w="9296" w:type="dxa"/>
            <w:noWrap/>
            <w:vAlign w:val="bottom"/>
            <w:hideMark/>
            <w:tcPrChange w:id="4312" w:author="Alondra Vega Pacheco" w:date="2025-09-12T18:41:00Z" w16du:dateUtc="2025-09-12T23:41:00Z">
              <w:tcPr>
                <w:tcW w:w="9296" w:type="dxa"/>
                <w:gridSpan w:val="2"/>
                <w:tcBorders>
                  <w:top w:val="nil"/>
                  <w:left w:val="nil"/>
                  <w:bottom w:val="nil"/>
                  <w:right w:val="nil"/>
                </w:tcBorders>
                <w:noWrap/>
                <w:vAlign w:val="bottom"/>
                <w:hideMark/>
              </w:tcPr>
            </w:tcPrChange>
          </w:tcPr>
          <w:p w14:paraId="57F679B7" w14:textId="77777777" w:rsidR="001D2A45" w:rsidRPr="001D2A45" w:rsidRDefault="001D2A45">
            <w:pPr>
              <w:spacing w:line="240" w:lineRule="auto"/>
              <w:rPr>
                <w:ins w:id="4313" w:author="Alondra Vega Pacheco" w:date="2025-09-12T18:40:00Z" w16du:dateUtc="2025-09-12T23:40:00Z"/>
                <w:del w:id="4314" w:author="Sudarshan NEUPANE" w:date="2025-09-12T21:58:00Z" w16du:dateUtc="2025-09-13T01:58:00Z"/>
                <w:rFonts w:ascii="Aptos Narrow" w:hAnsi="Aptos Narrow"/>
                <w:color w:val="000000"/>
                <w:sz w:val="22"/>
                <w:szCs w:val="22"/>
                <w:rPrChange w:id="4315" w:author="Alondra Vega Pacheco" w:date="2025-09-12T18:40:00Z" w16du:dateUtc="2025-09-12T23:40:00Z">
                  <w:rPr>
                    <w:ins w:id="4316" w:author="Alondra Vega Pacheco" w:date="2025-09-12T18:40:00Z" w16du:dateUtc="2025-09-12T23:40:00Z"/>
                    <w:del w:id="4317" w:author="Sudarshan NEUPANE" w:date="2025-09-12T21:58:00Z" w16du:dateUtc="2025-09-13T01:58:00Z"/>
                  </w:rPr>
                </w:rPrChange>
              </w:rPr>
              <w:pPrChange w:id="4318" w:author="Alondra Vega Pacheco" w:date="2025-09-12T18:41:00Z" w16du:dateUtc="2025-09-12T23:41:00Z">
                <w:pPr/>
              </w:pPrChange>
            </w:pPr>
            <w:ins w:id="4319" w:author="Alondra Vega Pacheco" w:date="2025-09-12T18:40:00Z" w16du:dateUtc="2025-09-12T23:40:00Z">
              <w:del w:id="4320" w:author="Sudarshan NEUPANE" w:date="2025-09-12T21:58:00Z" w16du:dateUtc="2025-09-13T01:58:00Z">
                <w:r w:rsidRPr="001D2A45">
                  <w:rPr>
                    <w:rFonts w:ascii="Aptos Narrow" w:hAnsi="Aptos Narrow"/>
                    <w:color w:val="000000"/>
                    <w:sz w:val="22"/>
                    <w:szCs w:val="22"/>
                    <w:rPrChange w:id="4321" w:author="Alondra Vega Pacheco" w:date="2025-09-12T18:40:00Z" w16du:dateUtc="2025-09-12T23:40:00Z">
                      <w:rPr/>
                    </w:rPrChange>
                  </w:rPr>
                  <w:delText>Create Project Compilation Instructions</w:delText>
                </w:r>
              </w:del>
            </w:ins>
          </w:p>
        </w:tc>
      </w:tr>
      <w:tr w:rsidR="001D2A45" w:rsidRPr="001D2A45" w14:paraId="03BC3F9E" w14:textId="77777777" w:rsidTr="001D2A45">
        <w:trPr>
          <w:trHeight w:val="300"/>
          <w:ins w:id="4322" w:author="Alondra Vega Pacheco" w:date="2025-09-12T18:40:00Z"/>
          <w:del w:id="4323" w:author="Sudarshan NEUPANE" w:date="2025-09-12T21:58:00Z"/>
          <w:trPrChange w:id="4324" w:author="Alondra Vega Pacheco" w:date="2025-09-12T18:41:00Z" w16du:dateUtc="2025-09-12T23:41:00Z">
            <w:trPr>
              <w:gridAfter w:val="0"/>
              <w:trHeight w:val="300"/>
            </w:trPr>
          </w:trPrChange>
        </w:trPr>
        <w:tc>
          <w:tcPr>
            <w:tcW w:w="1256" w:type="dxa"/>
            <w:noWrap/>
            <w:vAlign w:val="bottom"/>
            <w:hideMark/>
            <w:tcPrChange w:id="4325" w:author="Alondra Vega Pacheco" w:date="2025-09-12T18:41:00Z" w16du:dateUtc="2025-09-12T23:41:00Z">
              <w:tcPr>
                <w:tcW w:w="1256" w:type="dxa"/>
                <w:gridSpan w:val="2"/>
                <w:tcBorders>
                  <w:top w:val="nil"/>
                  <w:left w:val="nil"/>
                  <w:bottom w:val="nil"/>
                  <w:right w:val="nil"/>
                </w:tcBorders>
                <w:noWrap/>
                <w:vAlign w:val="bottom"/>
                <w:hideMark/>
              </w:tcPr>
            </w:tcPrChange>
          </w:tcPr>
          <w:p w14:paraId="4542C492" w14:textId="77777777" w:rsidR="001D2A45" w:rsidRPr="001D2A45" w:rsidRDefault="001D2A45">
            <w:pPr>
              <w:spacing w:line="240" w:lineRule="auto"/>
              <w:rPr>
                <w:ins w:id="4326" w:author="Alondra Vega Pacheco" w:date="2025-09-12T18:40:00Z" w16du:dateUtc="2025-09-12T23:40:00Z"/>
                <w:del w:id="4327" w:author="Sudarshan NEUPANE" w:date="2025-09-12T21:58:00Z" w16du:dateUtc="2025-09-13T01:58:00Z"/>
                <w:rFonts w:ascii="Aptos Narrow" w:hAnsi="Aptos Narrow"/>
                <w:color w:val="000000"/>
                <w:sz w:val="22"/>
                <w:szCs w:val="22"/>
                <w:rPrChange w:id="4328" w:author="Alondra Vega Pacheco" w:date="2025-09-12T18:40:00Z" w16du:dateUtc="2025-09-12T23:40:00Z">
                  <w:rPr>
                    <w:ins w:id="4329" w:author="Alondra Vega Pacheco" w:date="2025-09-12T18:40:00Z" w16du:dateUtc="2025-09-12T23:40:00Z"/>
                    <w:del w:id="4330" w:author="Sudarshan NEUPANE" w:date="2025-09-12T21:58:00Z" w16du:dateUtc="2025-09-13T01:58:00Z"/>
                  </w:rPr>
                </w:rPrChange>
              </w:rPr>
              <w:pPrChange w:id="4331" w:author="Alondra Vega Pacheco" w:date="2025-09-12T18:41:00Z" w16du:dateUtc="2025-09-12T23:41:00Z">
                <w:pPr/>
              </w:pPrChange>
            </w:pPr>
            <w:ins w:id="4332" w:author="Alondra Vega Pacheco" w:date="2025-09-12T18:40:00Z" w16du:dateUtc="2025-09-12T23:40:00Z">
              <w:del w:id="4333" w:author="Sudarshan NEUPANE" w:date="2025-09-12T21:58:00Z" w16du:dateUtc="2025-09-13T01:58:00Z">
                <w:r w:rsidRPr="001D2A45">
                  <w:rPr>
                    <w:rFonts w:ascii="Aptos Narrow" w:hAnsi="Aptos Narrow"/>
                    <w:color w:val="000000"/>
                    <w:sz w:val="22"/>
                    <w:szCs w:val="22"/>
                    <w:rPrChange w:id="4334" w:author="Alondra Vega Pacheco" w:date="2025-09-12T18:40:00Z" w16du:dateUtc="2025-09-12T23:40:00Z">
                      <w:rPr/>
                    </w:rPrChange>
                  </w:rPr>
                  <w:delText>3.1.3</w:delText>
                </w:r>
              </w:del>
            </w:ins>
          </w:p>
        </w:tc>
        <w:tc>
          <w:tcPr>
            <w:tcW w:w="9296" w:type="dxa"/>
            <w:noWrap/>
            <w:vAlign w:val="bottom"/>
            <w:hideMark/>
            <w:tcPrChange w:id="4335" w:author="Alondra Vega Pacheco" w:date="2025-09-12T18:41:00Z" w16du:dateUtc="2025-09-12T23:41:00Z">
              <w:tcPr>
                <w:tcW w:w="9296" w:type="dxa"/>
                <w:gridSpan w:val="2"/>
                <w:tcBorders>
                  <w:top w:val="nil"/>
                  <w:left w:val="nil"/>
                  <w:bottom w:val="nil"/>
                  <w:right w:val="nil"/>
                </w:tcBorders>
                <w:noWrap/>
                <w:vAlign w:val="bottom"/>
                <w:hideMark/>
              </w:tcPr>
            </w:tcPrChange>
          </w:tcPr>
          <w:p w14:paraId="2D7BDC39" w14:textId="77777777" w:rsidR="001D2A45" w:rsidRPr="001D2A45" w:rsidRDefault="001D2A45">
            <w:pPr>
              <w:spacing w:line="240" w:lineRule="auto"/>
              <w:rPr>
                <w:ins w:id="4336" w:author="Alondra Vega Pacheco" w:date="2025-09-12T18:40:00Z" w16du:dateUtc="2025-09-12T23:40:00Z"/>
                <w:del w:id="4337" w:author="Sudarshan NEUPANE" w:date="2025-09-12T21:58:00Z" w16du:dateUtc="2025-09-13T01:58:00Z"/>
                <w:rFonts w:ascii="Aptos Narrow" w:hAnsi="Aptos Narrow"/>
                <w:color w:val="000000"/>
                <w:sz w:val="22"/>
                <w:szCs w:val="22"/>
                <w:rPrChange w:id="4338" w:author="Alondra Vega Pacheco" w:date="2025-09-12T18:40:00Z" w16du:dateUtc="2025-09-12T23:40:00Z">
                  <w:rPr>
                    <w:ins w:id="4339" w:author="Alondra Vega Pacheco" w:date="2025-09-12T18:40:00Z" w16du:dateUtc="2025-09-12T23:40:00Z"/>
                    <w:del w:id="4340" w:author="Sudarshan NEUPANE" w:date="2025-09-12T21:58:00Z" w16du:dateUtc="2025-09-13T01:58:00Z"/>
                  </w:rPr>
                </w:rPrChange>
              </w:rPr>
              <w:pPrChange w:id="4341" w:author="Alondra Vega Pacheco" w:date="2025-09-12T18:41:00Z" w16du:dateUtc="2025-09-12T23:41:00Z">
                <w:pPr/>
              </w:pPrChange>
            </w:pPr>
            <w:ins w:id="4342" w:author="Alondra Vega Pacheco" w:date="2025-09-12T18:40:00Z" w16du:dateUtc="2025-09-12T23:40:00Z">
              <w:del w:id="4343" w:author="Sudarshan NEUPANE" w:date="2025-09-12T21:58:00Z" w16du:dateUtc="2025-09-13T01:58:00Z">
                <w:r w:rsidRPr="001D2A45">
                  <w:rPr>
                    <w:rFonts w:ascii="Aptos Narrow" w:hAnsi="Aptos Narrow"/>
                    <w:color w:val="000000"/>
                    <w:sz w:val="22"/>
                    <w:szCs w:val="22"/>
                    <w:rPrChange w:id="4344" w:author="Alondra Vega Pacheco" w:date="2025-09-12T18:40:00Z" w16du:dateUtc="2025-09-12T23:40:00Z">
                      <w:rPr/>
                    </w:rPrChange>
                  </w:rPr>
                  <w:delText>Create Troubleshooting Guidance</w:delText>
                </w:r>
              </w:del>
            </w:ins>
          </w:p>
        </w:tc>
      </w:tr>
      <w:tr w:rsidR="001D2A45" w:rsidRPr="001D2A45" w14:paraId="11CD6083" w14:textId="77777777" w:rsidTr="001D2A45">
        <w:trPr>
          <w:trHeight w:val="300"/>
          <w:ins w:id="4345" w:author="Alondra Vega Pacheco" w:date="2025-09-12T18:40:00Z"/>
          <w:del w:id="4346" w:author="Sudarshan NEUPANE" w:date="2025-09-12T21:58:00Z"/>
          <w:trPrChange w:id="4347" w:author="Alondra Vega Pacheco" w:date="2025-09-12T18:41:00Z" w16du:dateUtc="2025-09-12T23:41:00Z">
            <w:trPr>
              <w:gridAfter w:val="0"/>
              <w:trHeight w:val="300"/>
            </w:trPr>
          </w:trPrChange>
        </w:trPr>
        <w:tc>
          <w:tcPr>
            <w:tcW w:w="1256" w:type="dxa"/>
            <w:noWrap/>
            <w:vAlign w:val="bottom"/>
            <w:hideMark/>
            <w:tcPrChange w:id="4348" w:author="Alondra Vega Pacheco" w:date="2025-09-12T18:41:00Z" w16du:dateUtc="2025-09-12T23:41:00Z">
              <w:tcPr>
                <w:tcW w:w="1256" w:type="dxa"/>
                <w:gridSpan w:val="2"/>
                <w:tcBorders>
                  <w:top w:val="nil"/>
                  <w:left w:val="nil"/>
                  <w:bottom w:val="nil"/>
                  <w:right w:val="nil"/>
                </w:tcBorders>
                <w:noWrap/>
                <w:vAlign w:val="bottom"/>
                <w:hideMark/>
              </w:tcPr>
            </w:tcPrChange>
          </w:tcPr>
          <w:p w14:paraId="67E139C2" w14:textId="77777777" w:rsidR="001D2A45" w:rsidRPr="001D2A45" w:rsidRDefault="001D2A45">
            <w:pPr>
              <w:spacing w:line="240" w:lineRule="auto"/>
              <w:rPr>
                <w:ins w:id="4349" w:author="Alondra Vega Pacheco" w:date="2025-09-12T18:40:00Z" w16du:dateUtc="2025-09-12T23:40:00Z"/>
                <w:del w:id="4350" w:author="Sudarshan NEUPANE" w:date="2025-09-12T21:58:00Z" w16du:dateUtc="2025-09-13T01:58:00Z"/>
                <w:rFonts w:ascii="Aptos Narrow" w:hAnsi="Aptos Narrow"/>
                <w:color w:val="000000"/>
                <w:sz w:val="22"/>
                <w:szCs w:val="22"/>
                <w:rPrChange w:id="4351" w:author="Alondra Vega Pacheco" w:date="2025-09-12T18:40:00Z" w16du:dateUtc="2025-09-12T23:40:00Z">
                  <w:rPr>
                    <w:ins w:id="4352" w:author="Alondra Vega Pacheco" w:date="2025-09-12T18:40:00Z" w16du:dateUtc="2025-09-12T23:40:00Z"/>
                    <w:del w:id="4353" w:author="Sudarshan NEUPANE" w:date="2025-09-12T21:58:00Z" w16du:dateUtc="2025-09-13T01:58:00Z"/>
                  </w:rPr>
                </w:rPrChange>
              </w:rPr>
              <w:pPrChange w:id="4354" w:author="Alondra Vega Pacheco" w:date="2025-09-12T18:41:00Z" w16du:dateUtc="2025-09-12T23:41:00Z">
                <w:pPr/>
              </w:pPrChange>
            </w:pPr>
            <w:ins w:id="4355" w:author="Alondra Vega Pacheco" w:date="2025-09-12T18:40:00Z" w16du:dateUtc="2025-09-12T23:40:00Z">
              <w:del w:id="4356" w:author="Sudarshan NEUPANE" w:date="2025-09-12T21:58:00Z" w16du:dateUtc="2025-09-13T01:58:00Z">
                <w:r w:rsidRPr="001D2A45">
                  <w:rPr>
                    <w:rFonts w:ascii="Aptos Narrow" w:hAnsi="Aptos Narrow"/>
                    <w:color w:val="000000"/>
                    <w:sz w:val="22"/>
                    <w:szCs w:val="22"/>
                    <w:rPrChange w:id="4357" w:author="Alondra Vega Pacheco" w:date="2025-09-12T18:40:00Z" w16du:dateUtc="2025-09-12T23:40:00Z">
                      <w:rPr/>
                    </w:rPrChange>
                  </w:rPr>
                  <w:delText>3.1.4</w:delText>
                </w:r>
              </w:del>
            </w:ins>
          </w:p>
        </w:tc>
        <w:tc>
          <w:tcPr>
            <w:tcW w:w="9296" w:type="dxa"/>
            <w:noWrap/>
            <w:vAlign w:val="bottom"/>
            <w:hideMark/>
            <w:tcPrChange w:id="4358" w:author="Alondra Vega Pacheco" w:date="2025-09-12T18:41:00Z" w16du:dateUtc="2025-09-12T23:41:00Z">
              <w:tcPr>
                <w:tcW w:w="9296" w:type="dxa"/>
                <w:gridSpan w:val="2"/>
                <w:tcBorders>
                  <w:top w:val="nil"/>
                  <w:left w:val="nil"/>
                  <w:bottom w:val="nil"/>
                  <w:right w:val="nil"/>
                </w:tcBorders>
                <w:noWrap/>
                <w:vAlign w:val="bottom"/>
                <w:hideMark/>
              </w:tcPr>
            </w:tcPrChange>
          </w:tcPr>
          <w:p w14:paraId="4671AB81" w14:textId="77777777" w:rsidR="001D2A45" w:rsidRPr="001D2A45" w:rsidRDefault="001D2A45">
            <w:pPr>
              <w:spacing w:line="240" w:lineRule="auto"/>
              <w:rPr>
                <w:ins w:id="4359" w:author="Alondra Vega Pacheco" w:date="2025-09-12T18:40:00Z" w16du:dateUtc="2025-09-12T23:40:00Z"/>
                <w:del w:id="4360" w:author="Sudarshan NEUPANE" w:date="2025-09-12T21:58:00Z" w16du:dateUtc="2025-09-13T01:58:00Z"/>
                <w:rFonts w:ascii="Aptos Narrow" w:hAnsi="Aptos Narrow"/>
                <w:color w:val="000000"/>
                <w:sz w:val="22"/>
                <w:szCs w:val="22"/>
                <w:rPrChange w:id="4361" w:author="Alondra Vega Pacheco" w:date="2025-09-12T18:40:00Z" w16du:dateUtc="2025-09-12T23:40:00Z">
                  <w:rPr>
                    <w:ins w:id="4362" w:author="Alondra Vega Pacheco" w:date="2025-09-12T18:40:00Z" w16du:dateUtc="2025-09-12T23:40:00Z"/>
                    <w:del w:id="4363" w:author="Sudarshan NEUPANE" w:date="2025-09-12T21:58:00Z" w16du:dateUtc="2025-09-13T01:58:00Z"/>
                  </w:rPr>
                </w:rPrChange>
              </w:rPr>
              <w:pPrChange w:id="4364" w:author="Alondra Vega Pacheco" w:date="2025-09-12T18:41:00Z" w16du:dateUtc="2025-09-12T23:41:00Z">
                <w:pPr/>
              </w:pPrChange>
            </w:pPr>
            <w:ins w:id="4365" w:author="Alondra Vega Pacheco" w:date="2025-09-12T18:40:00Z" w16du:dateUtc="2025-09-12T23:40:00Z">
              <w:del w:id="4366" w:author="Sudarshan NEUPANE" w:date="2025-09-12T21:58:00Z" w16du:dateUtc="2025-09-13T01:58:00Z">
                <w:r w:rsidRPr="001D2A45">
                  <w:rPr>
                    <w:rFonts w:ascii="Aptos Narrow" w:hAnsi="Aptos Narrow"/>
                    <w:color w:val="000000"/>
                    <w:sz w:val="22"/>
                    <w:szCs w:val="22"/>
                    <w:rPrChange w:id="4367" w:author="Alondra Vega Pacheco" w:date="2025-09-12T18:40:00Z" w16du:dateUtc="2025-09-12T23:40:00Z">
                      <w:rPr/>
                    </w:rPrChange>
                  </w:rPr>
                  <w:delText>Finalize and Receive Client Approval</w:delText>
                </w:r>
              </w:del>
            </w:ins>
          </w:p>
        </w:tc>
      </w:tr>
      <w:tr w:rsidR="001D2A45" w:rsidRPr="001D2A45" w14:paraId="4B130303" w14:textId="77777777" w:rsidTr="001D2A45">
        <w:trPr>
          <w:trHeight w:val="380"/>
          <w:ins w:id="4368" w:author="Alondra Vega Pacheco" w:date="2025-09-12T18:40:00Z"/>
          <w:del w:id="4369" w:author="Sudarshan NEUPANE" w:date="2025-09-12T21:58:00Z"/>
          <w:trPrChange w:id="4370" w:author="Alondra Vega Pacheco" w:date="2025-09-12T18:41:00Z" w16du:dateUtc="2025-09-12T23:41:00Z">
            <w:trPr>
              <w:gridAfter w:val="0"/>
              <w:trHeight w:val="380"/>
            </w:trPr>
          </w:trPrChange>
        </w:trPr>
        <w:tc>
          <w:tcPr>
            <w:tcW w:w="1256" w:type="dxa"/>
            <w:shd w:val="clear" w:color="000000" w:fill="3C7D22"/>
            <w:noWrap/>
            <w:vAlign w:val="bottom"/>
            <w:hideMark/>
            <w:tcPrChange w:id="4371" w:author="Alondra Vega Pacheco" w:date="2025-09-12T18:41:00Z" w16du:dateUtc="2025-09-12T23:41:00Z">
              <w:tcPr>
                <w:tcW w:w="1256" w:type="dxa"/>
                <w:gridSpan w:val="2"/>
                <w:tcBorders>
                  <w:top w:val="nil"/>
                  <w:left w:val="nil"/>
                  <w:bottom w:val="nil"/>
                  <w:right w:val="nil"/>
                </w:tcBorders>
                <w:shd w:val="clear" w:color="000000" w:fill="3C7D22"/>
                <w:noWrap/>
                <w:vAlign w:val="bottom"/>
                <w:hideMark/>
              </w:tcPr>
            </w:tcPrChange>
          </w:tcPr>
          <w:p w14:paraId="0EFC439B" w14:textId="77777777" w:rsidR="001D2A45" w:rsidRPr="001D2A45" w:rsidRDefault="001D2A45">
            <w:pPr>
              <w:spacing w:line="240" w:lineRule="auto"/>
              <w:rPr>
                <w:ins w:id="4372" w:author="Alondra Vega Pacheco" w:date="2025-09-12T18:40:00Z" w16du:dateUtc="2025-09-12T23:40:00Z"/>
                <w:del w:id="4373" w:author="Sudarshan NEUPANE" w:date="2025-09-12T21:58:00Z" w16du:dateUtc="2025-09-13T01:58:00Z"/>
                <w:rFonts w:ascii="Aptos Narrow" w:hAnsi="Aptos Narrow"/>
                <w:b/>
                <w:bCs/>
                <w:color w:val="FFFFFF"/>
                <w:sz w:val="28"/>
                <w:szCs w:val="28"/>
                <w:rPrChange w:id="4374" w:author="Alondra Vega Pacheco" w:date="2025-09-12T18:40:00Z" w16du:dateUtc="2025-09-12T23:40:00Z">
                  <w:rPr>
                    <w:ins w:id="4375" w:author="Alondra Vega Pacheco" w:date="2025-09-12T18:40:00Z" w16du:dateUtc="2025-09-12T23:40:00Z"/>
                    <w:del w:id="4376" w:author="Sudarshan NEUPANE" w:date="2025-09-12T21:58:00Z" w16du:dateUtc="2025-09-13T01:58:00Z"/>
                  </w:rPr>
                </w:rPrChange>
              </w:rPr>
              <w:pPrChange w:id="4377" w:author="Alondra Vega Pacheco" w:date="2025-09-12T18:41:00Z" w16du:dateUtc="2025-09-12T23:41:00Z">
                <w:pPr/>
              </w:pPrChange>
            </w:pPr>
            <w:ins w:id="4378" w:author="Alondra Vega Pacheco" w:date="2025-09-12T18:40:00Z" w16du:dateUtc="2025-09-12T23:40:00Z">
              <w:del w:id="4379" w:author="Sudarshan NEUPANE" w:date="2025-09-12T21:58:00Z" w16du:dateUtc="2025-09-13T01:58:00Z">
                <w:r w:rsidRPr="001D2A45">
                  <w:rPr>
                    <w:rFonts w:ascii="Aptos Narrow" w:hAnsi="Aptos Narrow"/>
                    <w:b/>
                    <w:bCs/>
                    <w:color w:val="FFFFFF"/>
                    <w:sz w:val="28"/>
                    <w:szCs w:val="28"/>
                    <w:rPrChange w:id="4380" w:author="Alondra Vega Pacheco" w:date="2025-09-12T18:40:00Z" w16du:dateUtc="2025-09-12T23:40:00Z">
                      <w:rPr/>
                    </w:rPrChange>
                  </w:rPr>
                  <w:delText>3.2</w:delText>
                </w:r>
              </w:del>
            </w:ins>
          </w:p>
        </w:tc>
        <w:tc>
          <w:tcPr>
            <w:tcW w:w="9296" w:type="dxa"/>
            <w:shd w:val="clear" w:color="000000" w:fill="3C7D22"/>
            <w:noWrap/>
            <w:vAlign w:val="bottom"/>
            <w:hideMark/>
            <w:tcPrChange w:id="4381" w:author="Alondra Vega Pacheco" w:date="2025-09-12T18:41:00Z" w16du:dateUtc="2025-09-12T23:41:00Z">
              <w:tcPr>
                <w:tcW w:w="9296" w:type="dxa"/>
                <w:gridSpan w:val="2"/>
                <w:tcBorders>
                  <w:top w:val="nil"/>
                  <w:left w:val="nil"/>
                  <w:bottom w:val="nil"/>
                  <w:right w:val="nil"/>
                </w:tcBorders>
                <w:shd w:val="clear" w:color="000000" w:fill="3C7D22"/>
                <w:noWrap/>
                <w:vAlign w:val="bottom"/>
                <w:hideMark/>
              </w:tcPr>
            </w:tcPrChange>
          </w:tcPr>
          <w:p w14:paraId="7EBA45C1" w14:textId="77777777" w:rsidR="001D2A45" w:rsidRPr="001D2A45" w:rsidRDefault="001D2A45">
            <w:pPr>
              <w:spacing w:line="240" w:lineRule="auto"/>
              <w:rPr>
                <w:ins w:id="4382" w:author="Alondra Vega Pacheco" w:date="2025-09-12T18:40:00Z" w16du:dateUtc="2025-09-12T23:40:00Z"/>
                <w:del w:id="4383" w:author="Sudarshan NEUPANE" w:date="2025-09-12T21:58:00Z" w16du:dateUtc="2025-09-13T01:58:00Z"/>
                <w:rFonts w:ascii="Aptos Narrow" w:hAnsi="Aptos Narrow"/>
                <w:b/>
                <w:bCs/>
                <w:color w:val="FFFFFF"/>
                <w:sz w:val="28"/>
                <w:szCs w:val="28"/>
                <w:rPrChange w:id="4384" w:author="Alondra Vega Pacheco" w:date="2025-09-12T18:40:00Z" w16du:dateUtc="2025-09-12T23:40:00Z">
                  <w:rPr>
                    <w:ins w:id="4385" w:author="Alondra Vega Pacheco" w:date="2025-09-12T18:40:00Z" w16du:dateUtc="2025-09-12T23:40:00Z"/>
                    <w:del w:id="4386" w:author="Sudarshan NEUPANE" w:date="2025-09-12T21:58:00Z" w16du:dateUtc="2025-09-13T01:58:00Z"/>
                  </w:rPr>
                </w:rPrChange>
              </w:rPr>
              <w:pPrChange w:id="4387" w:author="Alondra Vega Pacheco" w:date="2025-09-12T18:41:00Z" w16du:dateUtc="2025-09-12T23:41:00Z">
                <w:pPr/>
              </w:pPrChange>
            </w:pPr>
            <w:ins w:id="4388" w:author="Alondra Vega Pacheco" w:date="2025-09-12T18:40:00Z" w16du:dateUtc="2025-09-12T23:40:00Z">
              <w:del w:id="4389" w:author="Sudarshan NEUPANE" w:date="2025-09-12T21:58:00Z" w16du:dateUtc="2025-09-13T01:58:00Z">
                <w:r w:rsidRPr="001D2A45">
                  <w:rPr>
                    <w:rFonts w:ascii="Aptos Narrow" w:hAnsi="Aptos Narrow"/>
                    <w:b/>
                    <w:bCs/>
                    <w:color w:val="FFFFFF"/>
                    <w:sz w:val="28"/>
                    <w:szCs w:val="28"/>
                    <w:rPrChange w:id="4390" w:author="Alondra Vega Pacheco" w:date="2025-09-12T18:40:00Z" w16du:dateUtc="2025-09-12T23:40:00Z">
                      <w:rPr/>
                    </w:rPrChange>
                  </w:rPr>
                  <w:delText>Programmer's Guide</w:delText>
                </w:r>
              </w:del>
            </w:ins>
          </w:p>
        </w:tc>
      </w:tr>
      <w:tr w:rsidR="001D2A45" w:rsidRPr="001D2A45" w14:paraId="2224AF7C" w14:textId="77777777" w:rsidTr="001D2A45">
        <w:trPr>
          <w:trHeight w:val="300"/>
          <w:ins w:id="4391" w:author="Alondra Vega Pacheco" w:date="2025-09-12T18:40:00Z"/>
          <w:del w:id="4392" w:author="Sudarshan NEUPANE" w:date="2025-09-12T21:58:00Z"/>
          <w:trPrChange w:id="4393" w:author="Alondra Vega Pacheco" w:date="2025-09-12T18:41:00Z" w16du:dateUtc="2025-09-12T23:41:00Z">
            <w:trPr>
              <w:gridAfter w:val="0"/>
              <w:trHeight w:val="300"/>
            </w:trPr>
          </w:trPrChange>
        </w:trPr>
        <w:tc>
          <w:tcPr>
            <w:tcW w:w="1256" w:type="dxa"/>
            <w:noWrap/>
            <w:vAlign w:val="bottom"/>
            <w:hideMark/>
            <w:tcPrChange w:id="4394" w:author="Alondra Vega Pacheco" w:date="2025-09-12T18:41:00Z" w16du:dateUtc="2025-09-12T23:41:00Z">
              <w:tcPr>
                <w:tcW w:w="1256" w:type="dxa"/>
                <w:gridSpan w:val="2"/>
                <w:tcBorders>
                  <w:top w:val="nil"/>
                  <w:left w:val="nil"/>
                  <w:bottom w:val="nil"/>
                  <w:right w:val="nil"/>
                </w:tcBorders>
                <w:noWrap/>
                <w:vAlign w:val="bottom"/>
                <w:hideMark/>
              </w:tcPr>
            </w:tcPrChange>
          </w:tcPr>
          <w:p w14:paraId="33675458" w14:textId="77777777" w:rsidR="001D2A45" w:rsidRPr="001D2A45" w:rsidRDefault="001D2A45">
            <w:pPr>
              <w:spacing w:line="240" w:lineRule="auto"/>
              <w:rPr>
                <w:ins w:id="4395" w:author="Alondra Vega Pacheco" w:date="2025-09-12T18:40:00Z" w16du:dateUtc="2025-09-12T23:40:00Z"/>
                <w:del w:id="4396" w:author="Sudarshan NEUPANE" w:date="2025-09-12T21:58:00Z" w16du:dateUtc="2025-09-13T01:58:00Z"/>
                <w:rFonts w:ascii="Aptos Narrow" w:hAnsi="Aptos Narrow"/>
                <w:color w:val="000000"/>
                <w:sz w:val="22"/>
                <w:szCs w:val="22"/>
                <w:rPrChange w:id="4397" w:author="Alondra Vega Pacheco" w:date="2025-09-12T18:40:00Z" w16du:dateUtc="2025-09-12T23:40:00Z">
                  <w:rPr>
                    <w:ins w:id="4398" w:author="Alondra Vega Pacheco" w:date="2025-09-12T18:40:00Z" w16du:dateUtc="2025-09-12T23:40:00Z"/>
                    <w:del w:id="4399" w:author="Sudarshan NEUPANE" w:date="2025-09-12T21:58:00Z" w16du:dateUtc="2025-09-13T01:58:00Z"/>
                  </w:rPr>
                </w:rPrChange>
              </w:rPr>
              <w:pPrChange w:id="4400" w:author="Alondra Vega Pacheco" w:date="2025-09-12T18:41:00Z" w16du:dateUtc="2025-09-12T23:41:00Z">
                <w:pPr/>
              </w:pPrChange>
            </w:pPr>
            <w:ins w:id="4401" w:author="Alondra Vega Pacheco" w:date="2025-09-12T18:40:00Z" w16du:dateUtc="2025-09-12T23:40:00Z">
              <w:del w:id="4402" w:author="Sudarshan NEUPANE" w:date="2025-09-12T21:58:00Z" w16du:dateUtc="2025-09-13T01:58:00Z">
                <w:r w:rsidRPr="001D2A45">
                  <w:rPr>
                    <w:rFonts w:ascii="Aptos Narrow" w:hAnsi="Aptos Narrow"/>
                    <w:color w:val="000000"/>
                    <w:sz w:val="22"/>
                    <w:szCs w:val="22"/>
                    <w:rPrChange w:id="4403" w:author="Alondra Vega Pacheco" w:date="2025-09-12T18:40:00Z" w16du:dateUtc="2025-09-12T23:40:00Z">
                      <w:rPr/>
                    </w:rPrChange>
                  </w:rPr>
                  <w:delText>3.2.1</w:delText>
                </w:r>
              </w:del>
            </w:ins>
          </w:p>
        </w:tc>
        <w:tc>
          <w:tcPr>
            <w:tcW w:w="9296" w:type="dxa"/>
            <w:noWrap/>
            <w:vAlign w:val="bottom"/>
            <w:hideMark/>
            <w:tcPrChange w:id="4404" w:author="Alondra Vega Pacheco" w:date="2025-09-12T18:41:00Z" w16du:dateUtc="2025-09-12T23:41:00Z">
              <w:tcPr>
                <w:tcW w:w="9296" w:type="dxa"/>
                <w:gridSpan w:val="2"/>
                <w:tcBorders>
                  <w:top w:val="nil"/>
                  <w:left w:val="nil"/>
                  <w:bottom w:val="nil"/>
                  <w:right w:val="nil"/>
                </w:tcBorders>
                <w:noWrap/>
                <w:vAlign w:val="bottom"/>
                <w:hideMark/>
              </w:tcPr>
            </w:tcPrChange>
          </w:tcPr>
          <w:p w14:paraId="1E1B8E09" w14:textId="77777777" w:rsidR="001D2A45" w:rsidRPr="001D2A45" w:rsidRDefault="001D2A45">
            <w:pPr>
              <w:spacing w:line="240" w:lineRule="auto"/>
              <w:rPr>
                <w:ins w:id="4405" w:author="Alondra Vega Pacheco" w:date="2025-09-12T18:40:00Z" w16du:dateUtc="2025-09-12T23:40:00Z"/>
                <w:del w:id="4406" w:author="Sudarshan NEUPANE" w:date="2025-09-12T21:58:00Z" w16du:dateUtc="2025-09-13T01:58:00Z"/>
                <w:rFonts w:ascii="Aptos Narrow" w:hAnsi="Aptos Narrow"/>
                <w:color w:val="000000"/>
                <w:sz w:val="22"/>
                <w:szCs w:val="22"/>
                <w:rPrChange w:id="4407" w:author="Alondra Vega Pacheco" w:date="2025-09-12T18:40:00Z" w16du:dateUtc="2025-09-12T23:40:00Z">
                  <w:rPr>
                    <w:ins w:id="4408" w:author="Alondra Vega Pacheco" w:date="2025-09-12T18:40:00Z" w16du:dateUtc="2025-09-12T23:40:00Z"/>
                    <w:del w:id="4409" w:author="Sudarshan NEUPANE" w:date="2025-09-12T21:58:00Z" w16du:dateUtc="2025-09-13T01:58:00Z"/>
                  </w:rPr>
                </w:rPrChange>
              </w:rPr>
              <w:pPrChange w:id="4410" w:author="Alondra Vega Pacheco" w:date="2025-09-12T18:41:00Z" w16du:dateUtc="2025-09-12T23:41:00Z">
                <w:pPr/>
              </w:pPrChange>
            </w:pPr>
            <w:ins w:id="4411" w:author="Alondra Vega Pacheco" w:date="2025-09-12T18:40:00Z" w16du:dateUtc="2025-09-12T23:40:00Z">
              <w:del w:id="4412" w:author="Sudarshan NEUPANE" w:date="2025-09-12T21:58:00Z" w16du:dateUtc="2025-09-13T01:58:00Z">
                <w:r w:rsidRPr="001D2A45">
                  <w:rPr>
                    <w:rFonts w:ascii="Aptos Narrow" w:hAnsi="Aptos Narrow"/>
                    <w:color w:val="000000"/>
                    <w:sz w:val="22"/>
                    <w:szCs w:val="22"/>
                    <w:rPrChange w:id="4413" w:author="Alondra Vega Pacheco" w:date="2025-09-12T18:40:00Z" w16du:dateUtc="2025-09-12T23:40:00Z">
                      <w:rPr/>
                    </w:rPrChange>
                  </w:rPr>
                  <w:delText>Document Technical Decision Rationale</w:delText>
                </w:r>
              </w:del>
            </w:ins>
          </w:p>
        </w:tc>
      </w:tr>
      <w:tr w:rsidR="001D2A45" w:rsidRPr="001D2A45" w14:paraId="6823E3E0" w14:textId="77777777" w:rsidTr="001D2A45">
        <w:trPr>
          <w:trHeight w:val="300"/>
          <w:ins w:id="4414" w:author="Alondra Vega Pacheco" w:date="2025-09-12T18:40:00Z"/>
          <w:del w:id="4415" w:author="Sudarshan NEUPANE" w:date="2025-09-12T21:58:00Z"/>
          <w:trPrChange w:id="4416" w:author="Alondra Vega Pacheco" w:date="2025-09-12T18:41:00Z" w16du:dateUtc="2025-09-12T23:41:00Z">
            <w:trPr>
              <w:gridAfter w:val="0"/>
              <w:trHeight w:val="300"/>
            </w:trPr>
          </w:trPrChange>
        </w:trPr>
        <w:tc>
          <w:tcPr>
            <w:tcW w:w="1256" w:type="dxa"/>
            <w:noWrap/>
            <w:vAlign w:val="bottom"/>
            <w:hideMark/>
            <w:tcPrChange w:id="4417" w:author="Alondra Vega Pacheco" w:date="2025-09-12T18:41:00Z" w16du:dateUtc="2025-09-12T23:41:00Z">
              <w:tcPr>
                <w:tcW w:w="1256" w:type="dxa"/>
                <w:gridSpan w:val="2"/>
                <w:tcBorders>
                  <w:top w:val="nil"/>
                  <w:left w:val="nil"/>
                  <w:bottom w:val="nil"/>
                  <w:right w:val="nil"/>
                </w:tcBorders>
                <w:noWrap/>
                <w:vAlign w:val="bottom"/>
                <w:hideMark/>
              </w:tcPr>
            </w:tcPrChange>
          </w:tcPr>
          <w:p w14:paraId="746CF512" w14:textId="77777777" w:rsidR="001D2A45" w:rsidRPr="001D2A45" w:rsidRDefault="001D2A45">
            <w:pPr>
              <w:spacing w:line="240" w:lineRule="auto"/>
              <w:rPr>
                <w:ins w:id="4418" w:author="Alondra Vega Pacheco" w:date="2025-09-12T18:40:00Z" w16du:dateUtc="2025-09-12T23:40:00Z"/>
                <w:del w:id="4419" w:author="Sudarshan NEUPANE" w:date="2025-09-12T21:58:00Z" w16du:dateUtc="2025-09-13T01:58:00Z"/>
                <w:rFonts w:ascii="Aptos Narrow" w:hAnsi="Aptos Narrow"/>
                <w:color w:val="000000"/>
                <w:sz w:val="22"/>
                <w:szCs w:val="22"/>
                <w:rPrChange w:id="4420" w:author="Alondra Vega Pacheco" w:date="2025-09-12T18:40:00Z" w16du:dateUtc="2025-09-12T23:40:00Z">
                  <w:rPr>
                    <w:ins w:id="4421" w:author="Alondra Vega Pacheco" w:date="2025-09-12T18:40:00Z" w16du:dateUtc="2025-09-12T23:40:00Z"/>
                    <w:del w:id="4422" w:author="Sudarshan NEUPANE" w:date="2025-09-12T21:58:00Z" w16du:dateUtc="2025-09-13T01:58:00Z"/>
                  </w:rPr>
                </w:rPrChange>
              </w:rPr>
              <w:pPrChange w:id="4423" w:author="Alondra Vega Pacheco" w:date="2025-09-12T18:41:00Z" w16du:dateUtc="2025-09-12T23:41:00Z">
                <w:pPr/>
              </w:pPrChange>
            </w:pPr>
            <w:ins w:id="4424" w:author="Alondra Vega Pacheco" w:date="2025-09-12T18:40:00Z" w16du:dateUtc="2025-09-12T23:40:00Z">
              <w:del w:id="4425" w:author="Sudarshan NEUPANE" w:date="2025-09-12T21:58:00Z" w16du:dateUtc="2025-09-13T01:58:00Z">
                <w:r w:rsidRPr="001D2A45">
                  <w:rPr>
                    <w:rFonts w:ascii="Aptos Narrow" w:hAnsi="Aptos Narrow"/>
                    <w:color w:val="000000"/>
                    <w:sz w:val="22"/>
                    <w:szCs w:val="22"/>
                    <w:rPrChange w:id="4426" w:author="Alondra Vega Pacheco" w:date="2025-09-12T18:40:00Z" w16du:dateUtc="2025-09-12T23:40:00Z">
                      <w:rPr/>
                    </w:rPrChange>
                  </w:rPr>
                  <w:delText>3.2.2</w:delText>
                </w:r>
              </w:del>
            </w:ins>
          </w:p>
        </w:tc>
        <w:tc>
          <w:tcPr>
            <w:tcW w:w="9296" w:type="dxa"/>
            <w:noWrap/>
            <w:vAlign w:val="bottom"/>
            <w:hideMark/>
            <w:tcPrChange w:id="4427" w:author="Alondra Vega Pacheco" w:date="2025-09-12T18:41:00Z" w16du:dateUtc="2025-09-12T23:41:00Z">
              <w:tcPr>
                <w:tcW w:w="9296" w:type="dxa"/>
                <w:gridSpan w:val="2"/>
                <w:tcBorders>
                  <w:top w:val="nil"/>
                  <w:left w:val="nil"/>
                  <w:bottom w:val="nil"/>
                  <w:right w:val="nil"/>
                </w:tcBorders>
                <w:noWrap/>
                <w:vAlign w:val="bottom"/>
                <w:hideMark/>
              </w:tcPr>
            </w:tcPrChange>
          </w:tcPr>
          <w:p w14:paraId="1302A941" w14:textId="77777777" w:rsidR="001D2A45" w:rsidRPr="001D2A45" w:rsidRDefault="001D2A45">
            <w:pPr>
              <w:spacing w:line="240" w:lineRule="auto"/>
              <w:rPr>
                <w:ins w:id="4428" w:author="Alondra Vega Pacheco" w:date="2025-09-12T18:40:00Z" w16du:dateUtc="2025-09-12T23:40:00Z"/>
                <w:del w:id="4429" w:author="Sudarshan NEUPANE" w:date="2025-09-12T21:58:00Z" w16du:dateUtc="2025-09-13T01:58:00Z"/>
                <w:rFonts w:ascii="Aptos Narrow" w:hAnsi="Aptos Narrow"/>
                <w:color w:val="000000"/>
                <w:sz w:val="22"/>
                <w:szCs w:val="22"/>
                <w:rPrChange w:id="4430" w:author="Alondra Vega Pacheco" w:date="2025-09-12T18:40:00Z" w16du:dateUtc="2025-09-12T23:40:00Z">
                  <w:rPr>
                    <w:ins w:id="4431" w:author="Alondra Vega Pacheco" w:date="2025-09-12T18:40:00Z" w16du:dateUtc="2025-09-12T23:40:00Z"/>
                    <w:del w:id="4432" w:author="Sudarshan NEUPANE" w:date="2025-09-12T21:58:00Z" w16du:dateUtc="2025-09-13T01:58:00Z"/>
                  </w:rPr>
                </w:rPrChange>
              </w:rPr>
              <w:pPrChange w:id="4433" w:author="Alondra Vega Pacheco" w:date="2025-09-12T18:41:00Z" w16du:dateUtc="2025-09-12T23:41:00Z">
                <w:pPr/>
              </w:pPrChange>
            </w:pPr>
            <w:ins w:id="4434" w:author="Alondra Vega Pacheco" w:date="2025-09-12T18:40:00Z" w16du:dateUtc="2025-09-12T23:40:00Z">
              <w:del w:id="4435" w:author="Sudarshan NEUPANE" w:date="2025-09-12T21:58:00Z" w16du:dateUtc="2025-09-13T01:58:00Z">
                <w:r w:rsidRPr="001D2A45">
                  <w:rPr>
                    <w:rFonts w:ascii="Aptos Narrow" w:hAnsi="Aptos Narrow"/>
                    <w:color w:val="000000"/>
                    <w:sz w:val="22"/>
                    <w:szCs w:val="22"/>
                    <w:rPrChange w:id="4436" w:author="Alondra Vega Pacheco" w:date="2025-09-12T18:40:00Z" w16du:dateUtc="2025-09-12T23:40:00Z">
                      <w:rPr/>
                    </w:rPrChange>
                  </w:rPr>
                  <w:delText>Document Project and Code Structure</w:delText>
                </w:r>
              </w:del>
            </w:ins>
          </w:p>
        </w:tc>
      </w:tr>
      <w:tr w:rsidR="001D2A45" w:rsidRPr="001D2A45" w14:paraId="45F1075C" w14:textId="77777777" w:rsidTr="001D2A45">
        <w:trPr>
          <w:trHeight w:val="300"/>
          <w:ins w:id="4437" w:author="Alondra Vega Pacheco" w:date="2025-09-12T18:40:00Z"/>
          <w:del w:id="4438" w:author="Sudarshan NEUPANE" w:date="2025-09-12T21:58:00Z"/>
          <w:trPrChange w:id="4439" w:author="Alondra Vega Pacheco" w:date="2025-09-12T18:41:00Z" w16du:dateUtc="2025-09-12T23:41:00Z">
            <w:trPr>
              <w:gridAfter w:val="0"/>
              <w:trHeight w:val="300"/>
            </w:trPr>
          </w:trPrChange>
        </w:trPr>
        <w:tc>
          <w:tcPr>
            <w:tcW w:w="1256" w:type="dxa"/>
            <w:noWrap/>
            <w:vAlign w:val="bottom"/>
            <w:hideMark/>
            <w:tcPrChange w:id="4440" w:author="Alondra Vega Pacheco" w:date="2025-09-12T18:41:00Z" w16du:dateUtc="2025-09-12T23:41:00Z">
              <w:tcPr>
                <w:tcW w:w="1256" w:type="dxa"/>
                <w:gridSpan w:val="2"/>
                <w:tcBorders>
                  <w:top w:val="nil"/>
                  <w:left w:val="nil"/>
                  <w:bottom w:val="nil"/>
                  <w:right w:val="nil"/>
                </w:tcBorders>
                <w:noWrap/>
                <w:vAlign w:val="bottom"/>
                <w:hideMark/>
              </w:tcPr>
            </w:tcPrChange>
          </w:tcPr>
          <w:p w14:paraId="43E9EA3B" w14:textId="77777777" w:rsidR="001D2A45" w:rsidRPr="001D2A45" w:rsidRDefault="001D2A45">
            <w:pPr>
              <w:spacing w:line="240" w:lineRule="auto"/>
              <w:rPr>
                <w:ins w:id="4441" w:author="Alondra Vega Pacheco" w:date="2025-09-12T18:40:00Z" w16du:dateUtc="2025-09-12T23:40:00Z"/>
                <w:del w:id="4442" w:author="Sudarshan NEUPANE" w:date="2025-09-12T21:58:00Z" w16du:dateUtc="2025-09-13T01:58:00Z"/>
                <w:rFonts w:ascii="Aptos Narrow" w:hAnsi="Aptos Narrow"/>
                <w:color w:val="000000"/>
                <w:sz w:val="22"/>
                <w:szCs w:val="22"/>
                <w:rPrChange w:id="4443" w:author="Alondra Vega Pacheco" w:date="2025-09-12T18:40:00Z" w16du:dateUtc="2025-09-12T23:40:00Z">
                  <w:rPr>
                    <w:ins w:id="4444" w:author="Alondra Vega Pacheco" w:date="2025-09-12T18:40:00Z" w16du:dateUtc="2025-09-12T23:40:00Z"/>
                    <w:del w:id="4445" w:author="Sudarshan NEUPANE" w:date="2025-09-12T21:58:00Z" w16du:dateUtc="2025-09-13T01:58:00Z"/>
                  </w:rPr>
                </w:rPrChange>
              </w:rPr>
              <w:pPrChange w:id="4446" w:author="Alondra Vega Pacheco" w:date="2025-09-12T18:41:00Z" w16du:dateUtc="2025-09-12T23:41:00Z">
                <w:pPr/>
              </w:pPrChange>
            </w:pPr>
            <w:ins w:id="4447" w:author="Alondra Vega Pacheco" w:date="2025-09-12T18:40:00Z" w16du:dateUtc="2025-09-12T23:40:00Z">
              <w:del w:id="4448" w:author="Sudarshan NEUPANE" w:date="2025-09-12T21:58:00Z" w16du:dateUtc="2025-09-13T01:58:00Z">
                <w:r w:rsidRPr="001D2A45">
                  <w:rPr>
                    <w:rFonts w:ascii="Aptos Narrow" w:hAnsi="Aptos Narrow"/>
                    <w:color w:val="000000"/>
                    <w:sz w:val="22"/>
                    <w:szCs w:val="22"/>
                    <w:rPrChange w:id="4449" w:author="Alondra Vega Pacheco" w:date="2025-09-12T18:40:00Z" w16du:dateUtc="2025-09-12T23:40:00Z">
                      <w:rPr/>
                    </w:rPrChange>
                  </w:rPr>
                  <w:delText>3.2.3</w:delText>
                </w:r>
              </w:del>
            </w:ins>
          </w:p>
        </w:tc>
        <w:tc>
          <w:tcPr>
            <w:tcW w:w="9296" w:type="dxa"/>
            <w:noWrap/>
            <w:vAlign w:val="bottom"/>
            <w:hideMark/>
            <w:tcPrChange w:id="4450" w:author="Alondra Vega Pacheco" w:date="2025-09-12T18:41:00Z" w16du:dateUtc="2025-09-12T23:41:00Z">
              <w:tcPr>
                <w:tcW w:w="9296" w:type="dxa"/>
                <w:gridSpan w:val="2"/>
                <w:tcBorders>
                  <w:top w:val="nil"/>
                  <w:left w:val="nil"/>
                  <w:bottom w:val="nil"/>
                  <w:right w:val="nil"/>
                </w:tcBorders>
                <w:noWrap/>
                <w:vAlign w:val="bottom"/>
                <w:hideMark/>
              </w:tcPr>
            </w:tcPrChange>
          </w:tcPr>
          <w:p w14:paraId="7FCBBBD0" w14:textId="77777777" w:rsidR="001D2A45" w:rsidRPr="001D2A45" w:rsidRDefault="001D2A45">
            <w:pPr>
              <w:spacing w:line="240" w:lineRule="auto"/>
              <w:rPr>
                <w:ins w:id="4451" w:author="Alondra Vega Pacheco" w:date="2025-09-12T18:40:00Z" w16du:dateUtc="2025-09-12T23:40:00Z"/>
                <w:del w:id="4452" w:author="Sudarshan NEUPANE" w:date="2025-09-12T21:58:00Z" w16du:dateUtc="2025-09-13T01:58:00Z"/>
                <w:rFonts w:ascii="Aptos Narrow" w:hAnsi="Aptos Narrow"/>
                <w:color w:val="000000"/>
                <w:sz w:val="22"/>
                <w:szCs w:val="22"/>
                <w:rPrChange w:id="4453" w:author="Alondra Vega Pacheco" w:date="2025-09-12T18:40:00Z" w16du:dateUtc="2025-09-12T23:40:00Z">
                  <w:rPr>
                    <w:ins w:id="4454" w:author="Alondra Vega Pacheco" w:date="2025-09-12T18:40:00Z" w16du:dateUtc="2025-09-12T23:40:00Z"/>
                    <w:del w:id="4455" w:author="Sudarshan NEUPANE" w:date="2025-09-12T21:58:00Z" w16du:dateUtc="2025-09-13T01:58:00Z"/>
                  </w:rPr>
                </w:rPrChange>
              </w:rPr>
              <w:pPrChange w:id="4456" w:author="Alondra Vega Pacheco" w:date="2025-09-12T18:41:00Z" w16du:dateUtc="2025-09-12T23:41:00Z">
                <w:pPr/>
              </w:pPrChange>
            </w:pPr>
            <w:ins w:id="4457" w:author="Alondra Vega Pacheco" w:date="2025-09-12T18:40:00Z" w16du:dateUtc="2025-09-12T23:40:00Z">
              <w:del w:id="4458" w:author="Sudarshan NEUPANE" w:date="2025-09-12T21:58:00Z" w16du:dateUtc="2025-09-13T01:58:00Z">
                <w:r w:rsidRPr="001D2A45">
                  <w:rPr>
                    <w:rFonts w:ascii="Aptos Narrow" w:hAnsi="Aptos Narrow"/>
                    <w:color w:val="000000"/>
                    <w:sz w:val="22"/>
                    <w:szCs w:val="22"/>
                    <w:rPrChange w:id="4459" w:author="Alondra Vega Pacheco" w:date="2025-09-12T18:40:00Z" w16du:dateUtc="2025-09-12T23:40:00Z">
                      <w:rPr/>
                    </w:rPrChange>
                  </w:rPr>
                  <w:delText>Identify Known Bugs and Workarounds</w:delText>
                </w:r>
              </w:del>
            </w:ins>
          </w:p>
        </w:tc>
      </w:tr>
      <w:tr w:rsidR="001D2A45" w:rsidRPr="001D2A45" w14:paraId="7A22BCE9" w14:textId="77777777" w:rsidTr="001D2A45">
        <w:trPr>
          <w:trHeight w:val="300"/>
          <w:ins w:id="4460" w:author="Alondra Vega Pacheco" w:date="2025-09-12T18:40:00Z"/>
          <w:del w:id="4461" w:author="Sudarshan NEUPANE" w:date="2025-09-12T21:58:00Z"/>
          <w:trPrChange w:id="4462" w:author="Alondra Vega Pacheco" w:date="2025-09-12T18:41:00Z" w16du:dateUtc="2025-09-12T23:41:00Z">
            <w:trPr>
              <w:gridAfter w:val="0"/>
              <w:trHeight w:val="300"/>
            </w:trPr>
          </w:trPrChange>
        </w:trPr>
        <w:tc>
          <w:tcPr>
            <w:tcW w:w="1256" w:type="dxa"/>
            <w:noWrap/>
            <w:vAlign w:val="bottom"/>
            <w:hideMark/>
            <w:tcPrChange w:id="4463" w:author="Alondra Vega Pacheco" w:date="2025-09-12T18:41:00Z" w16du:dateUtc="2025-09-12T23:41:00Z">
              <w:tcPr>
                <w:tcW w:w="1256" w:type="dxa"/>
                <w:gridSpan w:val="2"/>
                <w:tcBorders>
                  <w:top w:val="nil"/>
                  <w:left w:val="nil"/>
                  <w:bottom w:val="nil"/>
                  <w:right w:val="nil"/>
                </w:tcBorders>
                <w:noWrap/>
                <w:vAlign w:val="bottom"/>
                <w:hideMark/>
              </w:tcPr>
            </w:tcPrChange>
          </w:tcPr>
          <w:p w14:paraId="4AB4245F" w14:textId="77777777" w:rsidR="001D2A45" w:rsidRPr="001D2A45" w:rsidRDefault="001D2A45">
            <w:pPr>
              <w:spacing w:line="240" w:lineRule="auto"/>
              <w:rPr>
                <w:ins w:id="4464" w:author="Alondra Vega Pacheco" w:date="2025-09-12T18:40:00Z" w16du:dateUtc="2025-09-12T23:40:00Z"/>
                <w:del w:id="4465" w:author="Sudarshan NEUPANE" w:date="2025-09-12T21:58:00Z" w16du:dateUtc="2025-09-13T01:58:00Z"/>
                <w:rFonts w:ascii="Aptos Narrow" w:hAnsi="Aptos Narrow"/>
                <w:color w:val="000000"/>
                <w:sz w:val="22"/>
                <w:szCs w:val="22"/>
                <w:rPrChange w:id="4466" w:author="Alondra Vega Pacheco" w:date="2025-09-12T18:40:00Z" w16du:dateUtc="2025-09-12T23:40:00Z">
                  <w:rPr>
                    <w:ins w:id="4467" w:author="Alondra Vega Pacheco" w:date="2025-09-12T18:40:00Z" w16du:dateUtc="2025-09-12T23:40:00Z"/>
                    <w:del w:id="4468" w:author="Sudarshan NEUPANE" w:date="2025-09-12T21:58:00Z" w16du:dateUtc="2025-09-13T01:58:00Z"/>
                  </w:rPr>
                </w:rPrChange>
              </w:rPr>
              <w:pPrChange w:id="4469" w:author="Alondra Vega Pacheco" w:date="2025-09-12T18:41:00Z" w16du:dateUtc="2025-09-12T23:41:00Z">
                <w:pPr/>
              </w:pPrChange>
            </w:pPr>
            <w:ins w:id="4470" w:author="Alondra Vega Pacheco" w:date="2025-09-12T18:40:00Z" w16du:dateUtc="2025-09-12T23:40:00Z">
              <w:del w:id="4471" w:author="Sudarshan NEUPANE" w:date="2025-09-12T21:58:00Z" w16du:dateUtc="2025-09-13T01:58:00Z">
                <w:r w:rsidRPr="001D2A45">
                  <w:rPr>
                    <w:rFonts w:ascii="Aptos Narrow" w:hAnsi="Aptos Narrow"/>
                    <w:color w:val="000000"/>
                    <w:sz w:val="22"/>
                    <w:szCs w:val="22"/>
                    <w:rPrChange w:id="4472" w:author="Alondra Vega Pacheco" w:date="2025-09-12T18:40:00Z" w16du:dateUtc="2025-09-12T23:40:00Z">
                      <w:rPr/>
                    </w:rPrChange>
                  </w:rPr>
                  <w:delText>3.2.4</w:delText>
                </w:r>
              </w:del>
            </w:ins>
          </w:p>
        </w:tc>
        <w:tc>
          <w:tcPr>
            <w:tcW w:w="9296" w:type="dxa"/>
            <w:noWrap/>
            <w:vAlign w:val="bottom"/>
            <w:hideMark/>
            <w:tcPrChange w:id="4473" w:author="Alondra Vega Pacheco" w:date="2025-09-12T18:41:00Z" w16du:dateUtc="2025-09-12T23:41:00Z">
              <w:tcPr>
                <w:tcW w:w="9296" w:type="dxa"/>
                <w:gridSpan w:val="2"/>
                <w:tcBorders>
                  <w:top w:val="nil"/>
                  <w:left w:val="nil"/>
                  <w:bottom w:val="nil"/>
                  <w:right w:val="nil"/>
                </w:tcBorders>
                <w:noWrap/>
                <w:vAlign w:val="bottom"/>
                <w:hideMark/>
              </w:tcPr>
            </w:tcPrChange>
          </w:tcPr>
          <w:p w14:paraId="7BE42314" w14:textId="77777777" w:rsidR="001D2A45" w:rsidRPr="001D2A45" w:rsidRDefault="001D2A45">
            <w:pPr>
              <w:spacing w:line="240" w:lineRule="auto"/>
              <w:rPr>
                <w:ins w:id="4474" w:author="Alondra Vega Pacheco" w:date="2025-09-12T18:40:00Z" w16du:dateUtc="2025-09-12T23:40:00Z"/>
                <w:del w:id="4475" w:author="Sudarshan NEUPANE" w:date="2025-09-12T21:58:00Z" w16du:dateUtc="2025-09-13T01:58:00Z"/>
                <w:rFonts w:ascii="Aptos Narrow" w:hAnsi="Aptos Narrow"/>
                <w:color w:val="000000"/>
                <w:sz w:val="22"/>
                <w:szCs w:val="22"/>
                <w:rPrChange w:id="4476" w:author="Alondra Vega Pacheco" w:date="2025-09-12T18:40:00Z" w16du:dateUtc="2025-09-12T23:40:00Z">
                  <w:rPr>
                    <w:ins w:id="4477" w:author="Alondra Vega Pacheco" w:date="2025-09-12T18:40:00Z" w16du:dateUtc="2025-09-12T23:40:00Z"/>
                    <w:del w:id="4478" w:author="Sudarshan NEUPANE" w:date="2025-09-12T21:58:00Z" w16du:dateUtc="2025-09-13T01:58:00Z"/>
                  </w:rPr>
                </w:rPrChange>
              </w:rPr>
              <w:pPrChange w:id="4479" w:author="Alondra Vega Pacheco" w:date="2025-09-12T18:41:00Z" w16du:dateUtc="2025-09-12T23:41:00Z">
                <w:pPr/>
              </w:pPrChange>
            </w:pPr>
            <w:ins w:id="4480" w:author="Alondra Vega Pacheco" w:date="2025-09-12T18:40:00Z" w16du:dateUtc="2025-09-12T23:40:00Z">
              <w:del w:id="4481" w:author="Sudarshan NEUPANE" w:date="2025-09-12T21:58:00Z" w16du:dateUtc="2025-09-13T01:58:00Z">
                <w:r w:rsidRPr="001D2A45">
                  <w:rPr>
                    <w:rFonts w:ascii="Aptos Narrow" w:hAnsi="Aptos Narrow"/>
                    <w:color w:val="000000"/>
                    <w:sz w:val="22"/>
                    <w:szCs w:val="22"/>
                    <w:rPrChange w:id="4482" w:author="Alondra Vega Pacheco" w:date="2025-09-12T18:40:00Z" w16du:dateUtc="2025-09-12T23:40:00Z">
                      <w:rPr/>
                    </w:rPrChange>
                  </w:rPr>
                  <w:delText>Finalize and Receive Client Approval</w:delText>
                </w:r>
              </w:del>
            </w:ins>
          </w:p>
        </w:tc>
      </w:tr>
      <w:tr w:rsidR="001D2A45" w:rsidRPr="001D2A45" w14:paraId="663CC724" w14:textId="77777777" w:rsidTr="001D2A45">
        <w:trPr>
          <w:trHeight w:val="380"/>
          <w:ins w:id="4483" w:author="Alondra Vega Pacheco" w:date="2025-09-12T18:40:00Z"/>
          <w:del w:id="4484" w:author="Sudarshan NEUPANE" w:date="2025-09-12T21:58:00Z"/>
          <w:trPrChange w:id="4485" w:author="Alondra Vega Pacheco" w:date="2025-09-12T18:41:00Z" w16du:dateUtc="2025-09-12T23:41:00Z">
            <w:trPr>
              <w:gridAfter w:val="0"/>
              <w:trHeight w:val="380"/>
            </w:trPr>
          </w:trPrChange>
        </w:trPr>
        <w:tc>
          <w:tcPr>
            <w:tcW w:w="1256" w:type="dxa"/>
            <w:shd w:val="clear" w:color="000000" w:fill="3C7D22"/>
            <w:noWrap/>
            <w:vAlign w:val="bottom"/>
            <w:hideMark/>
            <w:tcPrChange w:id="4486" w:author="Alondra Vega Pacheco" w:date="2025-09-12T18:41:00Z" w16du:dateUtc="2025-09-12T23:41:00Z">
              <w:tcPr>
                <w:tcW w:w="1256" w:type="dxa"/>
                <w:gridSpan w:val="2"/>
                <w:tcBorders>
                  <w:top w:val="nil"/>
                  <w:left w:val="nil"/>
                  <w:bottom w:val="nil"/>
                  <w:right w:val="nil"/>
                </w:tcBorders>
                <w:shd w:val="clear" w:color="000000" w:fill="3C7D22"/>
                <w:noWrap/>
                <w:vAlign w:val="bottom"/>
                <w:hideMark/>
              </w:tcPr>
            </w:tcPrChange>
          </w:tcPr>
          <w:p w14:paraId="21B62038" w14:textId="77777777" w:rsidR="001D2A45" w:rsidRPr="001D2A45" w:rsidRDefault="001D2A45">
            <w:pPr>
              <w:spacing w:line="240" w:lineRule="auto"/>
              <w:rPr>
                <w:ins w:id="4487" w:author="Alondra Vega Pacheco" w:date="2025-09-12T18:40:00Z" w16du:dateUtc="2025-09-12T23:40:00Z"/>
                <w:del w:id="4488" w:author="Sudarshan NEUPANE" w:date="2025-09-12T21:58:00Z" w16du:dateUtc="2025-09-13T01:58:00Z"/>
                <w:rFonts w:ascii="Aptos Narrow" w:hAnsi="Aptos Narrow"/>
                <w:b/>
                <w:bCs/>
                <w:color w:val="FFFFFF"/>
                <w:sz w:val="28"/>
                <w:szCs w:val="28"/>
                <w:rPrChange w:id="4489" w:author="Alondra Vega Pacheco" w:date="2025-09-12T18:40:00Z" w16du:dateUtc="2025-09-12T23:40:00Z">
                  <w:rPr>
                    <w:ins w:id="4490" w:author="Alondra Vega Pacheco" w:date="2025-09-12T18:40:00Z" w16du:dateUtc="2025-09-12T23:40:00Z"/>
                    <w:del w:id="4491" w:author="Sudarshan NEUPANE" w:date="2025-09-12T21:58:00Z" w16du:dateUtc="2025-09-13T01:58:00Z"/>
                  </w:rPr>
                </w:rPrChange>
              </w:rPr>
              <w:pPrChange w:id="4492" w:author="Alondra Vega Pacheco" w:date="2025-09-12T18:41:00Z" w16du:dateUtc="2025-09-12T23:41:00Z">
                <w:pPr/>
              </w:pPrChange>
            </w:pPr>
            <w:ins w:id="4493" w:author="Alondra Vega Pacheco" w:date="2025-09-12T18:40:00Z" w16du:dateUtc="2025-09-12T23:40:00Z">
              <w:del w:id="4494" w:author="Sudarshan NEUPANE" w:date="2025-09-12T21:58:00Z" w16du:dateUtc="2025-09-13T01:58:00Z">
                <w:r w:rsidRPr="001D2A45">
                  <w:rPr>
                    <w:rFonts w:ascii="Aptos Narrow" w:hAnsi="Aptos Narrow"/>
                    <w:b/>
                    <w:bCs/>
                    <w:color w:val="FFFFFF"/>
                    <w:sz w:val="28"/>
                    <w:szCs w:val="28"/>
                    <w:rPrChange w:id="4495" w:author="Alondra Vega Pacheco" w:date="2025-09-12T18:40:00Z" w16du:dateUtc="2025-09-12T23:40:00Z">
                      <w:rPr/>
                    </w:rPrChange>
                  </w:rPr>
                  <w:delText>3.3</w:delText>
                </w:r>
              </w:del>
            </w:ins>
          </w:p>
        </w:tc>
        <w:tc>
          <w:tcPr>
            <w:tcW w:w="9296" w:type="dxa"/>
            <w:shd w:val="clear" w:color="000000" w:fill="3C7D22"/>
            <w:noWrap/>
            <w:vAlign w:val="bottom"/>
            <w:hideMark/>
            <w:tcPrChange w:id="4496" w:author="Alondra Vega Pacheco" w:date="2025-09-12T18:41:00Z" w16du:dateUtc="2025-09-12T23:41:00Z">
              <w:tcPr>
                <w:tcW w:w="9296" w:type="dxa"/>
                <w:gridSpan w:val="2"/>
                <w:tcBorders>
                  <w:top w:val="nil"/>
                  <w:left w:val="nil"/>
                  <w:bottom w:val="nil"/>
                  <w:right w:val="nil"/>
                </w:tcBorders>
                <w:shd w:val="clear" w:color="000000" w:fill="3C7D22"/>
                <w:noWrap/>
                <w:vAlign w:val="bottom"/>
                <w:hideMark/>
              </w:tcPr>
            </w:tcPrChange>
          </w:tcPr>
          <w:p w14:paraId="62FEDBA2" w14:textId="77777777" w:rsidR="001D2A45" w:rsidRPr="001D2A45" w:rsidRDefault="001D2A45">
            <w:pPr>
              <w:spacing w:line="240" w:lineRule="auto"/>
              <w:rPr>
                <w:ins w:id="4497" w:author="Alondra Vega Pacheco" w:date="2025-09-12T18:40:00Z" w16du:dateUtc="2025-09-12T23:40:00Z"/>
                <w:del w:id="4498" w:author="Sudarshan NEUPANE" w:date="2025-09-12T21:58:00Z" w16du:dateUtc="2025-09-13T01:58:00Z"/>
                <w:rFonts w:ascii="Aptos Narrow" w:hAnsi="Aptos Narrow"/>
                <w:b/>
                <w:bCs/>
                <w:color w:val="FFFFFF"/>
                <w:sz w:val="28"/>
                <w:szCs w:val="28"/>
                <w:rPrChange w:id="4499" w:author="Alondra Vega Pacheco" w:date="2025-09-12T18:40:00Z" w16du:dateUtc="2025-09-12T23:40:00Z">
                  <w:rPr>
                    <w:ins w:id="4500" w:author="Alondra Vega Pacheco" w:date="2025-09-12T18:40:00Z" w16du:dateUtc="2025-09-12T23:40:00Z"/>
                    <w:del w:id="4501" w:author="Sudarshan NEUPANE" w:date="2025-09-12T21:58:00Z" w16du:dateUtc="2025-09-13T01:58:00Z"/>
                  </w:rPr>
                </w:rPrChange>
              </w:rPr>
              <w:pPrChange w:id="4502" w:author="Alondra Vega Pacheco" w:date="2025-09-12T18:41:00Z" w16du:dateUtc="2025-09-12T23:41:00Z">
                <w:pPr/>
              </w:pPrChange>
            </w:pPr>
            <w:ins w:id="4503" w:author="Alondra Vega Pacheco" w:date="2025-09-12T18:40:00Z" w16du:dateUtc="2025-09-12T23:40:00Z">
              <w:del w:id="4504" w:author="Sudarshan NEUPANE" w:date="2025-09-12T21:58:00Z" w16du:dateUtc="2025-09-13T01:58:00Z">
                <w:r w:rsidRPr="001D2A45">
                  <w:rPr>
                    <w:rFonts w:ascii="Aptos Narrow" w:hAnsi="Aptos Narrow"/>
                    <w:b/>
                    <w:bCs/>
                    <w:color w:val="FFFFFF"/>
                    <w:sz w:val="28"/>
                    <w:szCs w:val="28"/>
                    <w:rPrChange w:id="4505" w:author="Alondra Vega Pacheco" w:date="2025-09-12T18:40:00Z" w16du:dateUtc="2025-09-12T23:40:00Z">
                      <w:rPr/>
                    </w:rPrChange>
                  </w:rPr>
                  <w:delText>Software Test Plan</w:delText>
                </w:r>
              </w:del>
            </w:ins>
          </w:p>
        </w:tc>
      </w:tr>
      <w:tr w:rsidR="001D2A45" w:rsidRPr="001D2A45" w14:paraId="61D00185" w14:textId="77777777" w:rsidTr="001D2A45">
        <w:trPr>
          <w:trHeight w:val="300"/>
          <w:ins w:id="4506" w:author="Alondra Vega Pacheco" w:date="2025-09-12T18:40:00Z"/>
          <w:del w:id="4507" w:author="Sudarshan NEUPANE" w:date="2025-09-12T21:58:00Z"/>
          <w:trPrChange w:id="4508" w:author="Alondra Vega Pacheco" w:date="2025-09-12T18:41:00Z" w16du:dateUtc="2025-09-12T23:41:00Z">
            <w:trPr>
              <w:gridAfter w:val="0"/>
              <w:trHeight w:val="300"/>
            </w:trPr>
          </w:trPrChange>
        </w:trPr>
        <w:tc>
          <w:tcPr>
            <w:tcW w:w="1256" w:type="dxa"/>
            <w:noWrap/>
            <w:vAlign w:val="bottom"/>
            <w:hideMark/>
            <w:tcPrChange w:id="4509" w:author="Alondra Vega Pacheco" w:date="2025-09-12T18:41:00Z" w16du:dateUtc="2025-09-12T23:41:00Z">
              <w:tcPr>
                <w:tcW w:w="1256" w:type="dxa"/>
                <w:gridSpan w:val="2"/>
                <w:tcBorders>
                  <w:top w:val="nil"/>
                  <w:left w:val="nil"/>
                  <w:bottom w:val="nil"/>
                  <w:right w:val="nil"/>
                </w:tcBorders>
                <w:noWrap/>
                <w:vAlign w:val="bottom"/>
                <w:hideMark/>
              </w:tcPr>
            </w:tcPrChange>
          </w:tcPr>
          <w:p w14:paraId="44B0A27E" w14:textId="77777777" w:rsidR="001D2A45" w:rsidRPr="001D2A45" w:rsidRDefault="001D2A45">
            <w:pPr>
              <w:spacing w:line="240" w:lineRule="auto"/>
              <w:rPr>
                <w:ins w:id="4510" w:author="Alondra Vega Pacheco" w:date="2025-09-12T18:40:00Z" w16du:dateUtc="2025-09-12T23:40:00Z"/>
                <w:del w:id="4511" w:author="Sudarshan NEUPANE" w:date="2025-09-12T21:58:00Z" w16du:dateUtc="2025-09-13T01:58:00Z"/>
                <w:rFonts w:ascii="Aptos Narrow" w:hAnsi="Aptos Narrow"/>
                <w:color w:val="000000"/>
                <w:sz w:val="22"/>
                <w:szCs w:val="22"/>
                <w:rPrChange w:id="4512" w:author="Alondra Vega Pacheco" w:date="2025-09-12T18:40:00Z" w16du:dateUtc="2025-09-12T23:40:00Z">
                  <w:rPr>
                    <w:ins w:id="4513" w:author="Alondra Vega Pacheco" w:date="2025-09-12T18:40:00Z" w16du:dateUtc="2025-09-12T23:40:00Z"/>
                    <w:del w:id="4514" w:author="Sudarshan NEUPANE" w:date="2025-09-12T21:58:00Z" w16du:dateUtc="2025-09-13T01:58:00Z"/>
                  </w:rPr>
                </w:rPrChange>
              </w:rPr>
              <w:pPrChange w:id="4515" w:author="Alondra Vega Pacheco" w:date="2025-09-12T18:41:00Z" w16du:dateUtc="2025-09-12T23:41:00Z">
                <w:pPr/>
              </w:pPrChange>
            </w:pPr>
            <w:ins w:id="4516" w:author="Alondra Vega Pacheco" w:date="2025-09-12T18:40:00Z" w16du:dateUtc="2025-09-12T23:40:00Z">
              <w:del w:id="4517" w:author="Sudarshan NEUPANE" w:date="2025-09-12T21:58:00Z" w16du:dateUtc="2025-09-13T01:58:00Z">
                <w:r w:rsidRPr="001D2A45">
                  <w:rPr>
                    <w:rFonts w:ascii="Aptos Narrow" w:hAnsi="Aptos Narrow"/>
                    <w:color w:val="000000"/>
                    <w:sz w:val="22"/>
                    <w:szCs w:val="22"/>
                    <w:rPrChange w:id="4518" w:author="Alondra Vega Pacheco" w:date="2025-09-12T18:40:00Z" w16du:dateUtc="2025-09-12T23:40:00Z">
                      <w:rPr/>
                    </w:rPrChange>
                  </w:rPr>
                  <w:delText>3.3.1</w:delText>
                </w:r>
              </w:del>
            </w:ins>
          </w:p>
        </w:tc>
        <w:tc>
          <w:tcPr>
            <w:tcW w:w="9296" w:type="dxa"/>
            <w:noWrap/>
            <w:vAlign w:val="bottom"/>
            <w:hideMark/>
            <w:tcPrChange w:id="4519" w:author="Alondra Vega Pacheco" w:date="2025-09-12T18:41:00Z" w16du:dateUtc="2025-09-12T23:41:00Z">
              <w:tcPr>
                <w:tcW w:w="9296" w:type="dxa"/>
                <w:gridSpan w:val="2"/>
                <w:tcBorders>
                  <w:top w:val="nil"/>
                  <w:left w:val="nil"/>
                  <w:bottom w:val="nil"/>
                  <w:right w:val="nil"/>
                </w:tcBorders>
                <w:noWrap/>
                <w:vAlign w:val="bottom"/>
                <w:hideMark/>
              </w:tcPr>
            </w:tcPrChange>
          </w:tcPr>
          <w:p w14:paraId="4756A3A0" w14:textId="77777777" w:rsidR="001D2A45" w:rsidRPr="001D2A45" w:rsidRDefault="001D2A45">
            <w:pPr>
              <w:spacing w:line="240" w:lineRule="auto"/>
              <w:rPr>
                <w:ins w:id="4520" w:author="Alondra Vega Pacheco" w:date="2025-09-12T18:40:00Z" w16du:dateUtc="2025-09-12T23:40:00Z"/>
                <w:del w:id="4521" w:author="Sudarshan NEUPANE" w:date="2025-09-12T21:58:00Z" w16du:dateUtc="2025-09-13T01:58:00Z"/>
                <w:rFonts w:ascii="Aptos Narrow" w:hAnsi="Aptos Narrow"/>
                <w:color w:val="000000"/>
                <w:sz w:val="22"/>
                <w:szCs w:val="22"/>
                <w:rPrChange w:id="4522" w:author="Alondra Vega Pacheco" w:date="2025-09-12T18:40:00Z" w16du:dateUtc="2025-09-12T23:40:00Z">
                  <w:rPr>
                    <w:ins w:id="4523" w:author="Alondra Vega Pacheco" w:date="2025-09-12T18:40:00Z" w16du:dateUtc="2025-09-12T23:40:00Z"/>
                    <w:del w:id="4524" w:author="Sudarshan NEUPANE" w:date="2025-09-12T21:58:00Z" w16du:dateUtc="2025-09-13T01:58:00Z"/>
                  </w:rPr>
                </w:rPrChange>
              </w:rPr>
              <w:pPrChange w:id="4525" w:author="Alondra Vega Pacheco" w:date="2025-09-12T18:41:00Z" w16du:dateUtc="2025-09-12T23:41:00Z">
                <w:pPr/>
              </w:pPrChange>
            </w:pPr>
            <w:ins w:id="4526" w:author="Alondra Vega Pacheco" w:date="2025-09-12T18:40:00Z" w16du:dateUtc="2025-09-12T23:40:00Z">
              <w:del w:id="4527" w:author="Sudarshan NEUPANE" w:date="2025-09-12T21:58:00Z" w16du:dateUtc="2025-09-13T01:58:00Z">
                <w:r w:rsidRPr="001D2A45">
                  <w:rPr>
                    <w:rFonts w:ascii="Aptos Narrow" w:hAnsi="Aptos Narrow"/>
                    <w:color w:val="000000"/>
                    <w:sz w:val="22"/>
                    <w:szCs w:val="22"/>
                    <w:rPrChange w:id="4528" w:author="Alondra Vega Pacheco" w:date="2025-09-12T18:40:00Z" w16du:dateUtc="2025-09-12T23:40:00Z">
                      <w:rPr/>
                    </w:rPrChange>
                  </w:rPr>
                  <w:delText>Update Test Cases as Needed</w:delText>
                </w:r>
              </w:del>
            </w:ins>
          </w:p>
        </w:tc>
      </w:tr>
      <w:tr w:rsidR="001D2A45" w:rsidRPr="001D2A45" w14:paraId="45D3F0E0" w14:textId="77777777" w:rsidTr="001D2A45">
        <w:trPr>
          <w:trHeight w:val="300"/>
          <w:ins w:id="4529" w:author="Alondra Vega Pacheco" w:date="2025-09-12T18:40:00Z"/>
          <w:del w:id="4530" w:author="Sudarshan NEUPANE" w:date="2025-09-12T21:58:00Z"/>
          <w:trPrChange w:id="4531" w:author="Alondra Vega Pacheco" w:date="2025-09-12T18:41:00Z" w16du:dateUtc="2025-09-12T23:41:00Z">
            <w:trPr>
              <w:gridAfter w:val="0"/>
              <w:trHeight w:val="300"/>
            </w:trPr>
          </w:trPrChange>
        </w:trPr>
        <w:tc>
          <w:tcPr>
            <w:tcW w:w="1256" w:type="dxa"/>
            <w:noWrap/>
            <w:vAlign w:val="bottom"/>
            <w:hideMark/>
            <w:tcPrChange w:id="4532" w:author="Alondra Vega Pacheco" w:date="2025-09-12T18:41:00Z" w16du:dateUtc="2025-09-12T23:41:00Z">
              <w:tcPr>
                <w:tcW w:w="1256" w:type="dxa"/>
                <w:gridSpan w:val="2"/>
                <w:tcBorders>
                  <w:top w:val="nil"/>
                  <w:left w:val="nil"/>
                  <w:bottom w:val="nil"/>
                  <w:right w:val="nil"/>
                </w:tcBorders>
                <w:noWrap/>
                <w:vAlign w:val="bottom"/>
                <w:hideMark/>
              </w:tcPr>
            </w:tcPrChange>
          </w:tcPr>
          <w:p w14:paraId="03D747B4" w14:textId="77777777" w:rsidR="001D2A45" w:rsidRPr="001D2A45" w:rsidRDefault="001D2A45">
            <w:pPr>
              <w:spacing w:line="240" w:lineRule="auto"/>
              <w:rPr>
                <w:ins w:id="4533" w:author="Alondra Vega Pacheco" w:date="2025-09-12T18:40:00Z" w16du:dateUtc="2025-09-12T23:40:00Z"/>
                <w:del w:id="4534" w:author="Sudarshan NEUPANE" w:date="2025-09-12T21:58:00Z" w16du:dateUtc="2025-09-13T01:58:00Z"/>
                <w:rFonts w:ascii="Aptos Narrow" w:hAnsi="Aptos Narrow"/>
                <w:color w:val="000000"/>
                <w:sz w:val="22"/>
                <w:szCs w:val="22"/>
                <w:rPrChange w:id="4535" w:author="Alondra Vega Pacheco" w:date="2025-09-12T18:40:00Z" w16du:dateUtc="2025-09-12T23:40:00Z">
                  <w:rPr>
                    <w:ins w:id="4536" w:author="Alondra Vega Pacheco" w:date="2025-09-12T18:40:00Z" w16du:dateUtc="2025-09-12T23:40:00Z"/>
                    <w:del w:id="4537" w:author="Sudarshan NEUPANE" w:date="2025-09-12T21:58:00Z" w16du:dateUtc="2025-09-13T01:58:00Z"/>
                  </w:rPr>
                </w:rPrChange>
              </w:rPr>
              <w:pPrChange w:id="4538" w:author="Alondra Vega Pacheco" w:date="2025-09-12T18:41:00Z" w16du:dateUtc="2025-09-12T23:41:00Z">
                <w:pPr/>
              </w:pPrChange>
            </w:pPr>
            <w:ins w:id="4539" w:author="Alondra Vega Pacheco" w:date="2025-09-12T18:40:00Z" w16du:dateUtc="2025-09-12T23:40:00Z">
              <w:del w:id="4540" w:author="Sudarshan NEUPANE" w:date="2025-09-12T21:58:00Z" w16du:dateUtc="2025-09-13T01:58:00Z">
                <w:r w:rsidRPr="001D2A45">
                  <w:rPr>
                    <w:rFonts w:ascii="Aptos Narrow" w:hAnsi="Aptos Narrow"/>
                    <w:color w:val="000000"/>
                    <w:sz w:val="22"/>
                    <w:szCs w:val="22"/>
                    <w:rPrChange w:id="4541" w:author="Alondra Vega Pacheco" w:date="2025-09-12T18:40:00Z" w16du:dateUtc="2025-09-12T23:40:00Z">
                      <w:rPr/>
                    </w:rPrChange>
                  </w:rPr>
                  <w:lastRenderedPageBreak/>
                  <w:delText>3.3.2</w:delText>
                </w:r>
              </w:del>
            </w:ins>
          </w:p>
        </w:tc>
        <w:tc>
          <w:tcPr>
            <w:tcW w:w="9296" w:type="dxa"/>
            <w:noWrap/>
            <w:vAlign w:val="bottom"/>
            <w:hideMark/>
            <w:tcPrChange w:id="4542" w:author="Alondra Vega Pacheco" w:date="2025-09-12T18:41:00Z" w16du:dateUtc="2025-09-12T23:41:00Z">
              <w:tcPr>
                <w:tcW w:w="9296" w:type="dxa"/>
                <w:gridSpan w:val="2"/>
                <w:tcBorders>
                  <w:top w:val="nil"/>
                  <w:left w:val="nil"/>
                  <w:bottom w:val="nil"/>
                  <w:right w:val="nil"/>
                </w:tcBorders>
                <w:noWrap/>
                <w:vAlign w:val="bottom"/>
                <w:hideMark/>
              </w:tcPr>
            </w:tcPrChange>
          </w:tcPr>
          <w:p w14:paraId="74E66595" w14:textId="77777777" w:rsidR="001D2A45" w:rsidRPr="001D2A45" w:rsidRDefault="001D2A45">
            <w:pPr>
              <w:spacing w:line="240" w:lineRule="auto"/>
              <w:rPr>
                <w:ins w:id="4543" w:author="Alondra Vega Pacheco" w:date="2025-09-12T18:40:00Z" w16du:dateUtc="2025-09-12T23:40:00Z"/>
                <w:del w:id="4544" w:author="Sudarshan NEUPANE" w:date="2025-09-12T21:58:00Z" w16du:dateUtc="2025-09-13T01:58:00Z"/>
                <w:rFonts w:ascii="Aptos Narrow" w:hAnsi="Aptos Narrow"/>
                <w:color w:val="000000"/>
                <w:sz w:val="22"/>
                <w:szCs w:val="22"/>
                <w:rPrChange w:id="4545" w:author="Alondra Vega Pacheco" w:date="2025-09-12T18:40:00Z" w16du:dateUtc="2025-09-12T23:40:00Z">
                  <w:rPr>
                    <w:ins w:id="4546" w:author="Alondra Vega Pacheco" w:date="2025-09-12T18:40:00Z" w16du:dateUtc="2025-09-12T23:40:00Z"/>
                    <w:del w:id="4547" w:author="Sudarshan NEUPANE" w:date="2025-09-12T21:58:00Z" w16du:dateUtc="2025-09-13T01:58:00Z"/>
                  </w:rPr>
                </w:rPrChange>
              </w:rPr>
              <w:pPrChange w:id="4548" w:author="Alondra Vega Pacheco" w:date="2025-09-12T18:41:00Z" w16du:dateUtc="2025-09-12T23:41:00Z">
                <w:pPr/>
              </w:pPrChange>
            </w:pPr>
            <w:ins w:id="4549" w:author="Alondra Vega Pacheco" w:date="2025-09-12T18:40:00Z" w16du:dateUtc="2025-09-12T23:40:00Z">
              <w:del w:id="4550" w:author="Sudarshan NEUPANE" w:date="2025-09-12T21:58:00Z" w16du:dateUtc="2025-09-13T01:58:00Z">
                <w:r w:rsidRPr="001D2A45">
                  <w:rPr>
                    <w:rFonts w:ascii="Aptos Narrow" w:hAnsi="Aptos Narrow"/>
                    <w:color w:val="000000"/>
                    <w:sz w:val="22"/>
                    <w:szCs w:val="22"/>
                    <w:rPrChange w:id="4551" w:author="Alondra Vega Pacheco" w:date="2025-09-12T18:40:00Z" w16du:dateUtc="2025-09-12T23:40:00Z">
                      <w:rPr/>
                    </w:rPrChange>
                  </w:rPr>
                  <w:delText>Finalize and Receive Client Approval</w:delText>
                </w:r>
              </w:del>
            </w:ins>
          </w:p>
        </w:tc>
      </w:tr>
      <w:tr w:rsidR="001D2A45" w:rsidRPr="001D2A45" w14:paraId="342936E8" w14:textId="77777777" w:rsidTr="001D2A45">
        <w:trPr>
          <w:trHeight w:val="380"/>
          <w:ins w:id="4552" w:author="Alondra Vega Pacheco" w:date="2025-09-12T18:40:00Z"/>
          <w:del w:id="4553" w:author="Sudarshan NEUPANE" w:date="2025-09-12T21:58:00Z"/>
          <w:trPrChange w:id="4554" w:author="Alondra Vega Pacheco" w:date="2025-09-12T18:41:00Z" w16du:dateUtc="2025-09-12T23:41:00Z">
            <w:trPr>
              <w:gridAfter w:val="0"/>
              <w:trHeight w:val="380"/>
            </w:trPr>
          </w:trPrChange>
        </w:trPr>
        <w:tc>
          <w:tcPr>
            <w:tcW w:w="1256" w:type="dxa"/>
            <w:shd w:val="clear" w:color="000000" w:fill="3C7D22"/>
            <w:noWrap/>
            <w:vAlign w:val="bottom"/>
            <w:hideMark/>
            <w:tcPrChange w:id="4555" w:author="Alondra Vega Pacheco" w:date="2025-09-12T18:41:00Z" w16du:dateUtc="2025-09-12T23:41:00Z">
              <w:tcPr>
                <w:tcW w:w="1256" w:type="dxa"/>
                <w:gridSpan w:val="2"/>
                <w:tcBorders>
                  <w:top w:val="nil"/>
                  <w:left w:val="nil"/>
                  <w:bottom w:val="nil"/>
                  <w:right w:val="nil"/>
                </w:tcBorders>
                <w:shd w:val="clear" w:color="000000" w:fill="3C7D22"/>
                <w:noWrap/>
                <w:vAlign w:val="bottom"/>
                <w:hideMark/>
              </w:tcPr>
            </w:tcPrChange>
          </w:tcPr>
          <w:p w14:paraId="6ECCA2DB" w14:textId="77777777" w:rsidR="001D2A45" w:rsidRPr="001D2A45" w:rsidRDefault="001D2A45">
            <w:pPr>
              <w:spacing w:line="240" w:lineRule="auto"/>
              <w:rPr>
                <w:ins w:id="4556" w:author="Alondra Vega Pacheco" w:date="2025-09-12T18:40:00Z" w16du:dateUtc="2025-09-12T23:40:00Z"/>
                <w:del w:id="4557" w:author="Sudarshan NEUPANE" w:date="2025-09-12T21:58:00Z" w16du:dateUtc="2025-09-13T01:58:00Z"/>
                <w:rFonts w:ascii="Aptos Narrow" w:hAnsi="Aptos Narrow"/>
                <w:b/>
                <w:bCs/>
                <w:color w:val="FFFFFF"/>
                <w:sz w:val="28"/>
                <w:szCs w:val="28"/>
                <w:rPrChange w:id="4558" w:author="Alondra Vega Pacheco" w:date="2025-09-12T18:40:00Z" w16du:dateUtc="2025-09-12T23:40:00Z">
                  <w:rPr>
                    <w:ins w:id="4559" w:author="Alondra Vega Pacheco" w:date="2025-09-12T18:40:00Z" w16du:dateUtc="2025-09-12T23:40:00Z"/>
                    <w:del w:id="4560" w:author="Sudarshan NEUPANE" w:date="2025-09-12T21:58:00Z" w16du:dateUtc="2025-09-13T01:58:00Z"/>
                  </w:rPr>
                </w:rPrChange>
              </w:rPr>
              <w:pPrChange w:id="4561" w:author="Alondra Vega Pacheco" w:date="2025-09-12T18:41:00Z" w16du:dateUtc="2025-09-12T23:41:00Z">
                <w:pPr/>
              </w:pPrChange>
            </w:pPr>
            <w:ins w:id="4562" w:author="Alondra Vega Pacheco" w:date="2025-09-12T18:40:00Z" w16du:dateUtc="2025-09-12T23:40:00Z">
              <w:del w:id="4563" w:author="Sudarshan NEUPANE" w:date="2025-09-12T21:58:00Z" w16du:dateUtc="2025-09-13T01:58:00Z">
                <w:r w:rsidRPr="001D2A45">
                  <w:rPr>
                    <w:rFonts w:ascii="Aptos Narrow" w:hAnsi="Aptos Narrow"/>
                    <w:b/>
                    <w:bCs/>
                    <w:color w:val="FFFFFF"/>
                    <w:sz w:val="28"/>
                    <w:szCs w:val="28"/>
                    <w:rPrChange w:id="4564" w:author="Alondra Vega Pacheco" w:date="2025-09-12T18:40:00Z" w16du:dateUtc="2025-09-12T23:40:00Z">
                      <w:rPr/>
                    </w:rPrChange>
                  </w:rPr>
                  <w:delText>3.4</w:delText>
                </w:r>
              </w:del>
            </w:ins>
          </w:p>
        </w:tc>
        <w:tc>
          <w:tcPr>
            <w:tcW w:w="9296" w:type="dxa"/>
            <w:shd w:val="clear" w:color="000000" w:fill="3C7D22"/>
            <w:noWrap/>
            <w:vAlign w:val="bottom"/>
            <w:hideMark/>
            <w:tcPrChange w:id="4565" w:author="Alondra Vega Pacheco" w:date="2025-09-12T18:41:00Z" w16du:dateUtc="2025-09-12T23:41:00Z">
              <w:tcPr>
                <w:tcW w:w="9296" w:type="dxa"/>
                <w:gridSpan w:val="2"/>
                <w:tcBorders>
                  <w:top w:val="nil"/>
                  <w:left w:val="nil"/>
                  <w:bottom w:val="nil"/>
                  <w:right w:val="nil"/>
                </w:tcBorders>
                <w:shd w:val="clear" w:color="000000" w:fill="3C7D22"/>
                <w:noWrap/>
                <w:vAlign w:val="bottom"/>
                <w:hideMark/>
              </w:tcPr>
            </w:tcPrChange>
          </w:tcPr>
          <w:p w14:paraId="3B909176" w14:textId="77777777" w:rsidR="001D2A45" w:rsidRPr="001D2A45" w:rsidRDefault="001D2A45">
            <w:pPr>
              <w:spacing w:line="240" w:lineRule="auto"/>
              <w:rPr>
                <w:ins w:id="4566" w:author="Alondra Vega Pacheco" w:date="2025-09-12T18:40:00Z" w16du:dateUtc="2025-09-12T23:40:00Z"/>
                <w:del w:id="4567" w:author="Sudarshan NEUPANE" w:date="2025-09-12T21:58:00Z" w16du:dateUtc="2025-09-13T01:58:00Z"/>
                <w:rFonts w:ascii="Aptos Narrow" w:hAnsi="Aptos Narrow"/>
                <w:b/>
                <w:bCs/>
                <w:color w:val="FFFFFF"/>
                <w:sz w:val="28"/>
                <w:szCs w:val="28"/>
                <w:rPrChange w:id="4568" w:author="Alondra Vega Pacheco" w:date="2025-09-12T18:40:00Z" w16du:dateUtc="2025-09-12T23:40:00Z">
                  <w:rPr>
                    <w:ins w:id="4569" w:author="Alondra Vega Pacheco" w:date="2025-09-12T18:40:00Z" w16du:dateUtc="2025-09-12T23:40:00Z"/>
                    <w:del w:id="4570" w:author="Sudarshan NEUPANE" w:date="2025-09-12T21:58:00Z" w16du:dateUtc="2025-09-13T01:58:00Z"/>
                  </w:rPr>
                </w:rPrChange>
              </w:rPr>
              <w:pPrChange w:id="4571" w:author="Alondra Vega Pacheco" w:date="2025-09-12T18:41:00Z" w16du:dateUtc="2025-09-12T23:41:00Z">
                <w:pPr/>
              </w:pPrChange>
            </w:pPr>
            <w:ins w:id="4572" w:author="Alondra Vega Pacheco" w:date="2025-09-12T18:40:00Z" w16du:dateUtc="2025-09-12T23:40:00Z">
              <w:del w:id="4573" w:author="Sudarshan NEUPANE" w:date="2025-09-12T21:58:00Z" w16du:dateUtc="2025-09-13T01:58:00Z">
                <w:r w:rsidRPr="001D2A45">
                  <w:rPr>
                    <w:rFonts w:ascii="Aptos Narrow" w:hAnsi="Aptos Narrow"/>
                    <w:b/>
                    <w:bCs/>
                    <w:color w:val="FFFFFF"/>
                    <w:sz w:val="28"/>
                    <w:szCs w:val="28"/>
                    <w:rPrChange w:id="4574" w:author="Alondra Vega Pacheco" w:date="2025-09-12T18:40:00Z" w16du:dateUtc="2025-09-12T23:40:00Z">
                      <w:rPr/>
                    </w:rPrChange>
                  </w:rPr>
                  <w:delText>Feature Development</w:delText>
                </w:r>
              </w:del>
            </w:ins>
          </w:p>
        </w:tc>
      </w:tr>
      <w:tr w:rsidR="001D2A45" w:rsidRPr="001D2A45" w14:paraId="01E4B362" w14:textId="77777777" w:rsidTr="001D2A45">
        <w:trPr>
          <w:trHeight w:val="380"/>
          <w:ins w:id="4575" w:author="Alondra Vega Pacheco" w:date="2025-09-12T18:40:00Z"/>
          <w:del w:id="4576" w:author="Sudarshan NEUPANE" w:date="2025-09-12T21:58:00Z"/>
          <w:trPrChange w:id="4577" w:author="Alondra Vega Pacheco" w:date="2025-09-12T18:41:00Z" w16du:dateUtc="2025-09-12T23:41:00Z">
            <w:trPr>
              <w:gridAfter w:val="0"/>
              <w:trHeight w:val="380"/>
            </w:trPr>
          </w:trPrChange>
        </w:trPr>
        <w:tc>
          <w:tcPr>
            <w:tcW w:w="1256" w:type="dxa"/>
            <w:shd w:val="clear" w:color="000000" w:fill="8ED973"/>
            <w:noWrap/>
            <w:vAlign w:val="center"/>
            <w:hideMark/>
            <w:tcPrChange w:id="4578" w:author="Alondra Vega Pacheco" w:date="2025-09-12T18:41:00Z" w16du:dateUtc="2025-09-12T23:41:00Z">
              <w:tcPr>
                <w:tcW w:w="1256" w:type="dxa"/>
                <w:gridSpan w:val="2"/>
                <w:tcBorders>
                  <w:top w:val="nil"/>
                  <w:left w:val="nil"/>
                  <w:bottom w:val="nil"/>
                  <w:right w:val="nil"/>
                </w:tcBorders>
                <w:shd w:val="clear" w:color="000000" w:fill="8ED973"/>
                <w:noWrap/>
                <w:vAlign w:val="center"/>
                <w:hideMark/>
              </w:tcPr>
            </w:tcPrChange>
          </w:tcPr>
          <w:p w14:paraId="2C2C305C" w14:textId="77777777" w:rsidR="001D2A45" w:rsidRPr="001D2A45" w:rsidRDefault="001D2A45">
            <w:pPr>
              <w:spacing w:line="240" w:lineRule="auto"/>
              <w:rPr>
                <w:ins w:id="4579" w:author="Alondra Vega Pacheco" w:date="2025-09-12T18:40:00Z" w16du:dateUtc="2025-09-12T23:40:00Z"/>
                <w:del w:id="4580" w:author="Sudarshan NEUPANE" w:date="2025-09-12T21:58:00Z" w16du:dateUtc="2025-09-13T01:58:00Z"/>
                <w:rFonts w:ascii="Aptos Narrow" w:hAnsi="Aptos Narrow"/>
                <w:b/>
                <w:bCs/>
                <w:color w:val="000000"/>
                <w:sz w:val="27"/>
                <w:szCs w:val="27"/>
                <w:rPrChange w:id="4581" w:author="Alondra Vega Pacheco" w:date="2025-09-12T18:40:00Z" w16du:dateUtc="2025-09-12T23:40:00Z">
                  <w:rPr>
                    <w:ins w:id="4582" w:author="Alondra Vega Pacheco" w:date="2025-09-12T18:40:00Z" w16du:dateUtc="2025-09-12T23:40:00Z"/>
                    <w:del w:id="4583" w:author="Sudarshan NEUPANE" w:date="2025-09-12T21:58:00Z" w16du:dateUtc="2025-09-13T01:58:00Z"/>
                  </w:rPr>
                </w:rPrChange>
              </w:rPr>
              <w:pPrChange w:id="4584" w:author="Alondra Vega Pacheco" w:date="2025-09-12T18:41:00Z" w16du:dateUtc="2025-09-12T23:41:00Z">
                <w:pPr/>
              </w:pPrChange>
            </w:pPr>
            <w:ins w:id="4585" w:author="Alondra Vega Pacheco" w:date="2025-09-12T18:40:00Z" w16du:dateUtc="2025-09-12T23:40:00Z">
              <w:del w:id="4586" w:author="Sudarshan NEUPANE" w:date="2025-09-12T21:58:00Z" w16du:dateUtc="2025-09-13T01:58:00Z">
                <w:r w:rsidRPr="001D2A45">
                  <w:rPr>
                    <w:rFonts w:ascii="Aptos Narrow" w:hAnsi="Aptos Narrow"/>
                    <w:b/>
                    <w:bCs/>
                    <w:color w:val="000000"/>
                    <w:sz w:val="27"/>
                    <w:szCs w:val="27"/>
                    <w:rPrChange w:id="4587" w:author="Alondra Vega Pacheco" w:date="2025-09-12T18:40:00Z" w16du:dateUtc="2025-09-12T23:40:00Z">
                      <w:rPr/>
                    </w:rPrChange>
                  </w:rPr>
                  <w:delText>3.4.1</w:delText>
                </w:r>
              </w:del>
            </w:ins>
          </w:p>
        </w:tc>
        <w:tc>
          <w:tcPr>
            <w:tcW w:w="9296" w:type="dxa"/>
            <w:shd w:val="clear" w:color="000000" w:fill="8ED973"/>
            <w:noWrap/>
            <w:vAlign w:val="center"/>
            <w:hideMark/>
            <w:tcPrChange w:id="4588" w:author="Alondra Vega Pacheco" w:date="2025-09-12T18:41:00Z" w16du:dateUtc="2025-09-12T23:41:00Z">
              <w:tcPr>
                <w:tcW w:w="9296" w:type="dxa"/>
                <w:gridSpan w:val="2"/>
                <w:tcBorders>
                  <w:top w:val="nil"/>
                  <w:left w:val="nil"/>
                  <w:bottom w:val="nil"/>
                  <w:right w:val="nil"/>
                </w:tcBorders>
                <w:shd w:val="clear" w:color="000000" w:fill="8ED973"/>
                <w:noWrap/>
                <w:vAlign w:val="center"/>
                <w:hideMark/>
              </w:tcPr>
            </w:tcPrChange>
          </w:tcPr>
          <w:p w14:paraId="3647F73D" w14:textId="77777777" w:rsidR="001D2A45" w:rsidRPr="001D2A45" w:rsidRDefault="001D2A45">
            <w:pPr>
              <w:spacing w:line="240" w:lineRule="auto"/>
              <w:rPr>
                <w:ins w:id="4589" w:author="Alondra Vega Pacheco" w:date="2025-09-12T18:40:00Z" w16du:dateUtc="2025-09-12T23:40:00Z"/>
                <w:del w:id="4590" w:author="Sudarshan NEUPANE" w:date="2025-09-12T21:58:00Z" w16du:dateUtc="2025-09-13T01:58:00Z"/>
                <w:rFonts w:ascii="Aptos Narrow" w:hAnsi="Aptos Narrow"/>
                <w:b/>
                <w:bCs/>
                <w:color w:val="000000"/>
                <w:sz w:val="27"/>
                <w:szCs w:val="27"/>
                <w:rPrChange w:id="4591" w:author="Alondra Vega Pacheco" w:date="2025-09-12T18:40:00Z" w16du:dateUtc="2025-09-12T23:40:00Z">
                  <w:rPr>
                    <w:ins w:id="4592" w:author="Alondra Vega Pacheco" w:date="2025-09-12T18:40:00Z" w16du:dateUtc="2025-09-12T23:40:00Z"/>
                    <w:del w:id="4593" w:author="Sudarshan NEUPANE" w:date="2025-09-12T21:58:00Z" w16du:dateUtc="2025-09-13T01:58:00Z"/>
                  </w:rPr>
                </w:rPrChange>
              </w:rPr>
              <w:pPrChange w:id="4594" w:author="Alondra Vega Pacheco" w:date="2025-09-12T18:41:00Z" w16du:dateUtc="2025-09-12T23:41:00Z">
                <w:pPr/>
              </w:pPrChange>
            </w:pPr>
            <w:ins w:id="4595" w:author="Alondra Vega Pacheco" w:date="2025-09-12T18:40:00Z" w16du:dateUtc="2025-09-12T23:40:00Z">
              <w:del w:id="4596" w:author="Sudarshan NEUPANE" w:date="2025-09-12T21:58:00Z" w16du:dateUtc="2025-09-13T01:58:00Z">
                <w:r w:rsidRPr="001D2A45">
                  <w:rPr>
                    <w:rFonts w:ascii="Aptos Narrow" w:hAnsi="Aptos Narrow"/>
                    <w:b/>
                    <w:bCs/>
                    <w:color w:val="000000"/>
                    <w:sz w:val="27"/>
                    <w:szCs w:val="27"/>
                    <w:rPrChange w:id="4597" w:author="Alondra Vega Pacheco" w:date="2025-09-12T18:40:00Z" w16du:dateUtc="2025-09-12T23:40:00Z">
                      <w:rPr/>
                    </w:rPrChange>
                  </w:rPr>
                  <w:delText>Core Features</w:delText>
                </w:r>
              </w:del>
            </w:ins>
          </w:p>
        </w:tc>
      </w:tr>
      <w:tr w:rsidR="001D2A45" w:rsidRPr="001D2A45" w14:paraId="13D17066" w14:textId="77777777" w:rsidTr="001D2A45">
        <w:trPr>
          <w:trHeight w:val="300"/>
          <w:ins w:id="4598" w:author="Alondra Vega Pacheco" w:date="2025-09-12T18:40:00Z"/>
          <w:del w:id="4599" w:author="Sudarshan NEUPANE" w:date="2025-09-12T21:58:00Z"/>
          <w:trPrChange w:id="4600" w:author="Alondra Vega Pacheco" w:date="2025-09-12T18:41:00Z" w16du:dateUtc="2025-09-12T23:41:00Z">
            <w:trPr>
              <w:gridAfter w:val="0"/>
              <w:trHeight w:val="300"/>
            </w:trPr>
          </w:trPrChange>
        </w:trPr>
        <w:tc>
          <w:tcPr>
            <w:tcW w:w="1256" w:type="dxa"/>
            <w:noWrap/>
            <w:vAlign w:val="bottom"/>
            <w:hideMark/>
            <w:tcPrChange w:id="4601" w:author="Alondra Vega Pacheco" w:date="2025-09-12T18:41:00Z" w16du:dateUtc="2025-09-12T23:41:00Z">
              <w:tcPr>
                <w:tcW w:w="1256" w:type="dxa"/>
                <w:gridSpan w:val="2"/>
                <w:tcBorders>
                  <w:top w:val="nil"/>
                  <w:left w:val="nil"/>
                  <w:bottom w:val="nil"/>
                  <w:right w:val="nil"/>
                </w:tcBorders>
                <w:noWrap/>
                <w:vAlign w:val="bottom"/>
                <w:hideMark/>
              </w:tcPr>
            </w:tcPrChange>
          </w:tcPr>
          <w:p w14:paraId="3DC2705F" w14:textId="77777777" w:rsidR="001D2A45" w:rsidRPr="001D2A45" w:rsidRDefault="001D2A45">
            <w:pPr>
              <w:spacing w:line="240" w:lineRule="auto"/>
              <w:rPr>
                <w:ins w:id="4602" w:author="Alondra Vega Pacheco" w:date="2025-09-12T18:40:00Z" w16du:dateUtc="2025-09-12T23:40:00Z"/>
                <w:del w:id="4603" w:author="Sudarshan NEUPANE" w:date="2025-09-12T21:58:00Z" w16du:dateUtc="2025-09-13T01:58:00Z"/>
                <w:rFonts w:ascii="Aptos Narrow" w:hAnsi="Aptos Narrow"/>
                <w:color w:val="000000"/>
                <w:sz w:val="22"/>
                <w:szCs w:val="22"/>
                <w:rPrChange w:id="4604" w:author="Alondra Vega Pacheco" w:date="2025-09-12T18:40:00Z" w16du:dateUtc="2025-09-12T23:40:00Z">
                  <w:rPr>
                    <w:ins w:id="4605" w:author="Alondra Vega Pacheco" w:date="2025-09-12T18:40:00Z" w16du:dateUtc="2025-09-12T23:40:00Z"/>
                    <w:del w:id="4606" w:author="Sudarshan NEUPANE" w:date="2025-09-12T21:58:00Z" w16du:dateUtc="2025-09-13T01:58:00Z"/>
                  </w:rPr>
                </w:rPrChange>
              </w:rPr>
              <w:pPrChange w:id="4607" w:author="Alondra Vega Pacheco" w:date="2025-09-12T18:41:00Z" w16du:dateUtc="2025-09-12T23:41:00Z">
                <w:pPr/>
              </w:pPrChange>
            </w:pPr>
            <w:ins w:id="4608" w:author="Alondra Vega Pacheco" w:date="2025-09-12T18:40:00Z" w16du:dateUtc="2025-09-12T23:40:00Z">
              <w:del w:id="4609" w:author="Sudarshan NEUPANE" w:date="2025-09-12T21:58:00Z" w16du:dateUtc="2025-09-13T01:58:00Z">
                <w:r w:rsidRPr="001D2A45">
                  <w:rPr>
                    <w:rFonts w:ascii="Aptos Narrow" w:hAnsi="Aptos Narrow"/>
                    <w:color w:val="000000"/>
                    <w:sz w:val="22"/>
                    <w:szCs w:val="22"/>
                    <w:rPrChange w:id="4610" w:author="Alondra Vega Pacheco" w:date="2025-09-12T18:40:00Z" w16du:dateUtc="2025-09-12T23:40:00Z">
                      <w:rPr/>
                    </w:rPrChange>
                  </w:rPr>
                  <w:delText>3.4.1.1</w:delText>
                </w:r>
              </w:del>
            </w:ins>
          </w:p>
        </w:tc>
        <w:tc>
          <w:tcPr>
            <w:tcW w:w="9296" w:type="dxa"/>
            <w:noWrap/>
            <w:vAlign w:val="bottom"/>
            <w:hideMark/>
            <w:tcPrChange w:id="4611" w:author="Alondra Vega Pacheco" w:date="2025-09-12T18:41:00Z" w16du:dateUtc="2025-09-12T23:41:00Z">
              <w:tcPr>
                <w:tcW w:w="9296" w:type="dxa"/>
                <w:gridSpan w:val="2"/>
                <w:tcBorders>
                  <w:top w:val="nil"/>
                  <w:left w:val="nil"/>
                  <w:bottom w:val="nil"/>
                  <w:right w:val="nil"/>
                </w:tcBorders>
                <w:noWrap/>
                <w:vAlign w:val="bottom"/>
                <w:hideMark/>
              </w:tcPr>
            </w:tcPrChange>
          </w:tcPr>
          <w:p w14:paraId="675DC813" w14:textId="77777777" w:rsidR="001D2A45" w:rsidRPr="001D2A45" w:rsidRDefault="001D2A45">
            <w:pPr>
              <w:spacing w:line="240" w:lineRule="auto"/>
              <w:rPr>
                <w:ins w:id="4612" w:author="Alondra Vega Pacheco" w:date="2025-09-12T18:40:00Z" w16du:dateUtc="2025-09-12T23:40:00Z"/>
                <w:del w:id="4613" w:author="Sudarshan NEUPANE" w:date="2025-09-12T21:58:00Z" w16du:dateUtc="2025-09-13T01:58:00Z"/>
                <w:rFonts w:ascii="Aptos Narrow" w:hAnsi="Aptos Narrow"/>
                <w:color w:val="000000"/>
                <w:sz w:val="22"/>
                <w:szCs w:val="22"/>
                <w:rPrChange w:id="4614" w:author="Alondra Vega Pacheco" w:date="2025-09-12T18:40:00Z" w16du:dateUtc="2025-09-12T23:40:00Z">
                  <w:rPr>
                    <w:ins w:id="4615" w:author="Alondra Vega Pacheco" w:date="2025-09-12T18:40:00Z" w16du:dateUtc="2025-09-12T23:40:00Z"/>
                    <w:del w:id="4616" w:author="Sudarshan NEUPANE" w:date="2025-09-12T21:58:00Z" w16du:dateUtc="2025-09-13T01:58:00Z"/>
                  </w:rPr>
                </w:rPrChange>
              </w:rPr>
              <w:pPrChange w:id="4617" w:author="Alondra Vega Pacheco" w:date="2025-09-12T18:41:00Z" w16du:dateUtc="2025-09-12T23:41:00Z">
                <w:pPr/>
              </w:pPrChange>
            </w:pPr>
            <w:ins w:id="4618" w:author="Alondra Vega Pacheco" w:date="2025-09-12T18:40:00Z" w16du:dateUtc="2025-09-12T23:40:00Z">
              <w:del w:id="4619" w:author="Sudarshan NEUPANE" w:date="2025-09-12T21:58:00Z" w16du:dateUtc="2025-09-13T01:58:00Z">
                <w:r w:rsidRPr="001D2A45">
                  <w:rPr>
                    <w:rFonts w:ascii="Aptos Narrow" w:hAnsi="Aptos Narrow"/>
                    <w:color w:val="000000"/>
                    <w:sz w:val="22"/>
                    <w:szCs w:val="22"/>
                    <w:rPrChange w:id="4620" w:author="Alondra Vega Pacheco" w:date="2025-09-12T18:40:00Z" w16du:dateUtc="2025-09-12T23:40:00Z">
                      <w:rPr/>
                    </w:rPrChange>
                  </w:rPr>
                  <w:delText>User Authentication &amp; Role-Based Access Control (RBAC)</w:delText>
                </w:r>
              </w:del>
            </w:ins>
          </w:p>
        </w:tc>
      </w:tr>
      <w:tr w:rsidR="001D2A45" w:rsidRPr="001D2A45" w14:paraId="33E8FBE9" w14:textId="77777777" w:rsidTr="001D2A45">
        <w:trPr>
          <w:trHeight w:val="300"/>
          <w:ins w:id="4621" w:author="Alondra Vega Pacheco" w:date="2025-09-12T18:40:00Z"/>
          <w:del w:id="4622" w:author="Sudarshan NEUPANE" w:date="2025-09-12T21:58:00Z"/>
          <w:trPrChange w:id="4623" w:author="Alondra Vega Pacheco" w:date="2025-09-12T18:41:00Z" w16du:dateUtc="2025-09-12T23:41:00Z">
            <w:trPr>
              <w:gridAfter w:val="0"/>
              <w:trHeight w:val="300"/>
            </w:trPr>
          </w:trPrChange>
        </w:trPr>
        <w:tc>
          <w:tcPr>
            <w:tcW w:w="1256" w:type="dxa"/>
            <w:noWrap/>
            <w:vAlign w:val="bottom"/>
            <w:hideMark/>
            <w:tcPrChange w:id="4624" w:author="Alondra Vega Pacheco" w:date="2025-09-12T18:41:00Z" w16du:dateUtc="2025-09-12T23:41:00Z">
              <w:tcPr>
                <w:tcW w:w="1256" w:type="dxa"/>
                <w:gridSpan w:val="2"/>
                <w:tcBorders>
                  <w:top w:val="nil"/>
                  <w:left w:val="nil"/>
                  <w:bottom w:val="nil"/>
                  <w:right w:val="nil"/>
                </w:tcBorders>
                <w:noWrap/>
                <w:vAlign w:val="bottom"/>
                <w:hideMark/>
              </w:tcPr>
            </w:tcPrChange>
          </w:tcPr>
          <w:p w14:paraId="64D1B751" w14:textId="77777777" w:rsidR="001D2A45" w:rsidRPr="001D2A45" w:rsidRDefault="001D2A45">
            <w:pPr>
              <w:spacing w:line="240" w:lineRule="auto"/>
              <w:rPr>
                <w:ins w:id="4625" w:author="Alondra Vega Pacheco" w:date="2025-09-12T18:40:00Z" w16du:dateUtc="2025-09-12T23:40:00Z"/>
                <w:del w:id="4626" w:author="Sudarshan NEUPANE" w:date="2025-09-12T21:58:00Z" w16du:dateUtc="2025-09-13T01:58:00Z"/>
                <w:rFonts w:ascii="Aptos Narrow" w:hAnsi="Aptos Narrow"/>
                <w:color w:val="000000"/>
                <w:sz w:val="22"/>
                <w:szCs w:val="22"/>
                <w:rPrChange w:id="4627" w:author="Alondra Vega Pacheco" w:date="2025-09-12T18:40:00Z" w16du:dateUtc="2025-09-12T23:40:00Z">
                  <w:rPr>
                    <w:ins w:id="4628" w:author="Alondra Vega Pacheco" w:date="2025-09-12T18:40:00Z" w16du:dateUtc="2025-09-12T23:40:00Z"/>
                    <w:del w:id="4629" w:author="Sudarshan NEUPANE" w:date="2025-09-12T21:58:00Z" w16du:dateUtc="2025-09-13T01:58:00Z"/>
                  </w:rPr>
                </w:rPrChange>
              </w:rPr>
              <w:pPrChange w:id="4630" w:author="Alondra Vega Pacheco" w:date="2025-09-12T18:41:00Z" w16du:dateUtc="2025-09-12T23:41:00Z">
                <w:pPr/>
              </w:pPrChange>
            </w:pPr>
            <w:ins w:id="4631" w:author="Alondra Vega Pacheco" w:date="2025-09-12T18:40:00Z" w16du:dateUtc="2025-09-12T23:40:00Z">
              <w:del w:id="4632" w:author="Sudarshan NEUPANE" w:date="2025-09-12T21:58:00Z" w16du:dateUtc="2025-09-13T01:58:00Z">
                <w:r w:rsidRPr="001D2A45">
                  <w:rPr>
                    <w:rFonts w:ascii="Aptos Narrow" w:hAnsi="Aptos Narrow"/>
                    <w:color w:val="000000"/>
                    <w:sz w:val="22"/>
                    <w:szCs w:val="22"/>
                    <w:rPrChange w:id="4633" w:author="Alondra Vega Pacheco" w:date="2025-09-12T18:40:00Z" w16du:dateUtc="2025-09-12T23:40:00Z">
                      <w:rPr/>
                    </w:rPrChange>
                  </w:rPr>
                  <w:delText>3.4.1.2</w:delText>
                </w:r>
              </w:del>
            </w:ins>
          </w:p>
        </w:tc>
        <w:tc>
          <w:tcPr>
            <w:tcW w:w="9296" w:type="dxa"/>
            <w:noWrap/>
            <w:vAlign w:val="bottom"/>
            <w:hideMark/>
            <w:tcPrChange w:id="4634" w:author="Alondra Vega Pacheco" w:date="2025-09-12T18:41:00Z" w16du:dateUtc="2025-09-12T23:41:00Z">
              <w:tcPr>
                <w:tcW w:w="9296" w:type="dxa"/>
                <w:gridSpan w:val="2"/>
                <w:tcBorders>
                  <w:top w:val="nil"/>
                  <w:left w:val="nil"/>
                  <w:bottom w:val="nil"/>
                  <w:right w:val="nil"/>
                </w:tcBorders>
                <w:noWrap/>
                <w:vAlign w:val="bottom"/>
                <w:hideMark/>
              </w:tcPr>
            </w:tcPrChange>
          </w:tcPr>
          <w:p w14:paraId="5C729C74" w14:textId="77777777" w:rsidR="001D2A45" w:rsidRPr="001D2A45" w:rsidRDefault="001D2A45">
            <w:pPr>
              <w:spacing w:line="240" w:lineRule="auto"/>
              <w:rPr>
                <w:ins w:id="4635" w:author="Alondra Vega Pacheco" w:date="2025-09-12T18:40:00Z" w16du:dateUtc="2025-09-12T23:40:00Z"/>
                <w:del w:id="4636" w:author="Sudarshan NEUPANE" w:date="2025-09-12T21:58:00Z" w16du:dateUtc="2025-09-13T01:58:00Z"/>
                <w:rFonts w:ascii="Aptos Narrow" w:hAnsi="Aptos Narrow"/>
                <w:color w:val="000000"/>
                <w:sz w:val="22"/>
                <w:szCs w:val="22"/>
                <w:rPrChange w:id="4637" w:author="Alondra Vega Pacheco" w:date="2025-09-12T18:40:00Z" w16du:dateUtc="2025-09-12T23:40:00Z">
                  <w:rPr>
                    <w:ins w:id="4638" w:author="Alondra Vega Pacheco" w:date="2025-09-12T18:40:00Z" w16du:dateUtc="2025-09-12T23:40:00Z"/>
                    <w:del w:id="4639" w:author="Sudarshan NEUPANE" w:date="2025-09-12T21:58:00Z" w16du:dateUtc="2025-09-13T01:58:00Z"/>
                  </w:rPr>
                </w:rPrChange>
              </w:rPr>
              <w:pPrChange w:id="4640" w:author="Alondra Vega Pacheco" w:date="2025-09-12T18:41:00Z" w16du:dateUtc="2025-09-12T23:41:00Z">
                <w:pPr/>
              </w:pPrChange>
            </w:pPr>
            <w:ins w:id="4641" w:author="Alondra Vega Pacheco" w:date="2025-09-12T18:40:00Z" w16du:dateUtc="2025-09-12T23:40:00Z">
              <w:del w:id="4642" w:author="Sudarshan NEUPANE" w:date="2025-09-12T21:58:00Z" w16du:dateUtc="2025-09-13T01:58:00Z">
                <w:r w:rsidRPr="001D2A45">
                  <w:rPr>
                    <w:rFonts w:ascii="Aptos Narrow" w:hAnsi="Aptos Narrow"/>
                    <w:color w:val="000000"/>
                    <w:sz w:val="22"/>
                    <w:szCs w:val="22"/>
                    <w:rPrChange w:id="4643" w:author="Alondra Vega Pacheco" w:date="2025-09-12T18:40:00Z" w16du:dateUtc="2025-09-12T23:40:00Z">
                      <w:rPr/>
                    </w:rPrChange>
                  </w:rPr>
                  <w:delText>Invoice Capture &amp; Storage</w:delText>
                </w:r>
              </w:del>
            </w:ins>
          </w:p>
        </w:tc>
      </w:tr>
      <w:tr w:rsidR="001D2A45" w:rsidRPr="001D2A45" w14:paraId="34223170" w14:textId="77777777" w:rsidTr="001D2A45">
        <w:trPr>
          <w:trHeight w:val="300"/>
          <w:ins w:id="4644" w:author="Alondra Vega Pacheco" w:date="2025-09-12T18:40:00Z"/>
          <w:del w:id="4645" w:author="Sudarshan NEUPANE" w:date="2025-09-12T21:58:00Z"/>
          <w:trPrChange w:id="4646" w:author="Alondra Vega Pacheco" w:date="2025-09-12T18:41:00Z" w16du:dateUtc="2025-09-12T23:41:00Z">
            <w:trPr>
              <w:gridAfter w:val="0"/>
              <w:trHeight w:val="300"/>
            </w:trPr>
          </w:trPrChange>
        </w:trPr>
        <w:tc>
          <w:tcPr>
            <w:tcW w:w="1256" w:type="dxa"/>
            <w:noWrap/>
            <w:vAlign w:val="bottom"/>
            <w:hideMark/>
            <w:tcPrChange w:id="4647" w:author="Alondra Vega Pacheco" w:date="2025-09-12T18:41:00Z" w16du:dateUtc="2025-09-12T23:41:00Z">
              <w:tcPr>
                <w:tcW w:w="1256" w:type="dxa"/>
                <w:gridSpan w:val="2"/>
                <w:tcBorders>
                  <w:top w:val="nil"/>
                  <w:left w:val="nil"/>
                  <w:bottom w:val="nil"/>
                  <w:right w:val="nil"/>
                </w:tcBorders>
                <w:noWrap/>
                <w:vAlign w:val="bottom"/>
                <w:hideMark/>
              </w:tcPr>
            </w:tcPrChange>
          </w:tcPr>
          <w:p w14:paraId="0C14F775" w14:textId="77777777" w:rsidR="001D2A45" w:rsidRPr="001D2A45" w:rsidRDefault="001D2A45">
            <w:pPr>
              <w:spacing w:line="240" w:lineRule="auto"/>
              <w:rPr>
                <w:ins w:id="4648" w:author="Alondra Vega Pacheco" w:date="2025-09-12T18:40:00Z" w16du:dateUtc="2025-09-12T23:40:00Z"/>
                <w:del w:id="4649" w:author="Sudarshan NEUPANE" w:date="2025-09-12T21:58:00Z" w16du:dateUtc="2025-09-13T01:58:00Z"/>
                <w:rFonts w:ascii="Aptos Narrow" w:hAnsi="Aptos Narrow"/>
                <w:color w:val="000000"/>
                <w:sz w:val="22"/>
                <w:szCs w:val="22"/>
                <w:rPrChange w:id="4650" w:author="Alondra Vega Pacheco" w:date="2025-09-12T18:40:00Z" w16du:dateUtc="2025-09-12T23:40:00Z">
                  <w:rPr>
                    <w:ins w:id="4651" w:author="Alondra Vega Pacheco" w:date="2025-09-12T18:40:00Z" w16du:dateUtc="2025-09-12T23:40:00Z"/>
                    <w:del w:id="4652" w:author="Sudarshan NEUPANE" w:date="2025-09-12T21:58:00Z" w16du:dateUtc="2025-09-13T01:58:00Z"/>
                  </w:rPr>
                </w:rPrChange>
              </w:rPr>
              <w:pPrChange w:id="4653" w:author="Alondra Vega Pacheco" w:date="2025-09-12T18:41:00Z" w16du:dateUtc="2025-09-12T23:41:00Z">
                <w:pPr/>
              </w:pPrChange>
            </w:pPr>
            <w:ins w:id="4654" w:author="Alondra Vega Pacheco" w:date="2025-09-12T18:40:00Z" w16du:dateUtc="2025-09-12T23:40:00Z">
              <w:del w:id="4655" w:author="Sudarshan NEUPANE" w:date="2025-09-12T21:58:00Z" w16du:dateUtc="2025-09-13T01:58:00Z">
                <w:r w:rsidRPr="001D2A45">
                  <w:rPr>
                    <w:rFonts w:ascii="Aptos Narrow" w:hAnsi="Aptos Narrow"/>
                    <w:color w:val="000000"/>
                    <w:sz w:val="22"/>
                    <w:szCs w:val="22"/>
                    <w:rPrChange w:id="4656" w:author="Alondra Vega Pacheco" w:date="2025-09-12T18:40:00Z" w16du:dateUtc="2025-09-12T23:40:00Z">
                      <w:rPr/>
                    </w:rPrChange>
                  </w:rPr>
                  <w:delText>3.4.1.3</w:delText>
                </w:r>
              </w:del>
            </w:ins>
          </w:p>
        </w:tc>
        <w:tc>
          <w:tcPr>
            <w:tcW w:w="9296" w:type="dxa"/>
            <w:noWrap/>
            <w:vAlign w:val="bottom"/>
            <w:hideMark/>
            <w:tcPrChange w:id="4657" w:author="Alondra Vega Pacheco" w:date="2025-09-12T18:41:00Z" w16du:dateUtc="2025-09-12T23:41:00Z">
              <w:tcPr>
                <w:tcW w:w="9296" w:type="dxa"/>
                <w:gridSpan w:val="2"/>
                <w:tcBorders>
                  <w:top w:val="nil"/>
                  <w:left w:val="nil"/>
                  <w:bottom w:val="nil"/>
                  <w:right w:val="nil"/>
                </w:tcBorders>
                <w:noWrap/>
                <w:vAlign w:val="bottom"/>
                <w:hideMark/>
              </w:tcPr>
            </w:tcPrChange>
          </w:tcPr>
          <w:p w14:paraId="1B6606DE" w14:textId="77777777" w:rsidR="001D2A45" w:rsidRPr="001D2A45" w:rsidRDefault="001D2A45">
            <w:pPr>
              <w:spacing w:line="240" w:lineRule="auto"/>
              <w:rPr>
                <w:ins w:id="4658" w:author="Alondra Vega Pacheco" w:date="2025-09-12T18:40:00Z" w16du:dateUtc="2025-09-12T23:40:00Z"/>
                <w:del w:id="4659" w:author="Sudarshan NEUPANE" w:date="2025-09-12T21:58:00Z" w16du:dateUtc="2025-09-13T01:58:00Z"/>
                <w:rFonts w:ascii="Aptos Narrow" w:hAnsi="Aptos Narrow"/>
                <w:color w:val="000000"/>
                <w:sz w:val="22"/>
                <w:szCs w:val="22"/>
                <w:rPrChange w:id="4660" w:author="Alondra Vega Pacheco" w:date="2025-09-12T18:40:00Z" w16du:dateUtc="2025-09-12T23:40:00Z">
                  <w:rPr>
                    <w:ins w:id="4661" w:author="Alondra Vega Pacheco" w:date="2025-09-12T18:40:00Z" w16du:dateUtc="2025-09-12T23:40:00Z"/>
                    <w:del w:id="4662" w:author="Sudarshan NEUPANE" w:date="2025-09-12T21:58:00Z" w16du:dateUtc="2025-09-13T01:58:00Z"/>
                  </w:rPr>
                </w:rPrChange>
              </w:rPr>
              <w:pPrChange w:id="4663" w:author="Alondra Vega Pacheco" w:date="2025-09-12T18:41:00Z" w16du:dateUtc="2025-09-12T23:41:00Z">
                <w:pPr/>
              </w:pPrChange>
            </w:pPr>
            <w:ins w:id="4664" w:author="Alondra Vega Pacheco" w:date="2025-09-12T18:40:00Z" w16du:dateUtc="2025-09-12T23:40:00Z">
              <w:del w:id="4665" w:author="Sudarshan NEUPANE" w:date="2025-09-12T21:58:00Z" w16du:dateUtc="2025-09-13T01:58:00Z">
                <w:r w:rsidRPr="001D2A45">
                  <w:rPr>
                    <w:rFonts w:ascii="Aptos Narrow" w:hAnsi="Aptos Narrow"/>
                    <w:color w:val="000000"/>
                    <w:sz w:val="22"/>
                    <w:szCs w:val="22"/>
                    <w:rPrChange w:id="4666" w:author="Alondra Vega Pacheco" w:date="2025-09-12T18:40:00Z" w16du:dateUtc="2025-09-12T23:40:00Z">
                      <w:rPr/>
                    </w:rPrChange>
                  </w:rPr>
                  <w:delText>OCR / LLM Integration for Invoice Data Extraction</w:delText>
                </w:r>
              </w:del>
            </w:ins>
          </w:p>
        </w:tc>
      </w:tr>
      <w:tr w:rsidR="001D2A45" w:rsidRPr="001D2A45" w14:paraId="670448D7" w14:textId="77777777" w:rsidTr="001D2A45">
        <w:trPr>
          <w:trHeight w:val="300"/>
          <w:ins w:id="4667" w:author="Alondra Vega Pacheco" w:date="2025-09-12T18:40:00Z"/>
          <w:del w:id="4668" w:author="Sudarshan NEUPANE" w:date="2025-09-12T21:58:00Z"/>
          <w:trPrChange w:id="4669" w:author="Alondra Vega Pacheco" w:date="2025-09-12T18:41:00Z" w16du:dateUtc="2025-09-12T23:41:00Z">
            <w:trPr>
              <w:gridAfter w:val="0"/>
              <w:trHeight w:val="300"/>
            </w:trPr>
          </w:trPrChange>
        </w:trPr>
        <w:tc>
          <w:tcPr>
            <w:tcW w:w="1256" w:type="dxa"/>
            <w:noWrap/>
            <w:vAlign w:val="bottom"/>
            <w:hideMark/>
            <w:tcPrChange w:id="4670" w:author="Alondra Vega Pacheco" w:date="2025-09-12T18:41:00Z" w16du:dateUtc="2025-09-12T23:41:00Z">
              <w:tcPr>
                <w:tcW w:w="1256" w:type="dxa"/>
                <w:gridSpan w:val="2"/>
                <w:tcBorders>
                  <w:top w:val="nil"/>
                  <w:left w:val="nil"/>
                  <w:bottom w:val="nil"/>
                  <w:right w:val="nil"/>
                </w:tcBorders>
                <w:noWrap/>
                <w:vAlign w:val="bottom"/>
                <w:hideMark/>
              </w:tcPr>
            </w:tcPrChange>
          </w:tcPr>
          <w:p w14:paraId="1ECF77C5" w14:textId="77777777" w:rsidR="001D2A45" w:rsidRPr="001D2A45" w:rsidRDefault="001D2A45">
            <w:pPr>
              <w:spacing w:line="240" w:lineRule="auto"/>
              <w:rPr>
                <w:ins w:id="4671" w:author="Alondra Vega Pacheco" w:date="2025-09-12T18:40:00Z" w16du:dateUtc="2025-09-12T23:40:00Z"/>
                <w:del w:id="4672" w:author="Sudarshan NEUPANE" w:date="2025-09-12T21:58:00Z" w16du:dateUtc="2025-09-13T01:58:00Z"/>
                <w:rFonts w:ascii="Aptos Narrow" w:hAnsi="Aptos Narrow"/>
                <w:color w:val="000000"/>
                <w:sz w:val="22"/>
                <w:szCs w:val="22"/>
                <w:rPrChange w:id="4673" w:author="Alondra Vega Pacheco" w:date="2025-09-12T18:40:00Z" w16du:dateUtc="2025-09-12T23:40:00Z">
                  <w:rPr>
                    <w:ins w:id="4674" w:author="Alondra Vega Pacheco" w:date="2025-09-12T18:40:00Z" w16du:dateUtc="2025-09-12T23:40:00Z"/>
                    <w:del w:id="4675" w:author="Sudarshan NEUPANE" w:date="2025-09-12T21:58:00Z" w16du:dateUtc="2025-09-13T01:58:00Z"/>
                  </w:rPr>
                </w:rPrChange>
              </w:rPr>
              <w:pPrChange w:id="4676" w:author="Alondra Vega Pacheco" w:date="2025-09-12T18:41:00Z" w16du:dateUtc="2025-09-12T23:41:00Z">
                <w:pPr/>
              </w:pPrChange>
            </w:pPr>
            <w:ins w:id="4677" w:author="Alondra Vega Pacheco" w:date="2025-09-12T18:40:00Z" w16du:dateUtc="2025-09-12T23:40:00Z">
              <w:del w:id="4678" w:author="Sudarshan NEUPANE" w:date="2025-09-12T21:58:00Z" w16du:dateUtc="2025-09-13T01:58:00Z">
                <w:r w:rsidRPr="001D2A45">
                  <w:rPr>
                    <w:rFonts w:ascii="Aptos Narrow" w:hAnsi="Aptos Narrow"/>
                    <w:color w:val="000000"/>
                    <w:sz w:val="22"/>
                    <w:szCs w:val="22"/>
                    <w:rPrChange w:id="4679" w:author="Alondra Vega Pacheco" w:date="2025-09-12T18:40:00Z" w16du:dateUtc="2025-09-12T23:40:00Z">
                      <w:rPr/>
                    </w:rPrChange>
                  </w:rPr>
                  <w:delText>3.4.1.4</w:delText>
                </w:r>
              </w:del>
            </w:ins>
          </w:p>
        </w:tc>
        <w:tc>
          <w:tcPr>
            <w:tcW w:w="9296" w:type="dxa"/>
            <w:noWrap/>
            <w:vAlign w:val="bottom"/>
            <w:hideMark/>
            <w:tcPrChange w:id="4680" w:author="Alondra Vega Pacheco" w:date="2025-09-12T18:41:00Z" w16du:dateUtc="2025-09-12T23:41:00Z">
              <w:tcPr>
                <w:tcW w:w="9296" w:type="dxa"/>
                <w:gridSpan w:val="2"/>
                <w:tcBorders>
                  <w:top w:val="nil"/>
                  <w:left w:val="nil"/>
                  <w:bottom w:val="nil"/>
                  <w:right w:val="nil"/>
                </w:tcBorders>
                <w:noWrap/>
                <w:vAlign w:val="bottom"/>
                <w:hideMark/>
              </w:tcPr>
            </w:tcPrChange>
          </w:tcPr>
          <w:p w14:paraId="1832917E" w14:textId="77777777" w:rsidR="001D2A45" w:rsidRPr="001D2A45" w:rsidRDefault="001D2A45">
            <w:pPr>
              <w:spacing w:line="240" w:lineRule="auto"/>
              <w:rPr>
                <w:ins w:id="4681" w:author="Alondra Vega Pacheco" w:date="2025-09-12T18:40:00Z" w16du:dateUtc="2025-09-12T23:40:00Z"/>
                <w:del w:id="4682" w:author="Sudarshan NEUPANE" w:date="2025-09-12T21:58:00Z" w16du:dateUtc="2025-09-13T01:58:00Z"/>
                <w:rFonts w:ascii="Aptos Narrow" w:hAnsi="Aptos Narrow"/>
                <w:color w:val="000000"/>
                <w:sz w:val="22"/>
                <w:szCs w:val="22"/>
                <w:rPrChange w:id="4683" w:author="Alondra Vega Pacheco" w:date="2025-09-12T18:40:00Z" w16du:dateUtc="2025-09-12T23:40:00Z">
                  <w:rPr>
                    <w:ins w:id="4684" w:author="Alondra Vega Pacheco" w:date="2025-09-12T18:40:00Z" w16du:dateUtc="2025-09-12T23:40:00Z"/>
                    <w:del w:id="4685" w:author="Sudarshan NEUPANE" w:date="2025-09-12T21:58:00Z" w16du:dateUtc="2025-09-13T01:58:00Z"/>
                  </w:rPr>
                </w:rPrChange>
              </w:rPr>
              <w:pPrChange w:id="4686" w:author="Alondra Vega Pacheco" w:date="2025-09-12T18:41:00Z" w16du:dateUtc="2025-09-12T23:41:00Z">
                <w:pPr/>
              </w:pPrChange>
            </w:pPr>
            <w:ins w:id="4687" w:author="Alondra Vega Pacheco" w:date="2025-09-12T18:40:00Z" w16du:dateUtc="2025-09-12T23:40:00Z">
              <w:del w:id="4688" w:author="Sudarshan NEUPANE" w:date="2025-09-12T21:58:00Z" w16du:dateUtc="2025-09-13T01:58:00Z">
                <w:r w:rsidRPr="001D2A45">
                  <w:rPr>
                    <w:rFonts w:ascii="Aptos Narrow" w:hAnsi="Aptos Narrow"/>
                    <w:color w:val="000000"/>
                    <w:sz w:val="22"/>
                    <w:szCs w:val="22"/>
                    <w:rPrChange w:id="4689" w:author="Alondra Vega Pacheco" w:date="2025-09-12T18:40:00Z" w16du:dateUtc="2025-09-12T23:40:00Z">
                      <w:rPr/>
                    </w:rPrChange>
                  </w:rPr>
                  <w:delText>Payment Processing – Stripe Integration</w:delText>
                </w:r>
              </w:del>
            </w:ins>
          </w:p>
        </w:tc>
      </w:tr>
      <w:tr w:rsidR="001D2A45" w:rsidRPr="001D2A45" w14:paraId="6A0018B1" w14:textId="77777777" w:rsidTr="001D2A45">
        <w:trPr>
          <w:trHeight w:val="300"/>
          <w:ins w:id="4690" w:author="Alondra Vega Pacheco" w:date="2025-09-12T18:40:00Z"/>
          <w:del w:id="4691" w:author="Sudarshan NEUPANE" w:date="2025-09-12T21:58:00Z"/>
          <w:trPrChange w:id="4692" w:author="Alondra Vega Pacheco" w:date="2025-09-12T18:41:00Z" w16du:dateUtc="2025-09-12T23:41:00Z">
            <w:trPr>
              <w:gridAfter w:val="0"/>
              <w:trHeight w:val="300"/>
            </w:trPr>
          </w:trPrChange>
        </w:trPr>
        <w:tc>
          <w:tcPr>
            <w:tcW w:w="1256" w:type="dxa"/>
            <w:noWrap/>
            <w:vAlign w:val="bottom"/>
            <w:hideMark/>
            <w:tcPrChange w:id="4693" w:author="Alondra Vega Pacheco" w:date="2025-09-12T18:41:00Z" w16du:dateUtc="2025-09-12T23:41:00Z">
              <w:tcPr>
                <w:tcW w:w="1256" w:type="dxa"/>
                <w:gridSpan w:val="2"/>
                <w:tcBorders>
                  <w:top w:val="nil"/>
                  <w:left w:val="nil"/>
                  <w:bottom w:val="nil"/>
                  <w:right w:val="nil"/>
                </w:tcBorders>
                <w:noWrap/>
                <w:vAlign w:val="bottom"/>
                <w:hideMark/>
              </w:tcPr>
            </w:tcPrChange>
          </w:tcPr>
          <w:p w14:paraId="2A6B578B" w14:textId="77777777" w:rsidR="001D2A45" w:rsidRPr="001D2A45" w:rsidRDefault="001D2A45">
            <w:pPr>
              <w:spacing w:line="240" w:lineRule="auto"/>
              <w:rPr>
                <w:ins w:id="4694" w:author="Alondra Vega Pacheco" w:date="2025-09-12T18:40:00Z" w16du:dateUtc="2025-09-12T23:40:00Z"/>
                <w:del w:id="4695" w:author="Sudarshan NEUPANE" w:date="2025-09-12T21:58:00Z" w16du:dateUtc="2025-09-13T01:58:00Z"/>
                <w:rFonts w:ascii="Aptos Narrow" w:hAnsi="Aptos Narrow"/>
                <w:color w:val="000000"/>
                <w:sz w:val="22"/>
                <w:szCs w:val="22"/>
                <w:rPrChange w:id="4696" w:author="Alondra Vega Pacheco" w:date="2025-09-12T18:40:00Z" w16du:dateUtc="2025-09-12T23:40:00Z">
                  <w:rPr>
                    <w:ins w:id="4697" w:author="Alondra Vega Pacheco" w:date="2025-09-12T18:40:00Z" w16du:dateUtc="2025-09-12T23:40:00Z"/>
                    <w:del w:id="4698" w:author="Sudarshan NEUPANE" w:date="2025-09-12T21:58:00Z" w16du:dateUtc="2025-09-13T01:58:00Z"/>
                  </w:rPr>
                </w:rPrChange>
              </w:rPr>
              <w:pPrChange w:id="4699" w:author="Alondra Vega Pacheco" w:date="2025-09-12T18:41:00Z" w16du:dateUtc="2025-09-12T23:41:00Z">
                <w:pPr/>
              </w:pPrChange>
            </w:pPr>
            <w:ins w:id="4700" w:author="Alondra Vega Pacheco" w:date="2025-09-12T18:40:00Z" w16du:dateUtc="2025-09-12T23:40:00Z">
              <w:del w:id="4701" w:author="Sudarshan NEUPANE" w:date="2025-09-12T21:58:00Z" w16du:dateUtc="2025-09-13T01:58:00Z">
                <w:r w:rsidRPr="001D2A45">
                  <w:rPr>
                    <w:rFonts w:ascii="Aptos Narrow" w:hAnsi="Aptos Narrow"/>
                    <w:color w:val="000000"/>
                    <w:sz w:val="22"/>
                    <w:szCs w:val="22"/>
                    <w:rPrChange w:id="4702" w:author="Alondra Vega Pacheco" w:date="2025-09-12T18:40:00Z" w16du:dateUtc="2025-09-12T23:40:00Z">
                      <w:rPr/>
                    </w:rPrChange>
                  </w:rPr>
                  <w:delText>3.4.1.5</w:delText>
                </w:r>
              </w:del>
            </w:ins>
          </w:p>
        </w:tc>
        <w:tc>
          <w:tcPr>
            <w:tcW w:w="9296" w:type="dxa"/>
            <w:noWrap/>
            <w:vAlign w:val="bottom"/>
            <w:hideMark/>
            <w:tcPrChange w:id="4703" w:author="Alondra Vega Pacheco" w:date="2025-09-12T18:41:00Z" w16du:dateUtc="2025-09-12T23:41:00Z">
              <w:tcPr>
                <w:tcW w:w="9296" w:type="dxa"/>
                <w:gridSpan w:val="2"/>
                <w:tcBorders>
                  <w:top w:val="nil"/>
                  <w:left w:val="nil"/>
                  <w:bottom w:val="nil"/>
                  <w:right w:val="nil"/>
                </w:tcBorders>
                <w:noWrap/>
                <w:vAlign w:val="bottom"/>
                <w:hideMark/>
              </w:tcPr>
            </w:tcPrChange>
          </w:tcPr>
          <w:p w14:paraId="730A3780" w14:textId="77777777" w:rsidR="001D2A45" w:rsidRPr="001D2A45" w:rsidRDefault="001D2A45">
            <w:pPr>
              <w:spacing w:line="240" w:lineRule="auto"/>
              <w:rPr>
                <w:ins w:id="4704" w:author="Alondra Vega Pacheco" w:date="2025-09-12T18:40:00Z" w16du:dateUtc="2025-09-12T23:40:00Z"/>
                <w:del w:id="4705" w:author="Sudarshan NEUPANE" w:date="2025-09-12T21:58:00Z" w16du:dateUtc="2025-09-13T01:58:00Z"/>
                <w:rFonts w:ascii="Aptos Narrow" w:hAnsi="Aptos Narrow"/>
                <w:color w:val="000000"/>
                <w:sz w:val="22"/>
                <w:szCs w:val="22"/>
                <w:rPrChange w:id="4706" w:author="Alondra Vega Pacheco" w:date="2025-09-12T18:40:00Z" w16du:dateUtc="2025-09-12T23:40:00Z">
                  <w:rPr>
                    <w:ins w:id="4707" w:author="Alondra Vega Pacheco" w:date="2025-09-12T18:40:00Z" w16du:dateUtc="2025-09-12T23:40:00Z"/>
                    <w:del w:id="4708" w:author="Sudarshan NEUPANE" w:date="2025-09-12T21:58:00Z" w16du:dateUtc="2025-09-13T01:58:00Z"/>
                  </w:rPr>
                </w:rPrChange>
              </w:rPr>
              <w:pPrChange w:id="4709" w:author="Alondra Vega Pacheco" w:date="2025-09-12T18:41:00Z" w16du:dateUtc="2025-09-12T23:41:00Z">
                <w:pPr/>
              </w:pPrChange>
            </w:pPr>
            <w:ins w:id="4710" w:author="Alondra Vega Pacheco" w:date="2025-09-12T18:40:00Z" w16du:dateUtc="2025-09-12T23:40:00Z">
              <w:del w:id="4711" w:author="Sudarshan NEUPANE" w:date="2025-09-12T21:58:00Z" w16du:dateUtc="2025-09-13T01:58:00Z">
                <w:r w:rsidRPr="001D2A45">
                  <w:rPr>
                    <w:rFonts w:ascii="Aptos Narrow" w:hAnsi="Aptos Narrow"/>
                    <w:color w:val="000000"/>
                    <w:sz w:val="22"/>
                    <w:szCs w:val="22"/>
                    <w:rPrChange w:id="4712" w:author="Alondra Vega Pacheco" w:date="2025-09-12T18:40:00Z" w16du:dateUtc="2025-09-12T23:40:00Z">
                      <w:rPr/>
                    </w:rPrChange>
                  </w:rPr>
                  <w:delText>EVV (Electronic Visit Verification) Integration</w:delText>
                </w:r>
              </w:del>
            </w:ins>
          </w:p>
        </w:tc>
      </w:tr>
      <w:tr w:rsidR="001D2A45" w:rsidRPr="001D2A45" w14:paraId="6B738E16" w14:textId="77777777" w:rsidTr="001D2A45">
        <w:trPr>
          <w:trHeight w:val="300"/>
          <w:ins w:id="4713" w:author="Alondra Vega Pacheco" w:date="2025-09-12T18:40:00Z"/>
          <w:del w:id="4714" w:author="Sudarshan NEUPANE" w:date="2025-09-12T21:58:00Z"/>
          <w:trPrChange w:id="4715" w:author="Alondra Vega Pacheco" w:date="2025-09-12T18:41:00Z" w16du:dateUtc="2025-09-12T23:41:00Z">
            <w:trPr>
              <w:gridAfter w:val="0"/>
              <w:trHeight w:val="300"/>
            </w:trPr>
          </w:trPrChange>
        </w:trPr>
        <w:tc>
          <w:tcPr>
            <w:tcW w:w="1256" w:type="dxa"/>
            <w:noWrap/>
            <w:vAlign w:val="bottom"/>
            <w:hideMark/>
            <w:tcPrChange w:id="4716" w:author="Alondra Vega Pacheco" w:date="2025-09-12T18:41:00Z" w16du:dateUtc="2025-09-12T23:41:00Z">
              <w:tcPr>
                <w:tcW w:w="1256" w:type="dxa"/>
                <w:gridSpan w:val="2"/>
                <w:tcBorders>
                  <w:top w:val="nil"/>
                  <w:left w:val="nil"/>
                  <w:bottom w:val="nil"/>
                  <w:right w:val="nil"/>
                </w:tcBorders>
                <w:noWrap/>
                <w:vAlign w:val="bottom"/>
                <w:hideMark/>
              </w:tcPr>
            </w:tcPrChange>
          </w:tcPr>
          <w:p w14:paraId="20C02D6C" w14:textId="77777777" w:rsidR="001D2A45" w:rsidRPr="001D2A45" w:rsidRDefault="001D2A45">
            <w:pPr>
              <w:spacing w:line="240" w:lineRule="auto"/>
              <w:rPr>
                <w:ins w:id="4717" w:author="Alondra Vega Pacheco" w:date="2025-09-12T18:40:00Z" w16du:dateUtc="2025-09-12T23:40:00Z"/>
                <w:del w:id="4718" w:author="Sudarshan NEUPANE" w:date="2025-09-12T21:58:00Z" w16du:dateUtc="2025-09-13T01:58:00Z"/>
                <w:rFonts w:ascii="Aptos Narrow" w:hAnsi="Aptos Narrow"/>
                <w:color w:val="000000"/>
                <w:sz w:val="22"/>
                <w:szCs w:val="22"/>
                <w:rPrChange w:id="4719" w:author="Alondra Vega Pacheco" w:date="2025-09-12T18:40:00Z" w16du:dateUtc="2025-09-12T23:40:00Z">
                  <w:rPr>
                    <w:ins w:id="4720" w:author="Alondra Vega Pacheco" w:date="2025-09-12T18:40:00Z" w16du:dateUtc="2025-09-12T23:40:00Z"/>
                    <w:del w:id="4721" w:author="Sudarshan NEUPANE" w:date="2025-09-12T21:58:00Z" w16du:dateUtc="2025-09-13T01:58:00Z"/>
                  </w:rPr>
                </w:rPrChange>
              </w:rPr>
              <w:pPrChange w:id="4722" w:author="Alondra Vega Pacheco" w:date="2025-09-12T18:41:00Z" w16du:dateUtc="2025-09-12T23:41:00Z">
                <w:pPr/>
              </w:pPrChange>
            </w:pPr>
            <w:ins w:id="4723" w:author="Alondra Vega Pacheco" w:date="2025-09-12T18:40:00Z" w16du:dateUtc="2025-09-12T23:40:00Z">
              <w:del w:id="4724" w:author="Sudarshan NEUPANE" w:date="2025-09-12T21:58:00Z" w16du:dateUtc="2025-09-13T01:58:00Z">
                <w:r w:rsidRPr="001D2A45">
                  <w:rPr>
                    <w:rFonts w:ascii="Aptos Narrow" w:hAnsi="Aptos Narrow"/>
                    <w:color w:val="000000"/>
                    <w:sz w:val="22"/>
                    <w:szCs w:val="22"/>
                    <w:rPrChange w:id="4725" w:author="Alondra Vega Pacheco" w:date="2025-09-12T18:40:00Z" w16du:dateUtc="2025-09-12T23:40:00Z">
                      <w:rPr/>
                    </w:rPrChange>
                  </w:rPr>
                  <w:delText>3.4.1.6</w:delText>
                </w:r>
              </w:del>
            </w:ins>
          </w:p>
        </w:tc>
        <w:tc>
          <w:tcPr>
            <w:tcW w:w="9296" w:type="dxa"/>
            <w:noWrap/>
            <w:vAlign w:val="bottom"/>
            <w:hideMark/>
            <w:tcPrChange w:id="4726" w:author="Alondra Vega Pacheco" w:date="2025-09-12T18:41:00Z" w16du:dateUtc="2025-09-12T23:41:00Z">
              <w:tcPr>
                <w:tcW w:w="9296" w:type="dxa"/>
                <w:gridSpan w:val="2"/>
                <w:tcBorders>
                  <w:top w:val="nil"/>
                  <w:left w:val="nil"/>
                  <w:bottom w:val="nil"/>
                  <w:right w:val="nil"/>
                </w:tcBorders>
                <w:noWrap/>
                <w:vAlign w:val="bottom"/>
                <w:hideMark/>
              </w:tcPr>
            </w:tcPrChange>
          </w:tcPr>
          <w:p w14:paraId="079B4A06" w14:textId="77777777" w:rsidR="001D2A45" w:rsidRPr="001D2A45" w:rsidRDefault="001D2A45">
            <w:pPr>
              <w:spacing w:line="240" w:lineRule="auto"/>
              <w:rPr>
                <w:ins w:id="4727" w:author="Alondra Vega Pacheco" w:date="2025-09-12T18:40:00Z" w16du:dateUtc="2025-09-12T23:40:00Z"/>
                <w:del w:id="4728" w:author="Sudarshan NEUPANE" w:date="2025-09-12T21:58:00Z" w16du:dateUtc="2025-09-13T01:58:00Z"/>
                <w:rFonts w:ascii="Aptos Narrow" w:hAnsi="Aptos Narrow"/>
                <w:color w:val="000000"/>
                <w:sz w:val="22"/>
                <w:szCs w:val="22"/>
                <w:rPrChange w:id="4729" w:author="Alondra Vega Pacheco" w:date="2025-09-12T18:40:00Z" w16du:dateUtc="2025-09-12T23:40:00Z">
                  <w:rPr>
                    <w:ins w:id="4730" w:author="Alondra Vega Pacheco" w:date="2025-09-12T18:40:00Z" w16du:dateUtc="2025-09-12T23:40:00Z"/>
                    <w:del w:id="4731" w:author="Sudarshan NEUPANE" w:date="2025-09-12T21:58:00Z" w16du:dateUtc="2025-09-13T01:58:00Z"/>
                  </w:rPr>
                </w:rPrChange>
              </w:rPr>
              <w:pPrChange w:id="4732" w:author="Alondra Vega Pacheco" w:date="2025-09-12T18:41:00Z" w16du:dateUtc="2025-09-12T23:41:00Z">
                <w:pPr/>
              </w:pPrChange>
            </w:pPr>
            <w:ins w:id="4733" w:author="Alondra Vega Pacheco" w:date="2025-09-12T18:40:00Z" w16du:dateUtc="2025-09-12T23:40:00Z">
              <w:del w:id="4734" w:author="Sudarshan NEUPANE" w:date="2025-09-12T21:58:00Z" w16du:dateUtc="2025-09-13T01:58:00Z">
                <w:r w:rsidRPr="001D2A45">
                  <w:rPr>
                    <w:rFonts w:ascii="Aptos Narrow" w:hAnsi="Aptos Narrow"/>
                    <w:color w:val="000000"/>
                    <w:sz w:val="22"/>
                    <w:szCs w:val="22"/>
                    <w:rPrChange w:id="4735" w:author="Alondra Vega Pacheco" w:date="2025-09-12T18:40:00Z" w16du:dateUtc="2025-09-12T23:40:00Z">
                      <w:rPr/>
                    </w:rPrChange>
                  </w:rPr>
                  <w:delText>CareConnect API Development</w:delText>
                </w:r>
              </w:del>
            </w:ins>
          </w:p>
        </w:tc>
      </w:tr>
      <w:tr w:rsidR="001D2A45" w:rsidRPr="001D2A45" w14:paraId="1ED6F7C4" w14:textId="77777777" w:rsidTr="001D2A45">
        <w:trPr>
          <w:trHeight w:val="300"/>
          <w:ins w:id="4736" w:author="Alondra Vega Pacheco" w:date="2025-09-12T18:40:00Z"/>
          <w:del w:id="4737" w:author="Sudarshan NEUPANE" w:date="2025-09-12T21:58:00Z"/>
          <w:trPrChange w:id="4738" w:author="Alondra Vega Pacheco" w:date="2025-09-12T18:41:00Z" w16du:dateUtc="2025-09-12T23:41:00Z">
            <w:trPr>
              <w:gridAfter w:val="0"/>
              <w:trHeight w:val="300"/>
            </w:trPr>
          </w:trPrChange>
        </w:trPr>
        <w:tc>
          <w:tcPr>
            <w:tcW w:w="1256" w:type="dxa"/>
            <w:noWrap/>
            <w:vAlign w:val="bottom"/>
            <w:hideMark/>
            <w:tcPrChange w:id="4739" w:author="Alondra Vega Pacheco" w:date="2025-09-12T18:41:00Z" w16du:dateUtc="2025-09-12T23:41:00Z">
              <w:tcPr>
                <w:tcW w:w="1256" w:type="dxa"/>
                <w:gridSpan w:val="2"/>
                <w:tcBorders>
                  <w:top w:val="nil"/>
                  <w:left w:val="nil"/>
                  <w:bottom w:val="nil"/>
                  <w:right w:val="nil"/>
                </w:tcBorders>
                <w:noWrap/>
                <w:vAlign w:val="bottom"/>
                <w:hideMark/>
              </w:tcPr>
            </w:tcPrChange>
          </w:tcPr>
          <w:p w14:paraId="4B1ECDE3" w14:textId="77777777" w:rsidR="001D2A45" w:rsidRPr="001D2A45" w:rsidRDefault="001D2A45">
            <w:pPr>
              <w:spacing w:line="240" w:lineRule="auto"/>
              <w:rPr>
                <w:ins w:id="4740" w:author="Alondra Vega Pacheco" w:date="2025-09-12T18:40:00Z" w16du:dateUtc="2025-09-12T23:40:00Z"/>
                <w:del w:id="4741" w:author="Sudarshan NEUPANE" w:date="2025-09-12T21:58:00Z" w16du:dateUtc="2025-09-13T01:58:00Z"/>
                <w:rFonts w:ascii="Aptos Narrow" w:hAnsi="Aptos Narrow"/>
                <w:color w:val="000000"/>
                <w:sz w:val="22"/>
                <w:szCs w:val="22"/>
                <w:rPrChange w:id="4742" w:author="Alondra Vega Pacheco" w:date="2025-09-12T18:40:00Z" w16du:dateUtc="2025-09-12T23:40:00Z">
                  <w:rPr>
                    <w:ins w:id="4743" w:author="Alondra Vega Pacheco" w:date="2025-09-12T18:40:00Z" w16du:dateUtc="2025-09-12T23:40:00Z"/>
                    <w:del w:id="4744" w:author="Sudarshan NEUPANE" w:date="2025-09-12T21:58:00Z" w16du:dateUtc="2025-09-13T01:58:00Z"/>
                  </w:rPr>
                </w:rPrChange>
              </w:rPr>
              <w:pPrChange w:id="4745" w:author="Alondra Vega Pacheco" w:date="2025-09-12T18:41:00Z" w16du:dateUtc="2025-09-12T23:41:00Z">
                <w:pPr/>
              </w:pPrChange>
            </w:pPr>
            <w:ins w:id="4746" w:author="Alondra Vega Pacheco" w:date="2025-09-12T18:40:00Z" w16du:dateUtc="2025-09-12T23:40:00Z">
              <w:del w:id="4747" w:author="Sudarshan NEUPANE" w:date="2025-09-12T21:58:00Z" w16du:dateUtc="2025-09-13T01:58:00Z">
                <w:r w:rsidRPr="001D2A45">
                  <w:rPr>
                    <w:rFonts w:ascii="Aptos Narrow" w:hAnsi="Aptos Narrow"/>
                    <w:color w:val="000000"/>
                    <w:sz w:val="22"/>
                    <w:szCs w:val="22"/>
                    <w:rPrChange w:id="4748" w:author="Alondra Vega Pacheco" w:date="2025-09-12T18:40:00Z" w16du:dateUtc="2025-09-12T23:40:00Z">
                      <w:rPr/>
                    </w:rPrChange>
                  </w:rPr>
                  <w:delText>3.4.1.7</w:delText>
                </w:r>
              </w:del>
            </w:ins>
          </w:p>
        </w:tc>
        <w:tc>
          <w:tcPr>
            <w:tcW w:w="9296" w:type="dxa"/>
            <w:noWrap/>
            <w:vAlign w:val="bottom"/>
            <w:hideMark/>
            <w:tcPrChange w:id="4749" w:author="Alondra Vega Pacheco" w:date="2025-09-12T18:41:00Z" w16du:dateUtc="2025-09-12T23:41:00Z">
              <w:tcPr>
                <w:tcW w:w="9296" w:type="dxa"/>
                <w:gridSpan w:val="2"/>
                <w:tcBorders>
                  <w:top w:val="nil"/>
                  <w:left w:val="nil"/>
                  <w:bottom w:val="nil"/>
                  <w:right w:val="nil"/>
                </w:tcBorders>
                <w:noWrap/>
                <w:vAlign w:val="bottom"/>
                <w:hideMark/>
              </w:tcPr>
            </w:tcPrChange>
          </w:tcPr>
          <w:p w14:paraId="77CD6CE1" w14:textId="77777777" w:rsidR="001D2A45" w:rsidRPr="001D2A45" w:rsidRDefault="001D2A45">
            <w:pPr>
              <w:spacing w:line="240" w:lineRule="auto"/>
              <w:rPr>
                <w:ins w:id="4750" w:author="Alondra Vega Pacheco" w:date="2025-09-12T18:40:00Z" w16du:dateUtc="2025-09-12T23:40:00Z"/>
                <w:del w:id="4751" w:author="Sudarshan NEUPANE" w:date="2025-09-12T21:58:00Z" w16du:dateUtc="2025-09-13T01:58:00Z"/>
                <w:rFonts w:ascii="Aptos Narrow" w:hAnsi="Aptos Narrow"/>
                <w:color w:val="000000"/>
                <w:sz w:val="22"/>
                <w:szCs w:val="22"/>
                <w:rPrChange w:id="4752" w:author="Alondra Vega Pacheco" w:date="2025-09-12T18:40:00Z" w16du:dateUtc="2025-09-12T23:40:00Z">
                  <w:rPr>
                    <w:ins w:id="4753" w:author="Alondra Vega Pacheco" w:date="2025-09-12T18:40:00Z" w16du:dateUtc="2025-09-12T23:40:00Z"/>
                    <w:del w:id="4754" w:author="Sudarshan NEUPANE" w:date="2025-09-12T21:58:00Z" w16du:dateUtc="2025-09-13T01:58:00Z"/>
                  </w:rPr>
                </w:rPrChange>
              </w:rPr>
              <w:pPrChange w:id="4755" w:author="Alondra Vega Pacheco" w:date="2025-09-12T18:41:00Z" w16du:dateUtc="2025-09-12T23:41:00Z">
                <w:pPr/>
              </w:pPrChange>
            </w:pPr>
            <w:ins w:id="4756" w:author="Alondra Vega Pacheco" w:date="2025-09-12T18:40:00Z" w16du:dateUtc="2025-09-12T23:40:00Z">
              <w:del w:id="4757" w:author="Sudarshan NEUPANE" w:date="2025-09-12T21:58:00Z" w16du:dateUtc="2025-09-13T01:58:00Z">
                <w:r w:rsidRPr="001D2A45">
                  <w:rPr>
                    <w:rFonts w:ascii="Aptos Narrow" w:hAnsi="Aptos Narrow"/>
                    <w:color w:val="000000"/>
                    <w:sz w:val="22"/>
                    <w:szCs w:val="22"/>
                    <w:rPrChange w:id="4758" w:author="Alondra Vega Pacheco" w:date="2025-09-12T18:40:00Z" w16du:dateUtc="2025-09-12T23:40:00Z">
                      <w:rPr/>
                    </w:rPrChange>
                  </w:rPr>
                  <w:delText>EVV Aggregator API Integration</w:delText>
                </w:r>
              </w:del>
            </w:ins>
          </w:p>
        </w:tc>
      </w:tr>
      <w:tr w:rsidR="001D2A45" w:rsidRPr="001D2A45" w14:paraId="62CB41A5" w14:textId="77777777" w:rsidTr="001D2A45">
        <w:trPr>
          <w:trHeight w:val="300"/>
          <w:ins w:id="4759" w:author="Alondra Vega Pacheco" w:date="2025-09-12T18:40:00Z"/>
          <w:del w:id="4760" w:author="Sudarshan NEUPANE" w:date="2025-09-12T21:58:00Z"/>
          <w:trPrChange w:id="4761" w:author="Alondra Vega Pacheco" w:date="2025-09-12T18:41:00Z" w16du:dateUtc="2025-09-12T23:41:00Z">
            <w:trPr>
              <w:gridAfter w:val="0"/>
              <w:trHeight w:val="300"/>
            </w:trPr>
          </w:trPrChange>
        </w:trPr>
        <w:tc>
          <w:tcPr>
            <w:tcW w:w="1256" w:type="dxa"/>
            <w:noWrap/>
            <w:vAlign w:val="bottom"/>
            <w:hideMark/>
            <w:tcPrChange w:id="4762" w:author="Alondra Vega Pacheco" w:date="2025-09-12T18:41:00Z" w16du:dateUtc="2025-09-12T23:41:00Z">
              <w:tcPr>
                <w:tcW w:w="1256" w:type="dxa"/>
                <w:gridSpan w:val="2"/>
                <w:tcBorders>
                  <w:top w:val="nil"/>
                  <w:left w:val="nil"/>
                  <w:bottom w:val="nil"/>
                  <w:right w:val="nil"/>
                </w:tcBorders>
                <w:noWrap/>
                <w:vAlign w:val="bottom"/>
                <w:hideMark/>
              </w:tcPr>
            </w:tcPrChange>
          </w:tcPr>
          <w:p w14:paraId="37EBCFA1" w14:textId="77777777" w:rsidR="001D2A45" w:rsidRPr="001D2A45" w:rsidRDefault="001D2A45">
            <w:pPr>
              <w:spacing w:line="240" w:lineRule="auto"/>
              <w:rPr>
                <w:ins w:id="4763" w:author="Alondra Vega Pacheco" w:date="2025-09-12T18:40:00Z" w16du:dateUtc="2025-09-12T23:40:00Z"/>
                <w:del w:id="4764" w:author="Sudarshan NEUPANE" w:date="2025-09-12T21:58:00Z" w16du:dateUtc="2025-09-13T01:58:00Z"/>
                <w:rFonts w:ascii="Aptos Narrow" w:hAnsi="Aptos Narrow"/>
                <w:color w:val="000000"/>
                <w:sz w:val="22"/>
                <w:szCs w:val="22"/>
                <w:rPrChange w:id="4765" w:author="Alondra Vega Pacheco" w:date="2025-09-12T18:40:00Z" w16du:dateUtc="2025-09-12T23:40:00Z">
                  <w:rPr>
                    <w:ins w:id="4766" w:author="Alondra Vega Pacheco" w:date="2025-09-12T18:40:00Z" w16du:dateUtc="2025-09-12T23:40:00Z"/>
                    <w:del w:id="4767" w:author="Sudarshan NEUPANE" w:date="2025-09-12T21:58:00Z" w16du:dateUtc="2025-09-13T01:58:00Z"/>
                  </w:rPr>
                </w:rPrChange>
              </w:rPr>
              <w:pPrChange w:id="4768" w:author="Alondra Vega Pacheco" w:date="2025-09-12T18:41:00Z" w16du:dateUtc="2025-09-12T23:41:00Z">
                <w:pPr/>
              </w:pPrChange>
            </w:pPr>
            <w:ins w:id="4769" w:author="Alondra Vega Pacheco" w:date="2025-09-12T18:40:00Z" w16du:dateUtc="2025-09-12T23:40:00Z">
              <w:del w:id="4770" w:author="Sudarshan NEUPANE" w:date="2025-09-12T21:58:00Z" w16du:dateUtc="2025-09-13T01:58:00Z">
                <w:r w:rsidRPr="001D2A45">
                  <w:rPr>
                    <w:rFonts w:ascii="Aptos Narrow" w:hAnsi="Aptos Narrow"/>
                    <w:color w:val="000000"/>
                    <w:sz w:val="22"/>
                    <w:szCs w:val="22"/>
                    <w:rPrChange w:id="4771" w:author="Alondra Vega Pacheco" w:date="2025-09-12T18:40:00Z" w16du:dateUtc="2025-09-12T23:40:00Z">
                      <w:rPr/>
                    </w:rPrChange>
                  </w:rPr>
                  <w:delText>3.4.1.8</w:delText>
                </w:r>
              </w:del>
            </w:ins>
          </w:p>
        </w:tc>
        <w:tc>
          <w:tcPr>
            <w:tcW w:w="9296" w:type="dxa"/>
            <w:noWrap/>
            <w:vAlign w:val="bottom"/>
            <w:hideMark/>
            <w:tcPrChange w:id="4772" w:author="Alondra Vega Pacheco" w:date="2025-09-12T18:41:00Z" w16du:dateUtc="2025-09-12T23:41:00Z">
              <w:tcPr>
                <w:tcW w:w="9296" w:type="dxa"/>
                <w:gridSpan w:val="2"/>
                <w:tcBorders>
                  <w:top w:val="nil"/>
                  <w:left w:val="nil"/>
                  <w:bottom w:val="nil"/>
                  <w:right w:val="nil"/>
                </w:tcBorders>
                <w:noWrap/>
                <w:vAlign w:val="bottom"/>
                <w:hideMark/>
              </w:tcPr>
            </w:tcPrChange>
          </w:tcPr>
          <w:p w14:paraId="6C891A85" w14:textId="77777777" w:rsidR="001D2A45" w:rsidRPr="001D2A45" w:rsidRDefault="001D2A45">
            <w:pPr>
              <w:spacing w:line="240" w:lineRule="auto"/>
              <w:rPr>
                <w:ins w:id="4773" w:author="Alondra Vega Pacheco" w:date="2025-09-12T18:40:00Z" w16du:dateUtc="2025-09-12T23:40:00Z"/>
                <w:del w:id="4774" w:author="Sudarshan NEUPANE" w:date="2025-09-12T21:58:00Z" w16du:dateUtc="2025-09-13T01:58:00Z"/>
                <w:rFonts w:ascii="Aptos Narrow" w:hAnsi="Aptos Narrow"/>
                <w:color w:val="000000"/>
                <w:sz w:val="22"/>
                <w:szCs w:val="22"/>
                <w:rPrChange w:id="4775" w:author="Alondra Vega Pacheco" w:date="2025-09-12T18:40:00Z" w16du:dateUtc="2025-09-12T23:40:00Z">
                  <w:rPr>
                    <w:ins w:id="4776" w:author="Alondra Vega Pacheco" w:date="2025-09-12T18:40:00Z" w16du:dateUtc="2025-09-12T23:40:00Z"/>
                    <w:del w:id="4777" w:author="Sudarshan NEUPANE" w:date="2025-09-12T21:58:00Z" w16du:dateUtc="2025-09-13T01:58:00Z"/>
                  </w:rPr>
                </w:rPrChange>
              </w:rPr>
              <w:pPrChange w:id="4778" w:author="Alondra Vega Pacheco" w:date="2025-09-12T18:41:00Z" w16du:dateUtc="2025-09-12T23:41:00Z">
                <w:pPr/>
              </w:pPrChange>
            </w:pPr>
            <w:ins w:id="4779" w:author="Alondra Vega Pacheco" w:date="2025-09-12T18:40:00Z" w16du:dateUtc="2025-09-12T23:40:00Z">
              <w:del w:id="4780" w:author="Sudarshan NEUPANE" w:date="2025-09-12T21:58:00Z" w16du:dateUtc="2025-09-13T01:58:00Z">
                <w:r w:rsidRPr="001D2A45">
                  <w:rPr>
                    <w:rFonts w:ascii="Aptos Narrow" w:hAnsi="Aptos Narrow"/>
                    <w:color w:val="000000"/>
                    <w:sz w:val="22"/>
                    <w:szCs w:val="22"/>
                    <w:rPrChange w:id="4781" w:author="Alondra Vega Pacheco" w:date="2025-09-12T18:40:00Z" w16du:dateUtc="2025-09-12T23:40:00Z">
                      <w:rPr/>
                    </w:rPrChange>
                  </w:rPr>
                  <w:delText>Audit &amp; Logging APIs</w:delText>
                </w:r>
              </w:del>
            </w:ins>
          </w:p>
        </w:tc>
      </w:tr>
      <w:tr w:rsidR="001D2A45" w:rsidRPr="001D2A45" w14:paraId="10A25C8D" w14:textId="77777777" w:rsidTr="001D2A45">
        <w:trPr>
          <w:trHeight w:val="300"/>
          <w:ins w:id="4782" w:author="Alondra Vega Pacheco" w:date="2025-09-12T18:40:00Z"/>
          <w:del w:id="4783" w:author="Sudarshan NEUPANE" w:date="2025-09-12T21:58:00Z"/>
          <w:trPrChange w:id="4784" w:author="Alondra Vega Pacheco" w:date="2025-09-12T18:41:00Z" w16du:dateUtc="2025-09-12T23:41:00Z">
            <w:trPr>
              <w:gridAfter w:val="0"/>
              <w:trHeight w:val="300"/>
            </w:trPr>
          </w:trPrChange>
        </w:trPr>
        <w:tc>
          <w:tcPr>
            <w:tcW w:w="1256" w:type="dxa"/>
            <w:noWrap/>
            <w:vAlign w:val="bottom"/>
            <w:hideMark/>
            <w:tcPrChange w:id="4785" w:author="Alondra Vega Pacheco" w:date="2025-09-12T18:41:00Z" w16du:dateUtc="2025-09-12T23:41:00Z">
              <w:tcPr>
                <w:tcW w:w="1256" w:type="dxa"/>
                <w:gridSpan w:val="2"/>
                <w:tcBorders>
                  <w:top w:val="nil"/>
                  <w:left w:val="nil"/>
                  <w:bottom w:val="nil"/>
                  <w:right w:val="nil"/>
                </w:tcBorders>
                <w:noWrap/>
                <w:vAlign w:val="bottom"/>
                <w:hideMark/>
              </w:tcPr>
            </w:tcPrChange>
          </w:tcPr>
          <w:p w14:paraId="2AA25559" w14:textId="77777777" w:rsidR="001D2A45" w:rsidRPr="001D2A45" w:rsidRDefault="001D2A45">
            <w:pPr>
              <w:spacing w:line="240" w:lineRule="auto"/>
              <w:rPr>
                <w:ins w:id="4786" w:author="Alondra Vega Pacheco" w:date="2025-09-12T18:40:00Z" w16du:dateUtc="2025-09-12T23:40:00Z"/>
                <w:del w:id="4787" w:author="Sudarshan NEUPANE" w:date="2025-09-12T21:58:00Z" w16du:dateUtc="2025-09-13T01:58:00Z"/>
                <w:rFonts w:ascii="Aptos Narrow" w:hAnsi="Aptos Narrow"/>
                <w:color w:val="000000"/>
                <w:sz w:val="22"/>
                <w:szCs w:val="22"/>
                <w:rPrChange w:id="4788" w:author="Alondra Vega Pacheco" w:date="2025-09-12T18:40:00Z" w16du:dateUtc="2025-09-12T23:40:00Z">
                  <w:rPr>
                    <w:ins w:id="4789" w:author="Alondra Vega Pacheco" w:date="2025-09-12T18:40:00Z" w16du:dateUtc="2025-09-12T23:40:00Z"/>
                    <w:del w:id="4790" w:author="Sudarshan NEUPANE" w:date="2025-09-12T21:58:00Z" w16du:dateUtc="2025-09-13T01:58:00Z"/>
                  </w:rPr>
                </w:rPrChange>
              </w:rPr>
              <w:pPrChange w:id="4791" w:author="Alondra Vega Pacheco" w:date="2025-09-12T18:41:00Z" w16du:dateUtc="2025-09-12T23:41:00Z">
                <w:pPr/>
              </w:pPrChange>
            </w:pPr>
            <w:ins w:id="4792" w:author="Alondra Vega Pacheco" w:date="2025-09-12T18:40:00Z" w16du:dateUtc="2025-09-12T23:40:00Z">
              <w:del w:id="4793" w:author="Sudarshan NEUPANE" w:date="2025-09-12T21:58:00Z" w16du:dateUtc="2025-09-13T01:58:00Z">
                <w:r w:rsidRPr="001D2A45">
                  <w:rPr>
                    <w:rFonts w:ascii="Aptos Narrow" w:hAnsi="Aptos Narrow"/>
                    <w:color w:val="000000"/>
                    <w:sz w:val="22"/>
                    <w:szCs w:val="22"/>
                    <w:rPrChange w:id="4794" w:author="Alondra Vega Pacheco" w:date="2025-09-12T18:40:00Z" w16du:dateUtc="2025-09-12T23:40:00Z">
                      <w:rPr/>
                    </w:rPrChange>
                  </w:rPr>
                  <w:delText>3.4.1.9</w:delText>
                </w:r>
              </w:del>
            </w:ins>
          </w:p>
        </w:tc>
        <w:tc>
          <w:tcPr>
            <w:tcW w:w="9296" w:type="dxa"/>
            <w:noWrap/>
            <w:vAlign w:val="bottom"/>
            <w:hideMark/>
            <w:tcPrChange w:id="4795" w:author="Alondra Vega Pacheco" w:date="2025-09-12T18:41:00Z" w16du:dateUtc="2025-09-12T23:41:00Z">
              <w:tcPr>
                <w:tcW w:w="9296" w:type="dxa"/>
                <w:gridSpan w:val="2"/>
                <w:tcBorders>
                  <w:top w:val="nil"/>
                  <w:left w:val="nil"/>
                  <w:bottom w:val="nil"/>
                  <w:right w:val="nil"/>
                </w:tcBorders>
                <w:noWrap/>
                <w:vAlign w:val="bottom"/>
                <w:hideMark/>
              </w:tcPr>
            </w:tcPrChange>
          </w:tcPr>
          <w:p w14:paraId="30B0FB38" w14:textId="77777777" w:rsidR="001D2A45" w:rsidRPr="001D2A45" w:rsidRDefault="001D2A45">
            <w:pPr>
              <w:spacing w:line="240" w:lineRule="auto"/>
              <w:rPr>
                <w:ins w:id="4796" w:author="Alondra Vega Pacheco" w:date="2025-09-12T18:40:00Z" w16du:dateUtc="2025-09-12T23:40:00Z"/>
                <w:del w:id="4797" w:author="Sudarshan NEUPANE" w:date="2025-09-12T21:58:00Z" w16du:dateUtc="2025-09-13T01:58:00Z"/>
                <w:rFonts w:ascii="Aptos Narrow" w:hAnsi="Aptos Narrow"/>
                <w:color w:val="000000"/>
                <w:sz w:val="22"/>
                <w:szCs w:val="22"/>
                <w:rPrChange w:id="4798" w:author="Alondra Vega Pacheco" w:date="2025-09-12T18:40:00Z" w16du:dateUtc="2025-09-12T23:40:00Z">
                  <w:rPr>
                    <w:ins w:id="4799" w:author="Alondra Vega Pacheco" w:date="2025-09-12T18:40:00Z" w16du:dateUtc="2025-09-12T23:40:00Z"/>
                    <w:del w:id="4800" w:author="Sudarshan NEUPANE" w:date="2025-09-12T21:58:00Z" w16du:dateUtc="2025-09-13T01:58:00Z"/>
                  </w:rPr>
                </w:rPrChange>
              </w:rPr>
              <w:pPrChange w:id="4801" w:author="Alondra Vega Pacheco" w:date="2025-09-12T18:41:00Z" w16du:dateUtc="2025-09-12T23:41:00Z">
                <w:pPr/>
              </w:pPrChange>
            </w:pPr>
            <w:ins w:id="4802" w:author="Alondra Vega Pacheco" w:date="2025-09-12T18:40:00Z" w16du:dateUtc="2025-09-12T23:40:00Z">
              <w:del w:id="4803" w:author="Sudarshan NEUPANE" w:date="2025-09-12T21:58:00Z" w16du:dateUtc="2025-09-13T01:58:00Z">
                <w:r w:rsidRPr="001D2A45">
                  <w:rPr>
                    <w:rFonts w:ascii="Aptos Narrow" w:hAnsi="Aptos Narrow"/>
                    <w:color w:val="000000"/>
                    <w:sz w:val="22"/>
                    <w:szCs w:val="22"/>
                    <w:rPrChange w:id="4804" w:author="Alondra Vega Pacheco" w:date="2025-09-12T18:40:00Z" w16du:dateUtc="2025-09-12T23:40:00Z">
                      <w:rPr/>
                    </w:rPrChange>
                  </w:rPr>
                  <w:delText>Symptom &amp; Allergy Tracking and Storage</w:delText>
                </w:r>
              </w:del>
            </w:ins>
          </w:p>
        </w:tc>
      </w:tr>
      <w:tr w:rsidR="001D2A45" w:rsidRPr="001D2A45" w14:paraId="64358881" w14:textId="77777777" w:rsidTr="001D2A45">
        <w:trPr>
          <w:trHeight w:val="300"/>
          <w:ins w:id="4805" w:author="Alondra Vega Pacheco" w:date="2025-09-12T18:40:00Z"/>
          <w:del w:id="4806" w:author="Sudarshan NEUPANE" w:date="2025-09-12T21:58:00Z"/>
          <w:trPrChange w:id="4807" w:author="Alondra Vega Pacheco" w:date="2025-09-12T18:41:00Z" w16du:dateUtc="2025-09-12T23:41:00Z">
            <w:trPr>
              <w:gridAfter w:val="0"/>
              <w:trHeight w:val="300"/>
            </w:trPr>
          </w:trPrChange>
        </w:trPr>
        <w:tc>
          <w:tcPr>
            <w:tcW w:w="1256" w:type="dxa"/>
            <w:noWrap/>
            <w:vAlign w:val="bottom"/>
            <w:hideMark/>
            <w:tcPrChange w:id="4808" w:author="Alondra Vega Pacheco" w:date="2025-09-12T18:41:00Z" w16du:dateUtc="2025-09-12T23:41:00Z">
              <w:tcPr>
                <w:tcW w:w="1256" w:type="dxa"/>
                <w:gridSpan w:val="2"/>
                <w:tcBorders>
                  <w:top w:val="nil"/>
                  <w:left w:val="nil"/>
                  <w:bottom w:val="nil"/>
                  <w:right w:val="nil"/>
                </w:tcBorders>
                <w:noWrap/>
                <w:vAlign w:val="bottom"/>
                <w:hideMark/>
              </w:tcPr>
            </w:tcPrChange>
          </w:tcPr>
          <w:p w14:paraId="3FC55275" w14:textId="77777777" w:rsidR="001D2A45" w:rsidRPr="001D2A45" w:rsidRDefault="001D2A45">
            <w:pPr>
              <w:spacing w:line="240" w:lineRule="auto"/>
              <w:rPr>
                <w:ins w:id="4809" w:author="Alondra Vega Pacheco" w:date="2025-09-12T18:40:00Z" w16du:dateUtc="2025-09-12T23:40:00Z"/>
                <w:del w:id="4810" w:author="Sudarshan NEUPANE" w:date="2025-09-12T21:58:00Z" w16du:dateUtc="2025-09-13T01:58:00Z"/>
                <w:rFonts w:ascii="Aptos Narrow" w:hAnsi="Aptos Narrow"/>
                <w:color w:val="000000"/>
                <w:sz w:val="22"/>
                <w:szCs w:val="22"/>
                <w:rPrChange w:id="4811" w:author="Alondra Vega Pacheco" w:date="2025-09-12T18:40:00Z" w16du:dateUtc="2025-09-12T23:40:00Z">
                  <w:rPr>
                    <w:ins w:id="4812" w:author="Alondra Vega Pacheco" w:date="2025-09-12T18:40:00Z" w16du:dateUtc="2025-09-12T23:40:00Z"/>
                    <w:del w:id="4813" w:author="Sudarshan NEUPANE" w:date="2025-09-12T21:58:00Z" w16du:dateUtc="2025-09-13T01:58:00Z"/>
                  </w:rPr>
                </w:rPrChange>
              </w:rPr>
              <w:pPrChange w:id="4814" w:author="Alondra Vega Pacheco" w:date="2025-09-12T18:41:00Z" w16du:dateUtc="2025-09-12T23:41:00Z">
                <w:pPr/>
              </w:pPrChange>
            </w:pPr>
            <w:ins w:id="4815" w:author="Alondra Vega Pacheco" w:date="2025-09-12T18:40:00Z" w16du:dateUtc="2025-09-12T23:40:00Z">
              <w:del w:id="4816" w:author="Sudarshan NEUPANE" w:date="2025-09-12T21:58:00Z" w16du:dateUtc="2025-09-13T01:58:00Z">
                <w:r w:rsidRPr="001D2A45">
                  <w:rPr>
                    <w:rFonts w:ascii="Aptos Narrow" w:hAnsi="Aptos Narrow"/>
                    <w:color w:val="000000"/>
                    <w:sz w:val="22"/>
                    <w:szCs w:val="22"/>
                    <w:rPrChange w:id="4817" w:author="Alondra Vega Pacheco" w:date="2025-09-12T18:40:00Z" w16du:dateUtc="2025-09-12T23:40:00Z">
                      <w:rPr/>
                    </w:rPrChange>
                  </w:rPr>
                  <w:delText>3.4.1.10</w:delText>
                </w:r>
              </w:del>
            </w:ins>
          </w:p>
        </w:tc>
        <w:tc>
          <w:tcPr>
            <w:tcW w:w="9296" w:type="dxa"/>
            <w:noWrap/>
            <w:vAlign w:val="bottom"/>
            <w:hideMark/>
            <w:tcPrChange w:id="4818" w:author="Alondra Vega Pacheco" w:date="2025-09-12T18:41:00Z" w16du:dateUtc="2025-09-12T23:41:00Z">
              <w:tcPr>
                <w:tcW w:w="9296" w:type="dxa"/>
                <w:gridSpan w:val="2"/>
                <w:tcBorders>
                  <w:top w:val="nil"/>
                  <w:left w:val="nil"/>
                  <w:bottom w:val="nil"/>
                  <w:right w:val="nil"/>
                </w:tcBorders>
                <w:noWrap/>
                <w:vAlign w:val="bottom"/>
                <w:hideMark/>
              </w:tcPr>
            </w:tcPrChange>
          </w:tcPr>
          <w:p w14:paraId="0FF9260D" w14:textId="77777777" w:rsidR="001D2A45" w:rsidRPr="001D2A45" w:rsidRDefault="001D2A45">
            <w:pPr>
              <w:spacing w:line="240" w:lineRule="auto"/>
              <w:rPr>
                <w:ins w:id="4819" w:author="Alondra Vega Pacheco" w:date="2025-09-12T18:40:00Z" w16du:dateUtc="2025-09-12T23:40:00Z"/>
                <w:del w:id="4820" w:author="Sudarshan NEUPANE" w:date="2025-09-12T21:58:00Z" w16du:dateUtc="2025-09-13T01:58:00Z"/>
                <w:rFonts w:ascii="Aptos Narrow" w:hAnsi="Aptos Narrow"/>
                <w:color w:val="000000"/>
                <w:sz w:val="22"/>
                <w:szCs w:val="22"/>
                <w:rPrChange w:id="4821" w:author="Alondra Vega Pacheco" w:date="2025-09-12T18:40:00Z" w16du:dateUtc="2025-09-12T23:40:00Z">
                  <w:rPr>
                    <w:ins w:id="4822" w:author="Alondra Vega Pacheco" w:date="2025-09-12T18:40:00Z" w16du:dateUtc="2025-09-12T23:40:00Z"/>
                    <w:del w:id="4823" w:author="Sudarshan NEUPANE" w:date="2025-09-12T21:58:00Z" w16du:dateUtc="2025-09-13T01:58:00Z"/>
                  </w:rPr>
                </w:rPrChange>
              </w:rPr>
              <w:pPrChange w:id="4824" w:author="Alondra Vega Pacheco" w:date="2025-09-12T18:41:00Z" w16du:dateUtc="2025-09-12T23:41:00Z">
                <w:pPr/>
              </w:pPrChange>
            </w:pPr>
            <w:ins w:id="4825" w:author="Alondra Vega Pacheco" w:date="2025-09-12T18:40:00Z" w16du:dateUtc="2025-09-12T23:40:00Z">
              <w:del w:id="4826" w:author="Sudarshan NEUPANE" w:date="2025-09-12T21:58:00Z" w16du:dateUtc="2025-09-13T01:58:00Z">
                <w:r w:rsidRPr="001D2A45">
                  <w:rPr>
                    <w:rFonts w:ascii="Aptos Narrow" w:hAnsi="Aptos Narrow"/>
                    <w:color w:val="000000"/>
                    <w:sz w:val="22"/>
                    <w:szCs w:val="22"/>
                    <w:rPrChange w:id="4827" w:author="Alondra Vega Pacheco" w:date="2025-09-12T18:40:00Z" w16du:dateUtc="2025-09-12T23:40:00Z">
                      <w:rPr/>
                    </w:rPrChange>
                  </w:rPr>
                  <w:delText>Virtual Check-In (Telehealth)</w:delText>
                </w:r>
              </w:del>
            </w:ins>
          </w:p>
        </w:tc>
      </w:tr>
      <w:tr w:rsidR="001D2A45" w:rsidRPr="001D2A45" w14:paraId="35D23F8C" w14:textId="77777777" w:rsidTr="001D2A45">
        <w:trPr>
          <w:trHeight w:val="300"/>
          <w:ins w:id="4828" w:author="Alondra Vega Pacheco" w:date="2025-09-12T18:40:00Z"/>
          <w:del w:id="4829" w:author="Sudarshan NEUPANE" w:date="2025-09-12T21:58:00Z"/>
          <w:trPrChange w:id="4830" w:author="Alondra Vega Pacheco" w:date="2025-09-12T18:41:00Z" w16du:dateUtc="2025-09-12T23:41:00Z">
            <w:trPr>
              <w:gridAfter w:val="0"/>
              <w:trHeight w:val="300"/>
            </w:trPr>
          </w:trPrChange>
        </w:trPr>
        <w:tc>
          <w:tcPr>
            <w:tcW w:w="1256" w:type="dxa"/>
            <w:noWrap/>
            <w:vAlign w:val="bottom"/>
            <w:hideMark/>
            <w:tcPrChange w:id="4831" w:author="Alondra Vega Pacheco" w:date="2025-09-12T18:41:00Z" w16du:dateUtc="2025-09-12T23:41:00Z">
              <w:tcPr>
                <w:tcW w:w="1256" w:type="dxa"/>
                <w:gridSpan w:val="2"/>
                <w:tcBorders>
                  <w:top w:val="nil"/>
                  <w:left w:val="nil"/>
                  <w:bottom w:val="nil"/>
                  <w:right w:val="nil"/>
                </w:tcBorders>
                <w:noWrap/>
                <w:vAlign w:val="bottom"/>
                <w:hideMark/>
              </w:tcPr>
            </w:tcPrChange>
          </w:tcPr>
          <w:p w14:paraId="74C29726" w14:textId="77777777" w:rsidR="001D2A45" w:rsidRPr="001D2A45" w:rsidRDefault="001D2A45">
            <w:pPr>
              <w:spacing w:line="240" w:lineRule="auto"/>
              <w:rPr>
                <w:ins w:id="4832" w:author="Alondra Vega Pacheco" w:date="2025-09-12T18:40:00Z" w16du:dateUtc="2025-09-12T23:40:00Z"/>
                <w:del w:id="4833" w:author="Sudarshan NEUPANE" w:date="2025-09-12T21:58:00Z" w16du:dateUtc="2025-09-13T01:58:00Z"/>
                <w:rFonts w:ascii="Aptos Narrow" w:hAnsi="Aptos Narrow"/>
                <w:color w:val="000000"/>
                <w:sz w:val="22"/>
                <w:szCs w:val="22"/>
                <w:rPrChange w:id="4834" w:author="Alondra Vega Pacheco" w:date="2025-09-12T18:40:00Z" w16du:dateUtc="2025-09-12T23:40:00Z">
                  <w:rPr>
                    <w:ins w:id="4835" w:author="Alondra Vega Pacheco" w:date="2025-09-12T18:40:00Z" w16du:dateUtc="2025-09-12T23:40:00Z"/>
                    <w:del w:id="4836" w:author="Sudarshan NEUPANE" w:date="2025-09-12T21:58:00Z" w16du:dateUtc="2025-09-13T01:58:00Z"/>
                  </w:rPr>
                </w:rPrChange>
              </w:rPr>
              <w:pPrChange w:id="4837" w:author="Alondra Vega Pacheco" w:date="2025-09-12T18:41:00Z" w16du:dateUtc="2025-09-12T23:41:00Z">
                <w:pPr/>
              </w:pPrChange>
            </w:pPr>
            <w:ins w:id="4838" w:author="Alondra Vega Pacheco" w:date="2025-09-12T18:40:00Z" w16du:dateUtc="2025-09-12T23:40:00Z">
              <w:del w:id="4839" w:author="Sudarshan NEUPANE" w:date="2025-09-12T21:58:00Z" w16du:dateUtc="2025-09-13T01:58:00Z">
                <w:r w:rsidRPr="001D2A45">
                  <w:rPr>
                    <w:rFonts w:ascii="Aptos Narrow" w:hAnsi="Aptos Narrow"/>
                    <w:color w:val="000000"/>
                    <w:sz w:val="22"/>
                    <w:szCs w:val="22"/>
                    <w:rPrChange w:id="4840" w:author="Alondra Vega Pacheco" w:date="2025-09-12T18:40:00Z" w16du:dateUtc="2025-09-12T23:40:00Z">
                      <w:rPr/>
                    </w:rPrChange>
                  </w:rPr>
                  <w:delText>3.4.1.11</w:delText>
                </w:r>
              </w:del>
            </w:ins>
          </w:p>
        </w:tc>
        <w:tc>
          <w:tcPr>
            <w:tcW w:w="9296" w:type="dxa"/>
            <w:noWrap/>
            <w:vAlign w:val="bottom"/>
            <w:hideMark/>
            <w:tcPrChange w:id="4841" w:author="Alondra Vega Pacheco" w:date="2025-09-12T18:41:00Z" w16du:dateUtc="2025-09-12T23:41:00Z">
              <w:tcPr>
                <w:tcW w:w="9296" w:type="dxa"/>
                <w:gridSpan w:val="2"/>
                <w:tcBorders>
                  <w:top w:val="nil"/>
                  <w:left w:val="nil"/>
                  <w:bottom w:val="nil"/>
                  <w:right w:val="nil"/>
                </w:tcBorders>
                <w:noWrap/>
                <w:vAlign w:val="bottom"/>
                <w:hideMark/>
              </w:tcPr>
            </w:tcPrChange>
          </w:tcPr>
          <w:p w14:paraId="682D8849" w14:textId="77777777" w:rsidR="001D2A45" w:rsidRPr="001D2A45" w:rsidRDefault="001D2A45">
            <w:pPr>
              <w:spacing w:line="240" w:lineRule="auto"/>
              <w:rPr>
                <w:ins w:id="4842" w:author="Alondra Vega Pacheco" w:date="2025-09-12T18:40:00Z" w16du:dateUtc="2025-09-12T23:40:00Z"/>
                <w:del w:id="4843" w:author="Sudarshan NEUPANE" w:date="2025-09-12T21:58:00Z" w16du:dateUtc="2025-09-13T01:58:00Z"/>
                <w:rFonts w:ascii="Aptos Narrow" w:hAnsi="Aptos Narrow"/>
                <w:color w:val="000000"/>
                <w:sz w:val="22"/>
                <w:szCs w:val="22"/>
                <w:rPrChange w:id="4844" w:author="Alondra Vega Pacheco" w:date="2025-09-12T18:40:00Z" w16du:dateUtc="2025-09-12T23:40:00Z">
                  <w:rPr>
                    <w:ins w:id="4845" w:author="Alondra Vega Pacheco" w:date="2025-09-12T18:40:00Z" w16du:dateUtc="2025-09-12T23:40:00Z"/>
                    <w:del w:id="4846" w:author="Sudarshan NEUPANE" w:date="2025-09-12T21:58:00Z" w16du:dateUtc="2025-09-13T01:58:00Z"/>
                  </w:rPr>
                </w:rPrChange>
              </w:rPr>
              <w:pPrChange w:id="4847" w:author="Alondra Vega Pacheco" w:date="2025-09-12T18:41:00Z" w16du:dateUtc="2025-09-12T23:41:00Z">
                <w:pPr/>
              </w:pPrChange>
            </w:pPr>
            <w:ins w:id="4848" w:author="Alondra Vega Pacheco" w:date="2025-09-12T18:40:00Z" w16du:dateUtc="2025-09-12T23:40:00Z">
              <w:del w:id="4849" w:author="Sudarshan NEUPANE" w:date="2025-09-12T21:58:00Z" w16du:dateUtc="2025-09-13T01:58:00Z">
                <w:r w:rsidRPr="001D2A45">
                  <w:rPr>
                    <w:rFonts w:ascii="Aptos Narrow" w:hAnsi="Aptos Narrow"/>
                    <w:color w:val="000000"/>
                    <w:sz w:val="22"/>
                    <w:szCs w:val="22"/>
                    <w:rPrChange w:id="4850" w:author="Alondra Vega Pacheco" w:date="2025-09-12T18:40:00Z" w16du:dateUtc="2025-09-12T23:40:00Z">
                      <w:rPr/>
                    </w:rPrChange>
                  </w:rPr>
                  <w:delText>Speech-to-Text Conversion Engine</w:delText>
                </w:r>
              </w:del>
            </w:ins>
          </w:p>
        </w:tc>
      </w:tr>
      <w:tr w:rsidR="001D2A45" w:rsidRPr="001D2A45" w14:paraId="30EB3B16" w14:textId="77777777" w:rsidTr="001D2A45">
        <w:trPr>
          <w:trHeight w:val="300"/>
          <w:ins w:id="4851" w:author="Alondra Vega Pacheco" w:date="2025-09-12T18:40:00Z"/>
          <w:del w:id="4852" w:author="Sudarshan NEUPANE" w:date="2025-09-12T21:58:00Z"/>
          <w:trPrChange w:id="4853" w:author="Alondra Vega Pacheco" w:date="2025-09-12T18:41:00Z" w16du:dateUtc="2025-09-12T23:41:00Z">
            <w:trPr>
              <w:gridAfter w:val="0"/>
              <w:trHeight w:val="300"/>
            </w:trPr>
          </w:trPrChange>
        </w:trPr>
        <w:tc>
          <w:tcPr>
            <w:tcW w:w="1256" w:type="dxa"/>
            <w:noWrap/>
            <w:vAlign w:val="bottom"/>
            <w:hideMark/>
            <w:tcPrChange w:id="4854" w:author="Alondra Vega Pacheco" w:date="2025-09-12T18:41:00Z" w16du:dateUtc="2025-09-12T23:41:00Z">
              <w:tcPr>
                <w:tcW w:w="1256" w:type="dxa"/>
                <w:gridSpan w:val="2"/>
                <w:tcBorders>
                  <w:top w:val="nil"/>
                  <w:left w:val="nil"/>
                  <w:bottom w:val="nil"/>
                  <w:right w:val="nil"/>
                </w:tcBorders>
                <w:noWrap/>
                <w:vAlign w:val="bottom"/>
                <w:hideMark/>
              </w:tcPr>
            </w:tcPrChange>
          </w:tcPr>
          <w:p w14:paraId="5DDCAE55" w14:textId="77777777" w:rsidR="001D2A45" w:rsidRPr="001D2A45" w:rsidRDefault="001D2A45">
            <w:pPr>
              <w:spacing w:line="240" w:lineRule="auto"/>
              <w:rPr>
                <w:ins w:id="4855" w:author="Alondra Vega Pacheco" w:date="2025-09-12T18:40:00Z" w16du:dateUtc="2025-09-12T23:40:00Z"/>
                <w:del w:id="4856" w:author="Sudarshan NEUPANE" w:date="2025-09-12T21:58:00Z" w16du:dateUtc="2025-09-13T01:58:00Z"/>
                <w:rFonts w:ascii="Aptos Narrow" w:hAnsi="Aptos Narrow"/>
                <w:color w:val="000000"/>
                <w:sz w:val="22"/>
                <w:szCs w:val="22"/>
                <w:rPrChange w:id="4857" w:author="Alondra Vega Pacheco" w:date="2025-09-12T18:40:00Z" w16du:dateUtc="2025-09-12T23:40:00Z">
                  <w:rPr>
                    <w:ins w:id="4858" w:author="Alondra Vega Pacheco" w:date="2025-09-12T18:40:00Z" w16du:dateUtc="2025-09-12T23:40:00Z"/>
                    <w:del w:id="4859" w:author="Sudarshan NEUPANE" w:date="2025-09-12T21:58:00Z" w16du:dateUtc="2025-09-13T01:58:00Z"/>
                  </w:rPr>
                </w:rPrChange>
              </w:rPr>
              <w:pPrChange w:id="4860" w:author="Alondra Vega Pacheco" w:date="2025-09-12T18:41:00Z" w16du:dateUtc="2025-09-12T23:41:00Z">
                <w:pPr/>
              </w:pPrChange>
            </w:pPr>
            <w:ins w:id="4861" w:author="Alondra Vega Pacheco" w:date="2025-09-12T18:40:00Z" w16du:dateUtc="2025-09-12T23:40:00Z">
              <w:del w:id="4862" w:author="Sudarshan NEUPANE" w:date="2025-09-12T21:58:00Z" w16du:dateUtc="2025-09-13T01:58:00Z">
                <w:r w:rsidRPr="001D2A45">
                  <w:rPr>
                    <w:rFonts w:ascii="Aptos Narrow" w:hAnsi="Aptos Narrow"/>
                    <w:color w:val="000000"/>
                    <w:sz w:val="22"/>
                    <w:szCs w:val="22"/>
                    <w:rPrChange w:id="4863" w:author="Alondra Vega Pacheco" w:date="2025-09-12T18:40:00Z" w16du:dateUtc="2025-09-12T23:40:00Z">
                      <w:rPr/>
                    </w:rPrChange>
                  </w:rPr>
                  <w:delText>3.4.1.12</w:delText>
                </w:r>
              </w:del>
            </w:ins>
          </w:p>
        </w:tc>
        <w:tc>
          <w:tcPr>
            <w:tcW w:w="9296" w:type="dxa"/>
            <w:noWrap/>
            <w:vAlign w:val="bottom"/>
            <w:hideMark/>
            <w:tcPrChange w:id="4864" w:author="Alondra Vega Pacheco" w:date="2025-09-12T18:41:00Z" w16du:dateUtc="2025-09-12T23:41:00Z">
              <w:tcPr>
                <w:tcW w:w="9296" w:type="dxa"/>
                <w:gridSpan w:val="2"/>
                <w:tcBorders>
                  <w:top w:val="nil"/>
                  <w:left w:val="nil"/>
                  <w:bottom w:val="nil"/>
                  <w:right w:val="nil"/>
                </w:tcBorders>
                <w:noWrap/>
                <w:vAlign w:val="bottom"/>
                <w:hideMark/>
              </w:tcPr>
            </w:tcPrChange>
          </w:tcPr>
          <w:p w14:paraId="7618CFDD" w14:textId="77777777" w:rsidR="001D2A45" w:rsidRPr="001D2A45" w:rsidRDefault="001D2A45">
            <w:pPr>
              <w:spacing w:line="240" w:lineRule="auto"/>
              <w:rPr>
                <w:ins w:id="4865" w:author="Alondra Vega Pacheco" w:date="2025-09-12T18:40:00Z" w16du:dateUtc="2025-09-12T23:40:00Z"/>
                <w:del w:id="4866" w:author="Sudarshan NEUPANE" w:date="2025-09-12T21:58:00Z" w16du:dateUtc="2025-09-13T01:58:00Z"/>
                <w:rFonts w:ascii="Aptos Narrow" w:hAnsi="Aptos Narrow"/>
                <w:color w:val="000000"/>
                <w:sz w:val="22"/>
                <w:szCs w:val="22"/>
                <w:rPrChange w:id="4867" w:author="Alondra Vega Pacheco" w:date="2025-09-12T18:40:00Z" w16du:dateUtc="2025-09-12T23:40:00Z">
                  <w:rPr>
                    <w:ins w:id="4868" w:author="Alondra Vega Pacheco" w:date="2025-09-12T18:40:00Z" w16du:dateUtc="2025-09-12T23:40:00Z"/>
                    <w:del w:id="4869" w:author="Sudarshan NEUPANE" w:date="2025-09-12T21:58:00Z" w16du:dateUtc="2025-09-13T01:58:00Z"/>
                  </w:rPr>
                </w:rPrChange>
              </w:rPr>
              <w:pPrChange w:id="4870" w:author="Alondra Vega Pacheco" w:date="2025-09-12T18:41:00Z" w16du:dateUtc="2025-09-12T23:41:00Z">
                <w:pPr/>
              </w:pPrChange>
            </w:pPr>
            <w:ins w:id="4871" w:author="Alondra Vega Pacheco" w:date="2025-09-12T18:40:00Z" w16du:dateUtc="2025-09-12T23:40:00Z">
              <w:del w:id="4872" w:author="Sudarshan NEUPANE" w:date="2025-09-12T21:58:00Z" w16du:dateUtc="2025-09-13T01:58:00Z">
                <w:r w:rsidRPr="001D2A45">
                  <w:rPr>
                    <w:rFonts w:ascii="Aptos Narrow" w:hAnsi="Aptos Narrow"/>
                    <w:color w:val="000000"/>
                    <w:sz w:val="22"/>
                    <w:szCs w:val="22"/>
                    <w:rPrChange w:id="4873" w:author="Alondra Vega Pacheco" w:date="2025-09-12T18:40:00Z" w16du:dateUtc="2025-09-12T23:40:00Z">
                      <w:rPr/>
                    </w:rPrChange>
                  </w:rPr>
                  <w:delText>Speaker Identification &amp; Voice Profiles</w:delText>
                </w:r>
              </w:del>
            </w:ins>
          </w:p>
        </w:tc>
      </w:tr>
      <w:tr w:rsidR="001D2A45" w:rsidRPr="001D2A45" w14:paraId="4E54CE6A" w14:textId="77777777" w:rsidTr="001D2A45">
        <w:trPr>
          <w:trHeight w:val="300"/>
          <w:ins w:id="4874" w:author="Alondra Vega Pacheco" w:date="2025-09-12T18:40:00Z"/>
          <w:del w:id="4875" w:author="Sudarshan NEUPANE" w:date="2025-09-12T21:58:00Z"/>
          <w:trPrChange w:id="4876" w:author="Alondra Vega Pacheco" w:date="2025-09-12T18:41:00Z" w16du:dateUtc="2025-09-12T23:41:00Z">
            <w:trPr>
              <w:gridAfter w:val="0"/>
              <w:trHeight w:val="300"/>
            </w:trPr>
          </w:trPrChange>
        </w:trPr>
        <w:tc>
          <w:tcPr>
            <w:tcW w:w="1256" w:type="dxa"/>
            <w:noWrap/>
            <w:vAlign w:val="bottom"/>
            <w:hideMark/>
            <w:tcPrChange w:id="4877" w:author="Alondra Vega Pacheco" w:date="2025-09-12T18:41:00Z" w16du:dateUtc="2025-09-12T23:41:00Z">
              <w:tcPr>
                <w:tcW w:w="1256" w:type="dxa"/>
                <w:gridSpan w:val="2"/>
                <w:tcBorders>
                  <w:top w:val="nil"/>
                  <w:left w:val="nil"/>
                  <w:bottom w:val="nil"/>
                  <w:right w:val="nil"/>
                </w:tcBorders>
                <w:noWrap/>
                <w:vAlign w:val="bottom"/>
                <w:hideMark/>
              </w:tcPr>
            </w:tcPrChange>
          </w:tcPr>
          <w:p w14:paraId="4B4680C0" w14:textId="77777777" w:rsidR="001D2A45" w:rsidRPr="001D2A45" w:rsidRDefault="001D2A45">
            <w:pPr>
              <w:spacing w:line="240" w:lineRule="auto"/>
              <w:rPr>
                <w:ins w:id="4878" w:author="Alondra Vega Pacheco" w:date="2025-09-12T18:40:00Z" w16du:dateUtc="2025-09-12T23:40:00Z"/>
                <w:del w:id="4879" w:author="Sudarshan NEUPANE" w:date="2025-09-12T21:58:00Z" w16du:dateUtc="2025-09-13T01:58:00Z"/>
                <w:rFonts w:ascii="Aptos Narrow" w:hAnsi="Aptos Narrow"/>
                <w:color w:val="000000"/>
                <w:sz w:val="22"/>
                <w:szCs w:val="22"/>
                <w:rPrChange w:id="4880" w:author="Alondra Vega Pacheco" w:date="2025-09-12T18:40:00Z" w16du:dateUtc="2025-09-12T23:40:00Z">
                  <w:rPr>
                    <w:ins w:id="4881" w:author="Alondra Vega Pacheco" w:date="2025-09-12T18:40:00Z" w16du:dateUtc="2025-09-12T23:40:00Z"/>
                    <w:del w:id="4882" w:author="Sudarshan NEUPANE" w:date="2025-09-12T21:58:00Z" w16du:dateUtc="2025-09-13T01:58:00Z"/>
                  </w:rPr>
                </w:rPrChange>
              </w:rPr>
              <w:pPrChange w:id="4883" w:author="Alondra Vega Pacheco" w:date="2025-09-12T18:41:00Z" w16du:dateUtc="2025-09-12T23:41:00Z">
                <w:pPr/>
              </w:pPrChange>
            </w:pPr>
            <w:ins w:id="4884" w:author="Alondra Vega Pacheco" w:date="2025-09-12T18:40:00Z" w16du:dateUtc="2025-09-12T23:40:00Z">
              <w:del w:id="4885" w:author="Sudarshan NEUPANE" w:date="2025-09-12T21:58:00Z" w16du:dateUtc="2025-09-13T01:58:00Z">
                <w:r w:rsidRPr="001D2A45">
                  <w:rPr>
                    <w:rFonts w:ascii="Aptos Narrow" w:hAnsi="Aptos Narrow"/>
                    <w:color w:val="000000"/>
                    <w:sz w:val="22"/>
                    <w:szCs w:val="22"/>
                    <w:rPrChange w:id="4886" w:author="Alondra Vega Pacheco" w:date="2025-09-12T18:40:00Z" w16du:dateUtc="2025-09-12T23:40:00Z">
                      <w:rPr/>
                    </w:rPrChange>
                  </w:rPr>
                  <w:delText>3.4.1.13</w:delText>
                </w:r>
              </w:del>
            </w:ins>
          </w:p>
        </w:tc>
        <w:tc>
          <w:tcPr>
            <w:tcW w:w="9296" w:type="dxa"/>
            <w:noWrap/>
            <w:vAlign w:val="bottom"/>
            <w:hideMark/>
            <w:tcPrChange w:id="4887" w:author="Alondra Vega Pacheco" w:date="2025-09-12T18:41:00Z" w16du:dateUtc="2025-09-12T23:41:00Z">
              <w:tcPr>
                <w:tcW w:w="9296" w:type="dxa"/>
                <w:gridSpan w:val="2"/>
                <w:tcBorders>
                  <w:top w:val="nil"/>
                  <w:left w:val="nil"/>
                  <w:bottom w:val="nil"/>
                  <w:right w:val="nil"/>
                </w:tcBorders>
                <w:noWrap/>
                <w:vAlign w:val="bottom"/>
                <w:hideMark/>
              </w:tcPr>
            </w:tcPrChange>
          </w:tcPr>
          <w:p w14:paraId="6AC623B5" w14:textId="77777777" w:rsidR="001D2A45" w:rsidRPr="001D2A45" w:rsidRDefault="001D2A45">
            <w:pPr>
              <w:spacing w:line="240" w:lineRule="auto"/>
              <w:rPr>
                <w:ins w:id="4888" w:author="Alondra Vega Pacheco" w:date="2025-09-12T18:40:00Z" w16du:dateUtc="2025-09-12T23:40:00Z"/>
                <w:del w:id="4889" w:author="Sudarshan NEUPANE" w:date="2025-09-12T21:58:00Z" w16du:dateUtc="2025-09-13T01:58:00Z"/>
                <w:rFonts w:ascii="Aptos Narrow" w:hAnsi="Aptos Narrow"/>
                <w:color w:val="000000"/>
                <w:sz w:val="22"/>
                <w:szCs w:val="22"/>
                <w:rPrChange w:id="4890" w:author="Alondra Vega Pacheco" w:date="2025-09-12T18:40:00Z" w16du:dateUtc="2025-09-12T23:40:00Z">
                  <w:rPr>
                    <w:ins w:id="4891" w:author="Alondra Vega Pacheco" w:date="2025-09-12T18:40:00Z" w16du:dateUtc="2025-09-12T23:40:00Z"/>
                    <w:del w:id="4892" w:author="Sudarshan NEUPANE" w:date="2025-09-12T21:58:00Z" w16du:dateUtc="2025-09-13T01:58:00Z"/>
                  </w:rPr>
                </w:rPrChange>
              </w:rPr>
              <w:pPrChange w:id="4893" w:author="Alondra Vega Pacheco" w:date="2025-09-12T18:41:00Z" w16du:dateUtc="2025-09-12T23:41:00Z">
                <w:pPr/>
              </w:pPrChange>
            </w:pPr>
            <w:ins w:id="4894" w:author="Alondra Vega Pacheco" w:date="2025-09-12T18:40:00Z" w16du:dateUtc="2025-09-12T23:40:00Z">
              <w:del w:id="4895" w:author="Sudarshan NEUPANE" w:date="2025-09-12T21:58:00Z" w16du:dateUtc="2025-09-13T01:58:00Z">
                <w:r w:rsidRPr="001D2A45">
                  <w:rPr>
                    <w:rFonts w:ascii="Aptos Narrow" w:hAnsi="Aptos Narrow"/>
                    <w:color w:val="000000"/>
                    <w:sz w:val="22"/>
                    <w:szCs w:val="22"/>
                    <w:rPrChange w:id="4896" w:author="Alondra Vega Pacheco" w:date="2025-09-12T18:40:00Z" w16du:dateUtc="2025-09-12T23:40:00Z">
                      <w:rPr/>
                    </w:rPrChange>
                  </w:rPr>
                  <w:delText>ASL (American Sign Language) Converter</w:delText>
                </w:r>
              </w:del>
            </w:ins>
          </w:p>
        </w:tc>
      </w:tr>
      <w:tr w:rsidR="001D2A45" w:rsidRPr="001D2A45" w14:paraId="43FE8929" w14:textId="77777777" w:rsidTr="001D2A45">
        <w:trPr>
          <w:trHeight w:val="300"/>
          <w:ins w:id="4897" w:author="Alondra Vega Pacheco" w:date="2025-09-12T18:40:00Z"/>
          <w:del w:id="4898" w:author="Sudarshan NEUPANE" w:date="2025-09-12T21:58:00Z"/>
          <w:trPrChange w:id="4899" w:author="Alondra Vega Pacheco" w:date="2025-09-12T18:41:00Z" w16du:dateUtc="2025-09-12T23:41:00Z">
            <w:trPr>
              <w:gridAfter w:val="0"/>
              <w:trHeight w:val="300"/>
            </w:trPr>
          </w:trPrChange>
        </w:trPr>
        <w:tc>
          <w:tcPr>
            <w:tcW w:w="1256" w:type="dxa"/>
            <w:noWrap/>
            <w:vAlign w:val="bottom"/>
            <w:hideMark/>
            <w:tcPrChange w:id="4900" w:author="Alondra Vega Pacheco" w:date="2025-09-12T18:41:00Z" w16du:dateUtc="2025-09-12T23:41:00Z">
              <w:tcPr>
                <w:tcW w:w="1256" w:type="dxa"/>
                <w:gridSpan w:val="2"/>
                <w:tcBorders>
                  <w:top w:val="nil"/>
                  <w:left w:val="nil"/>
                  <w:bottom w:val="nil"/>
                  <w:right w:val="nil"/>
                </w:tcBorders>
                <w:noWrap/>
                <w:vAlign w:val="bottom"/>
                <w:hideMark/>
              </w:tcPr>
            </w:tcPrChange>
          </w:tcPr>
          <w:p w14:paraId="267F957F" w14:textId="77777777" w:rsidR="001D2A45" w:rsidRPr="001D2A45" w:rsidRDefault="001D2A45">
            <w:pPr>
              <w:spacing w:line="240" w:lineRule="auto"/>
              <w:rPr>
                <w:ins w:id="4901" w:author="Alondra Vega Pacheco" w:date="2025-09-12T18:40:00Z" w16du:dateUtc="2025-09-12T23:40:00Z"/>
                <w:del w:id="4902" w:author="Sudarshan NEUPANE" w:date="2025-09-12T21:58:00Z" w16du:dateUtc="2025-09-13T01:58:00Z"/>
                <w:rFonts w:ascii="Aptos Narrow" w:hAnsi="Aptos Narrow"/>
                <w:color w:val="000000"/>
                <w:sz w:val="22"/>
                <w:szCs w:val="22"/>
                <w:rPrChange w:id="4903" w:author="Alondra Vega Pacheco" w:date="2025-09-12T18:40:00Z" w16du:dateUtc="2025-09-12T23:40:00Z">
                  <w:rPr>
                    <w:ins w:id="4904" w:author="Alondra Vega Pacheco" w:date="2025-09-12T18:40:00Z" w16du:dateUtc="2025-09-12T23:40:00Z"/>
                    <w:del w:id="4905" w:author="Sudarshan NEUPANE" w:date="2025-09-12T21:58:00Z" w16du:dateUtc="2025-09-13T01:58:00Z"/>
                  </w:rPr>
                </w:rPrChange>
              </w:rPr>
              <w:pPrChange w:id="4906" w:author="Alondra Vega Pacheco" w:date="2025-09-12T18:41:00Z" w16du:dateUtc="2025-09-12T23:41:00Z">
                <w:pPr/>
              </w:pPrChange>
            </w:pPr>
            <w:ins w:id="4907" w:author="Alondra Vega Pacheco" w:date="2025-09-12T18:40:00Z" w16du:dateUtc="2025-09-12T23:40:00Z">
              <w:del w:id="4908" w:author="Sudarshan NEUPANE" w:date="2025-09-12T21:58:00Z" w16du:dateUtc="2025-09-13T01:58:00Z">
                <w:r w:rsidRPr="001D2A45">
                  <w:rPr>
                    <w:rFonts w:ascii="Aptos Narrow" w:hAnsi="Aptos Narrow"/>
                    <w:color w:val="000000"/>
                    <w:sz w:val="22"/>
                    <w:szCs w:val="22"/>
                    <w:rPrChange w:id="4909" w:author="Alondra Vega Pacheco" w:date="2025-09-12T18:40:00Z" w16du:dateUtc="2025-09-12T23:40:00Z">
                      <w:rPr/>
                    </w:rPrChange>
                  </w:rPr>
                  <w:delText>3.4.1.14</w:delText>
                </w:r>
              </w:del>
            </w:ins>
          </w:p>
        </w:tc>
        <w:tc>
          <w:tcPr>
            <w:tcW w:w="9296" w:type="dxa"/>
            <w:noWrap/>
            <w:vAlign w:val="bottom"/>
            <w:hideMark/>
            <w:tcPrChange w:id="4910" w:author="Alondra Vega Pacheco" w:date="2025-09-12T18:41:00Z" w16du:dateUtc="2025-09-12T23:41:00Z">
              <w:tcPr>
                <w:tcW w:w="9296" w:type="dxa"/>
                <w:gridSpan w:val="2"/>
                <w:tcBorders>
                  <w:top w:val="nil"/>
                  <w:left w:val="nil"/>
                  <w:bottom w:val="nil"/>
                  <w:right w:val="nil"/>
                </w:tcBorders>
                <w:noWrap/>
                <w:vAlign w:val="bottom"/>
                <w:hideMark/>
              </w:tcPr>
            </w:tcPrChange>
          </w:tcPr>
          <w:p w14:paraId="0796EC93" w14:textId="77777777" w:rsidR="001D2A45" w:rsidRPr="001D2A45" w:rsidRDefault="001D2A45">
            <w:pPr>
              <w:spacing w:line="240" w:lineRule="auto"/>
              <w:rPr>
                <w:ins w:id="4911" w:author="Alondra Vega Pacheco" w:date="2025-09-12T18:40:00Z" w16du:dateUtc="2025-09-12T23:40:00Z"/>
                <w:del w:id="4912" w:author="Sudarshan NEUPANE" w:date="2025-09-12T21:58:00Z" w16du:dateUtc="2025-09-13T01:58:00Z"/>
                <w:rFonts w:ascii="Aptos Narrow" w:hAnsi="Aptos Narrow"/>
                <w:color w:val="000000"/>
                <w:sz w:val="22"/>
                <w:szCs w:val="22"/>
                <w:rPrChange w:id="4913" w:author="Alondra Vega Pacheco" w:date="2025-09-12T18:40:00Z" w16du:dateUtc="2025-09-12T23:40:00Z">
                  <w:rPr>
                    <w:ins w:id="4914" w:author="Alondra Vega Pacheco" w:date="2025-09-12T18:40:00Z" w16du:dateUtc="2025-09-12T23:40:00Z"/>
                    <w:del w:id="4915" w:author="Sudarshan NEUPANE" w:date="2025-09-12T21:58:00Z" w16du:dateUtc="2025-09-13T01:58:00Z"/>
                  </w:rPr>
                </w:rPrChange>
              </w:rPr>
              <w:pPrChange w:id="4916" w:author="Alondra Vega Pacheco" w:date="2025-09-12T18:41:00Z" w16du:dateUtc="2025-09-12T23:41:00Z">
                <w:pPr/>
              </w:pPrChange>
            </w:pPr>
            <w:ins w:id="4917" w:author="Alondra Vega Pacheco" w:date="2025-09-12T18:40:00Z" w16du:dateUtc="2025-09-12T23:40:00Z">
              <w:del w:id="4918" w:author="Sudarshan NEUPANE" w:date="2025-09-12T21:58:00Z" w16du:dateUtc="2025-09-13T01:58:00Z">
                <w:r w:rsidRPr="001D2A45">
                  <w:rPr>
                    <w:rFonts w:ascii="Aptos Narrow" w:hAnsi="Aptos Narrow"/>
                    <w:color w:val="000000"/>
                    <w:sz w:val="22"/>
                    <w:szCs w:val="22"/>
                    <w:rPrChange w:id="4919" w:author="Alondra Vega Pacheco" w:date="2025-09-12T18:40:00Z" w16du:dateUtc="2025-09-12T23:40:00Z">
                      <w:rPr/>
                    </w:rPrChange>
                  </w:rPr>
                  <w:delText>Trigger Phrase Engine (Voice Activation)</w:delText>
                </w:r>
              </w:del>
            </w:ins>
          </w:p>
        </w:tc>
      </w:tr>
      <w:tr w:rsidR="001D2A45" w:rsidRPr="001D2A45" w14:paraId="2334C779" w14:textId="77777777" w:rsidTr="001D2A45">
        <w:trPr>
          <w:trHeight w:val="300"/>
          <w:ins w:id="4920" w:author="Alondra Vega Pacheco" w:date="2025-09-12T18:40:00Z"/>
          <w:del w:id="4921" w:author="Sudarshan NEUPANE" w:date="2025-09-12T21:58:00Z"/>
          <w:trPrChange w:id="4922" w:author="Alondra Vega Pacheco" w:date="2025-09-12T18:41:00Z" w16du:dateUtc="2025-09-12T23:41:00Z">
            <w:trPr>
              <w:gridAfter w:val="0"/>
              <w:trHeight w:val="300"/>
            </w:trPr>
          </w:trPrChange>
        </w:trPr>
        <w:tc>
          <w:tcPr>
            <w:tcW w:w="1256" w:type="dxa"/>
            <w:noWrap/>
            <w:vAlign w:val="bottom"/>
            <w:hideMark/>
            <w:tcPrChange w:id="4923" w:author="Alondra Vega Pacheco" w:date="2025-09-12T18:41:00Z" w16du:dateUtc="2025-09-12T23:41:00Z">
              <w:tcPr>
                <w:tcW w:w="1256" w:type="dxa"/>
                <w:gridSpan w:val="2"/>
                <w:tcBorders>
                  <w:top w:val="nil"/>
                  <w:left w:val="nil"/>
                  <w:bottom w:val="nil"/>
                  <w:right w:val="nil"/>
                </w:tcBorders>
                <w:noWrap/>
                <w:vAlign w:val="bottom"/>
                <w:hideMark/>
              </w:tcPr>
            </w:tcPrChange>
          </w:tcPr>
          <w:p w14:paraId="16E0C7DC" w14:textId="77777777" w:rsidR="001D2A45" w:rsidRPr="001D2A45" w:rsidRDefault="001D2A45">
            <w:pPr>
              <w:spacing w:line="240" w:lineRule="auto"/>
              <w:rPr>
                <w:ins w:id="4924" w:author="Alondra Vega Pacheco" w:date="2025-09-12T18:40:00Z" w16du:dateUtc="2025-09-12T23:40:00Z"/>
                <w:del w:id="4925" w:author="Sudarshan NEUPANE" w:date="2025-09-12T21:58:00Z" w16du:dateUtc="2025-09-13T01:58:00Z"/>
                <w:rFonts w:ascii="Aptos Narrow" w:hAnsi="Aptos Narrow"/>
                <w:color w:val="000000"/>
                <w:sz w:val="22"/>
                <w:szCs w:val="22"/>
                <w:rPrChange w:id="4926" w:author="Alondra Vega Pacheco" w:date="2025-09-12T18:40:00Z" w16du:dateUtc="2025-09-12T23:40:00Z">
                  <w:rPr>
                    <w:ins w:id="4927" w:author="Alondra Vega Pacheco" w:date="2025-09-12T18:40:00Z" w16du:dateUtc="2025-09-12T23:40:00Z"/>
                    <w:del w:id="4928" w:author="Sudarshan NEUPANE" w:date="2025-09-12T21:58:00Z" w16du:dateUtc="2025-09-13T01:58:00Z"/>
                  </w:rPr>
                </w:rPrChange>
              </w:rPr>
              <w:pPrChange w:id="4929" w:author="Alondra Vega Pacheco" w:date="2025-09-12T18:41:00Z" w16du:dateUtc="2025-09-12T23:41:00Z">
                <w:pPr/>
              </w:pPrChange>
            </w:pPr>
            <w:ins w:id="4930" w:author="Alondra Vega Pacheco" w:date="2025-09-12T18:40:00Z" w16du:dateUtc="2025-09-12T23:40:00Z">
              <w:del w:id="4931" w:author="Sudarshan NEUPANE" w:date="2025-09-12T21:58:00Z" w16du:dateUtc="2025-09-13T01:58:00Z">
                <w:r w:rsidRPr="001D2A45">
                  <w:rPr>
                    <w:rFonts w:ascii="Aptos Narrow" w:hAnsi="Aptos Narrow"/>
                    <w:color w:val="000000"/>
                    <w:sz w:val="22"/>
                    <w:szCs w:val="22"/>
                    <w:rPrChange w:id="4932" w:author="Alondra Vega Pacheco" w:date="2025-09-12T18:40:00Z" w16du:dateUtc="2025-09-12T23:40:00Z">
                      <w:rPr/>
                    </w:rPrChange>
                  </w:rPr>
                  <w:delText>3.4.1.15</w:delText>
                </w:r>
              </w:del>
            </w:ins>
          </w:p>
        </w:tc>
        <w:tc>
          <w:tcPr>
            <w:tcW w:w="9296" w:type="dxa"/>
            <w:noWrap/>
            <w:vAlign w:val="bottom"/>
            <w:hideMark/>
            <w:tcPrChange w:id="4933" w:author="Alondra Vega Pacheco" w:date="2025-09-12T18:41:00Z" w16du:dateUtc="2025-09-12T23:41:00Z">
              <w:tcPr>
                <w:tcW w:w="9296" w:type="dxa"/>
                <w:gridSpan w:val="2"/>
                <w:tcBorders>
                  <w:top w:val="nil"/>
                  <w:left w:val="nil"/>
                  <w:bottom w:val="nil"/>
                  <w:right w:val="nil"/>
                </w:tcBorders>
                <w:noWrap/>
                <w:vAlign w:val="bottom"/>
                <w:hideMark/>
              </w:tcPr>
            </w:tcPrChange>
          </w:tcPr>
          <w:p w14:paraId="485FEDDB" w14:textId="77777777" w:rsidR="001D2A45" w:rsidRPr="001D2A45" w:rsidRDefault="001D2A45">
            <w:pPr>
              <w:spacing w:line="240" w:lineRule="auto"/>
              <w:rPr>
                <w:ins w:id="4934" w:author="Alondra Vega Pacheco" w:date="2025-09-12T18:40:00Z" w16du:dateUtc="2025-09-12T23:40:00Z"/>
                <w:del w:id="4935" w:author="Sudarshan NEUPANE" w:date="2025-09-12T21:58:00Z" w16du:dateUtc="2025-09-13T01:58:00Z"/>
                <w:rFonts w:ascii="Aptos Narrow" w:hAnsi="Aptos Narrow"/>
                <w:color w:val="000000"/>
                <w:sz w:val="22"/>
                <w:szCs w:val="22"/>
                <w:rPrChange w:id="4936" w:author="Alondra Vega Pacheco" w:date="2025-09-12T18:40:00Z" w16du:dateUtc="2025-09-12T23:40:00Z">
                  <w:rPr>
                    <w:ins w:id="4937" w:author="Alondra Vega Pacheco" w:date="2025-09-12T18:40:00Z" w16du:dateUtc="2025-09-12T23:40:00Z"/>
                    <w:del w:id="4938" w:author="Sudarshan NEUPANE" w:date="2025-09-12T21:58:00Z" w16du:dateUtc="2025-09-13T01:58:00Z"/>
                  </w:rPr>
                </w:rPrChange>
              </w:rPr>
              <w:pPrChange w:id="4939" w:author="Alondra Vega Pacheco" w:date="2025-09-12T18:41:00Z" w16du:dateUtc="2025-09-12T23:41:00Z">
                <w:pPr/>
              </w:pPrChange>
            </w:pPr>
            <w:ins w:id="4940" w:author="Alondra Vega Pacheco" w:date="2025-09-12T18:40:00Z" w16du:dateUtc="2025-09-12T23:40:00Z">
              <w:del w:id="4941" w:author="Sudarshan NEUPANE" w:date="2025-09-12T21:58:00Z" w16du:dateUtc="2025-09-13T01:58:00Z">
                <w:r w:rsidRPr="001D2A45">
                  <w:rPr>
                    <w:rFonts w:ascii="Aptos Narrow" w:hAnsi="Aptos Narrow"/>
                    <w:color w:val="000000"/>
                    <w:sz w:val="22"/>
                    <w:szCs w:val="22"/>
                    <w:rPrChange w:id="4942" w:author="Alondra Vega Pacheco" w:date="2025-09-12T18:40:00Z" w16du:dateUtc="2025-09-12T23:40:00Z">
                      <w:rPr/>
                    </w:rPrChange>
                  </w:rPr>
                  <w:delText>Sensitive Data Detection</w:delText>
                </w:r>
              </w:del>
            </w:ins>
          </w:p>
        </w:tc>
      </w:tr>
      <w:tr w:rsidR="001D2A45" w:rsidRPr="001D2A45" w14:paraId="6EEF99E7" w14:textId="77777777" w:rsidTr="001D2A45">
        <w:trPr>
          <w:trHeight w:val="300"/>
          <w:ins w:id="4943" w:author="Alondra Vega Pacheco" w:date="2025-09-12T18:40:00Z"/>
          <w:del w:id="4944" w:author="Sudarshan NEUPANE" w:date="2025-09-12T21:58:00Z"/>
          <w:trPrChange w:id="4945" w:author="Alondra Vega Pacheco" w:date="2025-09-12T18:41:00Z" w16du:dateUtc="2025-09-12T23:41:00Z">
            <w:trPr>
              <w:gridAfter w:val="0"/>
              <w:trHeight w:val="300"/>
            </w:trPr>
          </w:trPrChange>
        </w:trPr>
        <w:tc>
          <w:tcPr>
            <w:tcW w:w="1256" w:type="dxa"/>
            <w:noWrap/>
            <w:vAlign w:val="bottom"/>
            <w:hideMark/>
            <w:tcPrChange w:id="4946" w:author="Alondra Vega Pacheco" w:date="2025-09-12T18:41:00Z" w16du:dateUtc="2025-09-12T23:41:00Z">
              <w:tcPr>
                <w:tcW w:w="1256" w:type="dxa"/>
                <w:gridSpan w:val="2"/>
                <w:tcBorders>
                  <w:top w:val="nil"/>
                  <w:left w:val="nil"/>
                  <w:bottom w:val="nil"/>
                  <w:right w:val="nil"/>
                </w:tcBorders>
                <w:noWrap/>
                <w:vAlign w:val="bottom"/>
                <w:hideMark/>
              </w:tcPr>
            </w:tcPrChange>
          </w:tcPr>
          <w:p w14:paraId="3AD5296D" w14:textId="77777777" w:rsidR="001D2A45" w:rsidRPr="001D2A45" w:rsidRDefault="001D2A45">
            <w:pPr>
              <w:spacing w:line="240" w:lineRule="auto"/>
              <w:rPr>
                <w:ins w:id="4947" w:author="Alondra Vega Pacheco" w:date="2025-09-12T18:40:00Z" w16du:dateUtc="2025-09-12T23:40:00Z"/>
                <w:del w:id="4948" w:author="Sudarshan NEUPANE" w:date="2025-09-12T21:58:00Z" w16du:dateUtc="2025-09-13T01:58:00Z"/>
                <w:rFonts w:ascii="Aptos Narrow" w:hAnsi="Aptos Narrow"/>
                <w:color w:val="000000"/>
                <w:sz w:val="22"/>
                <w:szCs w:val="22"/>
                <w:rPrChange w:id="4949" w:author="Alondra Vega Pacheco" w:date="2025-09-12T18:40:00Z" w16du:dateUtc="2025-09-12T23:40:00Z">
                  <w:rPr>
                    <w:ins w:id="4950" w:author="Alondra Vega Pacheco" w:date="2025-09-12T18:40:00Z" w16du:dateUtc="2025-09-12T23:40:00Z"/>
                    <w:del w:id="4951" w:author="Sudarshan NEUPANE" w:date="2025-09-12T21:58:00Z" w16du:dateUtc="2025-09-13T01:58:00Z"/>
                  </w:rPr>
                </w:rPrChange>
              </w:rPr>
              <w:pPrChange w:id="4952" w:author="Alondra Vega Pacheco" w:date="2025-09-12T18:41:00Z" w16du:dateUtc="2025-09-12T23:41:00Z">
                <w:pPr/>
              </w:pPrChange>
            </w:pPr>
            <w:ins w:id="4953" w:author="Alondra Vega Pacheco" w:date="2025-09-12T18:40:00Z" w16du:dateUtc="2025-09-12T23:40:00Z">
              <w:del w:id="4954" w:author="Sudarshan NEUPANE" w:date="2025-09-12T21:58:00Z" w16du:dateUtc="2025-09-13T01:58:00Z">
                <w:r w:rsidRPr="001D2A45">
                  <w:rPr>
                    <w:rFonts w:ascii="Aptos Narrow" w:hAnsi="Aptos Narrow"/>
                    <w:color w:val="000000"/>
                    <w:sz w:val="22"/>
                    <w:szCs w:val="22"/>
                    <w:rPrChange w:id="4955" w:author="Alondra Vega Pacheco" w:date="2025-09-12T18:40:00Z" w16du:dateUtc="2025-09-12T23:40:00Z">
                      <w:rPr/>
                    </w:rPrChange>
                  </w:rPr>
                  <w:delText>3.4.1.16</w:delText>
                </w:r>
              </w:del>
            </w:ins>
          </w:p>
        </w:tc>
        <w:tc>
          <w:tcPr>
            <w:tcW w:w="9296" w:type="dxa"/>
            <w:noWrap/>
            <w:vAlign w:val="bottom"/>
            <w:hideMark/>
            <w:tcPrChange w:id="4956" w:author="Alondra Vega Pacheco" w:date="2025-09-12T18:41:00Z" w16du:dateUtc="2025-09-12T23:41:00Z">
              <w:tcPr>
                <w:tcW w:w="9296" w:type="dxa"/>
                <w:gridSpan w:val="2"/>
                <w:tcBorders>
                  <w:top w:val="nil"/>
                  <w:left w:val="nil"/>
                  <w:bottom w:val="nil"/>
                  <w:right w:val="nil"/>
                </w:tcBorders>
                <w:noWrap/>
                <w:vAlign w:val="bottom"/>
                <w:hideMark/>
              </w:tcPr>
            </w:tcPrChange>
          </w:tcPr>
          <w:p w14:paraId="1EA3047B" w14:textId="77777777" w:rsidR="001D2A45" w:rsidRPr="001D2A45" w:rsidRDefault="001D2A45">
            <w:pPr>
              <w:spacing w:line="240" w:lineRule="auto"/>
              <w:rPr>
                <w:ins w:id="4957" w:author="Alondra Vega Pacheco" w:date="2025-09-12T18:40:00Z" w16du:dateUtc="2025-09-12T23:40:00Z"/>
                <w:del w:id="4958" w:author="Sudarshan NEUPANE" w:date="2025-09-12T21:58:00Z" w16du:dateUtc="2025-09-13T01:58:00Z"/>
                <w:rFonts w:ascii="Aptos Narrow" w:hAnsi="Aptos Narrow"/>
                <w:color w:val="000000"/>
                <w:sz w:val="22"/>
                <w:szCs w:val="22"/>
                <w:rPrChange w:id="4959" w:author="Alondra Vega Pacheco" w:date="2025-09-12T18:40:00Z" w16du:dateUtc="2025-09-12T23:40:00Z">
                  <w:rPr>
                    <w:ins w:id="4960" w:author="Alondra Vega Pacheco" w:date="2025-09-12T18:40:00Z" w16du:dateUtc="2025-09-12T23:40:00Z"/>
                    <w:del w:id="4961" w:author="Sudarshan NEUPANE" w:date="2025-09-12T21:58:00Z" w16du:dateUtc="2025-09-13T01:58:00Z"/>
                  </w:rPr>
                </w:rPrChange>
              </w:rPr>
              <w:pPrChange w:id="4962" w:author="Alondra Vega Pacheco" w:date="2025-09-12T18:41:00Z" w16du:dateUtc="2025-09-12T23:41:00Z">
                <w:pPr/>
              </w:pPrChange>
            </w:pPr>
            <w:ins w:id="4963" w:author="Alondra Vega Pacheco" w:date="2025-09-12T18:40:00Z" w16du:dateUtc="2025-09-12T23:40:00Z">
              <w:del w:id="4964" w:author="Sudarshan NEUPANE" w:date="2025-09-12T21:58:00Z" w16du:dateUtc="2025-09-13T01:58:00Z">
                <w:r w:rsidRPr="001D2A45">
                  <w:rPr>
                    <w:rFonts w:ascii="Aptos Narrow" w:hAnsi="Aptos Narrow"/>
                    <w:color w:val="000000"/>
                    <w:sz w:val="22"/>
                    <w:szCs w:val="22"/>
                    <w:rPrChange w:id="4965" w:author="Alondra Vega Pacheco" w:date="2025-09-12T18:40:00Z" w16du:dateUtc="2025-09-12T23:40:00Z">
                      <w:rPr/>
                    </w:rPrChange>
                  </w:rPr>
                  <w:delText>Notes Storage &amp; Sync</w:delText>
                </w:r>
              </w:del>
            </w:ins>
          </w:p>
        </w:tc>
      </w:tr>
      <w:tr w:rsidR="001D2A45" w:rsidRPr="001D2A45" w14:paraId="02DDDC9E" w14:textId="77777777" w:rsidTr="001D2A45">
        <w:trPr>
          <w:trHeight w:val="300"/>
          <w:ins w:id="4966" w:author="Alondra Vega Pacheco" w:date="2025-09-12T18:40:00Z"/>
          <w:del w:id="4967" w:author="Sudarshan NEUPANE" w:date="2025-09-12T21:58:00Z"/>
          <w:trPrChange w:id="4968" w:author="Alondra Vega Pacheco" w:date="2025-09-12T18:41:00Z" w16du:dateUtc="2025-09-12T23:41:00Z">
            <w:trPr>
              <w:gridAfter w:val="0"/>
              <w:trHeight w:val="300"/>
            </w:trPr>
          </w:trPrChange>
        </w:trPr>
        <w:tc>
          <w:tcPr>
            <w:tcW w:w="1256" w:type="dxa"/>
            <w:noWrap/>
            <w:vAlign w:val="bottom"/>
            <w:hideMark/>
            <w:tcPrChange w:id="4969" w:author="Alondra Vega Pacheco" w:date="2025-09-12T18:41:00Z" w16du:dateUtc="2025-09-12T23:41:00Z">
              <w:tcPr>
                <w:tcW w:w="1256" w:type="dxa"/>
                <w:gridSpan w:val="2"/>
                <w:tcBorders>
                  <w:top w:val="nil"/>
                  <w:left w:val="nil"/>
                  <w:bottom w:val="nil"/>
                  <w:right w:val="nil"/>
                </w:tcBorders>
                <w:noWrap/>
                <w:vAlign w:val="bottom"/>
                <w:hideMark/>
              </w:tcPr>
            </w:tcPrChange>
          </w:tcPr>
          <w:p w14:paraId="78F02E19" w14:textId="77777777" w:rsidR="001D2A45" w:rsidRPr="001D2A45" w:rsidRDefault="001D2A45">
            <w:pPr>
              <w:spacing w:line="240" w:lineRule="auto"/>
              <w:rPr>
                <w:ins w:id="4970" w:author="Alondra Vega Pacheco" w:date="2025-09-12T18:40:00Z" w16du:dateUtc="2025-09-12T23:40:00Z"/>
                <w:del w:id="4971" w:author="Sudarshan NEUPANE" w:date="2025-09-12T21:58:00Z" w16du:dateUtc="2025-09-13T01:58:00Z"/>
                <w:rFonts w:ascii="Aptos Narrow" w:hAnsi="Aptos Narrow"/>
                <w:color w:val="000000"/>
                <w:sz w:val="22"/>
                <w:szCs w:val="22"/>
                <w:rPrChange w:id="4972" w:author="Alondra Vega Pacheco" w:date="2025-09-12T18:40:00Z" w16du:dateUtc="2025-09-12T23:40:00Z">
                  <w:rPr>
                    <w:ins w:id="4973" w:author="Alondra Vega Pacheco" w:date="2025-09-12T18:40:00Z" w16du:dateUtc="2025-09-12T23:40:00Z"/>
                    <w:del w:id="4974" w:author="Sudarshan NEUPANE" w:date="2025-09-12T21:58:00Z" w16du:dateUtc="2025-09-13T01:58:00Z"/>
                  </w:rPr>
                </w:rPrChange>
              </w:rPr>
              <w:pPrChange w:id="4975" w:author="Alondra Vega Pacheco" w:date="2025-09-12T18:41:00Z" w16du:dateUtc="2025-09-12T23:41:00Z">
                <w:pPr/>
              </w:pPrChange>
            </w:pPr>
            <w:ins w:id="4976" w:author="Alondra Vega Pacheco" w:date="2025-09-12T18:40:00Z" w16du:dateUtc="2025-09-12T23:40:00Z">
              <w:del w:id="4977" w:author="Sudarshan NEUPANE" w:date="2025-09-12T21:58:00Z" w16du:dateUtc="2025-09-13T01:58:00Z">
                <w:r w:rsidRPr="001D2A45">
                  <w:rPr>
                    <w:rFonts w:ascii="Aptos Narrow" w:hAnsi="Aptos Narrow"/>
                    <w:color w:val="000000"/>
                    <w:sz w:val="22"/>
                    <w:szCs w:val="22"/>
                    <w:rPrChange w:id="4978" w:author="Alondra Vega Pacheco" w:date="2025-09-12T18:40:00Z" w16du:dateUtc="2025-09-12T23:40:00Z">
                      <w:rPr/>
                    </w:rPrChange>
                  </w:rPr>
                  <w:delText>3.4.1.17</w:delText>
                </w:r>
              </w:del>
            </w:ins>
          </w:p>
        </w:tc>
        <w:tc>
          <w:tcPr>
            <w:tcW w:w="9296" w:type="dxa"/>
            <w:noWrap/>
            <w:vAlign w:val="bottom"/>
            <w:hideMark/>
            <w:tcPrChange w:id="4979" w:author="Alondra Vega Pacheco" w:date="2025-09-12T18:41:00Z" w16du:dateUtc="2025-09-12T23:41:00Z">
              <w:tcPr>
                <w:tcW w:w="9296" w:type="dxa"/>
                <w:gridSpan w:val="2"/>
                <w:tcBorders>
                  <w:top w:val="nil"/>
                  <w:left w:val="nil"/>
                  <w:bottom w:val="nil"/>
                  <w:right w:val="nil"/>
                </w:tcBorders>
                <w:noWrap/>
                <w:vAlign w:val="bottom"/>
                <w:hideMark/>
              </w:tcPr>
            </w:tcPrChange>
          </w:tcPr>
          <w:p w14:paraId="3125669A" w14:textId="77777777" w:rsidR="001D2A45" w:rsidRPr="001D2A45" w:rsidRDefault="001D2A45">
            <w:pPr>
              <w:spacing w:line="240" w:lineRule="auto"/>
              <w:rPr>
                <w:ins w:id="4980" w:author="Alondra Vega Pacheco" w:date="2025-09-12T18:40:00Z" w16du:dateUtc="2025-09-12T23:40:00Z"/>
                <w:del w:id="4981" w:author="Sudarshan NEUPANE" w:date="2025-09-12T21:58:00Z" w16du:dateUtc="2025-09-13T01:58:00Z"/>
                <w:rFonts w:ascii="Aptos Narrow" w:hAnsi="Aptos Narrow"/>
                <w:color w:val="000000"/>
                <w:sz w:val="22"/>
                <w:szCs w:val="22"/>
                <w:rPrChange w:id="4982" w:author="Alondra Vega Pacheco" w:date="2025-09-12T18:40:00Z" w16du:dateUtc="2025-09-12T23:40:00Z">
                  <w:rPr>
                    <w:ins w:id="4983" w:author="Alondra Vega Pacheco" w:date="2025-09-12T18:40:00Z" w16du:dateUtc="2025-09-12T23:40:00Z"/>
                    <w:del w:id="4984" w:author="Sudarshan NEUPANE" w:date="2025-09-12T21:58:00Z" w16du:dateUtc="2025-09-13T01:58:00Z"/>
                  </w:rPr>
                </w:rPrChange>
              </w:rPr>
              <w:pPrChange w:id="4985" w:author="Alondra Vega Pacheco" w:date="2025-09-12T18:41:00Z" w16du:dateUtc="2025-09-12T23:41:00Z">
                <w:pPr/>
              </w:pPrChange>
            </w:pPr>
            <w:ins w:id="4986" w:author="Alondra Vega Pacheco" w:date="2025-09-12T18:40:00Z" w16du:dateUtc="2025-09-12T23:40:00Z">
              <w:del w:id="4987" w:author="Sudarshan NEUPANE" w:date="2025-09-12T21:58:00Z" w16du:dateUtc="2025-09-13T01:58:00Z">
                <w:r w:rsidRPr="001D2A45">
                  <w:rPr>
                    <w:rFonts w:ascii="Aptos Narrow" w:hAnsi="Aptos Narrow"/>
                    <w:color w:val="000000"/>
                    <w:sz w:val="22"/>
                    <w:szCs w:val="22"/>
                    <w:rPrChange w:id="4988" w:author="Alondra Vega Pacheco" w:date="2025-09-12T18:40:00Z" w16du:dateUtc="2025-09-12T23:40:00Z">
                      <w:rPr/>
                    </w:rPrChange>
                  </w:rPr>
                  <w:delText>Calendar Core (Scheduling Engine)</w:delText>
                </w:r>
              </w:del>
            </w:ins>
          </w:p>
        </w:tc>
      </w:tr>
      <w:tr w:rsidR="001D2A45" w:rsidRPr="001D2A45" w14:paraId="67E0F12D" w14:textId="77777777" w:rsidTr="001D2A45">
        <w:trPr>
          <w:trHeight w:val="300"/>
          <w:ins w:id="4989" w:author="Alondra Vega Pacheco" w:date="2025-09-12T18:40:00Z"/>
          <w:del w:id="4990" w:author="Sudarshan NEUPANE" w:date="2025-09-12T21:58:00Z"/>
          <w:trPrChange w:id="4991" w:author="Alondra Vega Pacheco" w:date="2025-09-12T18:41:00Z" w16du:dateUtc="2025-09-12T23:41:00Z">
            <w:trPr>
              <w:gridAfter w:val="0"/>
              <w:trHeight w:val="300"/>
            </w:trPr>
          </w:trPrChange>
        </w:trPr>
        <w:tc>
          <w:tcPr>
            <w:tcW w:w="1256" w:type="dxa"/>
            <w:noWrap/>
            <w:vAlign w:val="bottom"/>
            <w:hideMark/>
            <w:tcPrChange w:id="4992" w:author="Alondra Vega Pacheco" w:date="2025-09-12T18:41:00Z" w16du:dateUtc="2025-09-12T23:41:00Z">
              <w:tcPr>
                <w:tcW w:w="1256" w:type="dxa"/>
                <w:gridSpan w:val="2"/>
                <w:tcBorders>
                  <w:top w:val="nil"/>
                  <w:left w:val="nil"/>
                  <w:bottom w:val="nil"/>
                  <w:right w:val="nil"/>
                </w:tcBorders>
                <w:noWrap/>
                <w:vAlign w:val="bottom"/>
                <w:hideMark/>
              </w:tcPr>
            </w:tcPrChange>
          </w:tcPr>
          <w:p w14:paraId="1465557E" w14:textId="77777777" w:rsidR="001D2A45" w:rsidRPr="001D2A45" w:rsidRDefault="001D2A45">
            <w:pPr>
              <w:spacing w:line="240" w:lineRule="auto"/>
              <w:rPr>
                <w:ins w:id="4993" w:author="Alondra Vega Pacheco" w:date="2025-09-12T18:40:00Z" w16du:dateUtc="2025-09-12T23:40:00Z"/>
                <w:del w:id="4994" w:author="Sudarshan NEUPANE" w:date="2025-09-12T21:58:00Z" w16du:dateUtc="2025-09-13T01:58:00Z"/>
                <w:rFonts w:ascii="Aptos Narrow" w:hAnsi="Aptos Narrow"/>
                <w:color w:val="000000"/>
                <w:sz w:val="22"/>
                <w:szCs w:val="22"/>
                <w:rPrChange w:id="4995" w:author="Alondra Vega Pacheco" w:date="2025-09-12T18:40:00Z" w16du:dateUtc="2025-09-12T23:40:00Z">
                  <w:rPr>
                    <w:ins w:id="4996" w:author="Alondra Vega Pacheco" w:date="2025-09-12T18:40:00Z" w16du:dateUtc="2025-09-12T23:40:00Z"/>
                    <w:del w:id="4997" w:author="Sudarshan NEUPANE" w:date="2025-09-12T21:58:00Z" w16du:dateUtc="2025-09-13T01:58:00Z"/>
                  </w:rPr>
                </w:rPrChange>
              </w:rPr>
              <w:pPrChange w:id="4998" w:author="Alondra Vega Pacheco" w:date="2025-09-12T18:41:00Z" w16du:dateUtc="2025-09-12T23:41:00Z">
                <w:pPr/>
              </w:pPrChange>
            </w:pPr>
            <w:ins w:id="4999" w:author="Alondra Vega Pacheco" w:date="2025-09-12T18:40:00Z" w16du:dateUtc="2025-09-12T23:40:00Z">
              <w:del w:id="5000" w:author="Sudarshan NEUPANE" w:date="2025-09-12T21:58:00Z" w16du:dateUtc="2025-09-13T01:58:00Z">
                <w:r w:rsidRPr="001D2A45">
                  <w:rPr>
                    <w:rFonts w:ascii="Aptos Narrow" w:hAnsi="Aptos Narrow"/>
                    <w:color w:val="000000"/>
                    <w:sz w:val="22"/>
                    <w:szCs w:val="22"/>
                    <w:rPrChange w:id="5001" w:author="Alondra Vega Pacheco" w:date="2025-09-12T18:40:00Z" w16du:dateUtc="2025-09-12T23:40:00Z">
                      <w:rPr/>
                    </w:rPrChange>
                  </w:rPr>
                  <w:delText>3.4.1.18</w:delText>
                </w:r>
              </w:del>
            </w:ins>
          </w:p>
        </w:tc>
        <w:tc>
          <w:tcPr>
            <w:tcW w:w="9296" w:type="dxa"/>
            <w:noWrap/>
            <w:vAlign w:val="bottom"/>
            <w:hideMark/>
            <w:tcPrChange w:id="5002" w:author="Alondra Vega Pacheco" w:date="2025-09-12T18:41:00Z" w16du:dateUtc="2025-09-12T23:41:00Z">
              <w:tcPr>
                <w:tcW w:w="9296" w:type="dxa"/>
                <w:gridSpan w:val="2"/>
                <w:tcBorders>
                  <w:top w:val="nil"/>
                  <w:left w:val="nil"/>
                  <w:bottom w:val="nil"/>
                  <w:right w:val="nil"/>
                </w:tcBorders>
                <w:noWrap/>
                <w:vAlign w:val="bottom"/>
                <w:hideMark/>
              </w:tcPr>
            </w:tcPrChange>
          </w:tcPr>
          <w:p w14:paraId="0E8D902E" w14:textId="77777777" w:rsidR="001D2A45" w:rsidRPr="001D2A45" w:rsidRDefault="001D2A45">
            <w:pPr>
              <w:spacing w:line="240" w:lineRule="auto"/>
              <w:rPr>
                <w:ins w:id="5003" w:author="Alondra Vega Pacheco" w:date="2025-09-12T18:40:00Z" w16du:dateUtc="2025-09-12T23:40:00Z"/>
                <w:del w:id="5004" w:author="Sudarshan NEUPANE" w:date="2025-09-12T21:58:00Z" w16du:dateUtc="2025-09-13T01:58:00Z"/>
                <w:rFonts w:ascii="Aptos Narrow" w:hAnsi="Aptos Narrow"/>
                <w:color w:val="000000"/>
                <w:sz w:val="22"/>
                <w:szCs w:val="22"/>
                <w:rPrChange w:id="5005" w:author="Alondra Vega Pacheco" w:date="2025-09-12T18:40:00Z" w16du:dateUtc="2025-09-12T23:40:00Z">
                  <w:rPr>
                    <w:ins w:id="5006" w:author="Alondra Vega Pacheco" w:date="2025-09-12T18:40:00Z" w16du:dateUtc="2025-09-12T23:40:00Z"/>
                    <w:del w:id="5007" w:author="Sudarshan NEUPANE" w:date="2025-09-12T21:58:00Z" w16du:dateUtc="2025-09-13T01:58:00Z"/>
                  </w:rPr>
                </w:rPrChange>
              </w:rPr>
              <w:pPrChange w:id="5008" w:author="Alondra Vega Pacheco" w:date="2025-09-12T18:41:00Z" w16du:dateUtc="2025-09-12T23:41:00Z">
                <w:pPr/>
              </w:pPrChange>
            </w:pPr>
            <w:ins w:id="5009" w:author="Alondra Vega Pacheco" w:date="2025-09-12T18:40:00Z" w16du:dateUtc="2025-09-12T23:40:00Z">
              <w:del w:id="5010" w:author="Sudarshan NEUPANE" w:date="2025-09-12T21:58:00Z" w16du:dateUtc="2025-09-13T01:58:00Z">
                <w:r w:rsidRPr="001D2A45">
                  <w:rPr>
                    <w:rFonts w:ascii="Aptos Narrow" w:hAnsi="Aptos Narrow"/>
                    <w:color w:val="000000"/>
                    <w:sz w:val="22"/>
                    <w:szCs w:val="22"/>
                    <w:rPrChange w:id="5011" w:author="Alondra Vega Pacheco" w:date="2025-09-12T18:40:00Z" w16du:dateUtc="2025-09-12T23:40:00Z">
                      <w:rPr/>
                    </w:rPrChange>
                  </w:rPr>
                  <w:delText>AI Extraction for Scheduling</w:delText>
                </w:r>
              </w:del>
            </w:ins>
          </w:p>
        </w:tc>
      </w:tr>
      <w:tr w:rsidR="001D2A45" w:rsidRPr="001D2A45" w14:paraId="3E4CDCDF" w14:textId="77777777" w:rsidTr="001D2A45">
        <w:trPr>
          <w:trHeight w:val="300"/>
          <w:ins w:id="5012" w:author="Alondra Vega Pacheco" w:date="2025-09-12T18:40:00Z"/>
          <w:del w:id="5013" w:author="Sudarshan NEUPANE" w:date="2025-09-12T21:58:00Z"/>
          <w:trPrChange w:id="5014" w:author="Alondra Vega Pacheco" w:date="2025-09-12T18:41:00Z" w16du:dateUtc="2025-09-12T23:41:00Z">
            <w:trPr>
              <w:gridAfter w:val="0"/>
              <w:trHeight w:val="300"/>
            </w:trPr>
          </w:trPrChange>
        </w:trPr>
        <w:tc>
          <w:tcPr>
            <w:tcW w:w="1256" w:type="dxa"/>
            <w:noWrap/>
            <w:vAlign w:val="bottom"/>
            <w:hideMark/>
            <w:tcPrChange w:id="5015" w:author="Alondra Vega Pacheco" w:date="2025-09-12T18:41:00Z" w16du:dateUtc="2025-09-12T23:41:00Z">
              <w:tcPr>
                <w:tcW w:w="1256" w:type="dxa"/>
                <w:gridSpan w:val="2"/>
                <w:tcBorders>
                  <w:top w:val="nil"/>
                  <w:left w:val="nil"/>
                  <w:bottom w:val="nil"/>
                  <w:right w:val="nil"/>
                </w:tcBorders>
                <w:noWrap/>
                <w:vAlign w:val="bottom"/>
                <w:hideMark/>
              </w:tcPr>
            </w:tcPrChange>
          </w:tcPr>
          <w:p w14:paraId="3B913B97" w14:textId="77777777" w:rsidR="001D2A45" w:rsidRPr="001D2A45" w:rsidRDefault="001D2A45">
            <w:pPr>
              <w:spacing w:line="240" w:lineRule="auto"/>
              <w:rPr>
                <w:ins w:id="5016" w:author="Alondra Vega Pacheco" w:date="2025-09-12T18:40:00Z" w16du:dateUtc="2025-09-12T23:40:00Z"/>
                <w:del w:id="5017" w:author="Sudarshan NEUPANE" w:date="2025-09-12T21:58:00Z" w16du:dateUtc="2025-09-13T01:58:00Z"/>
                <w:rFonts w:ascii="Aptos Narrow" w:hAnsi="Aptos Narrow"/>
                <w:color w:val="000000"/>
                <w:sz w:val="22"/>
                <w:szCs w:val="22"/>
                <w:rPrChange w:id="5018" w:author="Alondra Vega Pacheco" w:date="2025-09-12T18:40:00Z" w16du:dateUtc="2025-09-12T23:40:00Z">
                  <w:rPr>
                    <w:ins w:id="5019" w:author="Alondra Vega Pacheco" w:date="2025-09-12T18:40:00Z" w16du:dateUtc="2025-09-12T23:40:00Z"/>
                    <w:del w:id="5020" w:author="Sudarshan NEUPANE" w:date="2025-09-12T21:58:00Z" w16du:dateUtc="2025-09-13T01:58:00Z"/>
                  </w:rPr>
                </w:rPrChange>
              </w:rPr>
              <w:pPrChange w:id="5021" w:author="Alondra Vega Pacheco" w:date="2025-09-12T18:41:00Z" w16du:dateUtc="2025-09-12T23:41:00Z">
                <w:pPr/>
              </w:pPrChange>
            </w:pPr>
            <w:ins w:id="5022" w:author="Alondra Vega Pacheco" w:date="2025-09-12T18:40:00Z" w16du:dateUtc="2025-09-12T23:40:00Z">
              <w:del w:id="5023" w:author="Sudarshan NEUPANE" w:date="2025-09-12T21:58:00Z" w16du:dateUtc="2025-09-13T01:58:00Z">
                <w:r w:rsidRPr="001D2A45">
                  <w:rPr>
                    <w:rFonts w:ascii="Aptos Narrow" w:hAnsi="Aptos Narrow"/>
                    <w:color w:val="000000"/>
                    <w:sz w:val="22"/>
                    <w:szCs w:val="22"/>
                    <w:rPrChange w:id="5024" w:author="Alondra Vega Pacheco" w:date="2025-09-12T18:40:00Z" w16du:dateUtc="2025-09-12T23:40:00Z">
                      <w:rPr/>
                    </w:rPrChange>
                  </w:rPr>
                  <w:delText>3.4.1.19</w:delText>
                </w:r>
              </w:del>
            </w:ins>
          </w:p>
        </w:tc>
        <w:tc>
          <w:tcPr>
            <w:tcW w:w="9296" w:type="dxa"/>
            <w:noWrap/>
            <w:vAlign w:val="bottom"/>
            <w:hideMark/>
            <w:tcPrChange w:id="5025" w:author="Alondra Vega Pacheco" w:date="2025-09-12T18:41:00Z" w16du:dateUtc="2025-09-12T23:41:00Z">
              <w:tcPr>
                <w:tcW w:w="9296" w:type="dxa"/>
                <w:gridSpan w:val="2"/>
                <w:tcBorders>
                  <w:top w:val="nil"/>
                  <w:left w:val="nil"/>
                  <w:bottom w:val="nil"/>
                  <w:right w:val="nil"/>
                </w:tcBorders>
                <w:noWrap/>
                <w:vAlign w:val="bottom"/>
                <w:hideMark/>
              </w:tcPr>
            </w:tcPrChange>
          </w:tcPr>
          <w:p w14:paraId="4DA7ED71" w14:textId="77777777" w:rsidR="001D2A45" w:rsidRPr="001D2A45" w:rsidRDefault="001D2A45">
            <w:pPr>
              <w:spacing w:line="240" w:lineRule="auto"/>
              <w:rPr>
                <w:ins w:id="5026" w:author="Alondra Vega Pacheco" w:date="2025-09-12T18:40:00Z" w16du:dateUtc="2025-09-12T23:40:00Z"/>
                <w:del w:id="5027" w:author="Sudarshan NEUPANE" w:date="2025-09-12T21:58:00Z" w16du:dateUtc="2025-09-13T01:58:00Z"/>
                <w:rFonts w:ascii="Aptos Narrow" w:hAnsi="Aptos Narrow"/>
                <w:color w:val="000000"/>
                <w:sz w:val="22"/>
                <w:szCs w:val="22"/>
                <w:rPrChange w:id="5028" w:author="Alondra Vega Pacheco" w:date="2025-09-12T18:40:00Z" w16du:dateUtc="2025-09-12T23:40:00Z">
                  <w:rPr>
                    <w:ins w:id="5029" w:author="Alondra Vega Pacheco" w:date="2025-09-12T18:40:00Z" w16du:dateUtc="2025-09-12T23:40:00Z"/>
                    <w:del w:id="5030" w:author="Sudarshan NEUPANE" w:date="2025-09-12T21:58:00Z" w16du:dateUtc="2025-09-13T01:58:00Z"/>
                  </w:rPr>
                </w:rPrChange>
              </w:rPr>
              <w:pPrChange w:id="5031" w:author="Alondra Vega Pacheco" w:date="2025-09-12T18:41:00Z" w16du:dateUtc="2025-09-12T23:41:00Z">
                <w:pPr/>
              </w:pPrChange>
            </w:pPr>
            <w:ins w:id="5032" w:author="Alondra Vega Pacheco" w:date="2025-09-12T18:40:00Z" w16du:dateUtc="2025-09-12T23:40:00Z">
              <w:del w:id="5033" w:author="Sudarshan NEUPANE" w:date="2025-09-12T21:58:00Z" w16du:dateUtc="2025-09-13T01:58:00Z">
                <w:r w:rsidRPr="001D2A45">
                  <w:rPr>
                    <w:rFonts w:ascii="Aptos Narrow" w:hAnsi="Aptos Narrow"/>
                    <w:color w:val="000000"/>
                    <w:sz w:val="22"/>
                    <w:szCs w:val="22"/>
                    <w:rPrChange w:id="5034" w:author="Alondra Vega Pacheco" w:date="2025-09-12T18:40:00Z" w16du:dateUtc="2025-09-12T23:40:00Z">
                      <w:rPr/>
                    </w:rPrChange>
                  </w:rPr>
                  <w:delText>Reminders &amp; Notifications</w:delText>
                </w:r>
              </w:del>
            </w:ins>
          </w:p>
        </w:tc>
      </w:tr>
      <w:tr w:rsidR="001D2A45" w:rsidRPr="001D2A45" w14:paraId="201AC778" w14:textId="77777777" w:rsidTr="001D2A45">
        <w:trPr>
          <w:trHeight w:val="300"/>
          <w:ins w:id="5035" w:author="Alondra Vega Pacheco" w:date="2025-09-12T18:40:00Z"/>
          <w:del w:id="5036" w:author="Sudarshan NEUPANE" w:date="2025-09-12T21:58:00Z"/>
          <w:trPrChange w:id="5037" w:author="Alondra Vega Pacheco" w:date="2025-09-12T18:41:00Z" w16du:dateUtc="2025-09-12T23:41:00Z">
            <w:trPr>
              <w:gridAfter w:val="0"/>
              <w:trHeight w:val="300"/>
            </w:trPr>
          </w:trPrChange>
        </w:trPr>
        <w:tc>
          <w:tcPr>
            <w:tcW w:w="1256" w:type="dxa"/>
            <w:noWrap/>
            <w:vAlign w:val="bottom"/>
            <w:hideMark/>
            <w:tcPrChange w:id="5038" w:author="Alondra Vega Pacheco" w:date="2025-09-12T18:41:00Z" w16du:dateUtc="2025-09-12T23:41:00Z">
              <w:tcPr>
                <w:tcW w:w="1256" w:type="dxa"/>
                <w:gridSpan w:val="2"/>
                <w:tcBorders>
                  <w:top w:val="nil"/>
                  <w:left w:val="nil"/>
                  <w:bottom w:val="nil"/>
                  <w:right w:val="nil"/>
                </w:tcBorders>
                <w:noWrap/>
                <w:vAlign w:val="bottom"/>
                <w:hideMark/>
              </w:tcPr>
            </w:tcPrChange>
          </w:tcPr>
          <w:p w14:paraId="25C2222B" w14:textId="77777777" w:rsidR="001D2A45" w:rsidRPr="001D2A45" w:rsidRDefault="001D2A45">
            <w:pPr>
              <w:spacing w:line="240" w:lineRule="auto"/>
              <w:rPr>
                <w:ins w:id="5039" w:author="Alondra Vega Pacheco" w:date="2025-09-12T18:40:00Z" w16du:dateUtc="2025-09-12T23:40:00Z"/>
                <w:del w:id="5040" w:author="Sudarshan NEUPANE" w:date="2025-09-12T21:58:00Z" w16du:dateUtc="2025-09-13T01:58:00Z"/>
                <w:rFonts w:ascii="Aptos Narrow" w:hAnsi="Aptos Narrow"/>
                <w:color w:val="000000"/>
                <w:sz w:val="22"/>
                <w:szCs w:val="22"/>
                <w:rPrChange w:id="5041" w:author="Alondra Vega Pacheco" w:date="2025-09-12T18:40:00Z" w16du:dateUtc="2025-09-12T23:40:00Z">
                  <w:rPr>
                    <w:ins w:id="5042" w:author="Alondra Vega Pacheco" w:date="2025-09-12T18:40:00Z" w16du:dateUtc="2025-09-12T23:40:00Z"/>
                    <w:del w:id="5043" w:author="Sudarshan NEUPANE" w:date="2025-09-12T21:58:00Z" w16du:dateUtc="2025-09-13T01:58:00Z"/>
                  </w:rPr>
                </w:rPrChange>
              </w:rPr>
              <w:pPrChange w:id="5044" w:author="Alondra Vega Pacheco" w:date="2025-09-12T18:41:00Z" w16du:dateUtc="2025-09-12T23:41:00Z">
                <w:pPr/>
              </w:pPrChange>
            </w:pPr>
            <w:ins w:id="5045" w:author="Alondra Vega Pacheco" w:date="2025-09-12T18:40:00Z" w16du:dateUtc="2025-09-12T23:40:00Z">
              <w:del w:id="5046" w:author="Sudarshan NEUPANE" w:date="2025-09-12T21:58:00Z" w16du:dateUtc="2025-09-13T01:58:00Z">
                <w:r w:rsidRPr="001D2A45">
                  <w:rPr>
                    <w:rFonts w:ascii="Aptos Narrow" w:hAnsi="Aptos Narrow"/>
                    <w:color w:val="000000"/>
                    <w:sz w:val="22"/>
                    <w:szCs w:val="22"/>
                    <w:rPrChange w:id="5047" w:author="Alondra Vega Pacheco" w:date="2025-09-12T18:40:00Z" w16du:dateUtc="2025-09-12T23:40:00Z">
                      <w:rPr/>
                    </w:rPrChange>
                  </w:rPr>
                  <w:delText>3.4.1.20</w:delText>
                </w:r>
              </w:del>
            </w:ins>
          </w:p>
        </w:tc>
        <w:tc>
          <w:tcPr>
            <w:tcW w:w="9296" w:type="dxa"/>
            <w:noWrap/>
            <w:vAlign w:val="bottom"/>
            <w:hideMark/>
            <w:tcPrChange w:id="5048" w:author="Alondra Vega Pacheco" w:date="2025-09-12T18:41:00Z" w16du:dateUtc="2025-09-12T23:41:00Z">
              <w:tcPr>
                <w:tcW w:w="9296" w:type="dxa"/>
                <w:gridSpan w:val="2"/>
                <w:tcBorders>
                  <w:top w:val="nil"/>
                  <w:left w:val="nil"/>
                  <w:bottom w:val="nil"/>
                  <w:right w:val="nil"/>
                </w:tcBorders>
                <w:noWrap/>
                <w:vAlign w:val="bottom"/>
                <w:hideMark/>
              </w:tcPr>
            </w:tcPrChange>
          </w:tcPr>
          <w:p w14:paraId="23A58638" w14:textId="77777777" w:rsidR="001D2A45" w:rsidRPr="001D2A45" w:rsidRDefault="001D2A45">
            <w:pPr>
              <w:spacing w:line="240" w:lineRule="auto"/>
              <w:rPr>
                <w:ins w:id="5049" w:author="Alondra Vega Pacheco" w:date="2025-09-12T18:40:00Z" w16du:dateUtc="2025-09-12T23:40:00Z"/>
                <w:del w:id="5050" w:author="Sudarshan NEUPANE" w:date="2025-09-12T21:58:00Z" w16du:dateUtc="2025-09-13T01:58:00Z"/>
                <w:rFonts w:ascii="Aptos Narrow" w:hAnsi="Aptos Narrow"/>
                <w:color w:val="000000"/>
                <w:sz w:val="22"/>
                <w:szCs w:val="22"/>
                <w:rPrChange w:id="5051" w:author="Alondra Vega Pacheco" w:date="2025-09-12T18:40:00Z" w16du:dateUtc="2025-09-12T23:40:00Z">
                  <w:rPr>
                    <w:ins w:id="5052" w:author="Alondra Vega Pacheco" w:date="2025-09-12T18:40:00Z" w16du:dateUtc="2025-09-12T23:40:00Z"/>
                    <w:del w:id="5053" w:author="Sudarshan NEUPANE" w:date="2025-09-12T21:58:00Z" w16du:dateUtc="2025-09-13T01:58:00Z"/>
                  </w:rPr>
                </w:rPrChange>
              </w:rPr>
              <w:pPrChange w:id="5054" w:author="Alondra Vega Pacheco" w:date="2025-09-12T18:41:00Z" w16du:dateUtc="2025-09-12T23:41:00Z">
                <w:pPr/>
              </w:pPrChange>
            </w:pPr>
            <w:ins w:id="5055" w:author="Alondra Vega Pacheco" w:date="2025-09-12T18:40:00Z" w16du:dateUtc="2025-09-12T23:40:00Z">
              <w:del w:id="5056" w:author="Sudarshan NEUPANE" w:date="2025-09-12T21:58:00Z" w16du:dateUtc="2025-09-13T01:58:00Z">
                <w:r w:rsidRPr="001D2A45">
                  <w:rPr>
                    <w:rFonts w:ascii="Aptos Narrow" w:hAnsi="Aptos Narrow"/>
                    <w:color w:val="000000"/>
                    <w:sz w:val="22"/>
                    <w:szCs w:val="22"/>
                    <w:rPrChange w:id="5057" w:author="Alondra Vega Pacheco" w:date="2025-09-12T18:40:00Z" w16du:dateUtc="2025-09-12T23:40:00Z">
                      <w:rPr/>
                    </w:rPrChange>
                  </w:rPr>
                  <w:delText>Chatbot with Patient-Specific Data</w:delText>
                </w:r>
              </w:del>
            </w:ins>
          </w:p>
        </w:tc>
      </w:tr>
      <w:tr w:rsidR="001D2A45" w:rsidRPr="001D2A45" w14:paraId="0DE40D2A" w14:textId="77777777" w:rsidTr="001D2A45">
        <w:trPr>
          <w:trHeight w:val="300"/>
          <w:ins w:id="5058" w:author="Alondra Vega Pacheco" w:date="2025-09-12T18:40:00Z"/>
          <w:del w:id="5059" w:author="Sudarshan NEUPANE" w:date="2025-09-12T21:58:00Z"/>
          <w:trPrChange w:id="5060" w:author="Alondra Vega Pacheco" w:date="2025-09-12T18:41:00Z" w16du:dateUtc="2025-09-12T23:41:00Z">
            <w:trPr>
              <w:gridAfter w:val="0"/>
              <w:trHeight w:val="300"/>
            </w:trPr>
          </w:trPrChange>
        </w:trPr>
        <w:tc>
          <w:tcPr>
            <w:tcW w:w="1256" w:type="dxa"/>
            <w:noWrap/>
            <w:vAlign w:val="bottom"/>
            <w:hideMark/>
            <w:tcPrChange w:id="5061" w:author="Alondra Vega Pacheco" w:date="2025-09-12T18:41:00Z" w16du:dateUtc="2025-09-12T23:41:00Z">
              <w:tcPr>
                <w:tcW w:w="1256" w:type="dxa"/>
                <w:gridSpan w:val="2"/>
                <w:tcBorders>
                  <w:top w:val="nil"/>
                  <w:left w:val="nil"/>
                  <w:bottom w:val="nil"/>
                  <w:right w:val="nil"/>
                </w:tcBorders>
                <w:noWrap/>
                <w:vAlign w:val="bottom"/>
                <w:hideMark/>
              </w:tcPr>
            </w:tcPrChange>
          </w:tcPr>
          <w:p w14:paraId="3E63181E" w14:textId="77777777" w:rsidR="001D2A45" w:rsidRPr="001D2A45" w:rsidRDefault="001D2A45">
            <w:pPr>
              <w:spacing w:line="240" w:lineRule="auto"/>
              <w:rPr>
                <w:ins w:id="5062" w:author="Alondra Vega Pacheco" w:date="2025-09-12T18:40:00Z" w16du:dateUtc="2025-09-12T23:40:00Z"/>
                <w:del w:id="5063" w:author="Sudarshan NEUPANE" w:date="2025-09-12T21:58:00Z" w16du:dateUtc="2025-09-13T01:58:00Z"/>
                <w:rFonts w:ascii="Aptos Narrow" w:hAnsi="Aptos Narrow"/>
                <w:color w:val="000000"/>
                <w:sz w:val="22"/>
                <w:szCs w:val="22"/>
                <w:rPrChange w:id="5064" w:author="Alondra Vega Pacheco" w:date="2025-09-12T18:40:00Z" w16du:dateUtc="2025-09-12T23:40:00Z">
                  <w:rPr>
                    <w:ins w:id="5065" w:author="Alondra Vega Pacheco" w:date="2025-09-12T18:40:00Z" w16du:dateUtc="2025-09-12T23:40:00Z"/>
                    <w:del w:id="5066" w:author="Sudarshan NEUPANE" w:date="2025-09-12T21:58:00Z" w16du:dateUtc="2025-09-13T01:58:00Z"/>
                  </w:rPr>
                </w:rPrChange>
              </w:rPr>
              <w:pPrChange w:id="5067" w:author="Alondra Vega Pacheco" w:date="2025-09-12T18:41:00Z" w16du:dateUtc="2025-09-12T23:41:00Z">
                <w:pPr/>
              </w:pPrChange>
            </w:pPr>
            <w:ins w:id="5068" w:author="Alondra Vega Pacheco" w:date="2025-09-12T18:40:00Z" w16du:dateUtc="2025-09-12T23:40:00Z">
              <w:del w:id="5069" w:author="Sudarshan NEUPANE" w:date="2025-09-12T21:58:00Z" w16du:dateUtc="2025-09-13T01:58:00Z">
                <w:r w:rsidRPr="001D2A45">
                  <w:rPr>
                    <w:rFonts w:ascii="Aptos Narrow" w:hAnsi="Aptos Narrow"/>
                    <w:color w:val="000000"/>
                    <w:sz w:val="22"/>
                    <w:szCs w:val="22"/>
                    <w:rPrChange w:id="5070" w:author="Alondra Vega Pacheco" w:date="2025-09-12T18:40:00Z" w16du:dateUtc="2025-09-12T23:40:00Z">
                      <w:rPr/>
                    </w:rPrChange>
                  </w:rPr>
                  <w:delText>3.4.1.21</w:delText>
                </w:r>
              </w:del>
            </w:ins>
          </w:p>
        </w:tc>
        <w:tc>
          <w:tcPr>
            <w:tcW w:w="9296" w:type="dxa"/>
            <w:noWrap/>
            <w:vAlign w:val="bottom"/>
            <w:hideMark/>
            <w:tcPrChange w:id="5071" w:author="Alondra Vega Pacheco" w:date="2025-09-12T18:41:00Z" w16du:dateUtc="2025-09-12T23:41:00Z">
              <w:tcPr>
                <w:tcW w:w="9296" w:type="dxa"/>
                <w:gridSpan w:val="2"/>
                <w:tcBorders>
                  <w:top w:val="nil"/>
                  <w:left w:val="nil"/>
                  <w:bottom w:val="nil"/>
                  <w:right w:val="nil"/>
                </w:tcBorders>
                <w:noWrap/>
                <w:vAlign w:val="bottom"/>
                <w:hideMark/>
              </w:tcPr>
            </w:tcPrChange>
          </w:tcPr>
          <w:p w14:paraId="7AA10259" w14:textId="77777777" w:rsidR="001D2A45" w:rsidRPr="001D2A45" w:rsidRDefault="001D2A45">
            <w:pPr>
              <w:spacing w:line="240" w:lineRule="auto"/>
              <w:rPr>
                <w:ins w:id="5072" w:author="Alondra Vega Pacheco" w:date="2025-09-12T18:40:00Z" w16du:dateUtc="2025-09-12T23:40:00Z"/>
                <w:del w:id="5073" w:author="Sudarshan NEUPANE" w:date="2025-09-12T21:58:00Z" w16du:dateUtc="2025-09-13T01:58:00Z"/>
                <w:rFonts w:ascii="Aptos Narrow" w:hAnsi="Aptos Narrow"/>
                <w:color w:val="000000"/>
                <w:sz w:val="22"/>
                <w:szCs w:val="22"/>
                <w:rPrChange w:id="5074" w:author="Alondra Vega Pacheco" w:date="2025-09-12T18:40:00Z" w16du:dateUtc="2025-09-12T23:40:00Z">
                  <w:rPr>
                    <w:ins w:id="5075" w:author="Alondra Vega Pacheco" w:date="2025-09-12T18:40:00Z" w16du:dateUtc="2025-09-12T23:40:00Z"/>
                    <w:del w:id="5076" w:author="Sudarshan NEUPANE" w:date="2025-09-12T21:58:00Z" w16du:dateUtc="2025-09-13T01:58:00Z"/>
                  </w:rPr>
                </w:rPrChange>
              </w:rPr>
              <w:pPrChange w:id="5077" w:author="Alondra Vega Pacheco" w:date="2025-09-12T18:41:00Z" w16du:dateUtc="2025-09-12T23:41:00Z">
                <w:pPr/>
              </w:pPrChange>
            </w:pPr>
            <w:ins w:id="5078" w:author="Alondra Vega Pacheco" w:date="2025-09-12T18:40:00Z" w16du:dateUtc="2025-09-12T23:40:00Z">
              <w:del w:id="5079" w:author="Sudarshan NEUPANE" w:date="2025-09-12T21:58:00Z" w16du:dateUtc="2025-09-13T01:58:00Z">
                <w:r w:rsidRPr="001D2A45">
                  <w:rPr>
                    <w:rFonts w:ascii="Aptos Narrow" w:hAnsi="Aptos Narrow"/>
                    <w:color w:val="000000"/>
                    <w:sz w:val="22"/>
                    <w:szCs w:val="22"/>
                    <w:rPrChange w:id="5080" w:author="Alondra Vega Pacheco" w:date="2025-09-12T18:40:00Z" w16du:dateUtc="2025-09-12T23:40:00Z">
                      <w:rPr/>
                    </w:rPrChange>
                  </w:rPr>
                  <w:delText>Camera Fall Detection</w:delText>
                </w:r>
              </w:del>
            </w:ins>
          </w:p>
        </w:tc>
      </w:tr>
      <w:tr w:rsidR="001D2A45" w:rsidRPr="001D2A45" w14:paraId="410D7D27" w14:textId="77777777" w:rsidTr="001D2A45">
        <w:trPr>
          <w:trHeight w:val="300"/>
          <w:ins w:id="5081" w:author="Alondra Vega Pacheco" w:date="2025-09-12T18:40:00Z"/>
          <w:del w:id="5082" w:author="Sudarshan NEUPANE" w:date="2025-09-12T21:58:00Z"/>
          <w:trPrChange w:id="5083" w:author="Alondra Vega Pacheco" w:date="2025-09-12T18:41:00Z" w16du:dateUtc="2025-09-12T23:41:00Z">
            <w:trPr>
              <w:gridAfter w:val="0"/>
              <w:trHeight w:val="300"/>
            </w:trPr>
          </w:trPrChange>
        </w:trPr>
        <w:tc>
          <w:tcPr>
            <w:tcW w:w="1256" w:type="dxa"/>
            <w:noWrap/>
            <w:vAlign w:val="bottom"/>
            <w:hideMark/>
            <w:tcPrChange w:id="5084" w:author="Alondra Vega Pacheco" w:date="2025-09-12T18:41:00Z" w16du:dateUtc="2025-09-12T23:41:00Z">
              <w:tcPr>
                <w:tcW w:w="1256" w:type="dxa"/>
                <w:gridSpan w:val="2"/>
                <w:tcBorders>
                  <w:top w:val="nil"/>
                  <w:left w:val="nil"/>
                  <w:bottom w:val="nil"/>
                  <w:right w:val="nil"/>
                </w:tcBorders>
                <w:noWrap/>
                <w:vAlign w:val="bottom"/>
                <w:hideMark/>
              </w:tcPr>
            </w:tcPrChange>
          </w:tcPr>
          <w:p w14:paraId="00D9CF44" w14:textId="77777777" w:rsidR="001D2A45" w:rsidRPr="001D2A45" w:rsidRDefault="001D2A45">
            <w:pPr>
              <w:spacing w:line="240" w:lineRule="auto"/>
              <w:rPr>
                <w:ins w:id="5085" w:author="Alondra Vega Pacheco" w:date="2025-09-12T18:40:00Z" w16du:dateUtc="2025-09-12T23:40:00Z"/>
                <w:del w:id="5086" w:author="Sudarshan NEUPANE" w:date="2025-09-12T21:58:00Z" w16du:dateUtc="2025-09-13T01:58:00Z"/>
                <w:rFonts w:ascii="Aptos Narrow" w:hAnsi="Aptos Narrow"/>
                <w:color w:val="000000"/>
                <w:sz w:val="22"/>
                <w:szCs w:val="22"/>
                <w:rPrChange w:id="5087" w:author="Alondra Vega Pacheco" w:date="2025-09-12T18:40:00Z" w16du:dateUtc="2025-09-12T23:40:00Z">
                  <w:rPr>
                    <w:ins w:id="5088" w:author="Alondra Vega Pacheco" w:date="2025-09-12T18:40:00Z" w16du:dateUtc="2025-09-12T23:40:00Z"/>
                    <w:del w:id="5089" w:author="Sudarshan NEUPANE" w:date="2025-09-12T21:58:00Z" w16du:dateUtc="2025-09-13T01:58:00Z"/>
                  </w:rPr>
                </w:rPrChange>
              </w:rPr>
              <w:pPrChange w:id="5090" w:author="Alondra Vega Pacheco" w:date="2025-09-12T18:41:00Z" w16du:dateUtc="2025-09-12T23:41:00Z">
                <w:pPr/>
              </w:pPrChange>
            </w:pPr>
            <w:ins w:id="5091" w:author="Alondra Vega Pacheco" w:date="2025-09-12T18:40:00Z" w16du:dateUtc="2025-09-12T23:40:00Z">
              <w:del w:id="5092" w:author="Sudarshan NEUPANE" w:date="2025-09-12T21:58:00Z" w16du:dateUtc="2025-09-13T01:58:00Z">
                <w:r w:rsidRPr="001D2A45">
                  <w:rPr>
                    <w:rFonts w:ascii="Aptos Narrow" w:hAnsi="Aptos Narrow"/>
                    <w:color w:val="000000"/>
                    <w:sz w:val="22"/>
                    <w:szCs w:val="22"/>
                    <w:rPrChange w:id="5093" w:author="Alondra Vega Pacheco" w:date="2025-09-12T18:40:00Z" w16du:dateUtc="2025-09-12T23:40:00Z">
                      <w:rPr/>
                    </w:rPrChange>
                  </w:rPr>
                  <w:delText>3.4.1.22</w:delText>
                </w:r>
              </w:del>
            </w:ins>
          </w:p>
        </w:tc>
        <w:tc>
          <w:tcPr>
            <w:tcW w:w="9296" w:type="dxa"/>
            <w:noWrap/>
            <w:vAlign w:val="bottom"/>
            <w:hideMark/>
            <w:tcPrChange w:id="5094" w:author="Alondra Vega Pacheco" w:date="2025-09-12T18:41:00Z" w16du:dateUtc="2025-09-12T23:41:00Z">
              <w:tcPr>
                <w:tcW w:w="9296" w:type="dxa"/>
                <w:gridSpan w:val="2"/>
                <w:tcBorders>
                  <w:top w:val="nil"/>
                  <w:left w:val="nil"/>
                  <w:bottom w:val="nil"/>
                  <w:right w:val="nil"/>
                </w:tcBorders>
                <w:noWrap/>
                <w:vAlign w:val="bottom"/>
                <w:hideMark/>
              </w:tcPr>
            </w:tcPrChange>
          </w:tcPr>
          <w:p w14:paraId="3EF1105C" w14:textId="77777777" w:rsidR="001D2A45" w:rsidRPr="001D2A45" w:rsidRDefault="001D2A45">
            <w:pPr>
              <w:spacing w:line="240" w:lineRule="auto"/>
              <w:rPr>
                <w:ins w:id="5095" w:author="Alondra Vega Pacheco" w:date="2025-09-12T18:40:00Z" w16du:dateUtc="2025-09-12T23:40:00Z"/>
                <w:del w:id="5096" w:author="Sudarshan NEUPANE" w:date="2025-09-12T21:58:00Z" w16du:dateUtc="2025-09-13T01:58:00Z"/>
                <w:rFonts w:ascii="Aptos Narrow" w:hAnsi="Aptos Narrow"/>
                <w:color w:val="000000"/>
                <w:sz w:val="22"/>
                <w:szCs w:val="22"/>
                <w:rPrChange w:id="5097" w:author="Alondra Vega Pacheco" w:date="2025-09-12T18:40:00Z" w16du:dateUtc="2025-09-12T23:40:00Z">
                  <w:rPr>
                    <w:ins w:id="5098" w:author="Alondra Vega Pacheco" w:date="2025-09-12T18:40:00Z" w16du:dateUtc="2025-09-12T23:40:00Z"/>
                    <w:del w:id="5099" w:author="Sudarshan NEUPANE" w:date="2025-09-12T21:58:00Z" w16du:dateUtc="2025-09-13T01:58:00Z"/>
                  </w:rPr>
                </w:rPrChange>
              </w:rPr>
              <w:pPrChange w:id="5100" w:author="Alondra Vega Pacheco" w:date="2025-09-12T18:41:00Z" w16du:dateUtc="2025-09-12T23:41:00Z">
                <w:pPr/>
              </w:pPrChange>
            </w:pPr>
            <w:ins w:id="5101" w:author="Alondra Vega Pacheco" w:date="2025-09-12T18:40:00Z" w16du:dateUtc="2025-09-12T23:40:00Z">
              <w:del w:id="5102" w:author="Sudarshan NEUPANE" w:date="2025-09-12T21:58:00Z" w16du:dateUtc="2025-09-13T01:58:00Z">
                <w:r w:rsidRPr="001D2A45">
                  <w:rPr>
                    <w:rFonts w:ascii="Aptos Narrow" w:hAnsi="Aptos Narrow"/>
                    <w:color w:val="000000"/>
                    <w:sz w:val="22"/>
                    <w:szCs w:val="22"/>
                    <w:rPrChange w:id="5103" w:author="Alondra Vega Pacheco" w:date="2025-09-12T18:40:00Z" w16du:dateUtc="2025-09-12T23:40:00Z">
                      <w:rPr/>
                    </w:rPrChange>
                  </w:rPr>
                  <w:delText>Smart Home Integration – Alexa</w:delText>
                </w:r>
              </w:del>
            </w:ins>
          </w:p>
        </w:tc>
      </w:tr>
      <w:tr w:rsidR="001D2A45" w:rsidRPr="001D2A45" w14:paraId="5D2477F2" w14:textId="77777777" w:rsidTr="001D2A45">
        <w:trPr>
          <w:trHeight w:val="300"/>
          <w:ins w:id="5104" w:author="Alondra Vega Pacheco" w:date="2025-09-12T18:40:00Z"/>
          <w:del w:id="5105" w:author="Sudarshan NEUPANE" w:date="2025-09-12T21:58:00Z"/>
          <w:trPrChange w:id="5106" w:author="Alondra Vega Pacheco" w:date="2025-09-12T18:41:00Z" w16du:dateUtc="2025-09-12T23:41:00Z">
            <w:trPr>
              <w:gridAfter w:val="0"/>
              <w:trHeight w:val="300"/>
            </w:trPr>
          </w:trPrChange>
        </w:trPr>
        <w:tc>
          <w:tcPr>
            <w:tcW w:w="1256" w:type="dxa"/>
            <w:noWrap/>
            <w:vAlign w:val="bottom"/>
            <w:hideMark/>
            <w:tcPrChange w:id="5107" w:author="Alondra Vega Pacheco" w:date="2025-09-12T18:41:00Z" w16du:dateUtc="2025-09-12T23:41:00Z">
              <w:tcPr>
                <w:tcW w:w="1256" w:type="dxa"/>
                <w:gridSpan w:val="2"/>
                <w:tcBorders>
                  <w:top w:val="nil"/>
                  <w:left w:val="nil"/>
                  <w:bottom w:val="nil"/>
                  <w:right w:val="nil"/>
                </w:tcBorders>
                <w:noWrap/>
                <w:vAlign w:val="bottom"/>
                <w:hideMark/>
              </w:tcPr>
            </w:tcPrChange>
          </w:tcPr>
          <w:p w14:paraId="3D871D68" w14:textId="77777777" w:rsidR="001D2A45" w:rsidRPr="001D2A45" w:rsidRDefault="001D2A45">
            <w:pPr>
              <w:spacing w:line="240" w:lineRule="auto"/>
              <w:rPr>
                <w:ins w:id="5108" w:author="Alondra Vega Pacheco" w:date="2025-09-12T18:40:00Z" w16du:dateUtc="2025-09-12T23:40:00Z"/>
                <w:del w:id="5109" w:author="Sudarshan NEUPANE" w:date="2025-09-12T21:58:00Z" w16du:dateUtc="2025-09-13T01:58:00Z"/>
                <w:rFonts w:ascii="Aptos Narrow" w:hAnsi="Aptos Narrow"/>
                <w:color w:val="000000"/>
                <w:sz w:val="22"/>
                <w:szCs w:val="22"/>
                <w:rPrChange w:id="5110" w:author="Alondra Vega Pacheco" w:date="2025-09-12T18:40:00Z" w16du:dateUtc="2025-09-12T23:40:00Z">
                  <w:rPr>
                    <w:ins w:id="5111" w:author="Alondra Vega Pacheco" w:date="2025-09-12T18:40:00Z" w16du:dateUtc="2025-09-12T23:40:00Z"/>
                    <w:del w:id="5112" w:author="Sudarshan NEUPANE" w:date="2025-09-12T21:58:00Z" w16du:dateUtc="2025-09-13T01:58:00Z"/>
                  </w:rPr>
                </w:rPrChange>
              </w:rPr>
              <w:pPrChange w:id="5113" w:author="Alondra Vega Pacheco" w:date="2025-09-12T18:41:00Z" w16du:dateUtc="2025-09-12T23:41:00Z">
                <w:pPr/>
              </w:pPrChange>
            </w:pPr>
            <w:ins w:id="5114" w:author="Alondra Vega Pacheco" w:date="2025-09-12T18:40:00Z" w16du:dateUtc="2025-09-12T23:40:00Z">
              <w:del w:id="5115" w:author="Sudarshan NEUPANE" w:date="2025-09-12T21:58:00Z" w16du:dateUtc="2025-09-13T01:58:00Z">
                <w:r w:rsidRPr="001D2A45">
                  <w:rPr>
                    <w:rFonts w:ascii="Aptos Narrow" w:hAnsi="Aptos Narrow"/>
                    <w:color w:val="000000"/>
                    <w:sz w:val="22"/>
                    <w:szCs w:val="22"/>
                    <w:rPrChange w:id="5116" w:author="Alondra Vega Pacheco" w:date="2025-09-12T18:40:00Z" w16du:dateUtc="2025-09-12T23:40:00Z">
                      <w:rPr/>
                    </w:rPrChange>
                  </w:rPr>
                  <w:delText>3.4.1.23</w:delText>
                </w:r>
              </w:del>
            </w:ins>
          </w:p>
        </w:tc>
        <w:tc>
          <w:tcPr>
            <w:tcW w:w="9296" w:type="dxa"/>
            <w:noWrap/>
            <w:vAlign w:val="bottom"/>
            <w:hideMark/>
            <w:tcPrChange w:id="5117" w:author="Alondra Vega Pacheco" w:date="2025-09-12T18:41:00Z" w16du:dateUtc="2025-09-12T23:41:00Z">
              <w:tcPr>
                <w:tcW w:w="9296" w:type="dxa"/>
                <w:gridSpan w:val="2"/>
                <w:tcBorders>
                  <w:top w:val="nil"/>
                  <w:left w:val="nil"/>
                  <w:bottom w:val="nil"/>
                  <w:right w:val="nil"/>
                </w:tcBorders>
                <w:noWrap/>
                <w:vAlign w:val="bottom"/>
                <w:hideMark/>
              </w:tcPr>
            </w:tcPrChange>
          </w:tcPr>
          <w:p w14:paraId="037FE944" w14:textId="77777777" w:rsidR="001D2A45" w:rsidRPr="001D2A45" w:rsidRDefault="001D2A45">
            <w:pPr>
              <w:spacing w:line="240" w:lineRule="auto"/>
              <w:rPr>
                <w:ins w:id="5118" w:author="Alondra Vega Pacheco" w:date="2025-09-12T18:40:00Z" w16du:dateUtc="2025-09-12T23:40:00Z"/>
                <w:del w:id="5119" w:author="Sudarshan NEUPANE" w:date="2025-09-12T21:58:00Z" w16du:dateUtc="2025-09-13T01:58:00Z"/>
                <w:rFonts w:ascii="Aptos Narrow" w:hAnsi="Aptos Narrow"/>
                <w:color w:val="000000"/>
                <w:sz w:val="22"/>
                <w:szCs w:val="22"/>
                <w:rPrChange w:id="5120" w:author="Alondra Vega Pacheco" w:date="2025-09-12T18:40:00Z" w16du:dateUtc="2025-09-12T23:40:00Z">
                  <w:rPr>
                    <w:ins w:id="5121" w:author="Alondra Vega Pacheco" w:date="2025-09-12T18:40:00Z" w16du:dateUtc="2025-09-12T23:40:00Z"/>
                    <w:del w:id="5122" w:author="Sudarshan NEUPANE" w:date="2025-09-12T21:58:00Z" w16du:dateUtc="2025-09-13T01:58:00Z"/>
                  </w:rPr>
                </w:rPrChange>
              </w:rPr>
              <w:pPrChange w:id="5123" w:author="Alondra Vega Pacheco" w:date="2025-09-12T18:41:00Z" w16du:dateUtc="2025-09-12T23:41:00Z">
                <w:pPr/>
              </w:pPrChange>
            </w:pPr>
            <w:ins w:id="5124" w:author="Alondra Vega Pacheco" w:date="2025-09-12T18:40:00Z" w16du:dateUtc="2025-09-12T23:40:00Z">
              <w:del w:id="5125" w:author="Sudarshan NEUPANE" w:date="2025-09-12T21:58:00Z" w16du:dateUtc="2025-09-13T01:58:00Z">
                <w:r w:rsidRPr="001D2A45">
                  <w:rPr>
                    <w:rFonts w:ascii="Aptos Narrow" w:hAnsi="Aptos Narrow"/>
                    <w:color w:val="000000"/>
                    <w:sz w:val="22"/>
                    <w:szCs w:val="22"/>
                    <w:rPrChange w:id="5126" w:author="Alondra Vega Pacheco" w:date="2025-09-12T18:40:00Z" w16du:dateUtc="2025-09-12T23:40:00Z">
                      <w:rPr/>
                    </w:rPrChange>
                  </w:rPr>
                  <w:delText>Home Monitoring Integration</w:delText>
                </w:r>
              </w:del>
            </w:ins>
          </w:p>
        </w:tc>
      </w:tr>
      <w:tr w:rsidR="001D2A45" w:rsidRPr="001D2A45" w14:paraId="7569CADC" w14:textId="77777777" w:rsidTr="001D2A45">
        <w:trPr>
          <w:trHeight w:val="300"/>
          <w:ins w:id="5127" w:author="Alondra Vega Pacheco" w:date="2025-09-12T18:40:00Z"/>
          <w:del w:id="5128" w:author="Sudarshan NEUPANE" w:date="2025-09-12T21:58:00Z"/>
          <w:trPrChange w:id="5129" w:author="Alondra Vega Pacheco" w:date="2025-09-12T18:41:00Z" w16du:dateUtc="2025-09-12T23:41:00Z">
            <w:trPr>
              <w:gridAfter w:val="0"/>
              <w:trHeight w:val="300"/>
            </w:trPr>
          </w:trPrChange>
        </w:trPr>
        <w:tc>
          <w:tcPr>
            <w:tcW w:w="1256" w:type="dxa"/>
            <w:noWrap/>
            <w:vAlign w:val="bottom"/>
            <w:hideMark/>
            <w:tcPrChange w:id="5130" w:author="Alondra Vega Pacheco" w:date="2025-09-12T18:41:00Z" w16du:dateUtc="2025-09-12T23:41:00Z">
              <w:tcPr>
                <w:tcW w:w="1256" w:type="dxa"/>
                <w:gridSpan w:val="2"/>
                <w:tcBorders>
                  <w:top w:val="nil"/>
                  <w:left w:val="nil"/>
                  <w:bottom w:val="nil"/>
                  <w:right w:val="nil"/>
                </w:tcBorders>
                <w:noWrap/>
                <w:vAlign w:val="bottom"/>
                <w:hideMark/>
              </w:tcPr>
            </w:tcPrChange>
          </w:tcPr>
          <w:p w14:paraId="5B1A5920" w14:textId="77777777" w:rsidR="001D2A45" w:rsidRPr="001D2A45" w:rsidRDefault="001D2A45">
            <w:pPr>
              <w:spacing w:line="240" w:lineRule="auto"/>
              <w:rPr>
                <w:ins w:id="5131" w:author="Alondra Vega Pacheco" w:date="2025-09-12T18:40:00Z" w16du:dateUtc="2025-09-12T23:40:00Z"/>
                <w:del w:id="5132" w:author="Sudarshan NEUPANE" w:date="2025-09-12T21:58:00Z" w16du:dateUtc="2025-09-13T01:58:00Z"/>
                <w:rFonts w:ascii="Aptos Narrow" w:hAnsi="Aptos Narrow"/>
                <w:color w:val="000000"/>
                <w:sz w:val="22"/>
                <w:szCs w:val="22"/>
                <w:rPrChange w:id="5133" w:author="Alondra Vega Pacheco" w:date="2025-09-12T18:40:00Z" w16du:dateUtc="2025-09-12T23:40:00Z">
                  <w:rPr>
                    <w:ins w:id="5134" w:author="Alondra Vega Pacheco" w:date="2025-09-12T18:40:00Z" w16du:dateUtc="2025-09-12T23:40:00Z"/>
                    <w:del w:id="5135" w:author="Sudarshan NEUPANE" w:date="2025-09-12T21:58:00Z" w16du:dateUtc="2025-09-13T01:58:00Z"/>
                  </w:rPr>
                </w:rPrChange>
              </w:rPr>
              <w:pPrChange w:id="5136" w:author="Alondra Vega Pacheco" w:date="2025-09-12T18:41:00Z" w16du:dateUtc="2025-09-12T23:41:00Z">
                <w:pPr/>
              </w:pPrChange>
            </w:pPr>
            <w:ins w:id="5137" w:author="Alondra Vega Pacheco" w:date="2025-09-12T18:40:00Z" w16du:dateUtc="2025-09-12T23:40:00Z">
              <w:del w:id="5138" w:author="Sudarshan NEUPANE" w:date="2025-09-12T21:58:00Z" w16du:dateUtc="2025-09-13T01:58:00Z">
                <w:r w:rsidRPr="001D2A45">
                  <w:rPr>
                    <w:rFonts w:ascii="Aptos Narrow" w:hAnsi="Aptos Narrow"/>
                    <w:color w:val="000000"/>
                    <w:sz w:val="22"/>
                    <w:szCs w:val="22"/>
                    <w:rPrChange w:id="5139" w:author="Alondra Vega Pacheco" w:date="2025-09-12T18:40:00Z" w16du:dateUtc="2025-09-12T23:40:00Z">
                      <w:rPr/>
                    </w:rPrChange>
                  </w:rPr>
                  <w:delText>3.4.1.24</w:delText>
                </w:r>
              </w:del>
            </w:ins>
          </w:p>
        </w:tc>
        <w:tc>
          <w:tcPr>
            <w:tcW w:w="9296" w:type="dxa"/>
            <w:noWrap/>
            <w:vAlign w:val="bottom"/>
            <w:hideMark/>
            <w:tcPrChange w:id="5140" w:author="Alondra Vega Pacheco" w:date="2025-09-12T18:41:00Z" w16du:dateUtc="2025-09-12T23:41:00Z">
              <w:tcPr>
                <w:tcW w:w="9296" w:type="dxa"/>
                <w:gridSpan w:val="2"/>
                <w:tcBorders>
                  <w:top w:val="nil"/>
                  <w:left w:val="nil"/>
                  <w:bottom w:val="nil"/>
                  <w:right w:val="nil"/>
                </w:tcBorders>
                <w:noWrap/>
                <w:vAlign w:val="bottom"/>
                <w:hideMark/>
              </w:tcPr>
            </w:tcPrChange>
          </w:tcPr>
          <w:p w14:paraId="1CDA1524" w14:textId="77777777" w:rsidR="001D2A45" w:rsidRPr="001D2A45" w:rsidRDefault="001D2A45">
            <w:pPr>
              <w:spacing w:line="240" w:lineRule="auto"/>
              <w:rPr>
                <w:ins w:id="5141" w:author="Alondra Vega Pacheco" w:date="2025-09-12T18:40:00Z" w16du:dateUtc="2025-09-12T23:40:00Z"/>
                <w:del w:id="5142" w:author="Sudarshan NEUPANE" w:date="2025-09-12T21:58:00Z" w16du:dateUtc="2025-09-13T01:58:00Z"/>
                <w:rFonts w:ascii="Aptos Narrow" w:hAnsi="Aptos Narrow"/>
                <w:color w:val="000000"/>
                <w:sz w:val="22"/>
                <w:szCs w:val="22"/>
                <w:rPrChange w:id="5143" w:author="Alondra Vega Pacheco" w:date="2025-09-12T18:40:00Z" w16du:dateUtc="2025-09-12T23:40:00Z">
                  <w:rPr>
                    <w:ins w:id="5144" w:author="Alondra Vega Pacheco" w:date="2025-09-12T18:40:00Z" w16du:dateUtc="2025-09-12T23:40:00Z"/>
                    <w:del w:id="5145" w:author="Sudarshan NEUPANE" w:date="2025-09-12T21:58:00Z" w16du:dateUtc="2025-09-13T01:58:00Z"/>
                  </w:rPr>
                </w:rPrChange>
              </w:rPr>
              <w:pPrChange w:id="5146" w:author="Alondra Vega Pacheco" w:date="2025-09-12T18:41:00Z" w16du:dateUtc="2025-09-12T23:41:00Z">
                <w:pPr/>
              </w:pPrChange>
            </w:pPr>
            <w:ins w:id="5147" w:author="Alondra Vega Pacheco" w:date="2025-09-12T18:40:00Z" w16du:dateUtc="2025-09-12T23:40:00Z">
              <w:del w:id="5148" w:author="Sudarshan NEUPANE" w:date="2025-09-12T21:58:00Z" w16du:dateUtc="2025-09-13T01:58:00Z">
                <w:r w:rsidRPr="001D2A45">
                  <w:rPr>
                    <w:rFonts w:ascii="Aptos Narrow" w:hAnsi="Aptos Narrow"/>
                    <w:color w:val="000000"/>
                    <w:sz w:val="22"/>
                    <w:szCs w:val="22"/>
                    <w:rPrChange w:id="5149" w:author="Alondra Vega Pacheco" w:date="2025-09-12T18:40:00Z" w16du:dateUtc="2025-09-12T23:40:00Z">
                      <w:rPr/>
                    </w:rPrChange>
                  </w:rPr>
                  <w:delText>Vial of Life</w:delText>
                </w:r>
              </w:del>
            </w:ins>
          </w:p>
        </w:tc>
      </w:tr>
      <w:tr w:rsidR="001D2A45" w:rsidRPr="001D2A45" w14:paraId="4C1E0A28" w14:textId="77777777" w:rsidTr="001D2A45">
        <w:trPr>
          <w:trHeight w:val="380"/>
          <w:ins w:id="5150" w:author="Alondra Vega Pacheco" w:date="2025-09-12T18:40:00Z"/>
          <w:del w:id="5151" w:author="Sudarshan NEUPANE" w:date="2025-09-12T21:58:00Z"/>
          <w:trPrChange w:id="5152" w:author="Alondra Vega Pacheco" w:date="2025-09-12T18:41:00Z" w16du:dateUtc="2025-09-12T23:41:00Z">
            <w:trPr>
              <w:gridAfter w:val="0"/>
              <w:trHeight w:val="380"/>
            </w:trPr>
          </w:trPrChange>
        </w:trPr>
        <w:tc>
          <w:tcPr>
            <w:tcW w:w="1256" w:type="dxa"/>
            <w:shd w:val="clear" w:color="000000" w:fill="8ED973"/>
            <w:noWrap/>
            <w:vAlign w:val="center"/>
            <w:hideMark/>
            <w:tcPrChange w:id="5153" w:author="Alondra Vega Pacheco" w:date="2025-09-12T18:41:00Z" w16du:dateUtc="2025-09-12T23:41:00Z">
              <w:tcPr>
                <w:tcW w:w="1256" w:type="dxa"/>
                <w:gridSpan w:val="2"/>
                <w:tcBorders>
                  <w:top w:val="nil"/>
                  <w:left w:val="nil"/>
                  <w:bottom w:val="nil"/>
                  <w:right w:val="nil"/>
                </w:tcBorders>
                <w:shd w:val="clear" w:color="000000" w:fill="8ED973"/>
                <w:noWrap/>
                <w:vAlign w:val="center"/>
                <w:hideMark/>
              </w:tcPr>
            </w:tcPrChange>
          </w:tcPr>
          <w:p w14:paraId="76985061" w14:textId="77777777" w:rsidR="001D2A45" w:rsidRPr="001D2A45" w:rsidRDefault="001D2A45">
            <w:pPr>
              <w:spacing w:line="240" w:lineRule="auto"/>
              <w:rPr>
                <w:ins w:id="5154" w:author="Alondra Vega Pacheco" w:date="2025-09-12T18:40:00Z" w16du:dateUtc="2025-09-12T23:40:00Z"/>
                <w:del w:id="5155" w:author="Sudarshan NEUPANE" w:date="2025-09-12T21:58:00Z" w16du:dateUtc="2025-09-13T01:58:00Z"/>
                <w:rFonts w:ascii="Aptos Narrow" w:hAnsi="Aptos Narrow"/>
                <w:b/>
                <w:bCs/>
                <w:color w:val="000000"/>
                <w:sz w:val="27"/>
                <w:szCs w:val="27"/>
                <w:rPrChange w:id="5156" w:author="Alondra Vega Pacheco" w:date="2025-09-12T18:40:00Z" w16du:dateUtc="2025-09-12T23:40:00Z">
                  <w:rPr>
                    <w:ins w:id="5157" w:author="Alondra Vega Pacheco" w:date="2025-09-12T18:40:00Z" w16du:dateUtc="2025-09-12T23:40:00Z"/>
                    <w:del w:id="5158" w:author="Sudarshan NEUPANE" w:date="2025-09-12T21:58:00Z" w16du:dateUtc="2025-09-13T01:58:00Z"/>
                  </w:rPr>
                </w:rPrChange>
              </w:rPr>
              <w:pPrChange w:id="5159" w:author="Alondra Vega Pacheco" w:date="2025-09-12T18:41:00Z" w16du:dateUtc="2025-09-12T23:41:00Z">
                <w:pPr/>
              </w:pPrChange>
            </w:pPr>
            <w:ins w:id="5160" w:author="Alondra Vega Pacheco" w:date="2025-09-12T18:40:00Z" w16du:dateUtc="2025-09-12T23:40:00Z">
              <w:del w:id="5161" w:author="Sudarshan NEUPANE" w:date="2025-09-12T21:58:00Z" w16du:dateUtc="2025-09-13T01:58:00Z">
                <w:r w:rsidRPr="001D2A45">
                  <w:rPr>
                    <w:rFonts w:ascii="Aptos Narrow" w:hAnsi="Aptos Narrow"/>
                    <w:b/>
                    <w:bCs/>
                    <w:color w:val="000000"/>
                    <w:sz w:val="27"/>
                    <w:szCs w:val="27"/>
                    <w:rPrChange w:id="5162" w:author="Alondra Vega Pacheco" w:date="2025-09-12T18:40:00Z" w16du:dateUtc="2025-09-12T23:40:00Z">
                      <w:rPr/>
                    </w:rPrChange>
                  </w:rPr>
                  <w:delText>3.4.2</w:delText>
                </w:r>
              </w:del>
            </w:ins>
          </w:p>
        </w:tc>
        <w:tc>
          <w:tcPr>
            <w:tcW w:w="9296" w:type="dxa"/>
            <w:shd w:val="clear" w:color="000000" w:fill="8ED973"/>
            <w:noWrap/>
            <w:vAlign w:val="center"/>
            <w:hideMark/>
            <w:tcPrChange w:id="5163" w:author="Alondra Vega Pacheco" w:date="2025-09-12T18:41:00Z" w16du:dateUtc="2025-09-12T23:41:00Z">
              <w:tcPr>
                <w:tcW w:w="9296" w:type="dxa"/>
                <w:gridSpan w:val="2"/>
                <w:tcBorders>
                  <w:top w:val="nil"/>
                  <w:left w:val="nil"/>
                  <w:bottom w:val="nil"/>
                  <w:right w:val="nil"/>
                </w:tcBorders>
                <w:shd w:val="clear" w:color="000000" w:fill="8ED973"/>
                <w:noWrap/>
                <w:vAlign w:val="center"/>
                <w:hideMark/>
              </w:tcPr>
            </w:tcPrChange>
          </w:tcPr>
          <w:p w14:paraId="4C50A02F" w14:textId="77777777" w:rsidR="001D2A45" w:rsidRPr="001D2A45" w:rsidRDefault="001D2A45">
            <w:pPr>
              <w:spacing w:line="240" w:lineRule="auto"/>
              <w:rPr>
                <w:ins w:id="5164" w:author="Alondra Vega Pacheco" w:date="2025-09-12T18:40:00Z" w16du:dateUtc="2025-09-12T23:40:00Z"/>
                <w:del w:id="5165" w:author="Sudarshan NEUPANE" w:date="2025-09-12T21:58:00Z" w16du:dateUtc="2025-09-13T01:58:00Z"/>
                <w:rFonts w:ascii="Aptos Narrow" w:hAnsi="Aptos Narrow"/>
                <w:b/>
                <w:bCs/>
                <w:color w:val="000000"/>
                <w:sz w:val="27"/>
                <w:szCs w:val="27"/>
                <w:rPrChange w:id="5166" w:author="Alondra Vega Pacheco" w:date="2025-09-12T18:40:00Z" w16du:dateUtc="2025-09-12T23:40:00Z">
                  <w:rPr>
                    <w:ins w:id="5167" w:author="Alondra Vega Pacheco" w:date="2025-09-12T18:40:00Z" w16du:dateUtc="2025-09-12T23:40:00Z"/>
                    <w:del w:id="5168" w:author="Sudarshan NEUPANE" w:date="2025-09-12T21:58:00Z" w16du:dateUtc="2025-09-13T01:58:00Z"/>
                  </w:rPr>
                </w:rPrChange>
              </w:rPr>
              <w:pPrChange w:id="5169" w:author="Alondra Vega Pacheco" w:date="2025-09-12T18:41:00Z" w16du:dateUtc="2025-09-12T23:41:00Z">
                <w:pPr/>
              </w:pPrChange>
            </w:pPr>
            <w:ins w:id="5170" w:author="Alondra Vega Pacheco" w:date="2025-09-12T18:40:00Z" w16du:dateUtc="2025-09-12T23:40:00Z">
              <w:del w:id="5171" w:author="Sudarshan NEUPANE" w:date="2025-09-12T21:58:00Z" w16du:dateUtc="2025-09-13T01:58:00Z">
                <w:r w:rsidRPr="001D2A45">
                  <w:rPr>
                    <w:rFonts w:ascii="Aptos Narrow" w:hAnsi="Aptos Narrow"/>
                    <w:b/>
                    <w:bCs/>
                    <w:color w:val="000000"/>
                    <w:sz w:val="27"/>
                    <w:szCs w:val="27"/>
                    <w:rPrChange w:id="5172" w:author="Alondra Vega Pacheco" w:date="2025-09-12T18:40:00Z" w16du:dateUtc="2025-09-12T23:40:00Z">
                      <w:rPr/>
                    </w:rPrChange>
                  </w:rPr>
                  <w:delText>Frontend/ User Interaction Features</w:delText>
                </w:r>
              </w:del>
            </w:ins>
          </w:p>
        </w:tc>
      </w:tr>
      <w:tr w:rsidR="001D2A45" w:rsidRPr="001D2A45" w14:paraId="3256125E" w14:textId="77777777" w:rsidTr="001D2A45">
        <w:trPr>
          <w:trHeight w:val="300"/>
          <w:ins w:id="5173" w:author="Alondra Vega Pacheco" w:date="2025-09-12T18:40:00Z"/>
          <w:del w:id="5174" w:author="Sudarshan NEUPANE" w:date="2025-09-12T21:58:00Z"/>
          <w:trPrChange w:id="5175" w:author="Alondra Vega Pacheco" w:date="2025-09-12T18:41:00Z" w16du:dateUtc="2025-09-12T23:41:00Z">
            <w:trPr>
              <w:gridAfter w:val="0"/>
              <w:trHeight w:val="300"/>
            </w:trPr>
          </w:trPrChange>
        </w:trPr>
        <w:tc>
          <w:tcPr>
            <w:tcW w:w="1256" w:type="dxa"/>
            <w:noWrap/>
            <w:vAlign w:val="bottom"/>
            <w:hideMark/>
            <w:tcPrChange w:id="5176" w:author="Alondra Vega Pacheco" w:date="2025-09-12T18:41:00Z" w16du:dateUtc="2025-09-12T23:41:00Z">
              <w:tcPr>
                <w:tcW w:w="1256" w:type="dxa"/>
                <w:gridSpan w:val="2"/>
                <w:tcBorders>
                  <w:top w:val="nil"/>
                  <w:left w:val="nil"/>
                  <w:bottom w:val="nil"/>
                  <w:right w:val="nil"/>
                </w:tcBorders>
                <w:noWrap/>
                <w:vAlign w:val="bottom"/>
                <w:hideMark/>
              </w:tcPr>
            </w:tcPrChange>
          </w:tcPr>
          <w:p w14:paraId="37788DA1" w14:textId="77777777" w:rsidR="001D2A45" w:rsidRPr="001D2A45" w:rsidRDefault="001D2A45">
            <w:pPr>
              <w:spacing w:line="240" w:lineRule="auto"/>
              <w:rPr>
                <w:ins w:id="5177" w:author="Alondra Vega Pacheco" w:date="2025-09-12T18:40:00Z" w16du:dateUtc="2025-09-12T23:40:00Z"/>
                <w:del w:id="5178" w:author="Sudarshan NEUPANE" w:date="2025-09-12T21:58:00Z" w16du:dateUtc="2025-09-13T01:58:00Z"/>
                <w:rFonts w:ascii="Aptos Narrow" w:hAnsi="Aptos Narrow"/>
                <w:color w:val="000000"/>
                <w:sz w:val="22"/>
                <w:szCs w:val="22"/>
                <w:rPrChange w:id="5179" w:author="Alondra Vega Pacheco" w:date="2025-09-12T18:40:00Z" w16du:dateUtc="2025-09-12T23:40:00Z">
                  <w:rPr>
                    <w:ins w:id="5180" w:author="Alondra Vega Pacheco" w:date="2025-09-12T18:40:00Z" w16du:dateUtc="2025-09-12T23:40:00Z"/>
                    <w:del w:id="5181" w:author="Sudarshan NEUPANE" w:date="2025-09-12T21:58:00Z" w16du:dateUtc="2025-09-13T01:58:00Z"/>
                  </w:rPr>
                </w:rPrChange>
              </w:rPr>
              <w:pPrChange w:id="5182" w:author="Alondra Vega Pacheco" w:date="2025-09-12T18:41:00Z" w16du:dateUtc="2025-09-12T23:41:00Z">
                <w:pPr/>
              </w:pPrChange>
            </w:pPr>
            <w:ins w:id="5183" w:author="Alondra Vega Pacheco" w:date="2025-09-12T18:40:00Z" w16du:dateUtc="2025-09-12T23:40:00Z">
              <w:del w:id="5184" w:author="Sudarshan NEUPANE" w:date="2025-09-12T21:58:00Z" w16du:dateUtc="2025-09-13T01:58:00Z">
                <w:r w:rsidRPr="001D2A45">
                  <w:rPr>
                    <w:rFonts w:ascii="Aptos Narrow" w:hAnsi="Aptos Narrow"/>
                    <w:color w:val="000000"/>
                    <w:sz w:val="22"/>
                    <w:szCs w:val="22"/>
                    <w:rPrChange w:id="5185" w:author="Alondra Vega Pacheco" w:date="2025-09-12T18:40:00Z" w16du:dateUtc="2025-09-12T23:40:00Z">
                      <w:rPr/>
                    </w:rPrChange>
                  </w:rPr>
                  <w:delText>3.4.2.1</w:delText>
                </w:r>
              </w:del>
            </w:ins>
          </w:p>
        </w:tc>
        <w:tc>
          <w:tcPr>
            <w:tcW w:w="9296" w:type="dxa"/>
            <w:noWrap/>
            <w:vAlign w:val="bottom"/>
            <w:hideMark/>
            <w:tcPrChange w:id="5186" w:author="Alondra Vega Pacheco" w:date="2025-09-12T18:41:00Z" w16du:dateUtc="2025-09-12T23:41:00Z">
              <w:tcPr>
                <w:tcW w:w="9296" w:type="dxa"/>
                <w:gridSpan w:val="2"/>
                <w:tcBorders>
                  <w:top w:val="nil"/>
                  <w:left w:val="nil"/>
                  <w:bottom w:val="nil"/>
                  <w:right w:val="nil"/>
                </w:tcBorders>
                <w:noWrap/>
                <w:vAlign w:val="bottom"/>
                <w:hideMark/>
              </w:tcPr>
            </w:tcPrChange>
          </w:tcPr>
          <w:p w14:paraId="26DE1EF3" w14:textId="77777777" w:rsidR="001D2A45" w:rsidRPr="001D2A45" w:rsidRDefault="001D2A45">
            <w:pPr>
              <w:spacing w:line="240" w:lineRule="auto"/>
              <w:rPr>
                <w:ins w:id="5187" w:author="Alondra Vega Pacheco" w:date="2025-09-12T18:40:00Z" w16du:dateUtc="2025-09-12T23:40:00Z"/>
                <w:del w:id="5188" w:author="Sudarshan NEUPANE" w:date="2025-09-12T21:58:00Z" w16du:dateUtc="2025-09-13T01:58:00Z"/>
                <w:rFonts w:ascii="Aptos Narrow" w:hAnsi="Aptos Narrow"/>
                <w:color w:val="000000"/>
                <w:sz w:val="22"/>
                <w:szCs w:val="22"/>
                <w:rPrChange w:id="5189" w:author="Alondra Vega Pacheco" w:date="2025-09-12T18:40:00Z" w16du:dateUtc="2025-09-12T23:40:00Z">
                  <w:rPr>
                    <w:ins w:id="5190" w:author="Alondra Vega Pacheco" w:date="2025-09-12T18:40:00Z" w16du:dateUtc="2025-09-12T23:40:00Z"/>
                    <w:del w:id="5191" w:author="Sudarshan NEUPANE" w:date="2025-09-12T21:58:00Z" w16du:dateUtc="2025-09-13T01:58:00Z"/>
                  </w:rPr>
                </w:rPrChange>
              </w:rPr>
              <w:pPrChange w:id="5192" w:author="Alondra Vega Pacheco" w:date="2025-09-12T18:41:00Z" w16du:dateUtc="2025-09-12T23:41:00Z">
                <w:pPr/>
              </w:pPrChange>
            </w:pPr>
            <w:ins w:id="5193" w:author="Alondra Vega Pacheco" w:date="2025-09-12T18:40:00Z" w16du:dateUtc="2025-09-12T23:40:00Z">
              <w:del w:id="5194" w:author="Sudarshan NEUPANE" w:date="2025-09-12T21:58:00Z" w16du:dateUtc="2025-09-13T01:58:00Z">
                <w:r w:rsidRPr="001D2A45">
                  <w:rPr>
                    <w:rFonts w:ascii="Aptos Narrow" w:hAnsi="Aptos Narrow"/>
                    <w:color w:val="000000"/>
                    <w:sz w:val="22"/>
                    <w:szCs w:val="22"/>
                    <w:rPrChange w:id="5195" w:author="Alondra Vega Pacheco" w:date="2025-09-12T18:40:00Z" w16du:dateUtc="2025-09-12T23:40:00Z">
                      <w:rPr/>
                    </w:rPrChange>
                  </w:rPr>
                  <w:delText>Login / Registration Flows</w:delText>
                </w:r>
              </w:del>
            </w:ins>
          </w:p>
        </w:tc>
      </w:tr>
      <w:tr w:rsidR="001D2A45" w:rsidRPr="001D2A45" w14:paraId="2BFE2DE9" w14:textId="77777777" w:rsidTr="001D2A45">
        <w:trPr>
          <w:trHeight w:val="300"/>
          <w:ins w:id="5196" w:author="Alondra Vega Pacheco" w:date="2025-09-12T18:40:00Z"/>
          <w:del w:id="5197" w:author="Sudarshan NEUPANE" w:date="2025-09-12T21:58:00Z"/>
          <w:trPrChange w:id="5198" w:author="Alondra Vega Pacheco" w:date="2025-09-12T18:41:00Z" w16du:dateUtc="2025-09-12T23:41:00Z">
            <w:trPr>
              <w:gridAfter w:val="0"/>
              <w:trHeight w:val="300"/>
            </w:trPr>
          </w:trPrChange>
        </w:trPr>
        <w:tc>
          <w:tcPr>
            <w:tcW w:w="1256" w:type="dxa"/>
            <w:noWrap/>
            <w:vAlign w:val="bottom"/>
            <w:hideMark/>
            <w:tcPrChange w:id="5199" w:author="Alondra Vega Pacheco" w:date="2025-09-12T18:41:00Z" w16du:dateUtc="2025-09-12T23:41:00Z">
              <w:tcPr>
                <w:tcW w:w="1256" w:type="dxa"/>
                <w:gridSpan w:val="2"/>
                <w:tcBorders>
                  <w:top w:val="nil"/>
                  <w:left w:val="nil"/>
                  <w:bottom w:val="nil"/>
                  <w:right w:val="nil"/>
                </w:tcBorders>
                <w:noWrap/>
                <w:vAlign w:val="bottom"/>
                <w:hideMark/>
              </w:tcPr>
            </w:tcPrChange>
          </w:tcPr>
          <w:p w14:paraId="2B0B5B91" w14:textId="77777777" w:rsidR="001D2A45" w:rsidRPr="001D2A45" w:rsidRDefault="001D2A45">
            <w:pPr>
              <w:spacing w:line="240" w:lineRule="auto"/>
              <w:rPr>
                <w:ins w:id="5200" w:author="Alondra Vega Pacheco" w:date="2025-09-12T18:40:00Z" w16du:dateUtc="2025-09-12T23:40:00Z"/>
                <w:del w:id="5201" w:author="Sudarshan NEUPANE" w:date="2025-09-12T21:58:00Z" w16du:dateUtc="2025-09-13T01:58:00Z"/>
                <w:rFonts w:ascii="Aptos Narrow" w:hAnsi="Aptos Narrow"/>
                <w:color w:val="000000"/>
                <w:sz w:val="22"/>
                <w:szCs w:val="22"/>
                <w:rPrChange w:id="5202" w:author="Alondra Vega Pacheco" w:date="2025-09-12T18:40:00Z" w16du:dateUtc="2025-09-12T23:40:00Z">
                  <w:rPr>
                    <w:ins w:id="5203" w:author="Alondra Vega Pacheco" w:date="2025-09-12T18:40:00Z" w16du:dateUtc="2025-09-12T23:40:00Z"/>
                    <w:del w:id="5204" w:author="Sudarshan NEUPANE" w:date="2025-09-12T21:58:00Z" w16du:dateUtc="2025-09-13T01:58:00Z"/>
                  </w:rPr>
                </w:rPrChange>
              </w:rPr>
              <w:pPrChange w:id="5205" w:author="Alondra Vega Pacheco" w:date="2025-09-12T18:41:00Z" w16du:dateUtc="2025-09-12T23:41:00Z">
                <w:pPr/>
              </w:pPrChange>
            </w:pPr>
            <w:ins w:id="5206" w:author="Alondra Vega Pacheco" w:date="2025-09-12T18:40:00Z" w16du:dateUtc="2025-09-12T23:40:00Z">
              <w:del w:id="5207" w:author="Sudarshan NEUPANE" w:date="2025-09-12T21:58:00Z" w16du:dateUtc="2025-09-13T01:58:00Z">
                <w:r w:rsidRPr="001D2A45">
                  <w:rPr>
                    <w:rFonts w:ascii="Aptos Narrow" w:hAnsi="Aptos Narrow"/>
                    <w:color w:val="000000"/>
                    <w:sz w:val="22"/>
                    <w:szCs w:val="22"/>
                    <w:rPrChange w:id="5208" w:author="Alondra Vega Pacheco" w:date="2025-09-12T18:40:00Z" w16du:dateUtc="2025-09-12T23:40:00Z">
                      <w:rPr/>
                    </w:rPrChange>
                  </w:rPr>
                  <w:delText>3.4.2.2</w:delText>
                </w:r>
              </w:del>
            </w:ins>
          </w:p>
        </w:tc>
        <w:tc>
          <w:tcPr>
            <w:tcW w:w="9296" w:type="dxa"/>
            <w:noWrap/>
            <w:vAlign w:val="bottom"/>
            <w:hideMark/>
            <w:tcPrChange w:id="5209" w:author="Alondra Vega Pacheco" w:date="2025-09-12T18:41:00Z" w16du:dateUtc="2025-09-12T23:41:00Z">
              <w:tcPr>
                <w:tcW w:w="9296" w:type="dxa"/>
                <w:gridSpan w:val="2"/>
                <w:tcBorders>
                  <w:top w:val="nil"/>
                  <w:left w:val="nil"/>
                  <w:bottom w:val="nil"/>
                  <w:right w:val="nil"/>
                </w:tcBorders>
                <w:noWrap/>
                <w:vAlign w:val="bottom"/>
                <w:hideMark/>
              </w:tcPr>
            </w:tcPrChange>
          </w:tcPr>
          <w:p w14:paraId="6DC4A516" w14:textId="77777777" w:rsidR="001D2A45" w:rsidRPr="001D2A45" w:rsidRDefault="001D2A45">
            <w:pPr>
              <w:spacing w:line="240" w:lineRule="auto"/>
              <w:rPr>
                <w:ins w:id="5210" w:author="Alondra Vega Pacheco" w:date="2025-09-12T18:40:00Z" w16du:dateUtc="2025-09-12T23:40:00Z"/>
                <w:del w:id="5211" w:author="Sudarshan NEUPANE" w:date="2025-09-12T21:58:00Z" w16du:dateUtc="2025-09-13T01:58:00Z"/>
                <w:rFonts w:ascii="Aptos Narrow" w:hAnsi="Aptos Narrow"/>
                <w:color w:val="000000"/>
                <w:sz w:val="22"/>
                <w:szCs w:val="22"/>
                <w:rPrChange w:id="5212" w:author="Alondra Vega Pacheco" w:date="2025-09-12T18:40:00Z" w16du:dateUtc="2025-09-12T23:40:00Z">
                  <w:rPr>
                    <w:ins w:id="5213" w:author="Alondra Vega Pacheco" w:date="2025-09-12T18:40:00Z" w16du:dateUtc="2025-09-12T23:40:00Z"/>
                    <w:del w:id="5214" w:author="Sudarshan NEUPANE" w:date="2025-09-12T21:58:00Z" w16du:dateUtc="2025-09-13T01:58:00Z"/>
                  </w:rPr>
                </w:rPrChange>
              </w:rPr>
              <w:pPrChange w:id="5215" w:author="Alondra Vega Pacheco" w:date="2025-09-12T18:41:00Z" w16du:dateUtc="2025-09-12T23:41:00Z">
                <w:pPr/>
              </w:pPrChange>
            </w:pPr>
            <w:ins w:id="5216" w:author="Alondra Vega Pacheco" w:date="2025-09-12T18:40:00Z" w16du:dateUtc="2025-09-12T23:40:00Z">
              <w:del w:id="5217" w:author="Sudarshan NEUPANE" w:date="2025-09-12T21:58:00Z" w16du:dateUtc="2025-09-13T01:58:00Z">
                <w:r w:rsidRPr="001D2A45">
                  <w:rPr>
                    <w:rFonts w:ascii="Aptos Narrow" w:hAnsi="Aptos Narrow"/>
                    <w:color w:val="000000"/>
                    <w:sz w:val="22"/>
                    <w:szCs w:val="22"/>
                    <w:rPrChange w:id="5218" w:author="Alondra Vega Pacheco" w:date="2025-09-12T18:40:00Z" w16du:dateUtc="2025-09-12T23:40:00Z">
                      <w:rPr/>
                    </w:rPrChange>
                  </w:rPr>
                  <w:delText>Invoice Upload &amp; Review UI</w:delText>
                </w:r>
              </w:del>
            </w:ins>
          </w:p>
        </w:tc>
      </w:tr>
      <w:tr w:rsidR="001D2A45" w:rsidRPr="001D2A45" w14:paraId="679FFE1A" w14:textId="77777777" w:rsidTr="001D2A45">
        <w:trPr>
          <w:trHeight w:val="300"/>
          <w:ins w:id="5219" w:author="Alondra Vega Pacheco" w:date="2025-09-12T18:40:00Z"/>
          <w:del w:id="5220" w:author="Sudarshan NEUPANE" w:date="2025-09-12T21:58:00Z"/>
          <w:trPrChange w:id="5221" w:author="Alondra Vega Pacheco" w:date="2025-09-12T18:41:00Z" w16du:dateUtc="2025-09-12T23:41:00Z">
            <w:trPr>
              <w:gridAfter w:val="0"/>
              <w:trHeight w:val="300"/>
            </w:trPr>
          </w:trPrChange>
        </w:trPr>
        <w:tc>
          <w:tcPr>
            <w:tcW w:w="1256" w:type="dxa"/>
            <w:noWrap/>
            <w:vAlign w:val="bottom"/>
            <w:hideMark/>
            <w:tcPrChange w:id="5222" w:author="Alondra Vega Pacheco" w:date="2025-09-12T18:41:00Z" w16du:dateUtc="2025-09-12T23:41:00Z">
              <w:tcPr>
                <w:tcW w:w="1256" w:type="dxa"/>
                <w:gridSpan w:val="2"/>
                <w:tcBorders>
                  <w:top w:val="nil"/>
                  <w:left w:val="nil"/>
                  <w:bottom w:val="nil"/>
                  <w:right w:val="nil"/>
                </w:tcBorders>
                <w:noWrap/>
                <w:vAlign w:val="bottom"/>
                <w:hideMark/>
              </w:tcPr>
            </w:tcPrChange>
          </w:tcPr>
          <w:p w14:paraId="5134134B" w14:textId="77777777" w:rsidR="001D2A45" w:rsidRPr="001D2A45" w:rsidRDefault="001D2A45">
            <w:pPr>
              <w:spacing w:line="240" w:lineRule="auto"/>
              <w:rPr>
                <w:ins w:id="5223" w:author="Alondra Vega Pacheco" w:date="2025-09-12T18:40:00Z" w16du:dateUtc="2025-09-12T23:40:00Z"/>
                <w:del w:id="5224" w:author="Sudarshan NEUPANE" w:date="2025-09-12T21:58:00Z" w16du:dateUtc="2025-09-13T01:58:00Z"/>
                <w:rFonts w:ascii="Aptos Narrow" w:hAnsi="Aptos Narrow"/>
                <w:color w:val="000000"/>
                <w:sz w:val="22"/>
                <w:szCs w:val="22"/>
                <w:rPrChange w:id="5225" w:author="Alondra Vega Pacheco" w:date="2025-09-12T18:40:00Z" w16du:dateUtc="2025-09-12T23:40:00Z">
                  <w:rPr>
                    <w:ins w:id="5226" w:author="Alondra Vega Pacheco" w:date="2025-09-12T18:40:00Z" w16du:dateUtc="2025-09-12T23:40:00Z"/>
                    <w:del w:id="5227" w:author="Sudarshan NEUPANE" w:date="2025-09-12T21:58:00Z" w16du:dateUtc="2025-09-13T01:58:00Z"/>
                  </w:rPr>
                </w:rPrChange>
              </w:rPr>
              <w:pPrChange w:id="5228" w:author="Alondra Vega Pacheco" w:date="2025-09-12T18:41:00Z" w16du:dateUtc="2025-09-12T23:41:00Z">
                <w:pPr/>
              </w:pPrChange>
            </w:pPr>
            <w:ins w:id="5229" w:author="Alondra Vega Pacheco" w:date="2025-09-12T18:40:00Z" w16du:dateUtc="2025-09-12T23:40:00Z">
              <w:del w:id="5230" w:author="Sudarshan NEUPANE" w:date="2025-09-12T21:58:00Z" w16du:dateUtc="2025-09-13T01:58:00Z">
                <w:r w:rsidRPr="001D2A45">
                  <w:rPr>
                    <w:rFonts w:ascii="Aptos Narrow" w:hAnsi="Aptos Narrow"/>
                    <w:color w:val="000000"/>
                    <w:sz w:val="22"/>
                    <w:szCs w:val="22"/>
                    <w:rPrChange w:id="5231" w:author="Alondra Vega Pacheco" w:date="2025-09-12T18:40:00Z" w16du:dateUtc="2025-09-12T23:40:00Z">
                      <w:rPr/>
                    </w:rPrChange>
                  </w:rPr>
                  <w:delText>3.4.2.3</w:delText>
                </w:r>
              </w:del>
            </w:ins>
          </w:p>
        </w:tc>
        <w:tc>
          <w:tcPr>
            <w:tcW w:w="9296" w:type="dxa"/>
            <w:noWrap/>
            <w:vAlign w:val="bottom"/>
            <w:hideMark/>
            <w:tcPrChange w:id="5232" w:author="Alondra Vega Pacheco" w:date="2025-09-12T18:41:00Z" w16du:dateUtc="2025-09-12T23:41:00Z">
              <w:tcPr>
                <w:tcW w:w="9296" w:type="dxa"/>
                <w:gridSpan w:val="2"/>
                <w:tcBorders>
                  <w:top w:val="nil"/>
                  <w:left w:val="nil"/>
                  <w:bottom w:val="nil"/>
                  <w:right w:val="nil"/>
                </w:tcBorders>
                <w:noWrap/>
                <w:vAlign w:val="bottom"/>
                <w:hideMark/>
              </w:tcPr>
            </w:tcPrChange>
          </w:tcPr>
          <w:p w14:paraId="55D5014E" w14:textId="77777777" w:rsidR="001D2A45" w:rsidRPr="001D2A45" w:rsidRDefault="001D2A45">
            <w:pPr>
              <w:spacing w:line="240" w:lineRule="auto"/>
              <w:rPr>
                <w:ins w:id="5233" w:author="Alondra Vega Pacheco" w:date="2025-09-12T18:40:00Z" w16du:dateUtc="2025-09-12T23:40:00Z"/>
                <w:del w:id="5234" w:author="Sudarshan NEUPANE" w:date="2025-09-12T21:58:00Z" w16du:dateUtc="2025-09-13T01:58:00Z"/>
                <w:rFonts w:ascii="Aptos Narrow" w:hAnsi="Aptos Narrow"/>
                <w:color w:val="000000"/>
                <w:sz w:val="22"/>
                <w:szCs w:val="22"/>
                <w:rPrChange w:id="5235" w:author="Alondra Vega Pacheco" w:date="2025-09-12T18:40:00Z" w16du:dateUtc="2025-09-12T23:40:00Z">
                  <w:rPr>
                    <w:ins w:id="5236" w:author="Alondra Vega Pacheco" w:date="2025-09-12T18:40:00Z" w16du:dateUtc="2025-09-12T23:40:00Z"/>
                    <w:del w:id="5237" w:author="Sudarshan NEUPANE" w:date="2025-09-12T21:58:00Z" w16du:dateUtc="2025-09-13T01:58:00Z"/>
                  </w:rPr>
                </w:rPrChange>
              </w:rPr>
              <w:pPrChange w:id="5238" w:author="Alondra Vega Pacheco" w:date="2025-09-12T18:41:00Z" w16du:dateUtc="2025-09-12T23:41:00Z">
                <w:pPr/>
              </w:pPrChange>
            </w:pPr>
            <w:ins w:id="5239" w:author="Alondra Vega Pacheco" w:date="2025-09-12T18:40:00Z" w16du:dateUtc="2025-09-12T23:40:00Z">
              <w:del w:id="5240" w:author="Sudarshan NEUPANE" w:date="2025-09-12T21:58:00Z" w16du:dateUtc="2025-09-13T01:58:00Z">
                <w:r w:rsidRPr="001D2A45">
                  <w:rPr>
                    <w:rFonts w:ascii="Aptos Narrow" w:hAnsi="Aptos Narrow"/>
                    <w:color w:val="000000"/>
                    <w:sz w:val="22"/>
                    <w:szCs w:val="22"/>
                    <w:rPrChange w:id="5241" w:author="Alondra Vega Pacheco" w:date="2025-09-12T18:40:00Z" w16du:dateUtc="2025-09-12T23:40:00Z">
                      <w:rPr/>
                    </w:rPrChange>
                  </w:rPr>
                  <w:delText>Payment Workflow UI</w:delText>
                </w:r>
              </w:del>
            </w:ins>
          </w:p>
        </w:tc>
      </w:tr>
      <w:tr w:rsidR="001D2A45" w:rsidRPr="001D2A45" w14:paraId="6036C599" w14:textId="77777777" w:rsidTr="001D2A45">
        <w:trPr>
          <w:trHeight w:val="300"/>
          <w:ins w:id="5242" w:author="Alondra Vega Pacheco" w:date="2025-09-12T18:40:00Z"/>
          <w:del w:id="5243" w:author="Sudarshan NEUPANE" w:date="2025-09-12T21:58:00Z"/>
          <w:trPrChange w:id="5244" w:author="Alondra Vega Pacheco" w:date="2025-09-12T18:41:00Z" w16du:dateUtc="2025-09-12T23:41:00Z">
            <w:trPr>
              <w:gridAfter w:val="0"/>
              <w:trHeight w:val="300"/>
            </w:trPr>
          </w:trPrChange>
        </w:trPr>
        <w:tc>
          <w:tcPr>
            <w:tcW w:w="1256" w:type="dxa"/>
            <w:noWrap/>
            <w:vAlign w:val="bottom"/>
            <w:hideMark/>
            <w:tcPrChange w:id="5245" w:author="Alondra Vega Pacheco" w:date="2025-09-12T18:41:00Z" w16du:dateUtc="2025-09-12T23:41:00Z">
              <w:tcPr>
                <w:tcW w:w="1256" w:type="dxa"/>
                <w:gridSpan w:val="2"/>
                <w:tcBorders>
                  <w:top w:val="nil"/>
                  <w:left w:val="nil"/>
                  <w:bottom w:val="nil"/>
                  <w:right w:val="nil"/>
                </w:tcBorders>
                <w:noWrap/>
                <w:vAlign w:val="bottom"/>
                <w:hideMark/>
              </w:tcPr>
            </w:tcPrChange>
          </w:tcPr>
          <w:p w14:paraId="7FE41371" w14:textId="77777777" w:rsidR="001D2A45" w:rsidRPr="001D2A45" w:rsidRDefault="001D2A45">
            <w:pPr>
              <w:spacing w:line="240" w:lineRule="auto"/>
              <w:rPr>
                <w:ins w:id="5246" w:author="Alondra Vega Pacheco" w:date="2025-09-12T18:40:00Z" w16du:dateUtc="2025-09-12T23:40:00Z"/>
                <w:del w:id="5247" w:author="Sudarshan NEUPANE" w:date="2025-09-12T21:58:00Z" w16du:dateUtc="2025-09-13T01:58:00Z"/>
                <w:rFonts w:ascii="Aptos Narrow" w:hAnsi="Aptos Narrow"/>
                <w:color w:val="000000"/>
                <w:sz w:val="22"/>
                <w:szCs w:val="22"/>
                <w:rPrChange w:id="5248" w:author="Alondra Vega Pacheco" w:date="2025-09-12T18:40:00Z" w16du:dateUtc="2025-09-12T23:40:00Z">
                  <w:rPr>
                    <w:ins w:id="5249" w:author="Alondra Vega Pacheco" w:date="2025-09-12T18:40:00Z" w16du:dateUtc="2025-09-12T23:40:00Z"/>
                    <w:del w:id="5250" w:author="Sudarshan NEUPANE" w:date="2025-09-12T21:58:00Z" w16du:dateUtc="2025-09-13T01:58:00Z"/>
                  </w:rPr>
                </w:rPrChange>
              </w:rPr>
              <w:pPrChange w:id="5251" w:author="Alondra Vega Pacheco" w:date="2025-09-12T18:41:00Z" w16du:dateUtc="2025-09-12T23:41:00Z">
                <w:pPr/>
              </w:pPrChange>
            </w:pPr>
            <w:ins w:id="5252" w:author="Alondra Vega Pacheco" w:date="2025-09-12T18:40:00Z" w16du:dateUtc="2025-09-12T23:40:00Z">
              <w:del w:id="5253" w:author="Sudarshan NEUPANE" w:date="2025-09-12T21:58:00Z" w16du:dateUtc="2025-09-13T01:58:00Z">
                <w:r w:rsidRPr="001D2A45">
                  <w:rPr>
                    <w:rFonts w:ascii="Aptos Narrow" w:hAnsi="Aptos Narrow"/>
                    <w:color w:val="000000"/>
                    <w:sz w:val="22"/>
                    <w:szCs w:val="22"/>
                    <w:rPrChange w:id="5254" w:author="Alondra Vega Pacheco" w:date="2025-09-12T18:40:00Z" w16du:dateUtc="2025-09-12T23:40:00Z">
                      <w:rPr/>
                    </w:rPrChange>
                  </w:rPr>
                  <w:delText>3.4.2.4</w:delText>
                </w:r>
              </w:del>
            </w:ins>
          </w:p>
        </w:tc>
        <w:tc>
          <w:tcPr>
            <w:tcW w:w="9296" w:type="dxa"/>
            <w:noWrap/>
            <w:vAlign w:val="bottom"/>
            <w:hideMark/>
            <w:tcPrChange w:id="5255" w:author="Alondra Vega Pacheco" w:date="2025-09-12T18:41:00Z" w16du:dateUtc="2025-09-12T23:41:00Z">
              <w:tcPr>
                <w:tcW w:w="9296" w:type="dxa"/>
                <w:gridSpan w:val="2"/>
                <w:tcBorders>
                  <w:top w:val="nil"/>
                  <w:left w:val="nil"/>
                  <w:bottom w:val="nil"/>
                  <w:right w:val="nil"/>
                </w:tcBorders>
                <w:noWrap/>
                <w:vAlign w:val="bottom"/>
                <w:hideMark/>
              </w:tcPr>
            </w:tcPrChange>
          </w:tcPr>
          <w:p w14:paraId="6BCADABF" w14:textId="77777777" w:rsidR="001D2A45" w:rsidRPr="001D2A45" w:rsidRDefault="001D2A45">
            <w:pPr>
              <w:spacing w:line="240" w:lineRule="auto"/>
              <w:rPr>
                <w:ins w:id="5256" w:author="Alondra Vega Pacheco" w:date="2025-09-12T18:40:00Z" w16du:dateUtc="2025-09-12T23:40:00Z"/>
                <w:del w:id="5257" w:author="Sudarshan NEUPANE" w:date="2025-09-12T21:58:00Z" w16du:dateUtc="2025-09-13T01:58:00Z"/>
                <w:rFonts w:ascii="Aptos Narrow" w:hAnsi="Aptos Narrow"/>
                <w:color w:val="000000"/>
                <w:sz w:val="22"/>
                <w:szCs w:val="22"/>
                <w:rPrChange w:id="5258" w:author="Alondra Vega Pacheco" w:date="2025-09-12T18:40:00Z" w16du:dateUtc="2025-09-12T23:40:00Z">
                  <w:rPr>
                    <w:ins w:id="5259" w:author="Alondra Vega Pacheco" w:date="2025-09-12T18:40:00Z" w16du:dateUtc="2025-09-12T23:40:00Z"/>
                    <w:del w:id="5260" w:author="Sudarshan NEUPANE" w:date="2025-09-12T21:58:00Z" w16du:dateUtc="2025-09-13T01:58:00Z"/>
                  </w:rPr>
                </w:rPrChange>
              </w:rPr>
              <w:pPrChange w:id="5261" w:author="Alondra Vega Pacheco" w:date="2025-09-12T18:41:00Z" w16du:dateUtc="2025-09-12T23:41:00Z">
                <w:pPr/>
              </w:pPrChange>
            </w:pPr>
            <w:ins w:id="5262" w:author="Alondra Vega Pacheco" w:date="2025-09-12T18:40:00Z" w16du:dateUtc="2025-09-12T23:40:00Z">
              <w:del w:id="5263" w:author="Sudarshan NEUPANE" w:date="2025-09-12T21:58:00Z" w16du:dateUtc="2025-09-13T01:58:00Z">
                <w:r w:rsidRPr="001D2A45">
                  <w:rPr>
                    <w:rFonts w:ascii="Aptos Narrow" w:hAnsi="Aptos Narrow"/>
                    <w:color w:val="000000"/>
                    <w:sz w:val="22"/>
                    <w:szCs w:val="22"/>
                    <w:rPrChange w:id="5264" w:author="Alondra Vega Pacheco" w:date="2025-09-12T18:40:00Z" w16du:dateUtc="2025-09-12T23:40:00Z">
                      <w:rPr/>
                    </w:rPrChange>
                  </w:rPr>
                  <w:delText>EVV Clock-in / Clock-out UI</w:delText>
                </w:r>
              </w:del>
            </w:ins>
          </w:p>
        </w:tc>
      </w:tr>
      <w:tr w:rsidR="001D2A45" w:rsidRPr="001D2A45" w14:paraId="3D0694FF" w14:textId="77777777" w:rsidTr="001D2A45">
        <w:trPr>
          <w:trHeight w:val="300"/>
          <w:ins w:id="5265" w:author="Alondra Vega Pacheco" w:date="2025-09-12T18:40:00Z"/>
          <w:del w:id="5266" w:author="Sudarshan NEUPANE" w:date="2025-09-12T21:58:00Z"/>
          <w:trPrChange w:id="5267" w:author="Alondra Vega Pacheco" w:date="2025-09-12T18:41:00Z" w16du:dateUtc="2025-09-12T23:41:00Z">
            <w:trPr>
              <w:gridAfter w:val="0"/>
              <w:trHeight w:val="300"/>
            </w:trPr>
          </w:trPrChange>
        </w:trPr>
        <w:tc>
          <w:tcPr>
            <w:tcW w:w="1256" w:type="dxa"/>
            <w:noWrap/>
            <w:vAlign w:val="bottom"/>
            <w:hideMark/>
            <w:tcPrChange w:id="5268" w:author="Alondra Vega Pacheco" w:date="2025-09-12T18:41:00Z" w16du:dateUtc="2025-09-12T23:41:00Z">
              <w:tcPr>
                <w:tcW w:w="1256" w:type="dxa"/>
                <w:gridSpan w:val="2"/>
                <w:tcBorders>
                  <w:top w:val="nil"/>
                  <w:left w:val="nil"/>
                  <w:bottom w:val="nil"/>
                  <w:right w:val="nil"/>
                </w:tcBorders>
                <w:noWrap/>
                <w:vAlign w:val="bottom"/>
                <w:hideMark/>
              </w:tcPr>
            </w:tcPrChange>
          </w:tcPr>
          <w:p w14:paraId="3047744C" w14:textId="77777777" w:rsidR="001D2A45" w:rsidRPr="001D2A45" w:rsidRDefault="001D2A45">
            <w:pPr>
              <w:spacing w:line="240" w:lineRule="auto"/>
              <w:rPr>
                <w:ins w:id="5269" w:author="Alondra Vega Pacheco" w:date="2025-09-12T18:40:00Z" w16du:dateUtc="2025-09-12T23:40:00Z"/>
                <w:del w:id="5270" w:author="Sudarshan NEUPANE" w:date="2025-09-12T21:58:00Z" w16du:dateUtc="2025-09-13T01:58:00Z"/>
                <w:rFonts w:ascii="Aptos Narrow" w:hAnsi="Aptos Narrow"/>
                <w:color w:val="000000"/>
                <w:sz w:val="22"/>
                <w:szCs w:val="22"/>
                <w:rPrChange w:id="5271" w:author="Alondra Vega Pacheco" w:date="2025-09-12T18:40:00Z" w16du:dateUtc="2025-09-12T23:40:00Z">
                  <w:rPr>
                    <w:ins w:id="5272" w:author="Alondra Vega Pacheco" w:date="2025-09-12T18:40:00Z" w16du:dateUtc="2025-09-12T23:40:00Z"/>
                    <w:del w:id="5273" w:author="Sudarshan NEUPANE" w:date="2025-09-12T21:58:00Z" w16du:dateUtc="2025-09-13T01:58:00Z"/>
                  </w:rPr>
                </w:rPrChange>
              </w:rPr>
              <w:pPrChange w:id="5274" w:author="Alondra Vega Pacheco" w:date="2025-09-12T18:41:00Z" w16du:dateUtc="2025-09-12T23:41:00Z">
                <w:pPr/>
              </w:pPrChange>
            </w:pPr>
            <w:ins w:id="5275" w:author="Alondra Vega Pacheco" w:date="2025-09-12T18:40:00Z" w16du:dateUtc="2025-09-12T23:40:00Z">
              <w:del w:id="5276" w:author="Sudarshan NEUPANE" w:date="2025-09-12T21:58:00Z" w16du:dateUtc="2025-09-13T01:58:00Z">
                <w:r w:rsidRPr="001D2A45">
                  <w:rPr>
                    <w:rFonts w:ascii="Aptos Narrow" w:hAnsi="Aptos Narrow"/>
                    <w:color w:val="000000"/>
                    <w:sz w:val="22"/>
                    <w:szCs w:val="22"/>
                    <w:rPrChange w:id="5277" w:author="Alondra Vega Pacheco" w:date="2025-09-12T18:40:00Z" w16du:dateUtc="2025-09-12T23:40:00Z">
                      <w:rPr/>
                    </w:rPrChange>
                  </w:rPr>
                  <w:delText>3.4.2.5</w:delText>
                </w:r>
              </w:del>
            </w:ins>
          </w:p>
        </w:tc>
        <w:tc>
          <w:tcPr>
            <w:tcW w:w="9296" w:type="dxa"/>
            <w:noWrap/>
            <w:vAlign w:val="bottom"/>
            <w:hideMark/>
            <w:tcPrChange w:id="5278" w:author="Alondra Vega Pacheco" w:date="2025-09-12T18:41:00Z" w16du:dateUtc="2025-09-12T23:41:00Z">
              <w:tcPr>
                <w:tcW w:w="9296" w:type="dxa"/>
                <w:gridSpan w:val="2"/>
                <w:tcBorders>
                  <w:top w:val="nil"/>
                  <w:left w:val="nil"/>
                  <w:bottom w:val="nil"/>
                  <w:right w:val="nil"/>
                </w:tcBorders>
                <w:noWrap/>
                <w:vAlign w:val="bottom"/>
                <w:hideMark/>
              </w:tcPr>
            </w:tcPrChange>
          </w:tcPr>
          <w:p w14:paraId="404548CC" w14:textId="77777777" w:rsidR="001D2A45" w:rsidRPr="001D2A45" w:rsidRDefault="001D2A45">
            <w:pPr>
              <w:spacing w:line="240" w:lineRule="auto"/>
              <w:rPr>
                <w:ins w:id="5279" w:author="Alondra Vega Pacheco" w:date="2025-09-12T18:40:00Z" w16du:dateUtc="2025-09-12T23:40:00Z"/>
                <w:del w:id="5280" w:author="Sudarshan NEUPANE" w:date="2025-09-12T21:58:00Z" w16du:dateUtc="2025-09-13T01:58:00Z"/>
                <w:rFonts w:ascii="Aptos Narrow" w:hAnsi="Aptos Narrow"/>
                <w:color w:val="000000"/>
                <w:sz w:val="22"/>
                <w:szCs w:val="22"/>
                <w:rPrChange w:id="5281" w:author="Alondra Vega Pacheco" w:date="2025-09-12T18:40:00Z" w16du:dateUtc="2025-09-12T23:40:00Z">
                  <w:rPr>
                    <w:ins w:id="5282" w:author="Alondra Vega Pacheco" w:date="2025-09-12T18:40:00Z" w16du:dateUtc="2025-09-12T23:40:00Z"/>
                    <w:del w:id="5283" w:author="Sudarshan NEUPANE" w:date="2025-09-12T21:58:00Z" w16du:dateUtc="2025-09-13T01:58:00Z"/>
                  </w:rPr>
                </w:rPrChange>
              </w:rPr>
              <w:pPrChange w:id="5284" w:author="Alondra Vega Pacheco" w:date="2025-09-12T18:41:00Z" w16du:dateUtc="2025-09-12T23:41:00Z">
                <w:pPr/>
              </w:pPrChange>
            </w:pPr>
            <w:ins w:id="5285" w:author="Alondra Vega Pacheco" w:date="2025-09-12T18:40:00Z" w16du:dateUtc="2025-09-12T23:40:00Z">
              <w:del w:id="5286" w:author="Sudarshan NEUPANE" w:date="2025-09-12T21:58:00Z" w16du:dateUtc="2025-09-13T01:58:00Z">
                <w:r w:rsidRPr="001D2A45">
                  <w:rPr>
                    <w:rFonts w:ascii="Aptos Narrow" w:hAnsi="Aptos Narrow"/>
                    <w:color w:val="000000"/>
                    <w:sz w:val="22"/>
                    <w:szCs w:val="22"/>
                    <w:rPrChange w:id="5287" w:author="Alondra Vega Pacheco" w:date="2025-09-12T18:40:00Z" w16du:dateUtc="2025-09-12T23:40:00Z">
                      <w:rPr/>
                    </w:rPrChange>
                  </w:rPr>
                  <w:delText>Home Page UI</w:delText>
                </w:r>
              </w:del>
            </w:ins>
          </w:p>
        </w:tc>
      </w:tr>
      <w:tr w:rsidR="001D2A45" w:rsidRPr="001D2A45" w14:paraId="2E595A30" w14:textId="77777777" w:rsidTr="001D2A45">
        <w:trPr>
          <w:trHeight w:val="300"/>
          <w:ins w:id="5288" w:author="Alondra Vega Pacheco" w:date="2025-09-12T18:40:00Z"/>
          <w:del w:id="5289" w:author="Sudarshan NEUPANE" w:date="2025-09-12T21:58:00Z"/>
          <w:trPrChange w:id="5290" w:author="Alondra Vega Pacheco" w:date="2025-09-12T18:41:00Z" w16du:dateUtc="2025-09-12T23:41:00Z">
            <w:trPr>
              <w:gridAfter w:val="0"/>
              <w:trHeight w:val="300"/>
            </w:trPr>
          </w:trPrChange>
        </w:trPr>
        <w:tc>
          <w:tcPr>
            <w:tcW w:w="1256" w:type="dxa"/>
            <w:noWrap/>
            <w:vAlign w:val="bottom"/>
            <w:hideMark/>
            <w:tcPrChange w:id="5291" w:author="Alondra Vega Pacheco" w:date="2025-09-12T18:41:00Z" w16du:dateUtc="2025-09-12T23:41:00Z">
              <w:tcPr>
                <w:tcW w:w="1256" w:type="dxa"/>
                <w:gridSpan w:val="2"/>
                <w:tcBorders>
                  <w:top w:val="nil"/>
                  <w:left w:val="nil"/>
                  <w:bottom w:val="nil"/>
                  <w:right w:val="nil"/>
                </w:tcBorders>
                <w:noWrap/>
                <w:vAlign w:val="bottom"/>
                <w:hideMark/>
              </w:tcPr>
            </w:tcPrChange>
          </w:tcPr>
          <w:p w14:paraId="408EE124" w14:textId="77777777" w:rsidR="001D2A45" w:rsidRPr="001D2A45" w:rsidRDefault="001D2A45">
            <w:pPr>
              <w:spacing w:line="240" w:lineRule="auto"/>
              <w:rPr>
                <w:ins w:id="5292" w:author="Alondra Vega Pacheco" w:date="2025-09-12T18:40:00Z" w16du:dateUtc="2025-09-12T23:40:00Z"/>
                <w:del w:id="5293" w:author="Sudarshan NEUPANE" w:date="2025-09-12T21:58:00Z" w16du:dateUtc="2025-09-13T01:58:00Z"/>
                <w:rFonts w:ascii="Aptos Narrow" w:hAnsi="Aptos Narrow"/>
                <w:color w:val="000000"/>
                <w:sz w:val="22"/>
                <w:szCs w:val="22"/>
                <w:rPrChange w:id="5294" w:author="Alondra Vega Pacheco" w:date="2025-09-12T18:40:00Z" w16du:dateUtc="2025-09-12T23:40:00Z">
                  <w:rPr>
                    <w:ins w:id="5295" w:author="Alondra Vega Pacheco" w:date="2025-09-12T18:40:00Z" w16du:dateUtc="2025-09-12T23:40:00Z"/>
                    <w:del w:id="5296" w:author="Sudarshan NEUPANE" w:date="2025-09-12T21:58:00Z" w16du:dateUtc="2025-09-13T01:58:00Z"/>
                  </w:rPr>
                </w:rPrChange>
              </w:rPr>
              <w:pPrChange w:id="5297" w:author="Alondra Vega Pacheco" w:date="2025-09-12T18:41:00Z" w16du:dateUtc="2025-09-12T23:41:00Z">
                <w:pPr/>
              </w:pPrChange>
            </w:pPr>
            <w:ins w:id="5298" w:author="Alondra Vega Pacheco" w:date="2025-09-12T18:40:00Z" w16du:dateUtc="2025-09-12T23:40:00Z">
              <w:del w:id="5299" w:author="Sudarshan NEUPANE" w:date="2025-09-12T21:58:00Z" w16du:dateUtc="2025-09-13T01:58:00Z">
                <w:r w:rsidRPr="001D2A45">
                  <w:rPr>
                    <w:rFonts w:ascii="Aptos Narrow" w:hAnsi="Aptos Narrow"/>
                    <w:color w:val="000000"/>
                    <w:sz w:val="22"/>
                    <w:szCs w:val="22"/>
                    <w:rPrChange w:id="5300" w:author="Alondra Vega Pacheco" w:date="2025-09-12T18:40:00Z" w16du:dateUtc="2025-09-12T23:40:00Z">
                      <w:rPr/>
                    </w:rPrChange>
                  </w:rPr>
                  <w:delText>3.4.2.6</w:delText>
                </w:r>
              </w:del>
            </w:ins>
          </w:p>
        </w:tc>
        <w:tc>
          <w:tcPr>
            <w:tcW w:w="9296" w:type="dxa"/>
            <w:noWrap/>
            <w:vAlign w:val="bottom"/>
            <w:hideMark/>
            <w:tcPrChange w:id="5301" w:author="Alondra Vega Pacheco" w:date="2025-09-12T18:41:00Z" w16du:dateUtc="2025-09-12T23:41:00Z">
              <w:tcPr>
                <w:tcW w:w="9296" w:type="dxa"/>
                <w:gridSpan w:val="2"/>
                <w:tcBorders>
                  <w:top w:val="nil"/>
                  <w:left w:val="nil"/>
                  <w:bottom w:val="nil"/>
                  <w:right w:val="nil"/>
                </w:tcBorders>
                <w:noWrap/>
                <w:vAlign w:val="bottom"/>
                <w:hideMark/>
              </w:tcPr>
            </w:tcPrChange>
          </w:tcPr>
          <w:p w14:paraId="445FE823" w14:textId="77777777" w:rsidR="001D2A45" w:rsidRPr="001D2A45" w:rsidRDefault="001D2A45">
            <w:pPr>
              <w:spacing w:line="240" w:lineRule="auto"/>
              <w:rPr>
                <w:ins w:id="5302" w:author="Alondra Vega Pacheco" w:date="2025-09-12T18:40:00Z" w16du:dateUtc="2025-09-12T23:40:00Z"/>
                <w:del w:id="5303" w:author="Sudarshan NEUPANE" w:date="2025-09-12T21:58:00Z" w16du:dateUtc="2025-09-13T01:58:00Z"/>
                <w:rFonts w:ascii="Aptos Narrow" w:hAnsi="Aptos Narrow"/>
                <w:color w:val="000000"/>
                <w:sz w:val="22"/>
                <w:szCs w:val="22"/>
                <w:rPrChange w:id="5304" w:author="Alondra Vega Pacheco" w:date="2025-09-12T18:40:00Z" w16du:dateUtc="2025-09-12T23:40:00Z">
                  <w:rPr>
                    <w:ins w:id="5305" w:author="Alondra Vega Pacheco" w:date="2025-09-12T18:40:00Z" w16du:dateUtc="2025-09-12T23:40:00Z"/>
                    <w:del w:id="5306" w:author="Sudarshan NEUPANE" w:date="2025-09-12T21:58:00Z" w16du:dateUtc="2025-09-13T01:58:00Z"/>
                  </w:rPr>
                </w:rPrChange>
              </w:rPr>
              <w:pPrChange w:id="5307" w:author="Alondra Vega Pacheco" w:date="2025-09-12T18:41:00Z" w16du:dateUtc="2025-09-12T23:41:00Z">
                <w:pPr/>
              </w:pPrChange>
            </w:pPr>
            <w:ins w:id="5308" w:author="Alondra Vega Pacheco" w:date="2025-09-12T18:40:00Z" w16du:dateUtc="2025-09-12T23:40:00Z">
              <w:del w:id="5309" w:author="Sudarshan NEUPANE" w:date="2025-09-12T21:58:00Z" w16du:dateUtc="2025-09-13T01:58:00Z">
                <w:r w:rsidRPr="001D2A45">
                  <w:rPr>
                    <w:rFonts w:ascii="Aptos Narrow" w:hAnsi="Aptos Narrow"/>
                    <w:color w:val="000000"/>
                    <w:sz w:val="22"/>
                    <w:szCs w:val="22"/>
                    <w:rPrChange w:id="5310" w:author="Alondra Vega Pacheco" w:date="2025-09-12T18:40:00Z" w16du:dateUtc="2025-09-12T23:40:00Z">
                      <w:rPr/>
                    </w:rPrChange>
                  </w:rPr>
                  <w:delText>In-App Live Chat (Frontend)</w:delText>
                </w:r>
              </w:del>
            </w:ins>
          </w:p>
        </w:tc>
      </w:tr>
      <w:tr w:rsidR="001D2A45" w:rsidRPr="001D2A45" w14:paraId="360E6D24" w14:textId="77777777" w:rsidTr="001D2A45">
        <w:trPr>
          <w:trHeight w:val="300"/>
          <w:ins w:id="5311" w:author="Alondra Vega Pacheco" w:date="2025-09-12T18:40:00Z"/>
          <w:del w:id="5312" w:author="Sudarshan NEUPANE" w:date="2025-09-12T21:58:00Z"/>
          <w:trPrChange w:id="5313" w:author="Alondra Vega Pacheco" w:date="2025-09-12T18:41:00Z" w16du:dateUtc="2025-09-12T23:41:00Z">
            <w:trPr>
              <w:gridAfter w:val="0"/>
              <w:trHeight w:val="300"/>
            </w:trPr>
          </w:trPrChange>
        </w:trPr>
        <w:tc>
          <w:tcPr>
            <w:tcW w:w="1256" w:type="dxa"/>
            <w:noWrap/>
            <w:vAlign w:val="bottom"/>
            <w:hideMark/>
            <w:tcPrChange w:id="5314" w:author="Alondra Vega Pacheco" w:date="2025-09-12T18:41:00Z" w16du:dateUtc="2025-09-12T23:41:00Z">
              <w:tcPr>
                <w:tcW w:w="1256" w:type="dxa"/>
                <w:gridSpan w:val="2"/>
                <w:tcBorders>
                  <w:top w:val="nil"/>
                  <w:left w:val="nil"/>
                  <w:bottom w:val="nil"/>
                  <w:right w:val="nil"/>
                </w:tcBorders>
                <w:noWrap/>
                <w:vAlign w:val="bottom"/>
                <w:hideMark/>
              </w:tcPr>
            </w:tcPrChange>
          </w:tcPr>
          <w:p w14:paraId="34E5A440" w14:textId="77777777" w:rsidR="001D2A45" w:rsidRPr="001D2A45" w:rsidRDefault="001D2A45">
            <w:pPr>
              <w:spacing w:line="240" w:lineRule="auto"/>
              <w:rPr>
                <w:ins w:id="5315" w:author="Alondra Vega Pacheco" w:date="2025-09-12T18:40:00Z" w16du:dateUtc="2025-09-12T23:40:00Z"/>
                <w:del w:id="5316" w:author="Sudarshan NEUPANE" w:date="2025-09-12T21:58:00Z" w16du:dateUtc="2025-09-13T01:58:00Z"/>
                <w:rFonts w:ascii="Aptos Narrow" w:hAnsi="Aptos Narrow"/>
                <w:color w:val="000000"/>
                <w:sz w:val="22"/>
                <w:szCs w:val="22"/>
                <w:rPrChange w:id="5317" w:author="Alondra Vega Pacheco" w:date="2025-09-12T18:40:00Z" w16du:dateUtc="2025-09-12T23:40:00Z">
                  <w:rPr>
                    <w:ins w:id="5318" w:author="Alondra Vega Pacheco" w:date="2025-09-12T18:40:00Z" w16du:dateUtc="2025-09-12T23:40:00Z"/>
                    <w:del w:id="5319" w:author="Sudarshan NEUPANE" w:date="2025-09-12T21:58:00Z" w16du:dateUtc="2025-09-13T01:58:00Z"/>
                  </w:rPr>
                </w:rPrChange>
              </w:rPr>
              <w:pPrChange w:id="5320" w:author="Alondra Vega Pacheco" w:date="2025-09-12T18:41:00Z" w16du:dateUtc="2025-09-12T23:41:00Z">
                <w:pPr/>
              </w:pPrChange>
            </w:pPr>
            <w:ins w:id="5321" w:author="Alondra Vega Pacheco" w:date="2025-09-12T18:40:00Z" w16du:dateUtc="2025-09-12T23:40:00Z">
              <w:del w:id="5322" w:author="Sudarshan NEUPANE" w:date="2025-09-12T21:58:00Z" w16du:dateUtc="2025-09-13T01:58:00Z">
                <w:r w:rsidRPr="001D2A45">
                  <w:rPr>
                    <w:rFonts w:ascii="Aptos Narrow" w:hAnsi="Aptos Narrow"/>
                    <w:color w:val="000000"/>
                    <w:sz w:val="22"/>
                    <w:szCs w:val="22"/>
                    <w:rPrChange w:id="5323" w:author="Alondra Vega Pacheco" w:date="2025-09-12T18:40:00Z" w16du:dateUtc="2025-09-12T23:40:00Z">
                      <w:rPr/>
                    </w:rPrChange>
                  </w:rPr>
                  <w:delText>3.4.2.7</w:delText>
                </w:r>
              </w:del>
            </w:ins>
          </w:p>
        </w:tc>
        <w:tc>
          <w:tcPr>
            <w:tcW w:w="9296" w:type="dxa"/>
            <w:noWrap/>
            <w:vAlign w:val="bottom"/>
            <w:hideMark/>
            <w:tcPrChange w:id="5324" w:author="Alondra Vega Pacheco" w:date="2025-09-12T18:41:00Z" w16du:dateUtc="2025-09-12T23:41:00Z">
              <w:tcPr>
                <w:tcW w:w="9296" w:type="dxa"/>
                <w:gridSpan w:val="2"/>
                <w:tcBorders>
                  <w:top w:val="nil"/>
                  <w:left w:val="nil"/>
                  <w:bottom w:val="nil"/>
                  <w:right w:val="nil"/>
                </w:tcBorders>
                <w:noWrap/>
                <w:vAlign w:val="bottom"/>
                <w:hideMark/>
              </w:tcPr>
            </w:tcPrChange>
          </w:tcPr>
          <w:p w14:paraId="68DB09A8" w14:textId="77777777" w:rsidR="001D2A45" w:rsidRPr="001D2A45" w:rsidRDefault="001D2A45">
            <w:pPr>
              <w:spacing w:line="240" w:lineRule="auto"/>
              <w:rPr>
                <w:ins w:id="5325" w:author="Alondra Vega Pacheco" w:date="2025-09-12T18:40:00Z" w16du:dateUtc="2025-09-12T23:40:00Z"/>
                <w:del w:id="5326" w:author="Sudarshan NEUPANE" w:date="2025-09-12T21:58:00Z" w16du:dateUtc="2025-09-13T01:58:00Z"/>
                <w:rFonts w:ascii="Aptos Narrow" w:hAnsi="Aptos Narrow"/>
                <w:color w:val="000000"/>
                <w:sz w:val="22"/>
                <w:szCs w:val="22"/>
                <w:rPrChange w:id="5327" w:author="Alondra Vega Pacheco" w:date="2025-09-12T18:40:00Z" w16du:dateUtc="2025-09-12T23:40:00Z">
                  <w:rPr>
                    <w:ins w:id="5328" w:author="Alondra Vega Pacheco" w:date="2025-09-12T18:40:00Z" w16du:dateUtc="2025-09-12T23:40:00Z"/>
                    <w:del w:id="5329" w:author="Sudarshan NEUPANE" w:date="2025-09-12T21:58:00Z" w16du:dateUtc="2025-09-13T01:58:00Z"/>
                  </w:rPr>
                </w:rPrChange>
              </w:rPr>
              <w:pPrChange w:id="5330" w:author="Alondra Vega Pacheco" w:date="2025-09-12T18:41:00Z" w16du:dateUtc="2025-09-12T23:41:00Z">
                <w:pPr/>
              </w:pPrChange>
            </w:pPr>
            <w:ins w:id="5331" w:author="Alondra Vega Pacheco" w:date="2025-09-12T18:40:00Z" w16du:dateUtc="2025-09-12T23:40:00Z">
              <w:del w:id="5332" w:author="Sudarshan NEUPANE" w:date="2025-09-12T21:58:00Z" w16du:dateUtc="2025-09-13T01:58:00Z">
                <w:r w:rsidRPr="001D2A45">
                  <w:rPr>
                    <w:rFonts w:ascii="Aptos Narrow" w:hAnsi="Aptos Narrow"/>
                    <w:color w:val="000000"/>
                    <w:sz w:val="22"/>
                    <w:szCs w:val="22"/>
                    <w:rPrChange w:id="5333" w:author="Alondra Vega Pacheco" w:date="2025-09-12T18:40:00Z" w16du:dateUtc="2025-09-12T23:40:00Z">
                      <w:rPr/>
                    </w:rPrChange>
                  </w:rPr>
                  <w:delText>Symptom &amp; Allergy Workflow UI</w:delText>
                </w:r>
              </w:del>
            </w:ins>
          </w:p>
        </w:tc>
      </w:tr>
      <w:tr w:rsidR="001D2A45" w:rsidRPr="001D2A45" w14:paraId="44E308FC" w14:textId="77777777" w:rsidTr="001D2A45">
        <w:trPr>
          <w:trHeight w:val="300"/>
          <w:ins w:id="5334" w:author="Alondra Vega Pacheco" w:date="2025-09-12T18:40:00Z"/>
          <w:del w:id="5335" w:author="Sudarshan NEUPANE" w:date="2025-09-12T21:58:00Z"/>
          <w:trPrChange w:id="5336" w:author="Alondra Vega Pacheco" w:date="2025-09-12T18:41:00Z" w16du:dateUtc="2025-09-12T23:41:00Z">
            <w:trPr>
              <w:gridAfter w:val="0"/>
              <w:trHeight w:val="300"/>
            </w:trPr>
          </w:trPrChange>
        </w:trPr>
        <w:tc>
          <w:tcPr>
            <w:tcW w:w="1256" w:type="dxa"/>
            <w:noWrap/>
            <w:vAlign w:val="bottom"/>
            <w:hideMark/>
            <w:tcPrChange w:id="5337" w:author="Alondra Vega Pacheco" w:date="2025-09-12T18:41:00Z" w16du:dateUtc="2025-09-12T23:41:00Z">
              <w:tcPr>
                <w:tcW w:w="1256" w:type="dxa"/>
                <w:gridSpan w:val="2"/>
                <w:tcBorders>
                  <w:top w:val="nil"/>
                  <w:left w:val="nil"/>
                  <w:bottom w:val="nil"/>
                  <w:right w:val="nil"/>
                </w:tcBorders>
                <w:noWrap/>
                <w:vAlign w:val="bottom"/>
                <w:hideMark/>
              </w:tcPr>
            </w:tcPrChange>
          </w:tcPr>
          <w:p w14:paraId="627DC243" w14:textId="77777777" w:rsidR="001D2A45" w:rsidRPr="001D2A45" w:rsidRDefault="001D2A45">
            <w:pPr>
              <w:spacing w:line="240" w:lineRule="auto"/>
              <w:rPr>
                <w:ins w:id="5338" w:author="Alondra Vega Pacheco" w:date="2025-09-12T18:40:00Z" w16du:dateUtc="2025-09-12T23:40:00Z"/>
                <w:del w:id="5339" w:author="Sudarshan NEUPANE" w:date="2025-09-12T21:58:00Z" w16du:dateUtc="2025-09-13T01:58:00Z"/>
                <w:rFonts w:ascii="Aptos Narrow" w:hAnsi="Aptos Narrow"/>
                <w:color w:val="000000"/>
                <w:sz w:val="22"/>
                <w:szCs w:val="22"/>
                <w:rPrChange w:id="5340" w:author="Alondra Vega Pacheco" w:date="2025-09-12T18:40:00Z" w16du:dateUtc="2025-09-12T23:40:00Z">
                  <w:rPr>
                    <w:ins w:id="5341" w:author="Alondra Vega Pacheco" w:date="2025-09-12T18:40:00Z" w16du:dateUtc="2025-09-12T23:40:00Z"/>
                    <w:del w:id="5342" w:author="Sudarshan NEUPANE" w:date="2025-09-12T21:58:00Z" w16du:dateUtc="2025-09-13T01:58:00Z"/>
                  </w:rPr>
                </w:rPrChange>
              </w:rPr>
              <w:pPrChange w:id="5343" w:author="Alondra Vega Pacheco" w:date="2025-09-12T18:41:00Z" w16du:dateUtc="2025-09-12T23:41:00Z">
                <w:pPr/>
              </w:pPrChange>
            </w:pPr>
            <w:ins w:id="5344" w:author="Alondra Vega Pacheco" w:date="2025-09-12T18:40:00Z" w16du:dateUtc="2025-09-12T23:40:00Z">
              <w:del w:id="5345" w:author="Sudarshan NEUPANE" w:date="2025-09-12T21:58:00Z" w16du:dateUtc="2025-09-13T01:58:00Z">
                <w:r w:rsidRPr="001D2A45">
                  <w:rPr>
                    <w:rFonts w:ascii="Aptos Narrow" w:hAnsi="Aptos Narrow"/>
                    <w:color w:val="000000"/>
                    <w:sz w:val="22"/>
                    <w:szCs w:val="22"/>
                    <w:rPrChange w:id="5346" w:author="Alondra Vega Pacheco" w:date="2025-09-12T18:40:00Z" w16du:dateUtc="2025-09-12T23:40:00Z">
                      <w:rPr/>
                    </w:rPrChange>
                  </w:rPr>
                  <w:delText>3.4.2.8</w:delText>
                </w:r>
              </w:del>
            </w:ins>
          </w:p>
        </w:tc>
        <w:tc>
          <w:tcPr>
            <w:tcW w:w="9296" w:type="dxa"/>
            <w:noWrap/>
            <w:vAlign w:val="bottom"/>
            <w:hideMark/>
            <w:tcPrChange w:id="5347" w:author="Alondra Vega Pacheco" w:date="2025-09-12T18:41:00Z" w16du:dateUtc="2025-09-12T23:41:00Z">
              <w:tcPr>
                <w:tcW w:w="9296" w:type="dxa"/>
                <w:gridSpan w:val="2"/>
                <w:tcBorders>
                  <w:top w:val="nil"/>
                  <w:left w:val="nil"/>
                  <w:bottom w:val="nil"/>
                  <w:right w:val="nil"/>
                </w:tcBorders>
                <w:noWrap/>
                <w:vAlign w:val="bottom"/>
                <w:hideMark/>
              </w:tcPr>
            </w:tcPrChange>
          </w:tcPr>
          <w:p w14:paraId="0D92696C" w14:textId="77777777" w:rsidR="001D2A45" w:rsidRPr="001D2A45" w:rsidRDefault="001D2A45">
            <w:pPr>
              <w:spacing w:line="240" w:lineRule="auto"/>
              <w:rPr>
                <w:ins w:id="5348" w:author="Alondra Vega Pacheco" w:date="2025-09-12T18:40:00Z" w16du:dateUtc="2025-09-12T23:40:00Z"/>
                <w:del w:id="5349" w:author="Sudarshan NEUPANE" w:date="2025-09-12T21:58:00Z" w16du:dateUtc="2025-09-13T01:58:00Z"/>
                <w:rFonts w:ascii="Aptos Narrow" w:hAnsi="Aptos Narrow"/>
                <w:color w:val="000000"/>
                <w:sz w:val="22"/>
                <w:szCs w:val="22"/>
                <w:rPrChange w:id="5350" w:author="Alondra Vega Pacheco" w:date="2025-09-12T18:40:00Z" w16du:dateUtc="2025-09-12T23:40:00Z">
                  <w:rPr>
                    <w:ins w:id="5351" w:author="Alondra Vega Pacheco" w:date="2025-09-12T18:40:00Z" w16du:dateUtc="2025-09-12T23:40:00Z"/>
                    <w:del w:id="5352" w:author="Sudarshan NEUPANE" w:date="2025-09-12T21:58:00Z" w16du:dateUtc="2025-09-13T01:58:00Z"/>
                  </w:rPr>
                </w:rPrChange>
              </w:rPr>
              <w:pPrChange w:id="5353" w:author="Alondra Vega Pacheco" w:date="2025-09-12T18:41:00Z" w16du:dateUtc="2025-09-12T23:41:00Z">
                <w:pPr/>
              </w:pPrChange>
            </w:pPr>
            <w:ins w:id="5354" w:author="Alondra Vega Pacheco" w:date="2025-09-12T18:40:00Z" w16du:dateUtc="2025-09-12T23:40:00Z">
              <w:del w:id="5355" w:author="Sudarshan NEUPANE" w:date="2025-09-12T21:58:00Z" w16du:dateUtc="2025-09-13T01:58:00Z">
                <w:r w:rsidRPr="001D2A45">
                  <w:rPr>
                    <w:rFonts w:ascii="Aptos Narrow" w:hAnsi="Aptos Narrow"/>
                    <w:color w:val="000000"/>
                    <w:sz w:val="22"/>
                    <w:szCs w:val="22"/>
                    <w:rPrChange w:id="5356" w:author="Alondra Vega Pacheco" w:date="2025-09-12T18:40:00Z" w16du:dateUtc="2025-09-12T23:40:00Z">
                      <w:rPr/>
                    </w:rPrChange>
                  </w:rPr>
                  <w:delText>Virtual Check-In UI (Frontend Component)</w:delText>
                </w:r>
              </w:del>
            </w:ins>
          </w:p>
        </w:tc>
      </w:tr>
      <w:tr w:rsidR="001D2A45" w:rsidRPr="001D2A45" w14:paraId="27B5E59B" w14:textId="77777777" w:rsidTr="001D2A45">
        <w:trPr>
          <w:trHeight w:val="300"/>
          <w:ins w:id="5357" w:author="Alondra Vega Pacheco" w:date="2025-09-12T18:40:00Z"/>
          <w:del w:id="5358" w:author="Sudarshan NEUPANE" w:date="2025-09-12T21:58:00Z"/>
          <w:trPrChange w:id="5359" w:author="Alondra Vega Pacheco" w:date="2025-09-12T18:41:00Z" w16du:dateUtc="2025-09-12T23:41:00Z">
            <w:trPr>
              <w:gridAfter w:val="0"/>
              <w:trHeight w:val="300"/>
            </w:trPr>
          </w:trPrChange>
        </w:trPr>
        <w:tc>
          <w:tcPr>
            <w:tcW w:w="1256" w:type="dxa"/>
            <w:noWrap/>
            <w:vAlign w:val="bottom"/>
            <w:hideMark/>
            <w:tcPrChange w:id="5360" w:author="Alondra Vega Pacheco" w:date="2025-09-12T18:41:00Z" w16du:dateUtc="2025-09-12T23:41:00Z">
              <w:tcPr>
                <w:tcW w:w="1256" w:type="dxa"/>
                <w:gridSpan w:val="2"/>
                <w:tcBorders>
                  <w:top w:val="nil"/>
                  <w:left w:val="nil"/>
                  <w:bottom w:val="nil"/>
                  <w:right w:val="nil"/>
                </w:tcBorders>
                <w:noWrap/>
                <w:vAlign w:val="bottom"/>
                <w:hideMark/>
              </w:tcPr>
            </w:tcPrChange>
          </w:tcPr>
          <w:p w14:paraId="54DC8097" w14:textId="77777777" w:rsidR="001D2A45" w:rsidRPr="001D2A45" w:rsidRDefault="001D2A45">
            <w:pPr>
              <w:spacing w:line="240" w:lineRule="auto"/>
              <w:rPr>
                <w:ins w:id="5361" w:author="Alondra Vega Pacheco" w:date="2025-09-12T18:40:00Z" w16du:dateUtc="2025-09-12T23:40:00Z"/>
                <w:del w:id="5362" w:author="Sudarshan NEUPANE" w:date="2025-09-12T21:58:00Z" w16du:dateUtc="2025-09-13T01:58:00Z"/>
                <w:rFonts w:ascii="Aptos Narrow" w:hAnsi="Aptos Narrow"/>
                <w:color w:val="000000"/>
                <w:sz w:val="22"/>
                <w:szCs w:val="22"/>
                <w:rPrChange w:id="5363" w:author="Alondra Vega Pacheco" w:date="2025-09-12T18:40:00Z" w16du:dateUtc="2025-09-12T23:40:00Z">
                  <w:rPr>
                    <w:ins w:id="5364" w:author="Alondra Vega Pacheco" w:date="2025-09-12T18:40:00Z" w16du:dateUtc="2025-09-12T23:40:00Z"/>
                    <w:del w:id="5365" w:author="Sudarshan NEUPANE" w:date="2025-09-12T21:58:00Z" w16du:dateUtc="2025-09-13T01:58:00Z"/>
                  </w:rPr>
                </w:rPrChange>
              </w:rPr>
              <w:pPrChange w:id="5366" w:author="Alondra Vega Pacheco" w:date="2025-09-12T18:41:00Z" w16du:dateUtc="2025-09-12T23:41:00Z">
                <w:pPr/>
              </w:pPrChange>
            </w:pPr>
            <w:ins w:id="5367" w:author="Alondra Vega Pacheco" w:date="2025-09-12T18:40:00Z" w16du:dateUtc="2025-09-12T23:40:00Z">
              <w:del w:id="5368" w:author="Sudarshan NEUPANE" w:date="2025-09-12T21:58:00Z" w16du:dateUtc="2025-09-13T01:58:00Z">
                <w:r w:rsidRPr="001D2A45">
                  <w:rPr>
                    <w:rFonts w:ascii="Aptos Narrow" w:hAnsi="Aptos Narrow"/>
                    <w:color w:val="000000"/>
                    <w:sz w:val="22"/>
                    <w:szCs w:val="22"/>
                    <w:rPrChange w:id="5369" w:author="Alondra Vega Pacheco" w:date="2025-09-12T18:40:00Z" w16du:dateUtc="2025-09-12T23:40:00Z">
                      <w:rPr/>
                    </w:rPrChange>
                  </w:rPr>
                  <w:delText>3.4.2.9</w:delText>
                </w:r>
              </w:del>
            </w:ins>
          </w:p>
        </w:tc>
        <w:tc>
          <w:tcPr>
            <w:tcW w:w="9296" w:type="dxa"/>
            <w:noWrap/>
            <w:vAlign w:val="bottom"/>
            <w:hideMark/>
            <w:tcPrChange w:id="5370" w:author="Alondra Vega Pacheco" w:date="2025-09-12T18:41:00Z" w16du:dateUtc="2025-09-12T23:41:00Z">
              <w:tcPr>
                <w:tcW w:w="9296" w:type="dxa"/>
                <w:gridSpan w:val="2"/>
                <w:tcBorders>
                  <w:top w:val="nil"/>
                  <w:left w:val="nil"/>
                  <w:bottom w:val="nil"/>
                  <w:right w:val="nil"/>
                </w:tcBorders>
                <w:noWrap/>
                <w:vAlign w:val="bottom"/>
                <w:hideMark/>
              </w:tcPr>
            </w:tcPrChange>
          </w:tcPr>
          <w:p w14:paraId="2A3E00EA" w14:textId="77777777" w:rsidR="001D2A45" w:rsidRPr="001D2A45" w:rsidRDefault="001D2A45">
            <w:pPr>
              <w:spacing w:line="240" w:lineRule="auto"/>
              <w:rPr>
                <w:ins w:id="5371" w:author="Alondra Vega Pacheco" w:date="2025-09-12T18:40:00Z" w16du:dateUtc="2025-09-12T23:40:00Z"/>
                <w:del w:id="5372" w:author="Sudarshan NEUPANE" w:date="2025-09-12T21:58:00Z" w16du:dateUtc="2025-09-13T01:58:00Z"/>
                <w:rFonts w:ascii="Aptos Narrow" w:hAnsi="Aptos Narrow"/>
                <w:color w:val="000000"/>
                <w:sz w:val="22"/>
                <w:szCs w:val="22"/>
                <w:rPrChange w:id="5373" w:author="Alondra Vega Pacheco" w:date="2025-09-12T18:40:00Z" w16du:dateUtc="2025-09-12T23:40:00Z">
                  <w:rPr>
                    <w:ins w:id="5374" w:author="Alondra Vega Pacheco" w:date="2025-09-12T18:40:00Z" w16du:dateUtc="2025-09-12T23:40:00Z"/>
                    <w:del w:id="5375" w:author="Sudarshan NEUPANE" w:date="2025-09-12T21:58:00Z" w16du:dateUtc="2025-09-13T01:58:00Z"/>
                  </w:rPr>
                </w:rPrChange>
              </w:rPr>
              <w:pPrChange w:id="5376" w:author="Alondra Vega Pacheco" w:date="2025-09-12T18:41:00Z" w16du:dateUtc="2025-09-12T23:41:00Z">
                <w:pPr/>
              </w:pPrChange>
            </w:pPr>
            <w:ins w:id="5377" w:author="Alondra Vega Pacheco" w:date="2025-09-12T18:40:00Z" w16du:dateUtc="2025-09-12T23:40:00Z">
              <w:del w:id="5378" w:author="Sudarshan NEUPANE" w:date="2025-09-12T21:58:00Z" w16du:dateUtc="2025-09-13T01:58:00Z">
                <w:r w:rsidRPr="001D2A45">
                  <w:rPr>
                    <w:rFonts w:ascii="Aptos Narrow" w:hAnsi="Aptos Narrow"/>
                    <w:color w:val="000000"/>
                    <w:sz w:val="22"/>
                    <w:szCs w:val="22"/>
                    <w:rPrChange w:id="5379" w:author="Alondra Vega Pacheco" w:date="2025-09-12T18:40:00Z" w16du:dateUtc="2025-09-12T23:40:00Z">
                      <w:rPr/>
                    </w:rPrChange>
                  </w:rPr>
                  <w:delText>Trigger Phrase Management UI</w:delText>
                </w:r>
              </w:del>
            </w:ins>
          </w:p>
        </w:tc>
      </w:tr>
      <w:tr w:rsidR="001D2A45" w:rsidRPr="001D2A45" w14:paraId="12316BA6" w14:textId="77777777" w:rsidTr="001D2A45">
        <w:trPr>
          <w:trHeight w:val="300"/>
          <w:ins w:id="5380" w:author="Alondra Vega Pacheco" w:date="2025-09-12T18:40:00Z"/>
          <w:del w:id="5381" w:author="Sudarshan NEUPANE" w:date="2025-09-12T21:58:00Z"/>
          <w:trPrChange w:id="5382" w:author="Alondra Vega Pacheco" w:date="2025-09-12T18:41:00Z" w16du:dateUtc="2025-09-12T23:41:00Z">
            <w:trPr>
              <w:gridAfter w:val="0"/>
              <w:trHeight w:val="300"/>
            </w:trPr>
          </w:trPrChange>
        </w:trPr>
        <w:tc>
          <w:tcPr>
            <w:tcW w:w="1256" w:type="dxa"/>
            <w:noWrap/>
            <w:vAlign w:val="bottom"/>
            <w:hideMark/>
            <w:tcPrChange w:id="5383" w:author="Alondra Vega Pacheco" w:date="2025-09-12T18:41:00Z" w16du:dateUtc="2025-09-12T23:41:00Z">
              <w:tcPr>
                <w:tcW w:w="1256" w:type="dxa"/>
                <w:gridSpan w:val="2"/>
                <w:tcBorders>
                  <w:top w:val="nil"/>
                  <w:left w:val="nil"/>
                  <w:bottom w:val="nil"/>
                  <w:right w:val="nil"/>
                </w:tcBorders>
                <w:noWrap/>
                <w:vAlign w:val="bottom"/>
                <w:hideMark/>
              </w:tcPr>
            </w:tcPrChange>
          </w:tcPr>
          <w:p w14:paraId="0836218F" w14:textId="77777777" w:rsidR="001D2A45" w:rsidRPr="001D2A45" w:rsidRDefault="001D2A45">
            <w:pPr>
              <w:spacing w:line="240" w:lineRule="auto"/>
              <w:rPr>
                <w:ins w:id="5384" w:author="Alondra Vega Pacheco" w:date="2025-09-12T18:40:00Z" w16du:dateUtc="2025-09-12T23:40:00Z"/>
                <w:del w:id="5385" w:author="Sudarshan NEUPANE" w:date="2025-09-12T21:58:00Z" w16du:dateUtc="2025-09-13T01:58:00Z"/>
                <w:rFonts w:ascii="Aptos Narrow" w:hAnsi="Aptos Narrow"/>
                <w:color w:val="000000"/>
                <w:sz w:val="22"/>
                <w:szCs w:val="22"/>
                <w:rPrChange w:id="5386" w:author="Alondra Vega Pacheco" w:date="2025-09-12T18:40:00Z" w16du:dateUtc="2025-09-12T23:40:00Z">
                  <w:rPr>
                    <w:ins w:id="5387" w:author="Alondra Vega Pacheco" w:date="2025-09-12T18:40:00Z" w16du:dateUtc="2025-09-12T23:40:00Z"/>
                    <w:del w:id="5388" w:author="Sudarshan NEUPANE" w:date="2025-09-12T21:58:00Z" w16du:dateUtc="2025-09-13T01:58:00Z"/>
                  </w:rPr>
                </w:rPrChange>
              </w:rPr>
              <w:pPrChange w:id="5389" w:author="Alondra Vega Pacheco" w:date="2025-09-12T18:41:00Z" w16du:dateUtc="2025-09-12T23:41:00Z">
                <w:pPr/>
              </w:pPrChange>
            </w:pPr>
            <w:ins w:id="5390" w:author="Alondra Vega Pacheco" w:date="2025-09-12T18:40:00Z" w16du:dateUtc="2025-09-12T23:40:00Z">
              <w:del w:id="5391" w:author="Sudarshan NEUPANE" w:date="2025-09-12T21:58:00Z" w16du:dateUtc="2025-09-13T01:58:00Z">
                <w:r w:rsidRPr="001D2A45">
                  <w:rPr>
                    <w:rFonts w:ascii="Aptos Narrow" w:hAnsi="Aptos Narrow"/>
                    <w:color w:val="000000"/>
                    <w:sz w:val="22"/>
                    <w:szCs w:val="22"/>
                    <w:rPrChange w:id="5392" w:author="Alondra Vega Pacheco" w:date="2025-09-12T18:40:00Z" w16du:dateUtc="2025-09-12T23:40:00Z">
                      <w:rPr/>
                    </w:rPrChange>
                  </w:rPr>
                  <w:delText>3.4.2.10</w:delText>
                </w:r>
              </w:del>
            </w:ins>
          </w:p>
        </w:tc>
        <w:tc>
          <w:tcPr>
            <w:tcW w:w="9296" w:type="dxa"/>
            <w:noWrap/>
            <w:vAlign w:val="bottom"/>
            <w:hideMark/>
            <w:tcPrChange w:id="5393" w:author="Alondra Vega Pacheco" w:date="2025-09-12T18:41:00Z" w16du:dateUtc="2025-09-12T23:41:00Z">
              <w:tcPr>
                <w:tcW w:w="9296" w:type="dxa"/>
                <w:gridSpan w:val="2"/>
                <w:tcBorders>
                  <w:top w:val="nil"/>
                  <w:left w:val="nil"/>
                  <w:bottom w:val="nil"/>
                  <w:right w:val="nil"/>
                </w:tcBorders>
                <w:noWrap/>
                <w:vAlign w:val="bottom"/>
                <w:hideMark/>
              </w:tcPr>
            </w:tcPrChange>
          </w:tcPr>
          <w:p w14:paraId="1FB231E9" w14:textId="77777777" w:rsidR="001D2A45" w:rsidRPr="001D2A45" w:rsidRDefault="001D2A45">
            <w:pPr>
              <w:spacing w:line="240" w:lineRule="auto"/>
              <w:rPr>
                <w:ins w:id="5394" w:author="Alondra Vega Pacheco" w:date="2025-09-12T18:40:00Z" w16du:dateUtc="2025-09-12T23:40:00Z"/>
                <w:del w:id="5395" w:author="Sudarshan NEUPANE" w:date="2025-09-12T21:58:00Z" w16du:dateUtc="2025-09-13T01:58:00Z"/>
                <w:rFonts w:ascii="Aptos Narrow" w:hAnsi="Aptos Narrow"/>
                <w:color w:val="000000"/>
                <w:sz w:val="22"/>
                <w:szCs w:val="22"/>
                <w:rPrChange w:id="5396" w:author="Alondra Vega Pacheco" w:date="2025-09-12T18:40:00Z" w16du:dateUtc="2025-09-12T23:40:00Z">
                  <w:rPr>
                    <w:ins w:id="5397" w:author="Alondra Vega Pacheco" w:date="2025-09-12T18:40:00Z" w16du:dateUtc="2025-09-12T23:40:00Z"/>
                    <w:del w:id="5398" w:author="Sudarshan NEUPANE" w:date="2025-09-12T21:58:00Z" w16du:dateUtc="2025-09-13T01:58:00Z"/>
                  </w:rPr>
                </w:rPrChange>
              </w:rPr>
              <w:pPrChange w:id="5399" w:author="Alondra Vega Pacheco" w:date="2025-09-12T18:41:00Z" w16du:dateUtc="2025-09-12T23:41:00Z">
                <w:pPr/>
              </w:pPrChange>
            </w:pPr>
            <w:ins w:id="5400" w:author="Alondra Vega Pacheco" w:date="2025-09-12T18:40:00Z" w16du:dateUtc="2025-09-12T23:40:00Z">
              <w:del w:id="5401" w:author="Sudarshan NEUPANE" w:date="2025-09-12T21:58:00Z" w16du:dateUtc="2025-09-13T01:58:00Z">
                <w:r w:rsidRPr="001D2A45">
                  <w:rPr>
                    <w:rFonts w:ascii="Aptos Narrow" w:hAnsi="Aptos Narrow"/>
                    <w:color w:val="000000"/>
                    <w:sz w:val="22"/>
                    <w:szCs w:val="22"/>
                    <w:rPrChange w:id="5402" w:author="Alondra Vega Pacheco" w:date="2025-09-12T18:40:00Z" w16du:dateUtc="2025-09-12T23:40:00Z">
                      <w:rPr/>
                    </w:rPrChange>
                  </w:rPr>
                  <w:delText>Notes Review &amp; Search UI</w:delText>
                </w:r>
              </w:del>
            </w:ins>
          </w:p>
        </w:tc>
      </w:tr>
      <w:tr w:rsidR="001D2A45" w:rsidRPr="001D2A45" w14:paraId="2277BCA1" w14:textId="77777777" w:rsidTr="001D2A45">
        <w:trPr>
          <w:trHeight w:val="300"/>
          <w:ins w:id="5403" w:author="Alondra Vega Pacheco" w:date="2025-09-12T18:40:00Z"/>
          <w:del w:id="5404" w:author="Sudarshan NEUPANE" w:date="2025-09-12T21:58:00Z"/>
          <w:trPrChange w:id="5405" w:author="Alondra Vega Pacheco" w:date="2025-09-12T18:41:00Z" w16du:dateUtc="2025-09-12T23:41:00Z">
            <w:trPr>
              <w:gridAfter w:val="0"/>
              <w:trHeight w:val="300"/>
            </w:trPr>
          </w:trPrChange>
        </w:trPr>
        <w:tc>
          <w:tcPr>
            <w:tcW w:w="1256" w:type="dxa"/>
            <w:noWrap/>
            <w:vAlign w:val="bottom"/>
            <w:hideMark/>
            <w:tcPrChange w:id="5406" w:author="Alondra Vega Pacheco" w:date="2025-09-12T18:41:00Z" w16du:dateUtc="2025-09-12T23:41:00Z">
              <w:tcPr>
                <w:tcW w:w="1256" w:type="dxa"/>
                <w:gridSpan w:val="2"/>
                <w:tcBorders>
                  <w:top w:val="nil"/>
                  <w:left w:val="nil"/>
                  <w:bottom w:val="nil"/>
                  <w:right w:val="nil"/>
                </w:tcBorders>
                <w:noWrap/>
                <w:vAlign w:val="bottom"/>
                <w:hideMark/>
              </w:tcPr>
            </w:tcPrChange>
          </w:tcPr>
          <w:p w14:paraId="0CFB7508" w14:textId="77777777" w:rsidR="001D2A45" w:rsidRPr="001D2A45" w:rsidRDefault="001D2A45">
            <w:pPr>
              <w:spacing w:line="240" w:lineRule="auto"/>
              <w:rPr>
                <w:ins w:id="5407" w:author="Alondra Vega Pacheco" w:date="2025-09-12T18:40:00Z" w16du:dateUtc="2025-09-12T23:40:00Z"/>
                <w:del w:id="5408" w:author="Sudarshan NEUPANE" w:date="2025-09-12T21:58:00Z" w16du:dateUtc="2025-09-13T01:58:00Z"/>
                <w:rFonts w:ascii="Aptos Narrow" w:hAnsi="Aptos Narrow"/>
                <w:color w:val="000000"/>
                <w:sz w:val="22"/>
                <w:szCs w:val="22"/>
                <w:rPrChange w:id="5409" w:author="Alondra Vega Pacheco" w:date="2025-09-12T18:40:00Z" w16du:dateUtc="2025-09-12T23:40:00Z">
                  <w:rPr>
                    <w:ins w:id="5410" w:author="Alondra Vega Pacheco" w:date="2025-09-12T18:40:00Z" w16du:dateUtc="2025-09-12T23:40:00Z"/>
                    <w:del w:id="5411" w:author="Sudarshan NEUPANE" w:date="2025-09-12T21:58:00Z" w16du:dateUtc="2025-09-13T01:58:00Z"/>
                  </w:rPr>
                </w:rPrChange>
              </w:rPr>
              <w:pPrChange w:id="5412" w:author="Alondra Vega Pacheco" w:date="2025-09-12T18:41:00Z" w16du:dateUtc="2025-09-12T23:41:00Z">
                <w:pPr/>
              </w:pPrChange>
            </w:pPr>
            <w:ins w:id="5413" w:author="Alondra Vega Pacheco" w:date="2025-09-12T18:40:00Z" w16du:dateUtc="2025-09-12T23:40:00Z">
              <w:del w:id="5414" w:author="Sudarshan NEUPANE" w:date="2025-09-12T21:58:00Z" w16du:dateUtc="2025-09-13T01:58:00Z">
                <w:r w:rsidRPr="001D2A45">
                  <w:rPr>
                    <w:rFonts w:ascii="Aptos Narrow" w:hAnsi="Aptos Narrow"/>
                    <w:color w:val="000000"/>
                    <w:sz w:val="22"/>
                    <w:szCs w:val="22"/>
                    <w:rPrChange w:id="5415" w:author="Alondra Vega Pacheco" w:date="2025-09-12T18:40:00Z" w16du:dateUtc="2025-09-12T23:40:00Z">
                      <w:rPr/>
                    </w:rPrChange>
                  </w:rPr>
                  <w:delText>3.4.2.11</w:delText>
                </w:r>
              </w:del>
            </w:ins>
          </w:p>
        </w:tc>
        <w:tc>
          <w:tcPr>
            <w:tcW w:w="9296" w:type="dxa"/>
            <w:noWrap/>
            <w:vAlign w:val="bottom"/>
            <w:hideMark/>
            <w:tcPrChange w:id="5416" w:author="Alondra Vega Pacheco" w:date="2025-09-12T18:41:00Z" w16du:dateUtc="2025-09-12T23:41:00Z">
              <w:tcPr>
                <w:tcW w:w="9296" w:type="dxa"/>
                <w:gridSpan w:val="2"/>
                <w:tcBorders>
                  <w:top w:val="nil"/>
                  <w:left w:val="nil"/>
                  <w:bottom w:val="nil"/>
                  <w:right w:val="nil"/>
                </w:tcBorders>
                <w:noWrap/>
                <w:vAlign w:val="bottom"/>
                <w:hideMark/>
              </w:tcPr>
            </w:tcPrChange>
          </w:tcPr>
          <w:p w14:paraId="25C57073" w14:textId="77777777" w:rsidR="001D2A45" w:rsidRPr="001D2A45" w:rsidRDefault="001D2A45">
            <w:pPr>
              <w:spacing w:line="240" w:lineRule="auto"/>
              <w:rPr>
                <w:ins w:id="5417" w:author="Alondra Vega Pacheco" w:date="2025-09-12T18:40:00Z" w16du:dateUtc="2025-09-12T23:40:00Z"/>
                <w:del w:id="5418" w:author="Sudarshan NEUPANE" w:date="2025-09-12T21:58:00Z" w16du:dateUtc="2025-09-13T01:58:00Z"/>
                <w:rFonts w:ascii="Aptos Narrow" w:hAnsi="Aptos Narrow"/>
                <w:color w:val="000000"/>
                <w:sz w:val="22"/>
                <w:szCs w:val="22"/>
                <w:rPrChange w:id="5419" w:author="Alondra Vega Pacheco" w:date="2025-09-12T18:40:00Z" w16du:dateUtc="2025-09-12T23:40:00Z">
                  <w:rPr>
                    <w:ins w:id="5420" w:author="Alondra Vega Pacheco" w:date="2025-09-12T18:40:00Z" w16du:dateUtc="2025-09-12T23:40:00Z"/>
                    <w:del w:id="5421" w:author="Sudarshan NEUPANE" w:date="2025-09-12T21:58:00Z" w16du:dateUtc="2025-09-13T01:58:00Z"/>
                  </w:rPr>
                </w:rPrChange>
              </w:rPr>
              <w:pPrChange w:id="5422" w:author="Alondra Vega Pacheco" w:date="2025-09-12T18:41:00Z" w16du:dateUtc="2025-09-12T23:41:00Z">
                <w:pPr/>
              </w:pPrChange>
            </w:pPr>
            <w:ins w:id="5423" w:author="Alondra Vega Pacheco" w:date="2025-09-12T18:40:00Z" w16du:dateUtc="2025-09-12T23:40:00Z">
              <w:del w:id="5424" w:author="Sudarshan NEUPANE" w:date="2025-09-12T21:58:00Z" w16du:dateUtc="2025-09-13T01:58:00Z">
                <w:r w:rsidRPr="001D2A45">
                  <w:rPr>
                    <w:rFonts w:ascii="Aptos Narrow" w:hAnsi="Aptos Narrow"/>
                    <w:color w:val="000000"/>
                    <w:sz w:val="22"/>
                    <w:szCs w:val="22"/>
                    <w:rPrChange w:id="5425" w:author="Alondra Vega Pacheco" w:date="2025-09-12T18:40:00Z" w16du:dateUtc="2025-09-12T23:40:00Z">
                      <w:rPr/>
                    </w:rPrChange>
                  </w:rPr>
                  <w:delText>Calendar UI</w:delText>
                </w:r>
              </w:del>
            </w:ins>
          </w:p>
        </w:tc>
      </w:tr>
      <w:tr w:rsidR="001D2A45" w:rsidRPr="001D2A45" w14:paraId="525BEF5A" w14:textId="77777777" w:rsidTr="001D2A45">
        <w:trPr>
          <w:trHeight w:val="300"/>
          <w:ins w:id="5426" w:author="Alondra Vega Pacheco" w:date="2025-09-12T18:40:00Z"/>
          <w:del w:id="5427" w:author="Sudarshan NEUPANE" w:date="2025-09-12T21:58:00Z"/>
          <w:trPrChange w:id="5428" w:author="Alondra Vega Pacheco" w:date="2025-09-12T18:41:00Z" w16du:dateUtc="2025-09-12T23:41:00Z">
            <w:trPr>
              <w:gridAfter w:val="0"/>
              <w:trHeight w:val="300"/>
            </w:trPr>
          </w:trPrChange>
        </w:trPr>
        <w:tc>
          <w:tcPr>
            <w:tcW w:w="1256" w:type="dxa"/>
            <w:noWrap/>
            <w:vAlign w:val="bottom"/>
            <w:hideMark/>
            <w:tcPrChange w:id="5429" w:author="Alondra Vega Pacheco" w:date="2025-09-12T18:41:00Z" w16du:dateUtc="2025-09-12T23:41:00Z">
              <w:tcPr>
                <w:tcW w:w="1256" w:type="dxa"/>
                <w:gridSpan w:val="2"/>
                <w:tcBorders>
                  <w:top w:val="nil"/>
                  <w:left w:val="nil"/>
                  <w:bottom w:val="nil"/>
                  <w:right w:val="nil"/>
                </w:tcBorders>
                <w:noWrap/>
                <w:vAlign w:val="bottom"/>
                <w:hideMark/>
              </w:tcPr>
            </w:tcPrChange>
          </w:tcPr>
          <w:p w14:paraId="668C1F96" w14:textId="77777777" w:rsidR="001D2A45" w:rsidRPr="001D2A45" w:rsidRDefault="001D2A45">
            <w:pPr>
              <w:spacing w:line="240" w:lineRule="auto"/>
              <w:rPr>
                <w:ins w:id="5430" w:author="Alondra Vega Pacheco" w:date="2025-09-12T18:40:00Z" w16du:dateUtc="2025-09-12T23:40:00Z"/>
                <w:del w:id="5431" w:author="Sudarshan NEUPANE" w:date="2025-09-12T21:58:00Z" w16du:dateUtc="2025-09-13T01:58:00Z"/>
                <w:rFonts w:ascii="Aptos Narrow" w:hAnsi="Aptos Narrow"/>
                <w:color w:val="000000"/>
                <w:sz w:val="22"/>
                <w:szCs w:val="22"/>
                <w:rPrChange w:id="5432" w:author="Alondra Vega Pacheco" w:date="2025-09-12T18:40:00Z" w16du:dateUtc="2025-09-12T23:40:00Z">
                  <w:rPr>
                    <w:ins w:id="5433" w:author="Alondra Vega Pacheco" w:date="2025-09-12T18:40:00Z" w16du:dateUtc="2025-09-12T23:40:00Z"/>
                    <w:del w:id="5434" w:author="Sudarshan NEUPANE" w:date="2025-09-12T21:58:00Z" w16du:dateUtc="2025-09-13T01:58:00Z"/>
                  </w:rPr>
                </w:rPrChange>
              </w:rPr>
              <w:pPrChange w:id="5435" w:author="Alondra Vega Pacheco" w:date="2025-09-12T18:41:00Z" w16du:dateUtc="2025-09-12T23:41:00Z">
                <w:pPr/>
              </w:pPrChange>
            </w:pPr>
            <w:ins w:id="5436" w:author="Alondra Vega Pacheco" w:date="2025-09-12T18:40:00Z" w16du:dateUtc="2025-09-12T23:40:00Z">
              <w:del w:id="5437" w:author="Sudarshan NEUPANE" w:date="2025-09-12T21:58:00Z" w16du:dateUtc="2025-09-13T01:58:00Z">
                <w:r w:rsidRPr="001D2A45">
                  <w:rPr>
                    <w:rFonts w:ascii="Aptos Narrow" w:hAnsi="Aptos Narrow"/>
                    <w:color w:val="000000"/>
                    <w:sz w:val="22"/>
                    <w:szCs w:val="22"/>
                    <w:rPrChange w:id="5438" w:author="Alondra Vega Pacheco" w:date="2025-09-12T18:40:00Z" w16du:dateUtc="2025-09-12T23:40:00Z">
                      <w:rPr/>
                    </w:rPrChange>
                  </w:rPr>
                  <w:delText>3.4.2.12</w:delText>
                </w:r>
              </w:del>
            </w:ins>
          </w:p>
        </w:tc>
        <w:tc>
          <w:tcPr>
            <w:tcW w:w="9296" w:type="dxa"/>
            <w:noWrap/>
            <w:vAlign w:val="bottom"/>
            <w:hideMark/>
            <w:tcPrChange w:id="5439" w:author="Alondra Vega Pacheco" w:date="2025-09-12T18:41:00Z" w16du:dateUtc="2025-09-12T23:41:00Z">
              <w:tcPr>
                <w:tcW w:w="9296" w:type="dxa"/>
                <w:gridSpan w:val="2"/>
                <w:tcBorders>
                  <w:top w:val="nil"/>
                  <w:left w:val="nil"/>
                  <w:bottom w:val="nil"/>
                  <w:right w:val="nil"/>
                </w:tcBorders>
                <w:noWrap/>
                <w:vAlign w:val="bottom"/>
                <w:hideMark/>
              </w:tcPr>
            </w:tcPrChange>
          </w:tcPr>
          <w:p w14:paraId="28A4B90D" w14:textId="77777777" w:rsidR="001D2A45" w:rsidRPr="001D2A45" w:rsidRDefault="001D2A45">
            <w:pPr>
              <w:spacing w:line="240" w:lineRule="auto"/>
              <w:rPr>
                <w:ins w:id="5440" w:author="Alondra Vega Pacheco" w:date="2025-09-12T18:40:00Z" w16du:dateUtc="2025-09-12T23:40:00Z"/>
                <w:del w:id="5441" w:author="Sudarshan NEUPANE" w:date="2025-09-12T21:58:00Z" w16du:dateUtc="2025-09-13T01:58:00Z"/>
                <w:rFonts w:ascii="Aptos Narrow" w:hAnsi="Aptos Narrow"/>
                <w:color w:val="000000"/>
                <w:sz w:val="22"/>
                <w:szCs w:val="22"/>
                <w:rPrChange w:id="5442" w:author="Alondra Vega Pacheco" w:date="2025-09-12T18:40:00Z" w16du:dateUtc="2025-09-12T23:40:00Z">
                  <w:rPr>
                    <w:ins w:id="5443" w:author="Alondra Vega Pacheco" w:date="2025-09-12T18:40:00Z" w16du:dateUtc="2025-09-12T23:40:00Z"/>
                    <w:del w:id="5444" w:author="Sudarshan NEUPANE" w:date="2025-09-12T21:58:00Z" w16du:dateUtc="2025-09-13T01:58:00Z"/>
                  </w:rPr>
                </w:rPrChange>
              </w:rPr>
              <w:pPrChange w:id="5445" w:author="Alondra Vega Pacheco" w:date="2025-09-12T18:41:00Z" w16du:dateUtc="2025-09-12T23:41:00Z">
                <w:pPr/>
              </w:pPrChange>
            </w:pPr>
            <w:ins w:id="5446" w:author="Alondra Vega Pacheco" w:date="2025-09-12T18:40:00Z" w16du:dateUtc="2025-09-12T23:40:00Z">
              <w:del w:id="5447" w:author="Sudarshan NEUPANE" w:date="2025-09-12T21:58:00Z" w16du:dateUtc="2025-09-13T01:58:00Z">
                <w:r w:rsidRPr="001D2A45">
                  <w:rPr>
                    <w:rFonts w:ascii="Aptos Narrow" w:hAnsi="Aptos Narrow"/>
                    <w:color w:val="000000"/>
                    <w:sz w:val="22"/>
                    <w:szCs w:val="22"/>
                    <w:rPrChange w:id="5448" w:author="Alondra Vega Pacheco" w:date="2025-09-12T18:40:00Z" w16du:dateUtc="2025-09-12T23:40:00Z">
                      <w:rPr/>
                    </w:rPrChange>
                  </w:rPr>
                  <w:delText>Daily Overview UI (Dashboard)</w:delText>
                </w:r>
              </w:del>
            </w:ins>
          </w:p>
        </w:tc>
      </w:tr>
      <w:tr w:rsidR="001D2A45" w:rsidRPr="001D2A45" w14:paraId="3B71A224" w14:textId="77777777" w:rsidTr="001D2A45">
        <w:trPr>
          <w:trHeight w:val="300"/>
          <w:ins w:id="5449" w:author="Alondra Vega Pacheco" w:date="2025-09-12T18:40:00Z"/>
          <w:del w:id="5450" w:author="Sudarshan NEUPANE" w:date="2025-09-12T21:58:00Z"/>
          <w:trPrChange w:id="5451" w:author="Alondra Vega Pacheco" w:date="2025-09-12T18:41:00Z" w16du:dateUtc="2025-09-12T23:41:00Z">
            <w:trPr>
              <w:gridAfter w:val="0"/>
              <w:trHeight w:val="300"/>
            </w:trPr>
          </w:trPrChange>
        </w:trPr>
        <w:tc>
          <w:tcPr>
            <w:tcW w:w="1256" w:type="dxa"/>
            <w:noWrap/>
            <w:vAlign w:val="bottom"/>
            <w:hideMark/>
            <w:tcPrChange w:id="5452" w:author="Alondra Vega Pacheco" w:date="2025-09-12T18:41:00Z" w16du:dateUtc="2025-09-12T23:41:00Z">
              <w:tcPr>
                <w:tcW w:w="1256" w:type="dxa"/>
                <w:gridSpan w:val="2"/>
                <w:tcBorders>
                  <w:top w:val="nil"/>
                  <w:left w:val="nil"/>
                  <w:bottom w:val="nil"/>
                  <w:right w:val="nil"/>
                </w:tcBorders>
                <w:noWrap/>
                <w:vAlign w:val="bottom"/>
                <w:hideMark/>
              </w:tcPr>
            </w:tcPrChange>
          </w:tcPr>
          <w:p w14:paraId="2BFA4269" w14:textId="77777777" w:rsidR="001D2A45" w:rsidRPr="001D2A45" w:rsidRDefault="001D2A45">
            <w:pPr>
              <w:spacing w:line="240" w:lineRule="auto"/>
              <w:rPr>
                <w:ins w:id="5453" w:author="Alondra Vega Pacheco" w:date="2025-09-12T18:40:00Z" w16du:dateUtc="2025-09-12T23:40:00Z"/>
                <w:del w:id="5454" w:author="Sudarshan NEUPANE" w:date="2025-09-12T21:58:00Z" w16du:dateUtc="2025-09-13T01:58:00Z"/>
                <w:rFonts w:ascii="Aptos Narrow" w:hAnsi="Aptos Narrow"/>
                <w:color w:val="000000"/>
                <w:sz w:val="22"/>
                <w:szCs w:val="22"/>
                <w:rPrChange w:id="5455" w:author="Alondra Vega Pacheco" w:date="2025-09-12T18:40:00Z" w16du:dateUtc="2025-09-12T23:40:00Z">
                  <w:rPr>
                    <w:ins w:id="5456" w:author="Alondra Vega Pacheco" w:date="2025-09-12T18:40:00Z" w16du:dateUtc="2025-09-12T23:40:00Z"/>
                    <w:del w:id="5457" w:author="Sudarshan NEUPANE" w:date="2025-09-12T21:58:00Z" w16du:dateUtc="2025-09-13T01:58:00Z"/>
                  </w:rPr>
                </w:rPrChange>
              </w:rPr>
              <w:pPrChange w:id="5458" w:author="Alondra Vega Pacheco" w:date="2025-09-12T18:41:00Z" w16du:dateUtc="2025-09-12T23:41:00Z">
                <w:pPr/>
              </w:pPrChange>
            </w:pPr>
            <w:ins w:id="5459" w:author="Alondra Vega Pacheco" w:date="2025-09-12T18:40:00Z" w16du:dateUtc="2025-09-12T23:40:00Z">
              <w:del w:id="5460" w:author="Sudarshan NEUPANE" w:date="2025-09-12T21:58:00Z" w16du:dateUtc="2025-09-13T01:58:00Z">
                <w:r w:rsidRPr="001D2A45">
                  <w:rPr>
                    <w:rFonts w:ascii="Aptos Narrow" w:hAnsi="Aptos Narrow"/>
                    <w:color w:val="000000"/>
                    <w:sz w:val="22"/>
                    <w:szCs w:val="22"/>
                    <w:rPrChange w:id="5461" w:author="Alondra Vega Pacheco" w:date="2025-09-12T18:40:00Z" w16du:dateUtc="2025-09-12T23:40:00Z">
                      <w:rPr/>
                    </w:rPrChange>
                  </w:rPr>
                  <w:lastRenderedPageBreak/>
                  <w:delText>3.4.2.13</w:delText>
                </w:r>
              </w:del>
            </w:ins>
          </w:p>
        </w:tc>
        <w:tc>
          <w:tcPr>
            <w:tcW w:w="9296" w:type="dxa"/>
            <w:noWrap/>
            <w:vAlign w:val="bottom"/>
            <w:hideMark/>
            <w:tcPrChange w:id="5462" w:author="Alondra Vega Pacheco" w:date="2025-09-12T18:41:00Z" w16du:dateUtc="2025-09-12T23:41:00Z">
              <w:tcPr>
                <w:tcW w:w="9296" w:type="dxa"/>
                <w:gridSpan w:val="2"/>
                <w:tcBorders>
                  <w:top w:val="nil"/>
                  <w:left w:val="nil"/>
                  <w:bottom w:val="nil"/>
                  <w:right w:val="nil"/>
                </w:tcBorders>
                <w:noWrap/>
                <w:vAlign w:val="bottom"/>
                <w:hideMark/>
              </w:tcPr>
            </w:tcPrChange>
          </w:tcPr>
          <w:p w14:paraId="3AD29381" w14:textId="77777777" w:rsidR="001D2A45" w:rsidRPr="001D2A45" w:rsidRDefault="001D2A45">
            <w:pPr>
              <w:spacing w:line="240" w:lineRule="auto"/>
              <w:rPr>
                <w:ins w:id="5463" w:author="Alondra Vega Pacheco" w:date="2025-09-12T18:40:00Z" w16du:dateUtc="2025-09-12T23:40:00Z"/>
                <w:del w:id="5464" w:author="Sudarshan NEUPANE" w:date="2025-09-12T21:58:00Z" w16du:dateUtc="2025-09-13T01:58:00Z"/>
                <w:rFonts w:ascii="Aptos Narrow" w:hAnsi="Aptos Narrow"/>
                <w:color w:val="000000"/>
                <w:sz w:val="22"/>
                <w:szCs w:val="22"/>
                <w:rPrChange w:id="5465" w:author="Alondra Vega Pacheco" w:date="2025-09-12T18:40:00Z" w16du:dateUtc="2025-09-12T23:40:00Z">
                  <w:rPr>
                    <w:ins w:id="5466" w:author="Alondra Vega Pacheco" w:date="2025-09-12T18:40:00Z" w16du:dateUtc="2025-09-12T23:40:00Z"/>
                    <w:del w:id="5467" w:author="Sudarshan NEUPANE" w:date="2025-09-12T21:58:00Z" w16du:dateUtc="2025-09-13T01:58:00Z"/>
                  </w:rPr>
                </w:rPrChange>
              </w:rPr>
              <w:pPrChange w:id="5468" w:author="Alondra Vega Pacheco" w:date="2025-09-12T18:41:00Z" w16du:dateUtc="2025-09-12T23:41:00Z">
                <w:pPr/>
              </w:pPrChange>
            </w:pPr>
            <w:ins w:id="5469" w:author="Alondra Vega Pacheco" w:date="2025-09-12T18:40:00Z" w16du:dateUtc="2025-09-12T23:40:00Z">
              <w:del w:id="5470" w:author="Sudarshan NEUPANE" w:date="2025-09-12T21:58:00Z" w16du:dateUtc="2025-09-13T01:58:00Z">
                <w:r w:rsidRPr="001D2A45">
                  <w:rPr>
                    <w:rFonts w:ascii="Aptos Narrow" w:hAnsi="Aptos Narrow"/>
                    <w:color w:val="000000"/>
                    <w:sz w:val="22"/>
                    <w:szCs w:val="22"/>
                    <w:rPrChange w:id="5471" w:author="Alondra Vega Pacheco" w:date="2025-09-12T18:40:00Z" w16du:dateUtc="2025-09-12T23:40:00Z">
                      <w:rPr/>
                    </w:rPrChange>
                  </w:rPr>
                  <w:delText>History &amp; Archive View</w:delText>
                </w:r>
              </w:del>
            </w:ins>
          </w:p>
        </w:tc>
      </w:tr>
      <w:tr w:rsidR="001D2A45" w:rsidRPr="001D2A45" w14:paraId="3331C9C7" w14:textId="77777777" w:rsidTr="001D2A45">
        <w:trPr>
          <w:trHeight w:val="300"/>
          <w:ins w:id="5472" w:author="Alondra Vega Pacheco" w:date="2025-09-12T18:40:00Z"/>
          <w:del w:id="5473" w:author="Sudarshan NEUPANE" w:date="2025-09-12T21:58:00Z"/>
          <w:trPrChange w:id="5474" w:author="Alondra Vega Pacheco" w:date="2025-09-12T18:41:00Z" w16du:dateUtc="2025-09-12T23:41:00Z">
            <w:trPr>
              <w:gridAfter w:val="0"/>
              <w:trHeight w:val="300"/>
            </w:trPr>
          </w:trPrChange>
        </w:trPr>
        <w:tc>
          <w:tcPr>
            <w:tcW w:w="1256" w:type="dxa"/>
            <w:noWrap/>
            <w:vAlign w:val="bottom"/>
            <w:hideMark/>
            <w:tcPrChange w:id="5475" w:author="Alondra Vega Pacheco" w:date="2025-09-12T18:41:00Z" w16du:dateUtc="2025-09-12T23:41:00Z">
              <w:tcPr>
                <w:tcW w:w="1256" w:type="dxa"/>
                <w:gridSpan w:val="2"/>
                <w:tcBorders>
                  <w:top w:val="nil"/>
                  <w:left w:val="nil"/>
                  <w:bottom w:val="nil"/>
                  <w:right w:val="nil"/>
                </w:tcBorders>
                <w:noWrap/>
                <w:vAlign w:val="bottom"/>
                <w:hideMark/>
              </w:tcPr>
            </w:tcPrChange>
          </w:tcPr>
          <w:p w14:paraId="11661699" w14:textId="77777777" w:rsidR="001D2A45" w:rsidRPr="001D2A45" w:rsidRDefault="001D2A45">
            <w:pPr>
              <w:spacing w:line="240" w:lineRule="auto"/>
              <w:rPr>
                <w:ins w:id="5476" w:author="Alondra Vega Pacheco" w:date="2025-09-12T18:40:00Z" w16du:dateUtc="2025-09-12T23:40:00Z"/>
                <w:del w:id="5477" w:author="Sudarshan NEUPANE" w:date="2025-09-12T21:58:00Z" w16du:dateUtc="2025-09-13T01:58:00Z"/>
                <w:rFonts w:ascii="Aptos Narrow" w:hAnsi="Aptos Narrow"/>
                <w:color w:val="000000"/>
                <w:sz w:val="22"/>
                <w:szCs w:val="22"/>
                <w:rPrChange w:id="5478" w:author="Alondra Vega Pacheco" w:date="2025-09-12T18:40:00Z" w16du:dateUtc="2025-09-12T23:40:00Z">
                  <w:rPr>
                    <w:ins w:id="5479" w:author="Alondra Vega Pacheco" w:date="2025-09-12T18:40:00Z" w16du:dateUtc="2025-09-12T23:40:00Z"/>
                    <w:del w:id="5480" w:author="Sudarshan NEUPANE" w:date="2025-09-12T21:58:00Z" w16du:dateUtc="2025-09-13T01:58:00Z"/>
                  </w:rPr>
                </w:rPrChange>
              </w:rPr>
              <w:pPrChange w:id="5481" w:author="Alondra Vega Pacheco" w:date="2025-09-12T18:41:00Z" w16du:dateUtc="2025-09-12T23:41:00Z">
                <w:pPr/>
              </w:pPrChange>
            </w:pPr>
            <w:ins w:id="5482" w:author="Alondra Vega Pacheco" w:date="2025-09-12T18:40:00Z" w16du:dateUtc="2025-09-12T23:40:00Z">
              <w:del w:id="5483" w:author="Sudarshan NEUPANE" w:date="2025-09-12T21:58:00Z" w16du:dateUtc="2025-09-13T01:58:00Z">
                <w:r w:rsidRPr="001D2A45">
                  <w:rPr>
                    <w:rFonts w:ascii="Aptos Narrow" w:hAnsi="Aptos Narrow"/>
                    <w:color w:val="000000"/>
                    <w:sz w:val="22"/>
                    <w:szCs w:val="22"/>
                    <w:rPrChange w:id="5484" w:author="Alondra Vega Pacheco" w:date="2025-09-12T18:40:00Z" w16du:dateUtc="2025-09-12T23:40:00Z">
                      <w:rPr/>
                    </w:rPrChange>
                  </w:rPr>
                  <w:delText>3.4.2.14</w:delText>
                </w:r>
              </w:del>
            </w:ins>
          </w:p>
        </w:tc>
        <w:tc>
          <w:tcPr>
            <w:tcW w:w="9296" w:type="dxa"/>
            <w:noWrap/>
            <w:vAlign w:val="bottom"/>
            <w:hideMark/>
            <w:tcPrChange w:id="5485" w:author="Alondra Vega Pacheco" w:date="2025-09-12T18:41:00Z" w16du:dateUtc="2025-09-12T23:41:00Z">
              <w:tcPr>
                <w:tcW w:w="9296" w:type="dxa"/>
                <w:gridSpan w:val="2"/>
                <w:tcBorders>
                  <w:top w:val="nil"/>
                  <w:left w:val="nil"/>
                  <w:bottom w:val="nil"/>
                  <w:right w:val="nil"/>
                </w:tcBorders>
                <w:noWrap/>
                <w:vAlign w:val="bottom"/>
                <w:hideMark/>
              </w:tcPr>
            </w:tcPrChange>
          </w:tcPr>
          <w:p w14:paraId="147DA50E" w14:textId="77777777" w:rsidR="001D2A45" w:rsidRPr="001D2A45" w:rsidRDefault="001D2A45">
            <w:pPr>
              <w:spacing w:line="240" w:lineRule="auto"/>
              <w:rPr>
                <w:ins w:id="5486" w:author="Alondra Vega Pacheco" w:date="2025-09-12T18:40:00Z" w16du:dateUtc="2025-09-12T23:40:00Z"/>
                <w:del w:id="5487" w:author="Sudarshan NEUPANE" w:date="2025-09-12T21:58:00Z" w16du:dateUtc="2025-09-13T01:58:00Z"/>
                <w:rFonts w:ascii="Aptos Narrow" w:hAnsi="Aptos Narrow"/>
                <w:color w:val="000000"/>
                <w:sz w:val="22"/>
                <w:szCs w:val="22"/>
                <w:rPrChange w:id="5488" w:author="Alondra Vega Pacheco" w:date="2025-09-12T18:40:00Z" w16du:dateUtc="2025-09-12T23:40:00Z">
                  <w:rPr>
                    <w:ins w:id="5489" w:author="Alondra Vega Pacheco" w:date="2025-09-12T18:40:00Z" w16du:dateUtc="2025-09-12T23:40:00Z"/>
                    <w:del w:id="5490" w:author="Sudarshan NEUPANE" w:date="2025-09-12T21:58:00Z" w16du:dateUtc="2025-09-13T01:58:00Z"/>
                  </w:rPr>
                </w:rPrChange>
              </w:rPr>
              <w:pPrChange w:id="5491" w:author="Alondra Vega Pacheco" w:date="2025-09-12T18:41:00Z" w16du:dateUtc="2025-09-12T23:41:00Z">
                <w:pPr/>
              </w:pPrChange>
            </w:pPr>
            <w:ins w:id="5492" w:author="Alondra Vega Pacheco" w:date="2025-09-12T18:40:00Z" w16du:dateUtc="2025-09-12T23:40:00Z">
              <w:del w:id="5493" w:author="Sudarshan NEUPANE" w:date="2025-09-12T21:58:00Z" w16du:dateUtc="2025-09-13T01:58:00Z">
                <w:r w:rsidRPr="001D2A45">
                  <w:rPr>
                    <w:rFonts w:ascii="Aptos Narrow" w:hAnsi="Aptos Narrow"/>
                    <w:color w:val="000000"/>
                    <w:sz w:val="22"/>
                    <w:szCs w:val="22"/>
                    <w:rPrChange w:id="5494" w:author="Alondra Vega Pacheco" w:date="2025-09-12T18:40:00Z" w16du:dateUtc="2025-09-12T23:40:00Z">
                      <w:rPr/>
                    </w:rPrChange>
                  </w:rPr>
                  <w:delText>Communication &amp; Media Display</w:delText>
                </w:r>
              </w:del>
            </w:ins>
          </w:p>
        </w:tc>
      </w:tr>
      <w:tr w:rsidR="001D2A45" w:rsidRPr="001D2A45" w14:paraId="49858077" w14:textId="77777777" w:rsidTr="001D2A45">
        <w:trPr>
          <w:trHeight w:val="300"/>
          <w:ins w:id="5495" w:author="Alondra Vega Pacheco" w:date="2025-09-12T18:40:00Z"/>
          <w:del w:id="5496" w:author="Sudarshan NEUPANE" w:date="2025-09-12T21:58:00Z"/>
          <w:trPrChange w:id="5497" w:author="Alondra Vega Pacheco" w:date="2025-09-12T18:41:00Z" w16du:dateUtc="2025-09-12T23:41:00Z">
            <w:trPr>
              <w:gridAfter w:val="0"/>
              <w:trHeight w:val="300"/>
            </w:trPr>
          </w:trPrChange>
        </w:trPr>
        <w:tc>
          <w:tcPr>
            <w:tcW w:w="1256" w:type="dxa"/>
            <w:noWrap/>
            <w:vAlign w:val="bottom"/>
            <w:hideMark/>
            <w:tcPrChange w:id="5498" w:author="Alondra Vega Pacheco" w:date="2025-09-12T18:41:00Z" w16du:dateUtc="2025-09-12T23:41:00Z">
              <w:tcPr>
                <w:tcW w:w="1256" w:type="dxa"/>
                <w:gridSpan w:val="2"/>
                <w:tcBorders>
                  <w:top w:val="nil"/>
                  <w:left w:val="nil"/>
                  <w:bottom w:val="nil"/>
                  <w:right w:val="nil"/>
                </w:tcBorders>
                <w:noWrap/>
                <w:vAlign w:val="bottom"/>
                <w:hideMark/>
              </w:tcPr>
            </w:tcPrChange>
          </w:tcPr>
          <w:p w14:paraId="181699E8" w14:textId="77777777" w:rsidR="001D2A45" w:rsidRPr="001D2A45" w:rsidRDefault="001D2A45">
            <w:pPr>
              <w:spacing w:line="240" w:lineRule="auto"/>
              <w:rPr>
                <w:ins w:id="5499" w:author="Alondra Vega Pacheco" w:date="2025-09-12T18:40:00Z" w16du:dateUtc="2025-09-12T23:40:00Z"/>
                <w:del w:id="5500" w:author="Sudarshan NEUPANE" w:date="2025-09-12T21:58:00Z" w16du:dateUtc="2025-09-13T01:58:00Z"/>
                <w:rFonts w:ascii="Aptos Narrow" w:hAnsi="Aptos Narrow"/>
                <w:color w:val="000000"/>
                <w:sz w:val="22"/>
                <w:szCs w:val="22"/>
                <w:rPrChange w:id="5501" w:author="Alondra Vega Pacheco" w:date="2025-09-12T18:40:00Z" w16du:dateUtc="2025-09-12T23:40:00Z">
                  <w:rPr>
                    <w:ins w:id="5502" w:author="Alondra Vega Pacheco" w:date="2025-09-12T18:40:00Z" w16du:dateUtc="2025-09-12T23:40:00Z"/>
                    <w:del w:id="5503" w:author="Sudarshan NEUPANE" w:date="2025-09-12T21:58:00Z" w16du:dateUtc="2025-09-13T01:58:00Z"/>
                  </w:rPr>
                </w:rPrChange>
              </w:rPr>
              <w:pPrChange w:id="5504" w:author="Alondra Vega Pacheco" w:date="2025-09-12T18:41:00Z" w16du:dateUtc="2025-09-12T23:41:00Z">
                <w:pPr/>
              </w:pPrChange>
            </w:pPr>
            <w:ins w:id="5505" w:author="Alondra Vega Pacheco" w:date="2025-09-12T18:40:00Z" w16du:dateUtc="2025-09-12T23:40:00Z">
              <w:del w:id="5506" w:author="Sudarshan NEUPANE" w:date="2025-09-12T21:58:00Z" w16du:dateUtc="2025-09-13T01:58:00Z">
                <w:r w:rsidRPr="001D2A45">
                  <w:rPr>
                    <w:rFonts w:ascii="Aptos Narrow" w:hAnsi="Aptos Narrow"/>
                    <w:color w:val="000000"/>
                    <w:sz w:val="22"/>
                    <w:szCs w:val="22"/>
                    <w:rPrChange w:id="5507" w:author="Alondra Vega Pacheco" w:date="2025-09-12T18:40:00Z" w16du:dateUtc="2025-09-12T23:40:00Z">
                      <w:rPr/>
                    </w:rPrChange>
                  </w:rPr>
                  <w:delText>3.4.2.15</w:delText>
                </w:r>
              </w:del>
            </w:ins>
          </w:p>
        </w:tc>
        <w:tc>
          <w:tcPr>
            <w:tcW w:w="9296" w:type="dxa"/>
            <w:noWrap/>
            <w:vAlign w:val="bottom"/>
            <w:hideMark/>
            <w:tcPrChange w:id="5508" w:author="Alondra Vega Pacheco" w:date="2025-09-12T18:41:00Z" w16du:dateUtc="2025-09-12T23:41:00Z">
              <w:tcPr>
                <w:tcW w:w="9296" w:type="dxa"/>
                <w:gridSpan w:val="2"/>
                <w:tcBorders>
                  <w:top w:val="nil"/>
                  <w:left w:val="nil"/>
                  <w:bottom w:val="nil"/>
                  <w:right w:val="nil"/>
                </w:tcBorders>
                <w:noWrap/>
                <w:vAlign w:val="bottom"/>
                <w:hideMark/>
              </w:tcPr>
            </w:tcPrChange>
          </w:tcPr>
          <w:p w14:paraId="361B1F1E" w14:textId="77777777" w:rsidR="001D2A45" w:rsidRPr="001D2A45" w:rsidRDefault="001D2A45">
            <w:pPr>
              <w:spacing w:line="240" w:lineRule="auto"/>
              <w:rPr>
                <w:ins w:id="5509" w:author="Alondra Vega Pacheco" w:date="2025-09-12T18:40:00Z" w16du:dateUtc="2025-09-12T23:40:00Z"/>
                <w:del w:id="5510" w:author="Sudarshan NEUPANE" w:date="2025-09-12T21:58:00Z" w16du:dateUtc="2025-09-13T01:58:00Z"/>
                <w:rFonts w:ascii="Aptos Narrow" w:hAnsi="Aptos Narrow"/>
                <w:color w:val="000000"/>
                <w:sz w:val="22"/>
                <w:szCs w:val="22"/>
                <w:rPrChange w:id="5511" w:author="Alondra Vega Pacheco" w:date="2025-09-12T18:40:00Z" w16du:dateUtc="2025-09-12T23:40:00Z">
                  <w:rPr>
                    <w:ins w:id="5512" w:author="Alondra Vega Pacheco" w:date="2025-09-12T18:40:00Z" w16du:dateUtc="2025-09-12T23:40:00Z"/>
                    <w:del w:id="5513" w:author="Sudarshan NEUPANE" w:date="2025-09-12T21:58:00Z" w16du:dateUtc="2025-09-13T01:58:00Z"/>
                  </w:rPr>
                </w:rPrChange>
              </w:rPr>
              <w:pPrChange w:id="5514" w:author="Alondra Vega Pacheco" w:date="2025-09-12T18:41:00Z" w16du:dateUtc="2025-09-12T23:41:00Z">
                <w:pPr/>
              </w:pPrChange>
            </w:pPr>
            <w:ins w:id="5515" w:author="Alondra Vega Pacheco" w:date="2025-09-12T18:40:00Z" w16du:dateUtc="2025-09-12T23:40:00Z">
              <w:del w:id="5516" w:author="Sudarshan NEUPANE" w:date="2025-09-12T21:58:00Z" w16du:dateUtc="2025-09-13T01:58:00Z">
                <w:r w:rsidRPr="001D2A45">
                  <w:rPr>
                    <w:rFonts w:ascii="Aptos Narrow" w:hAnsi="Aptos Narrow"/>
                    <w:color w:val="000000"/>
                    <w:sz w:val="22"/>
                    <w:szCs w:val="22"/>
                    <w:rPrChange w:id="5517" w:author="Alondra Vega Pacheco" w:date="2025-09-12T18:40:00Z" w16du:dateUtc="2025-09-12T23:40:00Z">
                      <w:rPr/>
                    </w:rPrChange>
                  </w:rPr>
                  <w:delText>Vial of Life</w:delText>
                </w:r>
              </w:del>
            </w:ins>
          </w:p>
        </w:tc>
      </w:tr>
      <w:tr w:rsidR="001D2A45" w:rsidRPr="001D2A45" w14:paraId="2FB9E47C" w14:textId="77777777" w:rsidTr="001D2A45">
        <w:trPr>
          <w:trHeight w:val="300"/>
          <w:ins w:id="5518" w:author="Alondra Vega Pacheco" w:date="2025-09-12T18:40:00Z"/>
          <w:del w:id="5519" w:author="Sudarshan NEUPANE" w:date="2025-09-12T21:58:00Z"/>
          <w:trPrChange w:id="5520" w:author="Alondra Vega Pacheco" w:date="2025-09-12T18:41:00Z" w16du:dateUtc="2025-09-12T23:41:00Z">
            <w:trPr>
              <w:gridAfter w:val="0"/>
              <w:trHeight w:val="300"/>
            </w:trPr>
          </w:trPrChange>
        </w:trPr>
        <w:tc>
          <w:tcPr>
            <w:tcW w:w="1256" w:type="dxa"/>
            <w:noWrap/>
            <w:vAlign w:val="bottom"/>
            <w:hideMark/>
            <w:tcPrChange w:id="5521" w:author="Alondra Vega Pacheco" w:date="2025-09-12T18:41:00Z" w16du:dateUtc="2025-09-12T23:41:00Z">
              <w:tcPr>
                <w:tcW w:w="1256" w:type="dxa"/>
                <w:gridSpan w:val="2"/>
                <w:tcBorders>
                  <w:top w:val="nil"/>
                  <w:left w:val="nil"/>
                  <w:bottom w:val="nil"/>
                  <w:right w:val="nil"/>
                </w:tcBorders>
                <w:noWrap/>
                <w:vAlign w:val="bottom"/>
                <w:hideMark/>
              </w:tcPr>
            </w:tcPrChange>
          </w:tcPr>
          <w:p w14:paraId="219E2269" w14:textId="77777777" w:rsidR="001D2A45" w:rsidRPr="001D2A45" w:rsidRDefault="001D2A45">
            <w:pPr>
              <w:spacing w:line="240" w:lineRule="auto"/>
              <w:rPr>
                <w:ins w:id="5522" w:author="Alondra Vega Pacheco" w:date="2025-09-12T18:40:00Z" w16du:dateUtc="2025-09-12T23:40:00Z"/>
                <w:del w:id="5523" w:author="Sudarshan NEUPANE" w:date="2025-09-12T21:58:00Z" w16du:dateUtc="2025-09-13T01:58:00Z"/>
                <w:rFonts w:ascii="Aptos Narrow" w:hAnsi="Aptos Narrow"/>
                <w:color w:val="000000"/>
                <w:sz w:val="22"/>
                <w:szCs w:val="22"/>
                <w:rPrChange w:id="5524" w:author="Alondra Vega Pacheco" w:date="2025-09-12T18:40:00Z" w16du:dateUtc="2025-09-12T23:40:00Z">
                  <w:rPr>
                    <w:ins w:id="5525" w:author="Alondra Vega Pacheco" w:date="2025-09-12T18:40:00Z" w16du:dateUtc="2025-09-12T23:40:00Z"/>
                    <w:del w:id="5526" w:author="Sudarshan NEUPANE" w:date="2025-09-12T21:58:00Z" w16du:dateUtc="2025-09-13T01:58:00Z"/>
                  </w:rPr>
                </w:rPrChange>
              </w:rPr>
              <w:pPrChange w:id="5527" w:author="Alondra Vega Pacheco" w:date="2025-09-12T18:41:00Z" w16du:dateUtc="2025-09-12T23:41:00Z">
                <w:pPr/>
              </w:pPrChange>
            </w:pPr>
            <w:ins w:id="5528" w:author="Alondra Vega Pacheco" w:date="2025-09-12T18:40:00Z" w16du:dateUtc="2025-09-12T23:40:00Z">
              <w:del w:id="5529" w:author="Sudarshan NEUPANE" w:date="2025-09-12T21:58:00Z" w16du:dateUtc="2025-09-13T01:58:00Z">
                <w:r w:rsidRPr="001D2A45">
                  <w:rPr>
                    <w:rFonts w:ascii="Aptos Narrow" w:hAnsi="Aptos Narrow"/>
                    <w:color w:val="000000"/>
                    <w:sz w:val="22"/>
                    <w:szCs w:val="22"/>
                    <w:rPrChange w:id="5530" w:author="Alondra Vega Pacheco" w:date="2025-09-12T18:40:00Z" w16du:dateUtc="2025-09-12T23:40:00Z">
                      <w:rPr/>
                    </w:rPrChange>
                  </w:rPr>
                  <w:delText>3.4.2.16</w:delText>
                </w:r>
              </w:del>
            </w:ins>
          </w:p>
        </w:tc>
        <w:tc>
          <w:tcPr>
            <w:tcW w:w="9296" w:type="dxa"/>
            <w:noWrap/>
            <w:vAlign w:val="bottom"/>
            <w:hideMark/>
            <w:tcPrChange w:id="5531" w:author="Alondra Vega Pacheco" w:date="2025-09-12T18:41:00Z" w16du:dateUtc="2025-09-12T23:41:00Z">
              <w:tcPr>
                <w:tcW w:w="9296" w:type="dxa"/>
                <w:gridSpan w:val="2"/>
                <w:tcBorders>
                  <w:top w:val="nil"/>
                  <w:left w:val="nil"/>
                  <w:bottom w:val="nil"/>
                  <w:right w:val="nil"/>
                </w:tcBorders>
                <w:noWrap/>
                <w:vAlign w:val="bottom"/>
                <w:hideMark/>
              </w:tcPr>
            </w:tcPrChange>
          </w:tcPr>
          <w:p w14:paraId="4A9ACD11" w14:textId="77777777" w:rsidR="001D2A45" w:rsidRPr="001D2A45" w:rsidRDefault="001D2A45">
            <w:pPr>
              <w:spacing w:line="240" w:lineRule="auto"/>
              <w:rPr>
                <w:ins w:id="5532" w:author="Alondra Vega Pacheco" w:date="2025-09-12T18:40:00Z" w16du:dateUtc="2025-09-12T23:40:00Z"/>
                <w:del w:id="5533" w:author="Sudarshan NEUPANE" w:date="2025-09-12T21:58:00Z" w16du:dateUtc="2025-09-13T01:58:00Z"/>
                <w:rFonts w:ascii="Aptos Narrow" w:hAnsi="Aptos Narrow"/>
                <w:color w:val="000000"/>
                <w:sz w:val="22"/>
                <w:szCs w:val="22"/>
                <w:rPrChange w:id="5534" w:author="Alondra Vega Pacheco" w:date="2025-09-12T18:40:00Z" w16du:dateUtc="2025-09-12T23:40:00Z">
                  <w:rPr>
                    <w:ins w:id="5535" w:author="Alondra Vega Pacheco" w:date="2025-09-12T18:40:00Z" w16du:dateUtc="2025-09-12T23:40:00Z"/>
                    <w:del w:id="5536" w:author="Sudarshan NEUPANE" w:date="2025-09-12T21:58:00Z" w16du:dateUtc="2025-09-13T01:58:00Z"/>
                  </w:rPr>
                </w:rPrChange>
              </w:rPr>
              <w:pPrChange w:id="5537" w:author="Alondra Vega Pacheco" w:date="2025-09-12T18:41:00Z" w16du:dateUtc="2025-09-12T23:41:00Z">
                <w:pPr/>
              </w:pPrChange>
            </w:pPr>
            <w:ins w:id="5538" w:author="Alondra Vega Pacheco" w:date="2025-09-12T18:40:00Z" w16du:dateUtc="2025-09-12T23:40:00Z">
              <w:del w:id="5539" w:author="Sudarshan NEUPANE" w:date="2025-09-12T21:58:00Z" w16du:dateUtc="2025-09-13T01:58:00Z">
                <w:r w:rsidRPr="001D2A45">
                  <w:rPr>
                    <w:rFonts w:ascii="Aptos Narrow" w:hAnsi="Aptos Narrow"/>
                    <w:color w:val="000000"/>
                    <w:sz w:val="22"/>
                    <w:szCs w:val="22"/>
                    <w:rPrChange w:id="5540" w:author="Alondra Vega Pacheco" w:date="2025-09-12T18:40:00Z" w16du:dateUtc="2025-09-12T23:40:00Z">
                      <w:rPr/>
                    </w:rPrChange>
                  </w:rPr>
                  <w:delText>Smart Home Integration – Alexa</w:delText>
                </w:r>
              </w:del>
            </w:ins>
          </w:p>
        </w:tc>
      </w:tr>
      <w:tr w:rsidR="001D2A45" w:rsidRPr="001D2A45" w14:paraId="6C18957A" w14:textId="77777777" w:rsidTr="001D2A45">
        <w:trPr>
          <w:trHeight w:val="300"/>
          <w:ins w:id="5541" w:author="Alondra Vega Pacheco" w:date="2025-09-12T18:40:00Z"/>
          <w:del w:id="5542" w:author="Sudarshan NEUPANE" w:date="2025-09-12T21:58:00Z"/>
          <w:trPrChange w:id="5543" w:author="Alondra Vega Pacheco" w:date="2025-09-12T18:41:00Z" w16du:dateUtc="2025-09-12T23:41:00Z">
            <w:trPr>
              <w:gridAfter w:val="0"/>
              <w:trHeight w:val="300"/>
            </w:trPr>
          </w:trPrChange>
        </w:trPr>
        <w:tc>
          <w:tcPr>
            <w:tcW w:w="1256" w:type="dxa"/>
            <w:noWrap/>
            <w:vAlign w:val="bottom"/>
            <w:hideMark/>
            <w:tcPrChange w:id="5544" w:author="Alondra Vega Pacheco" w:date="2025-09-12T18:41:00Z" w16du:dateUtc="2025-09-12T23:41:00Z">
              <w:tcPr>
                <w:tcW w:w="1256" w:type="dxa"/>
                <w:gridSpan w:val="2"/>
                <w:tcBorders>
                  <w:top w:val="nil"/>
                  <w:left w:val="nil"/>
                  <w:bottom w:val="nil"/>
                  <w:right w:val="nil"/>
                </w:tcBorders>
                <w:noWrap/>
                <w:vAlign w:val="bottom"/>
                <w:hideMark/>
              </w:tcPr>
            </w:tcPrChange>
          </w:tcPr>
          <w:p w14:paraId="097F44B0" w14:textId="77777777" w:rsidR="001D2A45" w:rsidRPr="001D2A45" w:rsidRDefault="001D2A45">
            <w:pPr>
              <w:spacing w:line="240" w:lineRule="auto"/>
              <w:rPr>
                <w:ins w:id="5545" w:author="Alondra Vega Pacheco" w:date="2025-09-12T18:40:00Z" w16du:dateUtc="2025-09-12T23:40:00Z"/>
                <w:del w:id="5546" w:author="Sudarshan NEUPANE" w:date="2025-09-12T21:58:00Z" w16du:dateUtc="2025-09-13T01:58:00Z"/>
                <w:rFonts w:ascii="Aptos Narrow" w:hAnsi="Aptos Narrow"/>
                <w:color w:val="000000"/>
                <w:sz w:val="22"/>
                <w:szCs w:val="22"/>
                <w:rPrChange w:id="5547" w:author="Alondra Vega Pacheco" w:date="2025-09-12T18:40:00Z" w16du:dateUtc="2025-09-12T23:40:00Z">
                  <w:rPr>
                    <w:ins w:id="5548" w:author="Alondra Vega Pacheco" w:date="2025-09-12T18:40:00Z" w16du:dateUtc="2025-09-12T23:40:00Z"/>
                    <w:del w:id="5549" w:author="Sudarshan NEUPANE" w:date="2025-09-12T21:58:00Z" w16du:dateUtc="2025-09-13T01:58:00Z"/>
                  </w:rPr>
                </w:rPrChange>
              </w:rPr>
              <w:pPrChange w:id="5550" w:author="Alondra Vega Pacheco" w:date="2025-09-12T18:41:00Z" w16du:dateUtc="2025-09-12T23:41:00Z">
                <w:pPr/>
              </w:pPrChange>
            </w:pPr>
            <w:ins w:id="5551" w:author="Alondra Vega Pacheco" w:date="2025-09-12T18:40:00Z" w16du:dateUtc="2025-09-12T23:40:00Z">
              <w:del w:id="5552" w:author="Sudarshan NEUPANE" w:date="2025-09-12T21:58:00Z" w16du:dateUtc="2025-09-13T01:58:00Z">
                <w:r w:rsidRPr="001D2A45">
                  <w:rPr>
                    <w:rFonts w:ascii="Aptos Narrow" w:hAnsi="Aptos Narrow"/>
                    <w:color w:val="000000"/>
                    <w:sz w:val="22"/>
                    <w:szCs w:val="22"/>
                    <w:rPrChange w:id="5553" w:author="Alondra Vega Pacheco" w:date="2025-09-12T18:40:00Z" w16du:dateUtc="2025-09-12T23:40:00Z">
                      <w:rPr/>
                    </w:rPrChange>
                  </w:rPr>
                  <w:delText>3.4.2.17</w:delText>
                </w:r>
              </w:del>
            </w:ins>
          </w:p>
        </w:tc>
        <w:tc>
          <w:tcPr>
            <w:tcW w:w="9296" w:type="dxa"/>
            <w:noWrap/>
            <w:vAlign w:val="bottom"/>
            <w:hideMark/>
            <w:tcPrChange w:id="5554" w:author="Alondra Vega Pacheco" w:date="2025-09-12T18:41:00Z" w16du:dateUtc="2025-09-12T23:41:00Z">
              <w:tcPr>
                <w:tcW w:w="9296" w:type="dxa"/>
                <w:gridSpan w:val="2"/>
                <w:tcBorders>
                  <w:top w:val="nil"/>
                  <w:left w:val="nil"/>
                  <w:bottom w:val="nil"/>
                  <w:right w:val="nil"/>
                </w:tcBorders>
                <w:noWrap/>
                <w:vAlign w:val="bottom"/>
                <w:hideMark/>
              </w:tcPr>
            </w:tcPrChange>
          </w:tcPr>
          <w:p w14:paraId="727ACD08" w14:textId="77777777" w:rsidR="001D2A45" w:rsidRPr="001D2A45" w:rsidRDefault="001D2A45">
            <w:pPr>
              <w:spacing w:line="240" w:lineRule="auto"/>
              <w:rPr>
                <w:ins w:id="5555" w:author="Alondra Vega Pacheco" w:date="2025-09-12T18:40:00Z" w16du:dateUtc="2025-09-12T23:40:00Z"/>
                <w:del w:id="5556" w:author="Sudarshan NEUPANE" w:date="2025-09-12T21:58:00Z" w16du:dateUtc="2025-09-13T01:58:00Z"/>
                <w:rFonts w:ascii="Aptos Narrow" w:hAnsi="Aptos Narrow"/>
                <w:color w:val="000000"/>
                <w:sz w:val="22"/>
                <w:szCs w:val="22"/>
                <w:rPrChange w:id="5557" w:author="Alondra Vega Pacheco" w:date="2025-09-12T18:40:00Z" w16du:dateUtc="2025-09-12T23:40:00Z">
                  <w:rPr>
                    <w:ins w:id="5558" w:author="Alondra Vega Pacheco" w:date="2025-09-12T18:40:00Z" w16du:dateUtc="2025-09-12T23:40:00Z"/>
                    <w:del w:id="5559" w:author="Sudarshan NEUPANE" w:date="2025-09-12T21:58:00Z" w16du:dateUtc="2025-09-13T01:58:00Z"/>
                  </w:rPr>
                </w:rPrChange>
              </w:rPr>
              <w:pPrChange w:id="5560" w:author="Alondra Vega Pacheco" w:date="2025-09-12T18:41:00Z" w16du:dateUtc="2025-09-12T23:41:00Z">
                <w:pPr/>
              </w:pPrChange>
            </w:pPr>
            <w:ins w:id="5561" w:author="Alondra Vega Pacheco" w:date="2025-09-12T18:40:00Z" w16du:dateUtc="2025-09-12T23:40:00Z">
              <w:del w:id="5562" w:author="Sudarshan NEUPANE" w:date="2025-09-12T21:58:00Z" w16du:dateUtc="2025-09-13T01:58:00Z">
                <w:r w:rsidRPr="001D2A45">
                  <w:rPr>
                    <w:rFonts w:ascii="Aptos Narrow" w:hAnsi="Aptos Narrow"/>
                    <w:color w:val="000000"/>
                    <w:sz w:val="22"/>
                    <w:szCs w:val="22"/>
                    <w:rPrChange w:id="5563" w:author="Alondra Vega Pacheco" w:date="2025-09-12T18:40:00Z" w16du:dateUtc="2025-09-12T23:40:00Z">
                      <w:rPr/>
                    </w:rPrChange>
                  </w:rPr>
                  <w:delText>Home Monitoring Integration</w:delText>
                </w:r>
              </w:del>
            </w:ins>
          </w:p>
        </w:tc>
      </w:tr>
      <w:tr w:rsidR="001D2A45" w:rsidRPr="001D2A45" w14:paraId="6E7524AC" w14:textId="77777777" w:rsidTr="001D2A45">
        <w:trPr>
          <w:trHeight w:val="380"/>
          <w:ins w:id="5564" w:author="Alondra Vega Pacheco" w:date="2025-09-12T18:40:00Z"/>
          <w:del w:id="5565" w:author="Sudarshan NEUPANE" w:date="2025-09-12T21:58:00Z"/>
          <w:trPrChange w:id="5566" w:author="Alondra Vega Pacheco" w:date="2025-09-12T18:41:00Z" w16du:dateUtc="2025-09-12T23:41:00Z">
            <w:trPr>
              <w:gridAfter w:val="0"/>
              <w:trHeight w:val="380"/>
            </w:trPr>
          </w:trPrChange>
        </w:trPr>
        <w:tc>
          <w:tcPr>
            <w:tcW w:w="1256" w:type="dxa"/>
            <w:shd w:val="clear" w:color="000000" w:fill="8ED973"/>
            <w:noWrap/>
            <w:vAlign w:val="center"/>
            <w:hideMark/>
            <w:tcPrChange w:id="5567" w:author="Alondra Vega Pacheco" w:date="2025-09-12T18:41:00Z" w16du:dateUtc="2025-09-12T23:41:00Z">
              <w:tcPr>
                <w:tcW w:w="1256" w:type="dxa"/>
                <w:gridSpan w:val="2"/>
                <w:tcBorders>
                  <w:top w:val="nil"/>
                  <w:left w:val="nil"/>
                  <w:bottom w:val="nil"/>
                  <w:right w:val="nil"/>
                </w:tcBorders>
                <w:shd w:val="clear" w:color="000000" w:fill="8ED973"/>
                <w:noWrap/>
                <w:vAlign w:val="center"/>
                <w:hideMark/>
              </w:tcPr>
            </w:tcPrChange>
          </w:tcPr>
          <w:p w14:paraId="062B66FB" w14:textId="77777777" w:rsidR="001D2A45" w:rsidRPr="001D2A45" w:rsidRDefault="001D2A45">
            <w:pPr>
              <w:spacing w:line="240" w:lineRule="auto"/>
              <w:rPr>
                <w:ins w:id="5568" w:author="Alondra Vega Pacheco" w:date="2025-09-12T18:40:00Z" w16du:dateUtc="2025-09-12T23:40:00Z"/>
                <w:del w:id="5569" w:author="Sudarshan NEUPANE" w:date="2025-09-12T21:58:00Z" w16du:dateUtc="2025-09-13T01:58:00Z"/>
                <w:rFonts w:ascii="Aptos Narrow" w:hAnsi="Aptos Narrow"/>
                <w:b/>
                <w:bCs/>
                <w:color w:val="000000"/>
                <w:sz w:val="27"/>
                <w:szCs w:val="27"/>
                <w:rPrChange w:id="5570" w:author="Alondra Vega Pacheco" w:date="2025-09-12T18:40:00Z" w16du:dateUtc="2025-09-12T23:40:00Z">
                  <w:rPr>
                    <w:ins w:id="5571" w:author="Alondra Vega Pacheco" w:date="2025-09-12T18:40:00Z" w16du:dateUtc="2025-09-12T23:40:00Z"/>
                    <w:del w:id="5572" w:author="Sudarshan NEUPANE" w:date="2025-09-12T21:58:00Z" w16du:dateUtc="2025-09-13T01:58:00Z"/>
                  </w:rPr>
                </w:rPrChange>
              </w:rPr>
              <w:pPrChange w:id="5573" w:author="Alondra Vega Pacheco" w:date="2025-09-12T18:41:00Z" w16du:dateUtc="2025-09-12T23:41:00Z">
                <w:pPr/>
              </w:pPrChange>
            </w:pPr>
            <w:ins w:id="5574" w:author="Alondra Vega Pacheco" w:date="2025-09-12T18:40:00Z" w16du:dateUtc="2025-09-12T23:40:00Z">
              <w:del w:id="5575" w:author="Sudarshan NEUPANE" w:date="2025-09-12T21:58:00Z" w16du:dateUtc="2025-09-13T01:58:00Z">
                <w:r w:rsidRPr="001D2A45">
                  <w:rPr>
                    <w:rFonts w:ascii="Aptos Narrow" w:hAnsi="Aptos Narrow"/>
                    <w:b/>
                    <w:bCs/>
                    <w:color w:val="000000"/>
                    <w:sz w:val="27"/>
                    <w:szCs w:val="27"/>
                    <w:rPrChange w:id="5576" w:author="Alondra Vega Pacheco" w:date="2025-09-12T18:40:00Z" w16du:dateUtc="2025-09-12T23:40:00Z">
                      <w:rPr/>
                    </w:rPrChange>
                  </w:rPr>
                  <w:delText>3.4.3</w:delText>
                </w:r>
              </w:del>
            </w:ins>
          </w:p>
        </w:tc>
        <w:tc>
          <w:tcPr>
            <w:tcW w:w="9296" w:type="dxa"/>
            <w:shd w:val="clear" w:color="000000" w:fill="8ED973"/>
            <w:noWrap/>
            <w:vAlign w:val="center"/>
            <w:hideMark/>
            <w:tcPrChange w:id="5577" w:author="Alondra Vega Pacheco" w:date="2025-09-12T18:41:00Z" w16du:dateUtc="2025-09-12T23:41:00Z">
              <w:tcPr>
                <w:tcW w:w="9296" w:type="dxa"/>
                <w:gridSpan w:val="2"/>
                <w:tcBorders>
                  <w:top w:val="nil"/>
                  <w:left w:val="nil"/>
                  <w:bottom w:val="nil"/>
                  <w:right w:val="nil"/>
                </w:tcBorders>
                <w:shd w:val="clear" w:color="000000" w:fill="8ED973"/>
                <w:noWrap/>
                <w:vAlign w:val="center"/>
                <w:hideMark/>
              </w:tcPr>
            </w:tcPrChange>
          </w:tcPr>
          <w:p w14:paraId="4A1A4FD3" w14:textId="77777777" w:rsidR="001D2A45" w:rsidRPr="001D2A45" w:rsidRDefault="001D2A45">
            <w:pPr>
              <w:spacing w:line="240" w:lineRule="auto"/>
              <w:rPr>
                <w:ins w:id="5578" w:author="Alondra Vega Pacheco" w:date="2025-09-12T18:40:00Z" w16du:dateUtc="2025-09-12T23:40:00Z"/>
                <w:del w:id="5579" w:author="Sudarshan NEUPANE" w:date="2025-09-12T21:58:00Z" w16du:dateUtc="2025-09-13T01:58:00Z"/>
                <w:rFonts w:ascii="Aptos Narrow" w:hAnsi="Aptos Narrow"/>
                <w:b/>
                <w:bCs/>
                <w:color w:val="000000"/>
                <w:sz w:val="27"/>
                <w:szCs w:val="27"/>
                <w:rPrChange w:id="5580" w:author="Alondra Vega Pacheco" w:date="2025-09-12T18:40:00Z" w16du:dateUtc="2025-09-12T23:40:00Z">
                  <w:rPr>
                    <w:ins w:id="5581" w:author="Alondra Vega Pacheco" w:date="2025-09-12T18:40:00Z" w16du:dateUtc="2025-09-12T23:40:00Z"/>
                    <w:del w:id="5582" w:author="Sudarshan NEUPANE" w:date="2025-09-12T21:58:00Z" w16du:dateUtc="2025-09-13T01:58:00Z"/>
                  </w:rPr>
                </w:rPrChange>
              </w:rPr>
              <w:pPrChange w:id="5583" w:author="Alondra Vega Pacheco" w:date="2025-09-12T18:41:00Z" w16du:dateUtc="2025-09-12T23:41:00Z">
                <w:pPr/>
              </w:pPrChange>
            </w:pPr>
            <w:ins w:id="5584" w:author="Alondra Vega Pacheco" w:date="2025-09-12T18:40:00Z" w16du:dateUtc="2025-09-12T23:40:00Z">
              <w:del w:id="5585" w:author="Sudarshan NEUPANE" w:date="2025-09-12T21:58:00Z" w16du:dateUtc="2025-09-13T01:58:00Z">
                <w:r w:rsidRPr="001D2A45">
                  <w:rPr>
                    <w:rFonts w:ascii="Aptos Narrow" w:hAnsi="Aptos Narrow"/>
                    <w:b/>
                    <w:bCs/>
                    <w:color w:val="000000"/>
                    <w:sz w:val="27"/>
                    <w:szCs w:val="27"/>
                    <w:rPrChange w:id="5586" w:author="Alondra Vega Pacheco" w:date="2025-09-12T18:40:00Z" w16du:dateUtc="2025-09-12T23:40:00Z">
                      <w:rPr/>
                    </w:rPrChange>
                  </w:rPr>
                  <w:delText>AI &amp; Analytics</w:delText>
                </w:r>
              </w:del>
            </w:ins>
          </w:p>
        </w:tc>
      </w:tr>
      <w:tr w:rsidR="001D2A45" w:rsidRPr="001D2A45" w14:paraId="1D2DE27C" w14:textId="77777777" w:rsidTr="001D2A45">
        <w:trPr>
          <w:trHeight w:val="300"/>
          <w:ins w:id="5587" w:author="Alondra Vega Pacheco" w:date="2025-09-12T18:40:00Z"/>
          <w:del w:id="5588" w:author="Sudarshan NEUPANE" w:date="2025-09-12T21:58:00Z"/>
          <w:trPrChange w:id="5589" w:author="Alondra Vega Pacheco" w:date="2025-09-12T18:41:00Z" w16du:dateUtc="2025-09-12T23:41:00Z">
            <w:trPr>
              <w:gridAfter w:val="0"/>
              <w:trHeight w:val="300"/>
            </w:trPr>
          </w:trPrChange>
        </w:trPr>
        <w:tc>
          <w:tcPr>
            <w:tcW w:w="1256" w:type="dxa"/>
            <w:noWrap/>
            <w:vAlign w:val="bottom"/>
            <w:hideMark/>
            <w:tcPrChange w:id="5590" w:author="Alondra Vega Pacheco" w:date="2025-09-12T18:41:00Z" w16du:dateUtc="2025-09-12T23:41:00Z">
              <w:tcPr>
                <w:tcW w:w="1256" w:type="dxa"/>
                <w:gridSpan w:val="2"/>
                <w:tcBorders>
                  <w:top w:val="nil"/>
                  <w:left w:val="nil"/>
                  <w:bottom w:val="nil"/>
                  <w:right w:val="nil"/>
                </w:tcBorders>
                <w:noWrap/>
                <w:vAlign w:val="bottom"/>
                <w:hideMark/>
              </w:tcPr>
            </w:tcPrChange>
          </w:tcPr>
          <w:p w14:paraId="1F0CBE37" w14:textId="77777777" w:rsidR="001D2A45" w:rsidRPr="001D2A45" w:rsidRDefault="001D2A45">
            <w:pPr>
              <w:spacing w:line="240" w:lineRule="auto"/>
              <w:rPr>
                <w:ins w:id="5591" w:author="Alondra Vega Pacheco" w:date="2025-09-12T18:40:00Z" w16du:dateUtc="2025-09-12T23:40:00Z"/>
                <w:del w:id="5592" w:author="Sudarshan NEUPANE" w:date="2025-09-12T21:58:00Z" w16du:dateUtc="2025-09-13T01:58:00Z"/>
                <w:rFonts w:ascii="Aptos Narrow" w:hAnsi="Aptos Narrow"/>
                <w:color w:val="000000"/>
                <w:sz w:val="22"/>
                <w:szCs w:val="22"/>
                <w:rPrChange w:id="5593" w:author="Alondra Vega Pacheco" w:date="2025-09-12T18:40:00Z" w16du:dateUtc="2025-09-12T23:40:00Z">
                  <w:rPr>
                    <w:ins w:id="5594" w:author="Alondra Vega Pacheco" w:date="2025-09-12T18:40:00Z" w16du:dateUtc="2025-09-12T23:40:00Z"/>
                    <w:del w:id="5595" w:author="Sudarshan NEUPANE" w:date="2025-09-12T21:58:00Z" w16du:dateUtc="2025-09-13T01:58:00Z"/>
                  </w:rPr>
                </w:rPrChange>
              </w:rPr>
              <w:pPrChange w:id="5596" w:author="Alondra Vega Pacheco" w:date="2025-09-12T18:41:00Z" w16du:dateUtc="2025-09-12T23:41:00Z">
                <w:pPr/>
              </w:pPrChange>
            </w:pPr>
            <w:ins w:id="5597" w:author="Alondra Vega Pacheco" w:date="2025-09-12T18:40:00Z" w16du:dateUtc="2025-09-12T23:40:00Z">
              <w:del w:id="5598" w:author="Sudarshan NEUPANE" w:date="2025-09-12T21:58:00Z" w16du:dateUtc="2025-09-13T01:58:00Z">
                <w:r w:rsidRPr="001D2A45">
                  <w:rPr>
                    <w:rFonts w:ascii="Aptos Narrow" w:hAnsi="Aptos Narrow"/>
                    <w:color w:val="000000"/>
                    <w:sz w:val="22"/>
                    <w:szCs w:val="22"/>
                    <w:rPrChange w:id="5599" w:author="Alondra Vega Pacheco" w:date="2025-09-12T18:40:00Z" w16du:dateUtc="2025-09-12T23:40:00Z">
                      <w:rPr/>
                    </w:rPrChange>
                  </w:rPr>
                  <w:delText>3.4.3.1</w:delText>
                </w:r>
              </w:del>
            </w:ins>
          </w:p>
        </w:tc>
        <w:tc>
          <w:tcPr>
            <w:tcW w:w="9296" w:type="dxa"/>
            <w:noWrap/>
            <w:vAlign w:val="bottom"/>
            <w:hideMark/>
            <w:tcPrChange w:id="5600" w:author="Alondra Vega Pacheco" w:date="2025-09-12T18:41:00Z" w16du:dateUtc="2025-09-12T23:41:00Z">
              <w:tcPr>
                <w:tcW w:w="9296" w:type="dxa"/>
                <w:gridSpan w:val="2"/>
                <w:tcBorders>
                  <w:top w:val="nil"/>
                  <w:left w:val="nil"/>
                  <w:bottom w:val="nil"/>
                  <w:right w:val="nil"/>
                </w:tcBorders>
                <w:noWrap/>
                <w:vAlign w:val="bottom"/>
                <w:hideMark/>
              </w:tcPr>
            </w:tcPrChange>
          </w:tcPr>
          <w:p w14:paraId="46EA14D4" w14:textId="77777777" w:rsidR="001D2A45" w:rsidRPr="001D2A45" w:rsidRDefault="001D2A45">
            <w:pPr>
              <w:spacing w:line="240" w:lineRule="auto"/>
              <w:rPr>
                <w:ins w:id="5601" w:author="Alondra Vega Pacheco" w:date="2025-09-12T18:40:00Z" w16du:dateUtc="2025-09-12T23:40:00Z"/>
                <w:del w:id="5602" w:author="Sudarshan NEUPANE" w:date="2025-09-12T21:58:00Z" w16du:dateUtc="2025-09-13T01:58:00Z"/>
                <w:rFonts w:ascii="Aptos Narrow" w:hAnsi="Aptos Narrow"/>
                <w:color w:val="000000"/>
                <w:sz w:val="22"/>
                <w:szCs w:val="22"/>
                <w:rPrChange w:id="5603" w:author="Alondra Vega Pacheco" w:date="2025-09-12T18:40:00Z" w16du:dateUtc="2025-09-12T23:40:00Z">
                  <w:rPr>
                    <w:ins w:id="5604" w:author="Alondra Vega Pacheco" w:date="2025-09-12T18:40:00Z" w16du:dateUtc="2025-09-12T23:40:00Z"/>
                    <w:del w:id="5605" w:author="Sudarshan NEUPANE" w:date="2025-09-12T21:58:00Z" w16du:dateUtc="2025-09-13T01:58:00Z"/>
                  </w:rPr>
                </w:rPrChange>
              </w:rPr>
              <w:pPrChange w:id="5606" w:author="Alondra Vega Pacheco" w:date="2025-09-12T18:41:00Z" w16du:dateUtc="2025-09-12T23:41:00Z">
                <w:pPr/>
              </w:pPrChange>
            </w:pPr>
            <w:ins w:id="5607" w:author="Alondra Vega Pacheco" w:date="2025-09-12T18:40:00Z" w16du:dateUtc="2025-09-12T23:40:00Z">
              <w:del w:id="5608" w:author="Sudarshan NEUPANE" w:date="2025-09-12T21:58:00Z" w16du:dateUtc="2025-09-13T01:58:00Z">
                <w:r w:rsidRPr="001D2A45">
                  <w:rPr>
                    <w:rFonts w:ascii="Aptos Narrow" w:hAnsi="Aptos Narrow"/>
                    <w:color w:val="000000"/>
                    <w:sz w:val="22"/>
                    <w:szCs w:val="22"/>
                    <w:rPrChange w:id="5609" w:author="Alondra Vega Pacheco" w:date="2025-09-12T18:40:00Z" w16du:dateUtc="2025-09-12T23:40:00Z">
                      <w:rPr/>
                    </w:rPrChange>
                  </w:rPr>
                  <w:delText>AI API &amp; Agent Governance / Prompt Engineering</w:delText>
                </w:r>
              </w:del>
            </w:ins>
          </w:p>
        </w:tc>
      </w:tr>
      <w:tr w:rsidR="001D2A45" w:rsidRPr="001D2A45" w14:paraId="6F5130DC" w14:textId="77777777" w:rsidTr="001D2A45">
        <w:trPr>
          <w:trHeight w:val="300"/>
          <w:ins w:id="5610" w:author="Alondra Vega Pacheco" w:date="2025-09-12T18:40:00Z"/>
          <w:del w:id="5611" w:author="Sudarshan NEUPANE" w:date="2025-09-12T21:58:00Z"/>
          <w:trPrChange w:id="5612" w:author="Alondra Vega Pacheco" w:date="2025-09-12T18:41:00Z" w16du:dateUtc="2025-09-12T23:41:00Z">
            <w:trPr>
              <w:gridAfter w:val="0"/>
              <w:trHeight w:val="300"/>
            </w:trPr>
          </w:trPrChange>
        </w:trPr>
        <w:tc>
          <w:tcPr>
            <w:tcW w:w="1256" w:type="dxa"/>
            <w:noWrap/>
            <w:vAlign w:val="bottom"/>
            <w:hideMark/>
            <w:tcPrChange w:id="5613" w:author="Alondra Vega Pacheco" w:date="2025-09-12T18:41:00Z" w16du:dateUtc="2025-09-12T23:41:00Z">
              <w:tcPr>
                <w:tcW w:w="1256" w:type="dxa"/>
                <w:gridSpan w:val="2"/>
                <w:tcBorders>
                  <w:top w:val="nil"/>
                  <w:left w:val="nil"/>
                  <w:bottom w:val="nil"/>
                  <w:right w:val="nil"/>
                </w:tcBorders>
                <w:noWrap/>
                <w:vAlign w:val="bottom"/>
                <w:hideMark/>
              </w:tcPr>
            </w:tcPrChange>
          </w:tcPr>
          <w:p w14:paraId="04565DE2" w14:textId="77777777" w:rsidR="001D2A45" w:rsidRPr="001D2A45" w:rsidRDefault="001D2A45">
            <w:pPr>
              <w:spacing w:line="240" w:lineRule="auto"/>
              <w:rPr>
                <w:ins w:id="5614" w:author="Alondra Vega Pacheco" w:date="2025-09-12T18:40:00Z" w16du:dateUtc="2025-09-12T23:40:00Z"/>
                <w:del w:id="5615" w:author="Sudarshan NEUPANE" w:date="2025-09-12T21:58:00Z" w16du:dateUtc="2025-09-13T01:58:00Z"/>
                <w:rFonts w:ascii="Aptos Narrow" w:hAnsi="Aptos Narrow"/>
                <w:color w:val="000000"/>
                <w:sz w:val="22"/>
                <w:szCs w:val="22"/>
                <w:rPrChange w:id="5616" w:author="Alondra Vega Pacheco" w:date="2025-09-12T18:40:00Z" w16du:dateUtc="2025-09-12T23:40:00Z">
                  <w:rPr>
                    <w:ins w:id="5617" w:author="Alondra Vega Pacheco" w:date="2025-09-12T18:40:00Z" w16du:dateUtc="2025-09-12T23:40:00Z"/>
                    <w:del w:id="5618" w:author="Sudarshan NEUPANE" w:date="2025-09-12T21:58:00Z" w16du:dateUtc="2025-09-13T01:58:00Z"/>
                  </w:rPr>
                </w:rPrChange>
              </w:rPr>
              <w:pPrChange w:id="5619" w:author="Alondra Vega Pacheco" w:date="2025-09-12T18:41:00Z" w16du:dateUtc="2025-09-12T23:41:00Z">
                <w:pPr/>
              </w:pPrChange>
            </w:pPr>
            <w:ins w:id="5620" w:author="Alondra Vega Pacheco" w:date="2025-09-12T18:40:00Z" w16du:dateUtc="2025-09-12T23:40:00Z">
              <w:del w:id="5621" w:author="Sudarshan NEUPANE" w:date="2025-09-12T21:58:00Z" w16du:dateUtc="2025-09-13T01:58:00Z">
                <w:r w:rsidRPr="001D2A45">
                  <w:rPr>
                    <w:rFonts w:ascii="Aptos Narrow" w:hAnsi="Aptos Narrow"/>
                    <w:color w:val="000000"/>
                    <w:sz w:val="22"/>
                    <w:szCs w:val="22"/>
                    <w:rPrChange w:id="5622" w:author="Alondra Vega Pacheco" w:date="2025-09-12T18:40:00Z" w16du:dateUtc="2025-09-12T23:40:00Z">
                      <w:rPr/>
                    </w:rPrChange>
                  </w:rPr>
                  <w:delText>3.4.3.2</w:delText>
                </w:r>
              </w:del>
            </w:ins>
          </w:p>
        </w:tc>
        <w:tc>
          <w:tcPr>
            <w:tcW w:w="9296" w:type="dxa"/>
            <w:noWrap/>
            <w:vAlign w:val="bottom"/>
            <w:hideMark/>
            <w:tcPrChange w:id="5623" w:author="Alondra Vega Pacheco" w:date="2025-09-12T18:41:00Z" w16du:dateUtc="2025-09-12T23:41:00Z">
              <w:tcPr>
                <w:tcW w:w="9296" w:type="dxa"/>
                <w:gridSpan w:val="2"/>
                <w:tcBorders>
                  <w:top w:val="nil"/>
                  <w:left w:val="nil"/>
                  <w:bottom w:val="nil"/>
                  <w:right w:val="nil"/>
                </w:tcBorders>
                <w:noWrap/>
                <w:vAlign w:val="bottom"/>
                <w:hideMark/>
              </w:tcPr>
            </w:tcPrChange>
          </w:tcPr>
          <w:p w14:paraId="005C4860" w14:textId="77777777" w:rsidR="001D2A45" w:rsidRPr="001D2A45" w:rsidRDefault="001D2A45">
            <w:pPr>
              <w:spacing w:line="240" w:lineRule="auto"/>
              <w:rPr>
                <w:ins w:id="5624" w:author="Alondra Vega Pacheco" w:date="2025-09-12T18:40:00Z" w16du:dateUtc="2025-09-12T23:40:00Z"/>
                <w:del w:id="5625" w:author="Sudarshan NEUPANE" w:date="2025-09-12T21:58:00Z" w16du:dateUtc="2025-09-13T01:58:00Z"/>
                <w:rFonts w:ascii="Aptos Narrow" w:hAnsi="Aptos Narrow"/>
                <w:color w:val="000000"/>
                <w:sz w:val="22"/>
                <w:szCs w:val="22"/>
                <w:rPrChange w:id="5626" w:author="Alondra Vega Pacheco" w:date="2025-09-12T18:40:00Z" w16du:dateUtc="2025-09-12T23:40:00Z">
                  <w:rPr>
                    <w:ins w:id="5627" w:author="Alondra Vega Pacheco" w:date="2025-09-12T18:40:00Z" w16du:dateUtc="2025-09-12T23:40:00Z"/>
                    <w:del w:id="5628" w:author="Sudarshan NEUPANE" w:date="2025-09-12T21:58:00Z" w16du:dateUtc="2025-09-13T01:58:00Z"/>
                  </w:rPr>
                </w:rPrChange>
              </w:rPr>
              <w:pPrChange w:id="5629" w:author="Alondra Vega Pacheco" w:date="2025-09-12T18:41:00Z" w16du:dateUtc="2025-09-12T23:41:00Z">
                <w:pPr/>
              </w:pPrChange>
            </w:pPr>
            <w:ins w:id="5630" w:author="Alondra Vega Pacheco" w:date="2025-09-12T18:40:00Z" w16du:dateUtc="2025-09-12T23:40:00Z">
              <w:del w:id="5631" w:author="Sudarshan NEUPANE" w:date="2025-09-12T21:58:00Z" w16du:dateUtc="2025-09-13T01:58:00Z">
                <w:r w:rsidRPr="001D2A45">
                  <w:rPr>
                    <w:rFonts w:ascii="Aptos Narrow" w:hAnsi="Aptos Narrow"/>
                    <w:color w:val="000000"/>
                    <w:sz w:val="22"/>
                    <w:szCs w:val="22"/>
                    <w:rPrChange w:id="5632" w:author="Alondra Vega Pacheco" w:date="2025-09-12T18:40:00Z" w16du:dateUtc="2025-09-12T23:40:00Z">
                      <w:rPr/>
                    </w:rPrChange>
                  </w:rPr>
                  <w:delText>DeepSeek R1 Integration</w:delText>
                </w:r>
              </w:del>
            </w:ins>
          </w:p>
        </w:tc>
      </w:tr>
      <w:tr w:rsidR="001D2A45" w:rsidRPr="001D2A45" w14:paraId="48274607" w14:textId="77777777" w:rsidTr="001D2A45">
        <w:trPr>
          <w:trHeight w:val="300"/>
          <w:ins w:id="5633" w:author="Alondra Vega Pacheco" w:date="2025-09-12T18:40:00Z"/>
          <w:del w:id="5634" w:author="Sudarshan NEUPANE" w:date="2025-09-12T21:58:00Z"/>
          <w:trPrChange w:id="5635" w:author="Alondra Vega Pacheco" w:date="2025-09-12T18:41:00Z" w16du:dateUtc="2025-09-12T23:41:00Z">
            <w:trPr>
              <w:gridAfter w:val="0"/>
              <w:trHeight w:val="300"/>
            </w:trPr>
          </w:trPrChange>
        </w:trPr>
        <w:tc>
          <w:tcPr>
            <w:tcW w:w="1256" w:type="dxa"/>
            <w:noWrap/>
            <w:vAlign w:val="bottom"/>
            <w:hideMark/>
            <w:tcPrChange w:id="5636" w:author="Alondra Vega Pacheco" w:date="2025-09-12T18:41:00Z" w16du:dateUtc="2025-09-12T23:41:00Z">
              <w:tcPr>
                <w:tcW w:w="1256" w:type="dxa"/>
                <w:gridSpan w:val="2"/>
                <w:tcBorders>
                  <w:top w:val="nil"/>
                  <w:left w:val="nil"/>
                  <w:bottom w:val="nil"/>
                  <w:right w:val="nil"/>
                </w:tcBorders>
                <w:noWrap/>
                <w:vAlign w:val="bottom"/>
                <w:hideMark/>
              </w:tcPr>
            </w:tcPrChange>
          </w:tcPr>
          <w:p w14:paraId="18CC6BA6" w14:textId="77777777" w:rsidR="001D2A45" w:rsidRPr="001D2A45" w:rsidRDefault="001D2A45">
            <w:pPr>
              <w:spacing w:line="240" w:lineRule="auto"/>
              <w:rPr>
                <w:ins w:id="5637" w:author="Alondra Vega Pacheco" w:date="2025-09-12T18:40:00Z" w16du:dateUtc="2025-09-12T23:40:00Z"/>
                <w:del w:id="5638" w:author="Sudarshan NEUPANE" w:date="2025-09-12T21:58:00Z" w16du:dateUtc="2025-09-13T01:58:00Z"/>
                <w:rFonts w:ascii="Aptos Narrow" w:hAnsi="Aptos Narrow"/>
                <w:color w:val="000000"/>
                <w:sz w:val="22"/>
                <w:szCs w:val="22"/>
                <w:rPrChange w:id="5639" w:author="Alondra Vega Pacheco" w:date="2025-09-12T18:40:00Z" w16du:dateUtc="2025-09-12T23:40:00Z">
                  <w:rPr>
                    <w:ins w:id="5640" w:author="Alondra Vega Pacheco" w:date="2025-09-12T18:40:00Z" w16du:dateUtc="2025-09-12T23:40:00Z"/>
                    <w:del w:id="5641" w:author="Sudarshan NEUPANE" w:date="2025-09-12T21:58:00Z" w16du:dateUtc="2025-09-13T01:58:00Z"/>
                  </w:rPr>
                </w:rPrChange>
              </w:rPr>
              <w:pPrChange w:id="5642" w:author="Alondra Vega Pacheco" w:date="2025-09-12T18:41:00Z" w16du:dateUtc="2025-09-12T23:41:00Z">
                <w:pPr/>
              </w:pPrChange>
            </w:pPr>
            <w:ins w:id="5643" w:author="Alondra Vega Pacheco" w:date="2025-09-12T18:40:00Z" w16du:dateUtc="2025-09-12T23:40:00Z">
              <w:del w:id="5644" w:author="Sudarshan NEUPANE" w:date="2025-09-12T21:58:00Z" w16du:dateUtc="2025-09-13T01:58:00Z">
                <w:r w:rsidRPr="001D2A45">
                  <w:rPr>
                    <w:rFonts w:ascii="Aptos Narrow" w:hAnsi="Aptos Narrow"/>
                    <w:color w:val="000000"/>
                    <w:sz w:val="22"/>
                    <w:szCs w:val="22"/>
                    <w:rPrChange w:id="5645" w:author="Alondra Vega Pacheco" w:date="2025-09-12T18:40:00Z" w16du:dateUtc="2025-09-12T23:40:00Z">
                      <w:rPr/>
                    </w:rPrChange>
                  </w:rPr>
                  <w:delText>3.4.3.3</w:delText>
                </w:r>
              </w:del>
            </w:ins>
          </w:p>
        </w:tc>
        <w:tc>
          <w:tcPr>
            <w:tcW w:w="9296" w:type="dxa"/>
            <w:noWrap/>
            <w:vAlign w:val="bottom"/>
            <w:hideMark/>
            <w:tcPrChange w:id="5646" w:author="Alondra Vega Pacheco" w:date="2025-09-12T18:41:00Z" w16du:dateUtc="2025-09-12T23:41:00Z">
              <w:tcPr>
                <w:tcW w:w="9296" w:type="dxa"/>
                <w:gridSpan w:val="2"/>
                <w:tcBorders>
                  <w:top w:val="nil"/>
                  <w:left w:val="nil"/>
                  <w:bottom w:val="nil"/>
                  <w:right w:val="nil"/>
                </w:tcBorders>
                <w:noWrap/>
                <w:vAlign w:val="bottom"/>
                <w:hideMark/>
              </w:tcPr>
            </w:tcPrChange>
          </w:tcPr>
          <w:p w14:paraId="754A8D9A" w14:textId="77777777" w:rsidR="001D2A45" w:rsidRPr="001D2A45" w:rsidRDefault="001D2A45">
            <w:pPr>
              <w:spacing w:line="240" w:lineRule="auto"/>
              <w:rPr>
                <w:ins w:id="5647" w:author="Alondra Vega Pacheco" w:date="2025-09-12T18:40:00Z" w16du:dateUtc="2025-09-12T23:40:00Z"/>
                <w:del w:id="5648" w:author="Sudarshan NEUPANE" w:date="2025-09-12T21:58:00Z" w16du:dateUtc="2025-09-13T01:58:00Z"/>
                <w:rFonts w:ascii="Aptos Narrow" w:hAnsi="Aptos Narrow"/>
                <w:color w:val="000000"/>
                <w:sz w:val="22"/>
                <w:szCs w:val="22"/>
                <w:rPrChange w:id="5649" w:author="Alondra Vega Pacheco" w:date="2025-09-12T18:40:00Z" w16du:dateUtc="2025-09-12T23:40:00Z">
                  <w:rPr>
                    <w:ins w:id="5650" w:author="Alondra Vega Pacheco" w:date="2025-09-12T18:40:00Z" w16du:dateUtc="2025-09-12T23:40:00Z"/>
                    <w:del w:id="5651" w:author="Sudarshan NEUPANE" w:date="2025-09-12T21:58:00Z" w16du:dateUtc="2025-09-13T01:58:00Z"/>
                  </w:rPr>
                </w:rPrChange>
              </w:rPr>
              <w:pPrChange w:id="5652" w:author="Alondra Vega Pacheco" w:date="2025-09-12T18:41:00Z" w16du:dateUtc="2025-09-12T23:41:00Z">
                <w:pPr/>
              </w:pPrChange>
            </w:pPr>
            <w:ins w:id="5653" w:author="Alondra Vega Pacheco" w:date="2025-09-12T18:40:00Z" w16du:dateUtc="2025-09-12T23:40:00Z">
              <w:del w:id="5654" w:author="Sudarshan NEUPANE" w:date="2025-09-12T21:58:00Z" w16du:dateUtc="2025-09-13T01:58:00Z">
                <w:r w:rsidRPr="001D2A45">
                  <w:rPr>
                    <w:rFonts w:ascii="Aptos Narrow" w:hAnsi="Aptos Narrow"/>
                    <w:color w:val="000000"/>
                    <w:sz w:val="22"/>
                    <w:szCs w:val="22"/>
                    <w:rPrChange w:id="5655" w:author="Alondra Vega Pacheco" w:date="2025-09-12T18:40:00Z" w16du:dateUtc="2025-09-12T23:40:00Z">
                      <w:rPr/>
                    </w:rPrChange>
                  </w:rPr>
                  <w:delText>Actionable Analytics &amp; Dashboards</w:delText>
                </w:r>
              </w:del>
            </w:ins>
          </w:p>
        </w:tc>
      </w:tr>
      <w:tr w:rsidR="001D2A45" w:rsidRPr="001D2A45" w14:paraId="1837AA15" w14:textId="77777777" w:rsidTr="001D2A45">
        <w:trPr>
          <w:trHeight w:val="300"/>
          <w:ins w:id="5656" w:author="Alondra Vega Pacheco" w:date="2025-09-12T18:40:00Z"/>
          <w:del w:id="5657" w:author="Sudarshan NEUPANE" w:date="2025-09-12T21:58:00Z"/>
          <w:trPrChange w:id="5658" w:author="Alondra Vega Pacheco" w:date="2025-09-12T18:41:00Z" w16du:dateUtc="2025-09-12T23:41:00Z">
            <w:trPr>
              <w:gridAfter w:val="0"/>
              <w:trHeight w:val="300"/>
            </w:trPr>
          </w:trPrChange>
        </w:trPr>
        <w:tc>
          <w:tcPr>
            <w:tcW w:w="1256" w:type="dxa"/>
            <w:noWrap/>
            <w:vAlign w:val="bottom"/>
            <w:hideMark/>
            <w:tcPrChange w:id="5659" w:author="Alondra Vega Pacheco" w:date="2025-09-12T18:41:00Z" w16du:dateUtc="2025-09-12T23:41:00Z">
              <w:tcPr>
                <w:tcW w:w="1256" w:type="dxa"/>
                <w:gridSpan w:val="2"/>
                <w:tcBorders>
                  <w:top w:val="nil"/>
                  <w:left w:val="nil"/>
                  <w:bottom w:val="nil"/>
                  <w:right w:val="nil"/>
                </w:tcBorders>
                <w:noWrap/>
                <w:vAlign w:val="bottom"/>
                <w:hideMark/>
              </w:tcPr>
            </w:tcPrChange>
          </w:tcPr>
          <w:p w14:paraId="25B668C4" w14:textId="77777777" w:rsidR="001D2A45" w:rsidRPr="001D2A45" w:rsidRDefault="001D2A45">
            <w:pPr>
              <w:spacing w:line="240" w:lineRule="auto"/>
              <w:rPr>
                <w:ins w:id="5660" w:author="Alondra Vega Pacheco" w:date="2025-09-12T18:40:00Z" w16du:dateUtc="2025-09-12T23:40:00Z"/>
                <w:del w:id="5661" w:author="Sudarshan NEUPANE" w:date="2025-09-12T21:58:00Z" w16du:dateUtc="2025-09-13T01:58:00Z"/>
                <w:rFonts w:ascii="Aptos Narrow" w:hAnsi="Aptos Narrow"/>
                <w:color w:val="000000"/>
                <w:sz w:val="22"/>
                <w:szCs w:val="22"/>
                <w:rPrChange w:id="5662" w:author="Alondra Vega Pacheco" w:date="2025-09-12T18:40:00Z" w16du:dateUtc="2025-09-12T23:40:00Z">
                  <w:rPr>
                    <w:ins w:id="5663" w:author="Alondra Vega Pacheco" w:date="2025-09-12T18:40:00Z" w16du:dateUtc="2025-09-12T23:40:00Z"/>
                    <w:del w:id="5664" w:author="Sudarshan NEUPANE" w:date="2025-09-12T21:58:00Z" w16du:dateUtc="2025-09-13T01:58:00Z"/>
                  </w:rPr>
                </w:rPrChange>
              </w:rPr>
              <w:pPrChange w:id="5665" w:author="Alondra Vega Pacheco" w:date="2025-09-12T18:41:00Z" w16du:dateUtc="2025-09-12T23:41:00Z">
                <w:pPr/>
              </w:pPrChange>
            </w:pPr>
            <w:ins w:id="5666" w:author="Alondra Vega Pacheco" w:date="2025-09-12T18:40:00Z" w16du:dateUtc="2025-09-12T23:40:00Z">
              <w:del w:id="5667" w:author="Sudarshan NEUPANE" w:date="2025-09-12T21:58:00Z" w16du:dateUtc="2025-09-13T01:58:00Z">
                <w:r w:rsidRPr="001D2A45">
                  <w:rPr>
                    <w:rFonts w:ascii="Aptos Narrow" w:hAnsi="Aptos Narrow"/>
                    <w:color w:val="000000"/>
                    <w:sz w:val="22"/>
                    <w:szCs w:val="22"/>
                    <w:rPrChange w:id="5668" w:author="Alondra Vega Pacheco" w:date="2025-09-12T18:40:00Z" w16du:dateUtc="2025-09-12T23:40:00Z">
                      <w:rPr/>
                    </w:rPrChange>
                  </w:rPr>
                  <w:delText>3.4.3.4</w:delText>
                </w:r>
              </w:del>
            </w:ins>
          </w:p>
        </w:tc>
        <w:tc>
          <w:tcPr>
            <w:tcW w:w="9296" w:type="dxa"/>
            <w:noWrap/>
            <w:vAlign w:val="bottom"/>
            <w:hideMark/>
            <w:tcPrChange w:id="5669" w:author="Alondra Vega Pacheco" w:date="2025-09-12T18:41:00Z" w16du:dateUtc="2025-09-12T23:41:00Z">
              <w:tcPr>
                <w:tcW w:w="9296" w:type="dxa"/>
                <w:gridSpan w:val="2"/>
                <w:tcBorders>
                  <w:top w:val="nil"/>
                  <w:left w:val="nil"/>
                  <w:bottom w:val="nil"/>
                  <w:right w:val="nil"/>
                </w:tcBorders>
                <w:noWrap/>
                <w:vAlign w:val="bottom"/>
                <w:hideMark/>
              </w:tcPr>
            </w:tcPrChange>
          </w:tcPr>
          <w:p w14:paraId="61DDE218" w14:textId="77777777" w:rsidR="001D2A45" w:rsidRPr="001D2A45" w:rsidRDefault="001D2A45">
            <w:pPr>
              <w:spacing w:line="240" w:lineRule="auto"/>
              <w:rPr>
                <w:ins w:id="5670" w:author="Alondra Vega Pacheco" w:date="2025-09-12T18:40:00Z" w16du:dateUtc="2025-09-12T23:40:00Z"/>
                <w:del w:id="5671" w:author="Sudarshan NEUPANE" w:date="2025-09-12T21:58:00Z" w16du:dateUtc="2025-09-13T01:58:00Z"/>
                <w:rFonts w:ascii="Aptos Narrow" w:hAnsi="Aptos Narrow"/>
                <w:color w:val="000000"/>
                <w:sz w:val="22"/>
                <w:szCs w:val="22"/>
                <w:rPrChange w:id="5672" w:author="Alondra Vega Pacheco" w:date="2025-09-12T18:40:00Z" w16du:dateUtc="2025-09-12T23:40:00Z">
                  <w:rPr>
                    <w:ins w:id="5673" w:author="Alondra Vega Pacheco" w:date="2025-09-12T18:40:00Z" w16du:dateUtc="2025-09-12T23:40:00Z"/>
                    <w:del w:id="5674" w:author="Sudarshan NEUPANE" w:date="2025-09-12T21:58:00Z" w16du:dateUtc="2025-09-13T01:58:00Z"/>
                  </w:rPr>
                </w:rPrChange>
              </w:rPr>
              <w:pPrChange w:id="5675" w:author="Alondra Vega Pacheco" w:date="2025-09-12T18:41:00Z" w16du:dateUtc="2025-09-12T23:41:00Z">
                <w:pPr/>
              </w:pPrChange>
            </w:pPr>
            <w:ins w:id="5676" w:author="Alondra Vega Pacheco" w:date="2025-09-12T18:40:00Z" w16du:dateUtc="2025-09-12T23:40:00Z">
              <w:del w:id="5677" w:author="Sudarshan NEUPANE" w:date="2025-09-12T21:58:00Z" w16du:dateUtc="2025-09-13T01:58:00Z">
                <w:r w:rsidRPr="001D2A45">
                  <w:rPr>
                    <w:rFonts w:ascii="Aptos Narrow" w:hAnsi="Aptos Narrow"/>
                    <w:color w:val="000000"/>
                    <w:sz w:val="22"/>
                    <w:szCs w:val="22"/>
                    <w:rPrChange w:id="5678" w:author="Alondra Vega Pacheco" w:date="2025-09-12T18:40:00Z" w16du:dateUtc="2025-09-12T23:40:00Z">
                      <w:rPr/>
                    </w:rPrChange>
                  </w:rPr>
                  <w:delText>Reports (real-time dashboards, batch, CSV/PDF exports)</w:delText>
                </w:r>
              </w:del>
            </w:ins>
          </w:p>
        </w:tc>
      </w:tr>
      <w:tr w:rsidR="001D2A45" w:rsidRPr="001D2A45" w14:paraId="56632248" w14:textId="77777777" w:rsidTr="001D2A45">
        <w:trPr>
          <w:trHeight w:val="300"/>
          <w:ins w:id="5679" w:author="Alondra Vega Pacheco" w:date="2025-09-12T18:40:00Z"/>
          <w:del w:id="5680" w:author="Sudarshan NEUPANE" w:date="2025-09-12T21:58:00Z"/>
          <w:trPrChange w:id="5681" w:author="Alondra Vega Pacheco" w:date="2025-09-12T18:41:00Z" w16du:dateUtc="2025-09-12T23:41:00Z">
            <w:trPr>
              <w:gridAfter w:val="0"/>
              <w:trHeight w:val="300"/>
            </w:trPr>
          </w:trPrChange>
        </w:trPr>
        <w:tc>
          <w:tcPr>
            <w:tcW w:w="1256" w:type="dxa"/>
            <w:noWrap/>
            <w:vAlign w:val="bottom"/>
            <w:hideMark/>
            <w:tcPrChange w:id="5682" w:author="Alondra Vega Pacheco" w:date="2025-09-12T18:41:00Z" w16du:dateUtc="2025-09-12T23:41:00Z">
              <w:tcPr>
                <w:tcW w:w="1256" w:type="dxa"/>
                <w:gridSpan w:val="2"/>
                <w:tcBorders>
                  <w:top w:val="nil"/>
                  <w:left w:val="nil"/>
                  <w:bottom w:val="nil"/>
                  <w:right w:val="nil"/>
                </w:tcBorders>
                <w:noWrap/>
                <w:vAlign w:val="bottom"/>
                <w:hideMark/>
              </w:tcPr>
            </w:tcPrChange>
          </w:tcPr>
          <w:p w14:paraId="2A84A8AB" w14:textId="77777777" w:rsidR="001D2A45" w:rsidRPr="001D2A45" w:rsidRDefault="001D2A45">
            <w:pPr>
              <w:spacing w:line="240" w:lineRule="auto"/>
              <w:rPr>
                <w:ins w:id="5683" w:author="Alondra Vega Pacheco" w:date="2025-09-12T18:40:00Z" w16du:dateUtc="2025-09-12T23:40:00Z"/>
                <w:del w:id="5684" w:author="Sudarshan NEUPANE" w:date="2025-09-12T21:58:00Z" w16du:dateUtc="2025-09-13T01:58:00Z"/>
                <w:rFonts w:ascii="Aptos Narrow" w:hAnsi="Aptos Narrow"/>
                <w:color w:val="000000"/>
                <w:sz w:val="22"/>
                <w:szCs w:val="22"/>
                <w:rPrChange w:id="5685" w:author="Alondra Vega Pacheco" w:date="2025-09-12T18:40:00Z" w16du:dateUtc="2025-09-12T23:40:00Z">
                  <w:rPr>
                    <w:ins w:id="5686" w:author="Alondra Vega Pacheco" w:date="2025-09-12T18:40:00Z" w16du:dateUtc="2025-09-12T23:40:00Z"/>
                    <w:del w:id="5687" w:author="Sudarshan NEUPANE" w:date="2025-09-12T21:58:00Z" w16du:dateUtc="2025-09-13T01:58:00Z"/>
                  </w:rPr>
                </w:rPrChange>
              </w:rPr>
              <w:pPrChange w:id="5688" w:author="Alondra Vega Pacheco" w:date="2025-09-12T18:41:00Z" w16du:dateUtc="2025-09-12T23:41:00Z">
                <w:pPr/>
              </w:pPrChange>
            </w:pPr>
            <w:ins w:id="5689" w:author="Alondra Vega Pacheco" w:date="2025-09-12T18:40:00Z" w16du:dateUtc="2025-09-12T23:40:00Z">
              <w:del w:id="5690" w:author="Sudarshan NEUPANE" w:date="2025-09-12T21:58:00Z" w16du:dateUtc="2025-09-13T01:58:00Z">
                <w:r w:rsidRPr="001D2A45">
                  <w:rPr>
                    <w:rFonts w:ascii="Aptos Narrow" w:hAnsi="Aptos Narrow"/>
                    <w:color w:val="000000"/>
                    <w:sz w:val="22"/>
                    <w:szCs w:val="22"/>
                    <w:rPrChange w:id="5691" w:author="Alondra Vega Pacheco" w:date="2025-09-12T18:40:00Z" w16du:dateUtc="2025-09-12T23:40:00Z">
                      <w:rPr/>
                    </w:rPrChange>
                  </w:rPr>
                  <w:delText>3.4.3.5</w:delText>
                </w:r>
              </w:del>
            </w:ins>
          </w:p>
        </w:tc>
        <w:tc>
          <w:tcPr>
            <w:tcW w:w="9296" w:type="dxa"/>
            <w:noWrap/>
            <w:vAlign w:val="bottom"/>
            <w:hideMark/>
            <w:tcPrChange w:id="5692" w:author="Alondra Vega Pacheco" w:date="2025-09-12T18:41:00Z" w16du:dateUtc="2025-09-12T23:41:00Z">
              <w:tcPr>
                <w:tcW w:w="9296" w:type="dxa"/>
                <w:gridSpan w:val="2"/>
                <w:tcBorders>
                  <w:top w:val="nil"/>
                  <w:left w:val="nil"/>
                  <w:bottom w:val="nil"/>
                  <w:right w:val="nil"/>
                </w:tcBorders>
                <w:noWrap/>
                <w:vAlign w:val="bottom"/>
                <w:hideMark/>
              </w:tcPr>
            </w:tcPrChange>
          </w:tcPr>
          <w:p w14:paraId="3E477513" w14:textId="77777777" w:rsidR="001D2A45" w:rsidRPr="001D2A45" w:rsidRDefault="001D2A45">
            <w:pPr>
              <w:spacing w:line="240" w:lineRule="auto"/>
              <w:rPr>
                <w:ins w:id="5693" w:author="Alondra Vega Pacheco" w:date="2025-09-12T18:40:00Z" w16du:dateUtc="2025-09-12T23:40:00Z"/>
                <w:del w:id="5694" w:author="Sudarshan NEUPANE" w:date="2025-09-12T21:58:00Z" w16du:dateUtc="2025-09-13T01:58:00Z"/>
                <w:rFonts w:ascii="Aptos Narrow" w:hAnsi="Aptos Narrow"/>
                <w:color w:val="000000"/>
                <w:sz w:val="22"/>
                <w:szCs w:val="22"/>
                <w:rPrChange w:id="5695" w:author="Alondra Vega Pacheco" w:date="2025-09-12T18:40:00Z" w16du:dateUtc="2025-09-12T23:40:00Z">
                  <w:rPr>
                    <w:ins w:id="5696" w:author="Alondra Vega Pacheco" w:date="2025-09-12T18:40:00Z" w16du:dateUtc="2025-09-12T23:40:00Z"/>
                    <w:del w:id="5697" w:author="Sudarshan NEUPANE" w:date="2025-09-12T21:58:00Z" w16du:dateUtc="2025-09-13T01:58:00Z"/>
                  </w:rPr>
                </w:rPrChange>
              </w:rPr>
              <w:pPrChange w:id="5698" w:author="Alondra Vega Pacheco" w:date="2025-09-12T18:41:00Z" w16du:dateUtc="2025-09-12T23:41:00Z">
                <w:pPr/>
              </w:pPrChange>
            </w:pPr>
            <w:ins w:id="5699" w:author="Alondra Vega Pacheco" w:date="2025-09-12T18:40:00Z" w16du:dateUtc="2025-09-12T23:40:00Z">
              <w:del w:id="5700" w:author="Sudarshan NEUPANE" w:date="2025-09-12T21:58:00Z" w16du:dateUtc="2025-09-13T01:58:00Z">
                <w:r w:rsidRPr="001D2A45">
                  <w:rPr>
                    <w:rFonts w:ascii="Aptos Narrow" w:hAnsi="Aptos Narrow"/>
                    <w:color w:val="000000"/>
                    <w:sz w:val="22"/>
                    <w:szCs w:val="22"/>
                    <w:rPrChange w:id="5701" w:author="Alondra Vega Pacheco" w:date="2025-09-12T18:40:00Z" w16du:dateUtc="2025-09-12T23:40:00Z">
                      <w:rPr/>
                    </w:rPrChange>
                  </w:rPr>
                  <w:delText>USPS API Integration</w:delText>
                </w:r>
              </w:del>
            </w:ins>
          </w:p>
        </w:tc>
      </w:tr>
      <w:tr w:rsidR="001D2A45" w:rsidRPr="001D2A45" w14:paraId="13AEAF12" w14:textId="77777777" w:rsidTr="001D2A45">
        <w:trPr>
          <w:trHeight w:val="300"/>
          <w:ins w:id="5702" w:author="Alondra Vega Pacheco" w:date="2025-09-12T18:40:00Z"/>
          <w:del w:id="5703" w:author="Sudarshan NEUPANE" w:date="2025-09-12T21:58:00Z"/>
          <w:trPrChange w:id="5704" w:author="Alondra Vega Pacheco" w:date="2025-09-12T18:41:00Z" w16du:dateUtc="2025-09-12T23:41:00Z">
            <w:trPr>
              <w:gridAfter w:val="0"/>
              <w:trHeight w:val="300"/>
            </w:trPr>
          </w:trPrChange>
        </w:trPr>
        <w:tc>
          <w:tcPr>
            <w:tcW w:w="1256" w:type="dxa"/>
            <w:noWrap/>
            <w:vAlign w:val="bottom"/>
            <w:hideMark/>
            <w:tcPrChange w:id="5705" w:author="Alondra Vega Pacheco" w:date="2025-09-12T18:41:00Z" w16du:dateUtc="2025-09-12T23:41:00Z">
              <w:tcPr>
                <w:tcW w:w="1256" w:type="dxa"/>
                <w:gridSpan w:val="2"/>
                <w:tcBorders>
                  <w:top w:val="nil"/>
                  <w:left w:val="nil"/>
                  <w:bottom w:val="nil"/>
                  <w:right w:val="nil"/>
                </w:tcBorders>
                <w:noWrap/>
                <w:vAlign w:val="bottom"/>
                <w:hideMark/>
              </w:tcPr>
            </w:tcPrChange>
          </w:tcPr>
          <w:p w14:paraId="34270FD4" w14:textId="77777777" w:rsidR="001D2A45" w:rsidRPr="001D2A45" w:rsidRDefault="001D2A45">
            <w:pPr>
              <w:spacing w:line="240" w:lineRule="auto"/>
              <w:rPr>
                <w:ins w:id="5706" w:author="Alondra Vega Pacheco" w:date="2025-09-12T18:40:00Z" w16du:dateUtc="2025-09-12T23:40:00Z"/>
                <w:del w:id="5707" w:author="Sudarshan NEUPANE" w:date="2025-09-12T21:58:00Z" w16du:dateUtc="2025-09-13T01:58:00Z"/>
                <w:rFonts w:ascii="Aptos Narrow" w:hAnsi="Aptos Narrow"/>
                <w:color w:val="000000"/>
                <w:sz w:val="22"/>
                <w:szCs w:val="22"/>
                <w:rPrChange w:id="5708" w:author="Alondra Vega Pacheco" w:date="2025-09-12T18:40:00Z" w16du:dateUtc="2025-09-12T23:40:00Z">
                  <w:rPr>
                    <w:ins w:id="5709" w:author="Alondra Vega Pacheco" w:date="2025-09-12T18:40:00Z" w16du:dateUtc="2025-09-12T23:40:00Z"/>
                    <w:del w:id="5710" w:author="Sudarshan NEUPANE" w:date="2025-09-12T21:58:00Z" w16du:dateUtc="2025-09-13T01:58:00Z"/>
                  </w:rPr>
                </w:rPrChange>
              </w:rPr>
              <w:pPrChange w:id="5711" w:author="Alondra Vega Pacheco" w:date="2025-09-12T18:41:00Z" w16du:dateUtc="2025-09-12T23:41:00Z">
                <w:pPr/>
              </w:pPrChange>
            </w:pPr>
            <w:ins w:id="5712" w:author="Alondra Vega Pacheco" w:date="2025-09-12T18:40:00Z" w16du:dateUtc="2025-09-12T23:40:00Z">
              <w:del w:id="5713" w:author="Sudarshan NEUPANE" w:date="2025-09-12T21:58:00Z" w16du:dateUtc="2025-09-13T01:58:00Z">
                <w:r w:rsidRPr="001D2A45">
                  <w:rPr>
                    <w:rFonts w:ascii="Aptos Narrow" w:hAnsi="Aptos Narrow"/>
                    <w:color w:val="000000"/>
                    <w:sz w:val="22"/>
                    <w:szCs w:val="22"/>
                    <w:rPrChange w:id="5714" w:author="Alondra Vega Pacheco" w:date="2025-09-12T18:40:00Z" w16du:dateUtc="2025-09-12T23:40:00Z">
                      <w:rPr/>
                    </w:rPrChange>
                  </w:rPr>
                  <w:delText>3.4.3.6</w:delText>
                </w:r>
              </w:del>
            </w:ins>
          </w:p>
        </w:tc>
        <w:tc>
          <w:tcPr>
            <w:tcW w:w="9296" w:type="dxa"/>
            <w:noWrap/>
            <w:vAlign w:val="bottom"/>
            <w:hideMark/>
            <w:tcPrChange w:id="5715" w:author="Alondra Vega Pacheco" w:date="2025-09-12T18:41:00Z" w16du:dateUtc="2025-09-12T23:41:00Z">
              <w:tcPr>
                <w:tcW w:w="9296" w:type="dxa"/>
                <w:gridSpan w:val="2"/>
                <w:tcBorders>
                  <w:top w:val="nil"/>
                  <w:left w:val="nil"/>
                  <w:bottom w:val="nil"/>
                  <w:right w:val="nil"/>
                </w:tcBorders>
                <w:noWrap/>
                <w:vAlign w:val="bottom"/>
                <w:hideMark/>
              </w:tcPr>
            </w:tcPrChange>
          </w:tcPr>
          <w:p w14:paraId="59971287" w14:textId="77777777" w:rsidR="001D2A45" w:rsidRPr="001D2A45" w:rsidRDefault="001D2A45">
            <w:pPr>
              <w:spacing w:line="240" w:lineRule="auto"/>
              <w:rPr>
                <w:ins w:id="5716" w:author="Alondra Vega Pacheco" w:date="2025-09-12T18:40:00Z" w16du:dateUtc="2025-09-12T23:40:00Z"/>
                <w:del w:id="5717" w:author="Sudarshan NEUPANE" w:date="2025-09-12T21:58:00Z" w16du:dateUtc="2025-09-13T01:58:00Z"/>
                <w:rFonts w:ascii="Aptos Narrow" w:hAnsi="Aptos Narrow"/>
                <w:color w:val="000000"/>
                <w:sz w:val="22"/>
                <w:szCs w:val="22"/>
                <w:rPrChange w:id="5718" w:author="Alondra Vega Pacheco" w:date="2025-09-12T18:40:00Z" w16du:dateUtc="2025-09-12T23:40:00Z">
                  <w:rPr>
                    <w:ins w:id="5719" w:author="Alondra Vega Pacheco" w:date="2025-09-12T18:40:00Z" w16du:dateUtc="2025-09-12T23:40:00Z"/>
                    <w:del w:id="5720" w:author="Sudarshan NEUPANE" w:date="2025-09-12T21:58:00Z" w16du:dateUtc="2025-09-13T01:58:00Z"/>
                  </w:rPr>
                </w:rPrChange>
              </w:rPr>
              <w:pPrChange w:id="5721" w:author="Alondra Vega Pacheco" w:date="2025-09-12T18:41:00Z" w16du:dateUtc="2025-09-12T23:41:00Z">
                <w:pPr/>
              </w:pPrChange>
            </w:pPr>
            <w:ins w:id="5722" w:author="Alondra Vega Pacheco" w:date="2025-09-12T18:40:00Z" w16du:dateUtc="2025-09-12T23:40:00Z">
              <w:del w:id="5723" w:author="Sudarshan NEUPANE" w:date="2025-09-12T21:58:00Z" w16du:dateUtc="2025-09-13T01:58:00Z">
                <w:r w:rsidRPr="001D2A45">
                  <w:rPr>
                    <w:rFonts w:ascii="Aptos Narrow" w:hAnsi="Aptos Narrow"/>
                    <w:color w:val="000000"/>
                    <w:sz w:val="22"/>
                    <w:szCs w:val="22"/>
                    <w:rPrChange w:id="5724" w:author="Alondra Vega Pacheco" w:date="2025-09-12T18:40:00Z" w16du:dateUtc="2025-09-12T23:40:00Z">
                      <w:rPr/>
                    </w:rPrChange>
                  </w:rPr>
                  <w:delText>Wearable &amp; Smart Device Integration (Legacy)</w:delText>
                </w:r>
              </w:del>
            </w:ins>
          </w:p>
        </w:tc>
      </w:tr>
      <w:tr w:rsidR="001D2A45" w:rsidRPr="001D2A45" w14:paraId="796091CF" w14:textId="77777777" w:rsidTr="001D2A45">
        <w:trPr>
          <w:trHeight w:val="300"/>
          <w:ins w:id="5725" w:author="Alondra Vega Pacheco" w:date="2025-09-12T18:40:00Z"/>
          <w:del w:id="5726" w:author="Sudarshan NEUPANE" w:date="2025-09-12T21:58:00Z"/>
          <w:trPrChange w:id="5727" w:author="Alondra Vega Pacheco" w:date="2025-09-12T18:41:00Z" w16du:dateUtc="2025-09-12T23:41:00Z">
            <w:trPr>
              <w:gridAfter w:val="0"/>
              <w:trHeight w:val="300"/>
            </w:trPr>
          </w:trPrChange>
        </w:trPr>
        <w:tc>
          <w:tcPr>
            <w:tcW w:w="1256" w:type="dxa"/>
            <w:noWrap/>
            <w:vAlign w:val="bottom"/>
            <w:hideMark/>
            <w:tcPrChange w:id="5728" w:author="Alondra Vega Pacheco" w:date="2025-09-12T18:41:00Z" w16du:dateUtc="2025-09-12T23:41:00Z">
              <w:tcPr>
                <w:tcW w:w="1256" w:type="dxa"/>
                <w:gridSpan w:val="2"/>
                <w:tcBorders>
                  <w:top w:val="nil"/>
                  <w:left w:val="nil"/>
                  <w:bottom w:val="nil"/>
                  <w:right w:val="nil"/>
                </w:tcBorders>
                <w:noWrap/>
                <w:vAlign w:val="bottom"/>
                <w:hideMark/>
              </w:tcPr>
            </w:tcPrChange>
          </w:tcPr>
          <w:p w14:paraId="2F7EF9D7" w14:textId="77777777" w:rsidR="001D2A45" w:rsidRPr="001D2A45" w:rsidRDefault="001D2A45">
            <w:pPr>
              <w:spacing w:line="240" w:lineRule="auto"/>
              <w:rPr>
                <w:ins w:id="5729" w:author="Alondra Vega Pacheco" w:date="2025-09-12T18:40:00Z" w16du:dateUtc="2025-09-12T23:40:00Z"/>
                <w:del w:id="5730" w:author="Sudarshan NEUPANE" w:date="2025-09-12T21:58:00Z" w16du:dateUtc="2025-09-13T01:58:00Z"/>
                <w:rFonts w:ascii="Aptos Narrow" w:hAnsi="Aptos Narrow"/>
                <w:color w:val="000000"/>
                <w:sz w:val="22"/>
                <w:szCs w:val="22"/>
                <w:rPrChange w:id="5731" w:author="Alondra Vega Pacheco" w:date="2025-09-12T18:40:00Z" w16du:dateUtc="2025-09-12T23:40:00Z">
                  <w:rPr>
                    <w:ins w:id="5732" w:author="Alondra Vega Pacheco" w:date="2025-09-12T18:40:00Z" w16du:dateUtc="2025-09-12T23:40:00Z"/>
                    <w:del w:id="5733" w:author="Sudarshan NEUPANE" w:date="2025-09-12T21:58:00Z" w16du:dateUtc="2025-09-13T01:58:00Z"/>
                  </w:rPr>
                </w:rPrChange>
              </w:rPr>
              <w:pPrChange w:id="5734" w:author="Alondra Vega Pacheco" w:date="2025-09-12T18:41:00Z" w16du:dateUtc="2025-09-12T23:41:00Z">
                <w:pPr/>
              </w:pPrChange>
            </w:pPr>
            <w:ins w:id="5735" w:author="Alondra Vega Pacheco" w:date="2025-09-12T18:40:00Z" w16du:dateUtc="2025-09-12T23:40:00Z">
              <w:del w:id="5736" w:author="Sudarshan NEUPANE" w:date="2025-09-12T21:58:00Z" w16du:dateUtc="2025-09-13T01:58:00Z">
                <w:r w:rsidRPr="001D2A45">
                  <w:rPr>
                    <w:rFonts w:ascii="Aptos Narrow" w:hAnsi="Aptos Narrow"/>
                    <w:color w:val="000000"/>
                    <w:sz w:val="22"/>
                    <w:szCs w:val="22"/>
                    <w:rPrChange w:id="5737" w:author="Alondra Vega Pacheco" w:date="2025-09-12T18:40:00Z" w16du:dateUtc="2025-09-12T23:40:00Z">
                      <w:rPr/>
                    </w:rPrChange>
                  </w:rPr>
                  <w:delText>3.4.3.7</w:delText>
                </w:r>
              </w:del>
            </w:ins>
          </w:p>
        </w:tc>
        <w:tc>
          <w:tcPr>
            <w:tcW w:w="9296" w:type="dxa"/>
            <w:noWrap/>
            <w:vAlign w:val="bottom"/>
            <w:hideMark/>
            <w:tcPrChange w:id="5738" w:author="Alondra Vega Pacheco" w:date="2025-09-12T18:41:00Z" w16du:dateUtc="2025-09-12T23:41:00Z">
              <w:tcPr>
                <w:tcW w:w="9296" w:type="dxa"/>
                <w:gridSpan w:val="2"/>
                <w:tcBorders>
                  <w:top w:val="nil"/>
                  <w:left w:val="nil"/>
                  <w:bottom w:val="nil"/>
                  <w:right w:val="nil"/>
                </w:tcBorders>
                <w:noWrap/>
                <w:vAlign w:val="bottom"/>
                <w:hideMark/>
              </w:tcPr>
            </w:tcPrChange>
          </w:tcPr>
          <w:p w14:paraId="35437EB4" w14:textId="77777777" w:rsidR="001D2A45" w:rsidRPr="001D2A45" w:rsidRDefault="001D2A45">
            <w:pPr>
              <w:spacing w:line="240" w:lineRule="auto"/>
              <w:rPr>
                <w:ins w:id="5739" w:author="Alondra Vega Pacheco" w:date="2025-09-12T18:40:00Z" w16du:dateUtc="2025-09-12T23:40:00Z"/>
                <w:del w:id="5740" w:author="Sudarshan NEUPANE" w:date="2025-09-12T21:58:00Z" w16du:dateUtc="2025-09-13T01:58:00Z"/>
                <w:rFonts w:ascii="Aptos Narrow" w:hAnsi="Aptos Narrow"/>
                <w:color w:val="000000"/>
                <w:sz w:val="22"/>
                <w:szCs w:val="22"/>
                <w:rPrChange w:id="5741" w:author="Alondra Vega Pacheco" w:date="2025-09-12T18:40:00Z" w16du:dateUtc="2025-09-12T23:40:00Z">
                  <w:rPr>
                    <w:ins w:id="5742" w:author="Alondra Vega Pacheco" w:date="2025-09-12T18:40:00Z" w16du:dateUtc="2025-09-12T23:40:00Z"/>
                    <w:del w:id="5743" w:author="Sudarshan NEUPANE" w:date="2025-09-12T21:58:00Z" w16du:dateUtc="2025-09-13T01:58:00Z"/>
                  </w:rPr>
                </w:rPrChange>
              </w:rPr>
              <w:pPrChange w:id="5744" w:author="Alondra Vega Pacheco" w:date="2025-09-12T18:41:00Z" w16du:dateUtc="2025-09-12T23:41:00Z">
                <w:pPr/>
              </w:pPrChange>
            </w:pPr>
            <w:ins w:id="5745" w:author="Alondra Vega Pacheco" w:date="2025-09-12T18:40:00Z" w16du:dateUtc="2025-09-12T23:40:00Z">
              <w:del w:id="5746" w:author="Sudarshan NEUPANE" w:date="2025-09-12T21:58:00Z" w16du:dateUtc="2025-09-13T01:58:00Z">
                <w:r w:rsidRPr="001D2A45">
                  <w:rPr>
                    <w:rFonts w:ascii="Aptos Narrow" w:hAnsi="Aptos Narrow"/>
                    <w:color w:val="000000"/>
                    <w:sz w:val="22"/>
                    <w:szCs w:val="22"/>
                    <w:rPrChange w:id="5747" w:author="Alondra Vega Pacheco" w:date="2025-09-12T18:40:00Z" w16du:dateUtc="2025-09-12T23:40:00Z">
                      <w:rPr/>
                    </w:rPrChange>
                  </w:rPr>
                  <w:delText>Offline AI Model training and distillation</w:delText>
                </w:r>
              </w:del>
            </w:ins>
          </w:p>
        </w:tc>
      </w:tr>
      <w:tr w:rsidR="001D2A45" w:rsidRPr="001D2A45" w14:paraId="75E72D8C" w14:textId="77777777" w:rsidTr="001D2A45">
        <w:trPr>
          <w:trHeight w:val="440"/>
          <w:ins w:id="5748" w:author="Alondra Vega Pacheco" w:date="2025-09-12T18:40:00Z"/>
          <w:del w:id="5749" w:author="Sudarshan NEUPANE" w:date="2025-09-12T21:58:00Z"/>
          <w:trPrChange w:id="5750" w:author="Alondra Vega Pacheco" w:date="2025-09-12T18:41:00Z" w16du:dateUtc="2025-09-12T23:41:00Z">
            <w:trPr>
              <w:gridAfter w:val="0"/>
              <w:trHeight w:val="440"/>
            </w:trPr>
          </w:trPrChange>
        </w:trPr>
        <w:tc>
          <w:tcPr>
            <w:tcW w:w="1256" w:type="dxa"/>
            <w:shd w:val="clear" w:color="000000" w:fill="215C98"/>
            <w:noWrap/>
            <w:vAlign w:val="bottom"/>
            <w:hideMark/>
            <w:tcPrChange w:id="5751" w:author="Alondra Vega Pacheco" w:date="2025-09-12T18:41:00Z" w16du:dateUtc="2025-09-12T23:41:00Z">
              <w:tcPr>
                <w:tcW w:w="1256" w:type="dxa"/>
                <w:gridSpan w:val="2"/>
                <w:tcBorders>
                  <w:top w:val="nil"/>
                  <w:left w:val="nil"/>
                  <w:bottom w:val="nil"/>
                  <w:right w:val="nil"/>
                </w:tcBorders>
                <w:shd w:val="clear" w:color="000000" w:fill="215C98"/>
                <w:noWrap/>
                <w:vAlign w:val="bottom"/>
                <w:hideMark/>
              </w:tcPr>
            </w:tcPrChange>
          </w:tcPr>
          <w:p w14:paraId="08C6AAEA" w14:textId="77777777" w:rsidR="001D2A45" w:rsidRPr="001D2A45" w:rsidRDefault="001D2A45">
            <w:pPr>
              <w:spacing w:line="240" w:lineRule="auto"/>
              <w:rPr>
                <w:ins w:id="5752" w:author="Alondra Vega Pacheco" w:date="2025-09-12T18:40:00Z" w16du:dateUtc="2025-09-12T23:40:00Z"/>
                <w:del w:id="5753" w:author="Sudarshan NEUPANE" w:date="2025-09-12T21:58:00Z" w16du:dateUtc="2025-09-13T01:58:00Z"/>
                <w:rFonts w:ascii="Aptos Narrow" w:hAnsi="Aptos Narrow"/>
                <w:b/>
                <w:bCs/>
                <w:color w:val="FFFFFF"/>
                <w:sz w:val="32"/>
                <w:szCs w:val="32"/>
                <w:rPrChange w:id="5754" w:author="Alondra Vega Pacheco" w:date="2025-09-12T18:40:00Z" w16du:dateUtc="2025-09-12T23:40:00Z">
                  <w:rPr>
                    <w:ins w:id="5755" w:author="Alondra Vega Pacheco" w:date="2025-09-12T18:40:00Z" w16du:dateUtc="2025-09-12T23:40:00Z"/>
                    <w:del w:id="5756" w:author="Sudarshan NEUPANE" w:date="2025-09-12T21:58:00Z" w16du:dateUtc="2025-09-13T01:58:00Z"/>
                  </w:rPr>
                </w:rPrChange>
              </w:rPr>
              <w:pPrChange w:id="5757" w:author="Alondra Vega Pacheco" w:date="2025-09-12T18:41:00Z" w16du:dateUtc="2025-09-12T23:41:00Z">
                <w:pPr/>
              </w:pPrChange>
            </w:pPr>
            <w:ins w:id="5758" w:author="Alondra Vega Pacheco" w:date="2025-09-12T18:40:00Z" w16du:dateUtc="2025-09-12T23:40:00Z">
              <w:del w:id="5759" w:author="Sudarshan NEUPANE" w:date="2025-09-12T21:58:00Z" w16du:dateUtc="2025-09-13T01:58:00Z">
                <w:r w:rsidRPr="001D2A45">
                  <w:rPr>
                    <w:rFonts w:ascii="Aptos Narrow" w:hAnsi="Aptos Narrow"/>
                    <w:b/>
                    <w:bCs/>
                    <w:color w:val="FFFFFF"/>
                    <w:sz w:val="32"/>
                    <w:szCs w:val="32"/>
                    <w:rPrChange w:id="5760" w:author="Alondra Vega Pacheco" w:date="2025-09-12T18:40:00Z" w16du:dateUtc="2025-09-12T23:40:00Z">
                      <w:rPr/>
                    </w:rPrChange>
                  </w:rPr>
                  <w:delText>4</w:delText>
                </w:r>
              </w:del>
            </w:ins>
          </w:p>
        </w:tc>
        <w:tc>
          <w:tcPr>
            <w:tcW w:w="9296" w:type="dxa"/>
            <w:shd w:val="clear" w:color="000000" w:fill="215C98"/>
            <w:noWrap/>
            <w:vAlign w:val="bottom"/>
            <w:hideMark/>
            <w:tcPrChange w:id="5761" w:author="Alondra Vega Pacheco" w:date="2025-09-12T18:41:00Z" w16du:dateUtc="2025-09-12T23:41:00Z">
              <w:tcPr>
                <w:tcW w:w="9296" w:type="dxa"/>
                <w:gridSpan w:val="2"/>
                <w:tcBorders>
                  <w:top w:val="nil"/>
                  <w:left w:val="nil"/>
                  <w:bottom w:val="nil"/>
                  <w:right w:val="nil"/>
                </w:tcBorders>
                <w:shd w:val="clear" w:color="000000" w:fill="215C98"/>
                <w:noWrap/>
                <w:vAlign w:val="bottom"/>
                <w:hideMark/>
              </w:tcPr>
            </w:tcPrChange>
          </w:tcPr>
          <w:p w14:paraId="48977819" w14:textId="77777777" w:rsidR="001D2A45" w:rsidRPr="001D2A45" w:rsidRDefault="001D2A45">
            <w:pPr>
              <w:spacing w:line="240" w:lineRule="auto"/>
              <w:rPr>
                <w:ins w:id="5762" w:author="Alondra Vega Pacheco" w:date="2025-09-12T18:40:00Z" w16du:dateUtc="2025-09-12T23:40:00Z"/>
                <w:del w:id="5763" w:author="Sudarshan NEUPANE" w:date="2025-09-12T21:58:00Z" w16du:dateUtc="2025-09-13T01:58:00Z"/>
                <w:rFonts w:ascii="Aptos Narrow" w:hAnsi="Aptos Narrow"/>
                <w:b/>
                <w:bCs/>
                <w:color w:val="FFFFFF"/>
                <w:sz w:val="32"/>
                <w:szCs w:val="32"/>
                <w:rPrChange w:id="5764" w:author="Alondra Vega Pacheco" w:date="2025-09-12T18:40:00Z" w16du:dateUtc="2025-09-12T23:40:00Z">
                  <w:rPr>
                    <w:ins w:id="5765" w:author="Alondra Vega Pacheco" w:date="2025-09-12T18:40:00Z" w16du:dateUtc="2025-09-12T23:40:00Z"/>
                    <w:del w:id="5766" w:author="Sudarshan NEUPANE" w:date="2025-09-12T21:58:00Z" w16du:dateUtc="2025-09-13T01:58:00Z"/>
                  </w:rPr>
                </w:rPrChange>
              </w:rPr>
              <w:pPrChange w:id="5767" w:author="Alondra Vega Pacheco" w:date="2025-09-12T18:41:00Z" w16du:dateUtc="2025-09-12T23:41:00Z">
                <w:pPr/>
              </w:pPrChange>
            </w:pPr>
            <w:ins w:id="5768" w:author="Alondra Vega Pacheco" w:date="2025-09-12T18:40:00Z" w16du:dateUtc="2025-09-12T23:40:00Z">
              <w:del w:id="5769" w:author="Sudarshan NEUPANE" w:date="2025-09-12T21:58:00Z" w16du:dateUtc="2025-09-13T01:58:00Z">
                <w:r w:rsidRPr="001D2A45">
                  <w:rPr>
                    <w:rFonts w:ascii="Aptos Narrow" w:hAnsi="Aptos Narrow"/>
                    <w:b/>
                    <w:bCs/>
                    <w:color w:val="FFFFFF"/>
                    <w:sz w:val="32"/>
                    <w:szCs w:val="32"/>
                    <w:rPrChange w:id="5770" w:author="Alondra Vega Pacheco" w:date="2025-09-12T18:40:00Z" w16du:dateUtc="2025-09-12T23:40:00Z">
                      <w:rPr/>
                    </w:rPrChange>
                  </w:rPr>
                  <w:delText>Product Delivery</w:delText>
                </w:r>
              </w:del>
            </w:ins>
          </w:p>
        </w:tc>
      </w:tr>
      <w:tr w:rsidR="001D2A45" w:rsidRPr="001D2A45" w14:paraId="100656F5" w14:textId="77777777" w:rsidTr="001D2A45">
        <w:trPr>
          <w:trHeight w:val="380"/>
          <w:ins w:id="5771" w:author="Alondra Vega Pacheco" w:date="2025-09-12T18:40:00Z"/>
          <w:del w:id="5772" w:author="Sudarshan NEUPANE" w:date="2025-09-12T21:58:00Z"/>
          <w:trPrChange w:id="5773" w:author="Alondra Vega Pacheco" w:date="2025-09-12T18:41:00Z" w16du:dateUtc="2025-09-12T23:41:00Z">
            <w:trPr>
              <w:gridAfter w:val="0"/>
              <w:trHeight w:val="380"/>
            </w:trPr>
          </w:trPrChange>
        </w:trPr>
        <w:tc>
          <w:tcPr>
            <w:tcW w:w="1256" w:type="dxa"/>
            <w:shd w:val="clear" w:color="000000" w:fill="3C7D22"/>
            <w:noWrap/>
            <w:vAlign w:val="bottom"/>
            <w:hideMark/>
            <w:tcPrChange w:id="5774" w:author="Alondra Vega Pacheco" w:date="2025-09-12T18:41:00Z" w16du:dateUtc="2025-09-12T23:41:00Z">
              <w:tcPr>
                <w:tcW w:w="1256" w:type="dxa"/>
                <w:gridSpan w:val="2"/>
                <w:tcBorders>
                  <w:top w:val="nil"/>
                  <w:left w:val="nil"/>
                  <w:bottom w:val="nil"/>
                  <w:right w:val="nil"/>
                </w:tcBorders>
                <w:shd w:val="clear" w:color="000000" w:fill="3C7D22"/>
                <w:noWrap/>
                <w:vAlign w:val="bottom"/>
                <w:hideMark/>
              </w:tcPr>
            </w:tcPrChange>
          </w:tcPr>
          <w:p w14:paraId="40CB453A" w14:textId="77777777" w:rsidR="001D2A45" w:rsidRPr="001D2A45" w:rsidRDefault="001D2A45">
            <w:pPr>
              <w:spacing w:line="240" w:lineRule="auto"/>
              <w:rPr>
                <w:ins w:id="5775" w:author="Alondra Vega Pacheco" w:date="2025-09-12T18:40:00Z" w16du:dateUtc="2025-09-12T23:40:00Z"/>
                <w:del w:id="5776" w:author="Sudarshan NEUPANE" w:date="2025-09-12T21:58:00Z" w16du:dateUtc="2025-09-13T01:58:00Z"/>
                <w:rFonts w:ascii="Aptos Narrow" w:hAnsi="Aptos Narrow"/>
                <w:b/>
                <w:bCs/>
                <w:color w:val="FFFFFF"/>
                <w:sz w:val="28"/>
                <w:szCs w:val="28"/>
                <w:rPrChange w:id="5777" w:author="Alondra Vega Pacheco" w:date="2025-09-12T18:40:00Z" w16du:dateUtc="2025-09-12T23:40:00Z">
                  <w:rPr>
                    <w:ins w:id="5778" w:author="Alondra Vega Pacheco" w:date="2025-09-12T18:40:00Z" w16du:dateUtc="2025-09-12T23:40:00Z"/>
                    <w:del w:id="5779" w:author="Sudarshan NEUPANE" w:date="2025-09-12T21:58:00Z" w16du:dateUtc="2025-09-13T01:58:00Z"/>
                  </w:rPr>
                </w:rPrChange>
              </w:rPr>
              <w:pPrChange w:id="5780" w:author="Alondra Vega Pacheco" w:date="2025-09-12T18:41:00Z" w16du:dateUtc="2025-09-12T23:41:00Z">
                <w:pPr/>
              </w:pPrChange>
            </w:pPr>
            <w:ins w:id="5781" w:author="Alondra Vega Pacheco" w:date="2025-09-12T18:40:00Z" w16du:dateUtc="2025-09-12T23:40:00Z">
              <w:del w:id="5782" w:author="Sudarshan NEUPANE" w:date="2025-09-12T21:58:00Z" w16du:dateUtc="2025-09-13T01:58:00Z">
                <w:r w:rsidRPr="001D2A45">
                  <w:rPr>
                    <w:rFonts w:ascii="Aptos Narrow" w:hAnsi="Aptos Narrow"/>
                    <w:b/>
                    <w:bCs/>
                    <w:color w:val="FFFFFF"/>
                    <w:sz w:val="28"/>
                    <w:szCs w:val="28"/>
                    <w:rPrChange w:id="5783" w:author="Alondra Vega Pacheco" w:date="2025-09-12T18:40:00Z" w16du:dateUtc="2025-09-12T23:40:00Z">
                      <w:rPr/>
                    </w:rPrChange>
                  </w:rPr>
                  <w:delText>4.1</w:delText>
                </w:r>
              </w:del>
            </w:ins>
          </w:p>
        </w:tc>
        <w:tc>
          <w:tcPr>
            <w:tcW w:w="9296" w:type="dxa"/>
            <w:shd w:val="clear" w:color="000000" w:fill="3C7D22"/>
            <w:noWrap/>
            <w:vAlign w:val="bottom"/>
            <w:hideMark/>
            <w:tcPrChange w:id="5784" w:author="Alondra Vega Pacheco" w:date="2025-09-12T18:41:00Z" w16du:dateUtc="2025-09-12T23:41:00Z">
              <w:tcPr>
                <w:tcW w:w="9296" w:type="dxa"/>
                <w:gridSpan w:val="2"/>
                <w:tcBorders>
                  <w:top w:val="nil"/>
                  <w:left w:val="nil"/>
                  <w:bottom w:val="nil"/>
                  <w:right w:val="nil"/>
                </w:tcBorders>
                <w:shd w:val="clear" w:color="000000" w:fill="3C7D22"/>
                <w:noWrap/>
                <w:vAlign w:val="bottom"/>
                <w:hideMark/>
              </w:tcPr>
            </w:tcPrChange>
          </w:tcPr>
          <w:p w14:paraId="512B952A" w14:textId="77777777" w:rsidR="001D2A45" w:rsidRPr="001D2A45" w:rsidRDefault="001D2A45">
            <w:pPr>
              <w:spacing w:line="240" w:lineRule="auto"/>
              <w:rPr>
                <w:ins w:id="5785" w:author="Alondra Vega Pacheco" w:date="2025-09-12T18:40:00Z" w16du:dateUtc="2025-09-12T23:40:00Z"/>
                <w:del w:id="5786" w:author="Sudarshan NEUPANE" w:date="2025-09-12T21:58:00Z" w16du:dateUtc="2025-09-13T01:58:00Z"/>
                <w:rFonts w:ascii="Aptos Narrow" w:hAnsi="Aptos Narrow"/>
                <w:b/>
                <w:bCs/>
                <w:color w:val="FFFFFF"/>
                <w:sz w:val="28"/>
                <w:szCs w:val="28"/>
                <w:rPrChange w:id="5787" w:author="Alondra Vega Pacheco" w:date="2025-09-12T18:40:00Z" w16du:dateUtc="2025-09-12T23:40:00Z">
                  <w:rPr>
                    <w:ins w:id="5788" w:author="Alondra Vega Pacheco" w:date="2025-09-12T18:40:00Z" w16du:dateUtc="2025-09-12T23:40:00Z"/>
                    <w:del w:id="5789" w:author="Sudarshan NEUPANE" w:date="2025-09-12T21:58:00Z" w16du:dateUtc="2025-09-13T01:58:00Z"/>
                  </w:rPr>
                </w:rPrChange>
              </w:rPr>
              <w:pPrChange w:id="5790" w:author="Alondra Vega Pacheco" w:date="2025-09-12T18:41:00Z" w16du:dateUtc="2025-09-12T23:41:00Z">
                <w:pPr/>
              </w:pPrChange>
            </w:pPr>
            <w:ins w:id="5791" w:author="Alondra Vega Pacheco" w:date="2025-09-12T18:40:00Z" w16du:dateUtc="2025-09-12T23:40:00Z">
              <w:del w:id="5792" w:author="Sudarshan NEUPANE" w:date="2025-09-12T21:58:00Z" w16du:dateUtc="2025-09-13T01:58:00Z">
                <w:r w:rsidRPr="001D2A45">
                  <w:rPr>
                    <w:rFonts w:ascii="Aptos Narrow" w:hAnsi="Aptos Narrow"/>
                    <w:b/>
                    <w:bCs/>
                    <w:color w:val="FFFFFF"/>
                    <w:sz w:val="28"/>
                    <w:szCs w:val="28"/>
                    <w:rPrChange w:id="5793" w:author="Alondra Vega Pacheco" w:date="2025-09-12T18:40:00Z" w16du:dateUtc="2025-09-12T23:40:00Z">
                      <w:rPr/>
                    </w:rPrChange>
                  </w:rPr>
                  <w:delText>User Guide</w:delText>
                </w:r>
              </w:del>
            </w:ins>
          </w:p>
        </w:tc>
      </w:tr>
      <w:tr w:rsidR="001D2A45" w:rsidRPr="001D2A45" w14:paraId="65BD9FB5" w14:textId="77777777" w:rsidTr="001D2A45">
        <w:trPr>
          <w:trHeight w:val="300"/>
          <w:ins w:id="5794" w:author="Alondra Vega Pacheco" w:date="2025-09-12T18:40:00Z"/>
          <w:del w:id="5795" w:author="Sudarshan NEUPANE" w:date="2025-09-12T21:58:00Z"/>
          <w:trPrChange w:id="5796" w:author="Alondra Vega Pacheco" w:date="2025-09-12T18:41:00Z" w16du:dateUtc="2025-09-12T23:41:00Z">
            <w:trPr>
              <w:gridAfter w:val="0"/>
              <w:trHeight w:val="300"/>
            </w:trPr>
          </w:trPrChange>
        </w:trPr>
        <w:tc>
          <w:tcPr>
            <w:tcW w:w="1256" w:type="dxa"/>
            <w:noWrap/>
            <w:vAlign w:val="bottom"/>
            <w:hideMark/>
            <w:tcPrChange w:id="5797" w:author="Alondra Vega Pacheco" w:date="2025-09-12T18:41:00Z" w16du:dateUtc="2025-09-12T23:41:00Z">
              <w:tcPr>
                <w:tcW w:w="1256" w:type="dxa"/>
                <w:gridSpan w:val="2"/>
                <w:tcBorders>
                  <w:top w:val="nil"/>
                  <w:left w:val="nil"/>
                  <w:bottom w:val="nil"/>
                  <w:right w:val="nil"/>
                </w:tcBorders>
                <w:noWrap/>
                <w:vAlign w:val="bottom"/>
                <w:hideMark/>
              </w:tcPr>
            </w:tcPrChange>
          </w:tcPr>
          <w:p w14:paraId="5E42C1A7" w14:textId="77777777" w:rsidR="001D2A45" w:rsidRPr="001D2A45" w:rsidRDefault="001D2A45">
            <w:pPr>
              <w:spacing w:line="240" w:lineRule="auto"/>
              <w:rPr>
                <w:ins w:id="5798" w:author="Alondra Vega Pacheco" w:date="2025-09-12T18:40:00Z" w16du:dateUtc="2025-09-12T23:40:00Z"/>
                <w:del w:id="5799" w:author="Sudarshan NEUPANE" w:date="2025-09-12T21:58:00Z" w16du:dateUtc="2025-09-13T01:58:00Z"/>
                <w:rFonts w:ascii="Aptos Narrow" w:hAnsi="Aptos Narrow"/>
                <w:color w:val="000000"/>
                <w:sz w:val="22"/>
                <w:szCs w:val="22"/>
                <w:rPrChange w:id="5800" w:author="Alondra Vega Pacheco" w:date="2025-09-12T18:40:00Z" w16du:dateUtc="2025-09-12T23:40:00Z">
                  <w:rPr>
                    <w:ins w:id="5801" w:author="Alondra Vega Pacheco" w:date="2025-09-12T18:40:00Z" w16du:dateUtc="2025-09-12T23:40:00Z"/>
                    <w:del w:id="5802" w:author="Sudarshan NEUPANE" w:date="2025-09-12T21:58:00Z" w16du:dateUtc="2025-09-13T01:58:00Z"/>
                  </w:rPr>
                </w:rPrChange>
              </w:rPr>
              <w:pPrChange w:id="5803" w:author="Alondra Vega Pacheco" w:date="2025-09-12T18:41:00Z" w16du:dateUtc="2025-09-12T23:41:00Z">
                <w:pPr/>
              </w:pPrChange>
            </w:pPr>
            <w:ins w:id="5804" w:author="Alondra Vega Pacheco" w:date="2025-09-12T18:40:00Z" w16du:dateUtc="2025-09-12T23:40:00Z">
              <w:del w:id="5805" w:author="Sudarshan NEUPANE" w:date="2025-09-12T21:58:00Z" w16du:dateUtc="2025-09-13T01:58:00Z">
                <w:r w:rsidRPr="001D2A45">
                  <w:rPr>
                    <w:rFonts w:ascii="Aptos Narrow" w:hAnsi="Aptos Narrow"/>
                    <w:color w:val="000000"/>
                    <w:sz w:val="22"/>
                    <w:szCs w:val="22"/>
                    <w:rPrChange w:id="5806" w:author="Alondra Vega Pacheco" w:date="2025-09-12T18:40:00Z" w16du:dateUtc="2025-09-12T23:40:00Z">
                      <w:rPr/>
                    </w:rPrChange>
                  </w:rPr>
                  <w:delText>4.1.1</w:delText>
                </w:r>
              </w:del>
            </w:ins>
          </w:p>
        </w:tc>
        <w:tc>
          <w:tcPr>
            <w:tcW w:w="9296" w:type="dxa"/>
            <w:noWrap/>
            <w:vAlign w:val="bottom"/>
            <w:hideMark/>
            <w:tcPrChange w:id="5807" w:author="Alondra Vega Pacheco" w:date="2025-09-12T18:41:00Z" w16du:dateUtc="2025-09-12T23:41:00Z">
              <w:tcPr>
                <w:tcW w:w="9296" w:type="dxa"/>
                <w:gridSpan w:val="2"/>
                <w:tcBorders>
                  <w:top w:val="nil"/>
                  <w:left w:val="nil"/>
                  <w:bottom w:val="nil"/>
                  <w:right w:val="nil"/>
                </w:tcBorders>
                <w:noWrap/>
                <w:vAlign w:val="bottom"/>
                <w:hideMark/>
              </w:tcPr>
            </w:tcPrChange>
          </w:tcPr>
          <w:p w14:paraId="420C1CE7" w14:textId="77777777" w:rsidR="001D2A45" w:rsidRPr="001D2A45" w:rsidRDefault="001D2A45">
            <w:pPr>
              <w:spacing w:line="240" w:lineRule="auto"/>
              <w:rPr>
                <w:ins w:id="5808" w:author="Alondra Vega Pacheco" w:date="2025-09-12T18:40:00Z" w16du:dateUtc="2025-09-12T23:40:00Z"/>
                <w:del w:id="5809" w:author="Sudarshan NEUPANE" w:date="2025-09-12T21:58:00Z" w16du:dateUtc="2025-09-13T01:58:00Z"/>
                <w:rFonts w:ascii="Aptos Narrow" w:hAnsi="Aptos Narrow"/>
                <w:color w:val="000000"/>
                <w:sz w:val="22"/>
                <w:szCs w:val="22"/>
                <w:rPrChange w:id="5810" w:author="Alondra Vega Pacheco" w:date="2025-09-12T18:40:00Z" w16du:dateUtc="2025-09-12T23:40:00Z">
                  <w:rPr>
                    <w:ins w:id="5811" w:author="Alondra Vega Pacheco" w:date="2025-09-12T18:40:00Z" w16du:dateUtc="2025-09-12T23:40:00Z"/>
                    <w:del w:id="5812" w:author="Sudarshan NEUPANE" w:date="2025-09-12T21:58:00Z" w16du:dateUtc="2025-09-13T01:58:00Z"/>
                  </w:rPr>
                </w:rPrChange>
              </w:rPr>
              <w:pPrChange w:id="5813" w:author="Alondra Vega Pacheco" w:date="2025-09-12T18:41:00Z" w16du:dateUtc="2025-09-12T23:41:00Z">
                <w:pPr/>
              </w:pPrChange>
            </w:pPr>
            <w:ins w:id="5814" w:author="Alondra Vega Pacheco" w:date="2025-09-12T18:40:00Z" w16du:dateUtc="2025-09-12T23:40:00Z">
              <w:del w:id="5815" w:author="Sudarshan NEUPANE" w:date="2025-09-12T21:58:00Z" w16du:dateUtc="2025-09-13T01:58:00Z">
                <w:r w:rsidRPr="001D2A45">
                  <w:rPr>
                    <w:rFonts w:ascii="Aptos Narrow" w:hAnsi="Aptos Narrow"/>
                    <w:color w:val="000000"/>
                    <w:sz w:val="22"/>
                    <w:szCs w:val="22"/>
                    <w:rPrChange w:id="5816" w:author="Alondra Vega Pacheco" w:date="2025-09-12T18:40:00Z" w16du:dateUtc="2025-09-12T23:40:00Z">
                      <w:rPr/>
                    </w:rPrChange>
                  </w:rPr>
                  <w:delText>Document System Capabilities</w:delText>
                </w:r>
              </w:del>
            </w:ins>
          </w:p>
        </w:tc>
      </w:tr>
      <w:tr w:rsidR="001D2A45" w:rsidRPr="001D2A45" w14:paraId="599E1370" w14:textId="77777777" w:rsidTr="001D2A45">
        <w:trPr>
          <w:trHeight w:val="300"/>
          <w:ins w:id="5817" w:author="Alondra Vega Pacheco" w:date="2025-09-12T18:40:00Z"/>
          <w:del w:id="5818" w:author="Sudarshan NEUPANE" w:date="2025-09-12T21:58:00Z"/>
          <w:trPrChange w:id="5819" w:author="Alondra Vega Pacheco" w:date="2025-09-12T18:41:00Z" w16du:dateUtc="2025-09-12T23:41:00Z">
            <w:trPr>
              <w:gridAfter w:val="0"/>
              <w:trHeight w:val="300"/>
            </w:trPr>
          </w:trPrChange>
        </w:trPr>
        <w:tc>
          <w:tcPr>
            <w:tcW w:w="1256" w:type="dxa"/>
            <w:noWrap/>
            <w:vAlign w:val="bottom"/>
            <w:hideMark/>
            <w:tcPrChange w:id="5820" w:author="Alondra Vega Pacheco" w:date="2025-09-12T18:41:00Z" w16du:dateUtc="2025-09-12T23:41:00Z">
              <w:tcPr>
                <w:tcW w:w="1256" w:type="dxa"/>
                <w:gridSpan w:val="2"/>
                <w:tcBorders>
                  <w:top w:val="nil"/>
                  <w:left w:val="nil"/>
                  <w:bottom w:val="nil"/>
                  <w:right w:val="nil"/>
                </w:tcBorders>
                <w:noWrap/>
                <w:vAlign w:val="bottom"/>
                <w:hideMark/>
              </w:tcPr>
            </w:tcPrChange>
          </w:tcPr>
          <w:p w14:paraId="36A4E222" w14:textId="77777777" w:rsidR="001D2A45" w:rsidRPr="001D2A45" w:rsidRDefault="001D2A45">
            <w:pPr>
              <w:spacing w:line="240" w:lineRule="auto"/>
              <w:rPr>
                <w:ins w:id="5821" w:author="Alondra Vega Pacheco" w:date="2025-09-12T18:40:00Z" w16du:dateUtc="2025-09-12T23:40:00Z"/>
                <w:del w:id="5822" w:author="Sudarshan NEUPANE" w:date="2025-09-12T21:58:00Z" w16du:dateUtc="2025-09-13T01:58:00Z"/>
                <w:rFonts w:ascii="Aptos Narrow" w:hAnsi="Aptos Narrow"/>
                <w:color w:val="000000"/>
                <w:sz w:val="22"/>
                <w:szCs w:val="22"/>
                <w:rPrChange w:id="5823" w:author="Alondra Vega Pacheco" w:date="2025-09-12T18:40:00Z" w16du:dateUtc="2025-09-12T23:40:00Z">
                  <w:rPr>
                    <w:ins w:id="5824" w:author="Alondra Vega Pacheco" w:date="2025-09-12T18:40:00Z" w16du:dateUtc="2025-09-12T23:40:00Z"/>
                    <w:del w:id="5825" w:author="Sudarshan NEUPANE" w:date="2025-09-12T21:58:00Z" w16du:dateUtc="2025-09-13T01:58:00Z"/>
                  </w:rPr>
                </w:rPrChange>
              </w:rPr>
              <w:pPrChange w:id="5826" w:author="Alondra Vega Pacheco" w:date="2025-09-12T18:41:00Z" w16du:dateUtc="2025-09-12T23:41:00Z">
                <w:pPr/>
              </w:pPrChange>
            </w:pPr>
            <w:ins w:id="5827" w:author="Alondra Vega Pacheco" w:date="2025-09-12T18:40:00Z" w16du:dateUtc="2025-09-12T23:40:00Z">
              <w:del w:id="5828" w:author="Sudarshan NEUPANE" w:date="2025-09-12T21:58:00Z" w16du:dateUtc="2025-09-13T01:58:00Z">
                <w:r w:rsidRPr="001D2A45">
                  <w:rPr>
                    <w:rFonts w:ascii="Aptos Narrow" w:hAnsi="Aptos Narrow"/>
                    <w:color w:val="000000"/>
                    <w:sz w:val="22"/>
                    <w:szCs w:val="22"/>
                    <w:rPrChange w:id="5829" w:author="Alondra Vega Pacheco" w:date="2025-09-12T18:40:00Z" w16du:dateUtc="2025-09-12T23:40:00Z">
                      <w:rPr/>
                    </w:rPrChange>
                  </w:rPr>
                  <w:delText>4.1.2</w:delText>
                </w:r>
              </w:del>
            </w:ins>
          </w:p>
        </w:tc>
        <w:tc>
          <w:tcPr>
            <w:tcW w:w="9296" w:type="dxa"/>
            <w:noWrap/>
            <w:vAlign w:val="bottom"/>
            <w:hideMark/>
            <w:tcPrChange w:id="5830" w:author="Alondra Vega Pacheco" w:date="2025-09-12T18:41:00Z" w16du:dateUtc="2025-09-12T23:41:00Z">
              <w:tcPr>
                <w:tcW w:w="9296" w:type="dxa"/>
                <w:gridSpan w:val="2"/>
                <w:tcBorders>
                  <w:top w:val="nil"/>
                  <w:left w:val="nil"/>
                  <w:bottom w:val="nil"/>
                  <w:right w:val="nil"/>
                </w:tcBorders>
                <w:noWrap/>
                <w:vAlign w:val="bottom"/>
                <w:hideMark/>
              </w:tcPr>
            </w:tcPrChange>
          </w:tcPr>
          <w:p w14:paraId="6E840419" w14:textId="77777777" w:rsidR="001D2A45" w:rsidRPr="001D2A45" w:rsidRDefault="001D2A45">
            <w:pPr>
              <w:spacing w:line="240" w:lineRule="auto"/>
              <w:rPr>
                <w:ins w:id="5831" w:author="Alondra Vega Pacheco" w:date="2025-09-12T18:40:00Z" w16du:dateUtc="2025-09-12T23:40:00Z"/>
                <w:del w:id="5832" w:author="Sudarshan NEUPANE" w:date="2025-09-12T21:58:00Z" w16du:dateUtc="2025-09-13T01:58:00Z"/>
                <w:rFonts w:ascii="Aptos Narrow" w:hAnsi="Aptos Narrow"/>
                <w:color w:val="000000"/>
                <w:sz w:val="22"/>
                <w:szCs w:val="22"/>
                <w:rPrChange w:id="5833" w:author="Alondra Vega Pacheco" w:date="2025-09-12T18:40:00Z" w16du:dateUtc="2025-09-12T23:40:00Z">
                  <w:rPr>
                    <w:ins w:id="5834" w:author="Alondra Vega Pacheco" w:date="2025-09-12T18:40:00Z" w16du:dateUtc="2025-09-12T23:40:00Z"/>
                    <w:del w:id="5835" w:author="Sudarshan NEUPANE" w:date="2025-09-12T21:58:00Z" w16du:dateUtc="2025-09-13T01:58:00Z"/>
                  </w:rPr>
                </w:rPrChange>
              </w:rPr>
              <w:pPrChange w:id="5836" w:author="Alondra Vega Pacheco" w:date="2025-09-12T18:41:00Z" w16du:dateUtc="2025-09-12T23:41:00Z">
                <w:pPr/>
              </w:pPrChange>
            </w:pPr>
            <w:ins w:id="5837" w:author="Alondra Vega Pacheco" w:date="2025-09-12T18:40:00Z" w16du:dateUtc="2025-09-12T23:40:00Z">
              <w:del w:id="5838" w:author="Sudarshan NEUPANE" w:date="2025-09-12T21:58:00Z" w16du:dateUtc="2025-09-13T01:58:00Z">
                <w:r w:rsidRPr="001D2A45">
                  <w:rPr>
                    <w:rFonts w:ascii="Aptos Narrow" w:hAnsi="Aptos Narrow"/>
                    <w:color w:val="000000"/>
                    <w:sz w:val="22"/>
                    <w:szCs w:val="22"/>
                    <w:rPrChange w:id="5839" w:author="Alondra Vega Pacheco" w:date="2025-09-12T18:40:00Z" w16du:dateUtc="2025-09-12T23:40:00Z">
                      <w:rPr/>
                    </w:rPrChange>
                  </w:rPr>
                  <w:delText>Document Technical Requirements</w:delText>
                </w:r>
              </w:del>
            </w:ins>
          </w:p>
        </w:tc>
      </w:tr>
      <w:tr w:rsidR="001D2A45" w:rsidRPr="001D2A45" w14:paraId="65CF1DD9" w14:textId="77777777" w:rsidTr="001D2A45">
        <w:trPr>
          <w:trHeight w:val="300"/>
          <w:ins w:id="5840" w:author="Alondra Vega Pacheco" w:date="2025-09-12T18:40:00Z"/>
          <w:del w:id="5841" w:author="Sudarshan NEUPANE" w:date="2025-09-12T21:58:00Z"/>
          <w:trPrChange w:id="5842" w:author="Alondra Vega Pacheco" w:date="2025-09-12T18:41:00Z" w16du:dateUtc="2025-09-12T23:41:00Z">
            <w:trPr>
              <w:gridAfter w:val="0"/>
              <w:trHeight w:val="300"/>
            </w:trPr>
          </w:trPrChange>
        </w:trPr>
        <w:tc>
          <w:tcPr>
            <w:tcW w:w="1256" w:type="dxa"/>
            <w:noWrap/>
            <w:vAlign w:val="bottom"/>
            <w:hideMark/>
            <w:tcPrChange w:id="5843" w:author="Alondra Vega Pacheco" w:date="2025-09-12T18:41:00Z" w16du:dateUtc="2025-09-12T23:41:00Z">
              <w:tcPr>
                <w:tcW w:w="1256" w:type="dxa"/>
                <w:gridSpan w:val="2"/>
                <w:tcBorders>
                  <w:top w:val="nil"/>
                  <w:left w:val="nil"/>
                  <w:bottom w:val="nil"/>
                  <w:right w:val="nil"/>
                </w:tcBorders>
                <w:noWrap/>
                <w:vAlign w:val="bottom"/>
                <w:hideMark/>
              </w:tcPr>
            </w:tcPrChange>
          </w:tcPr>
          <w:p w14:paraId="205CA028" w14:textId="77777777" w:rsidR="001D2A45" w:rsidRPr="001D2A45" w:rsidRDefault="001D2A45">
            <w:pPr>
              <w:spacing w:line="240" w:lineRule="auto"/>
              <w:rPr>
                <w:ins w:id="5844" w:author="Alondra Vega Pacheco" w:date="2025-09-12T18:40:00Z" w16du:dateUtc="2025-09-12T23:40:00Z"/>
                <w:del w:id="5845" w:author="Sudarshan NEUPANE" w:date="2025-09-12T21:58:00Z" w16du:dateUtc="2025-09-13T01:58:00Z"/>
                <w:rFonts w:ascii="Aptos Narrow" w:hAnsi="Aptos Narrow"/>
                <w:color w:val="000000"/>
                <w:sz w:val="22"/>
                <w:szCs w:val="22"/>
                <w:rPrChange w:id="5846" w:author="Alondra Vega Pacheco" w:date="2025-09-12T18:40:00Z" w16du:dateUtc="2025-09-12T23:40:00Z">
                  <w:rPr>
                    <w:ins w:id="5847" w:author="Alondra Vega Pacheco" w:date="2025-09-12T18:40:00Z" w16du:dateUtc="2025-09-12T23:40:00Z"/>
                    <w:del w:id="5848" w:author="Sudarshan NEUPANE" w:date="2025-09-12T21:58:00Z" w16du:dateUtc="2025-09-13T01:58:00Z"/>
                  </w:rPr>
                </w:rPrChange>
              </w:rPr>
              <w:pPrChange w:id="5849" w:author="Alondra Vega Pacheco" w:date="2025-09-12T18:41:00Z" w16du:dateUtc="2025-09-12T23:41:00Z">
                <w:pPr/>
              </w:pPrChange>
            </w:pPr>
            <w:ins w:id="5850" w:author="Alondra Vega Pacheco" w:date="2025-09-12T18:40:00Z" w16du:dateUtc="2025-09-12T23:40:00Z">
              <w:del w:id="5851" w:author="Sudarshan NEUPANE" w:date="2025-09-12T21:58:00Z" w16du:dateUtc="2025-09-13T01:58:00Z">
                <w:r w:rsidRPr="001D2A45">
                  <w:rPr>
                    <w:rFonts w:ascii="Aptos Narrow" w:hAnsi="Aptos Narrow"/>
                    <w:color w:val="000000"/>
                    <w:sz w:val="22"/>
                    <w:szCs w:val="22"/>
                    <w:rPrChange w:id="5852" w:author="Alondra Vega Pacheco" w:date="2025-09-12T18:40:00Z" w16du:dateUtc="2025-09-12T23:40:00Z">
                      <w:rPr/>
                    </w:rPrChange>
                  </w:rPr>
                  <w:delText>4.1.3</w:delText>
                </w:r>
              </w:del>
            </w:ins>
          </w:p>
        </w:tc>
        <w:tc>
          <w:tcPr>
            <w:tcW w:w="9296" w:type="dxa"/>
            <w:noWrap/>
            <w:vAlign w:val="bottom"/>
            <w:hideMark/>
            <w:tcPrChange w:id="5853" w:author="Alondra Vega Pacheco" w:date="2025-09-12T18:41:00Z" w16du:dateUtc="2025-09-12T23:41:00Z">
              <w:tcPr>
                <w:tcW w:w="9296" w:type="dxa"/>
                <w:gridSpan w:val="2"/>
                <w:tcBorders>
                  <w:top w:val="nil"/>
                  <w:left w:val="nil"/>
                  <w:bottom w:val="nil"/>
                  <w:right w:val="nil"/>
                </w:tcBorders>
                <w:noWrap/>
                <w:vAlign w:val="bottom"/>
                <w:hideMark/>
              </w:tcPr>
            </w:tcPrChange>
          </w:tcPr>
          <w:p w14:paraId="1C78EAA9" w14:textId="77777777" w:rsidR="001D2A45" w:rsidRPr="001D2A45" w:rsidRDefault="001D2A45">
            <w:pPr>
              <w:spacing w:line="240" w:lineRule="auto"/>
              <w:rPr>
                <w:ins w:id="5854" w:author="Alondra Vega Pacheco" w:date="2025-09-12T18:40:00Z" w16du:dateUtc="2025-09-12T23:40:00Z"/>
                <w:del w:id="5855" w:author="Sudarshan NEUPANE" w:date="2025-09-12T21:58:00Z" w16du:dateUtc="2025-09-13T01:58:00Z"/>
                <w:rFonts w:ascii="Aptos Narrow" w:hAnsi="Aptos Narrow"/>
                <w:color w:val="000000"/>
                <w:sz w:val="22"/>
                <w:szCs w:val="22"/>
                <w:rPrChange w:id="5856" w:author="Alondra Vega Pacheco" w:date="2025-09-12T18:40:00Z" w16du:dateUtc="2025-09-12T23:40:00Z">
                  <w:rPr>
                    <w:ins w:id="5857" w:author="Alondra Vega Pacheco" w:date="2025-09-12T18:40:00Z" w16du:dateUtc="2025-09-12T23:40:00Z"/>
                    <w:del w:id="5858" w:author="Sudarshan NEUPANE" w:date="2025-09-12T21:58:00Z" w16du:dateUtc="2025-09-13T01:58:00Z"/>
                  </w:rPr>
                </w:rPrChange>
              </w:rPr>
              <w:pPrChange w:id="5859" w:author="Alondra Vega Pacheco" w:date="2025-09-12T18:41:00Z" w16du:dateUtc="2025-09-12T23:41:00Z">
                <w:pPr/>
              </w:pPrChange>
            </w:pPr>
            <w:ins w:id="5860" w:author="Alondra Vega Pacheco" w:date="2025-09-12T18:40:00Z" w16du:dateUtc="2025-09-12T23:40:00Z">
              <w:del w:id="5861" w:author="Sudarshan NEUPANE" w:date="2025-09-12T21:58:00Z" w16du:dateUtc="2025-09-13T01:58:00Z">
                <w:r w:rsidRPr="001D2A45">
                  <w:rPr>
                    <w:rFonts w:ascii="Aptos Narrow" w:hAnsi="Aptos Narrow"/>
                    <w:color w:val="000000"/>
                    <w:sz w:val="22"/>
                    <w:szCs w:val="22"/>
                    <w:rPrChange w:id="5862" w:author="Alondra Vega Pacheco" w:date="2025-09-12T18:40:00Z" w16du:dateUtc="2025-09-12T23:40:00Z">
                      <w:rPr/>
                    </w:rPrChange>
                  </w:rPr>
                  <w:delText>Create Usage Instructions for Major Features</w:delText>
                </w:r>
              </w:del>
            </w:ins>
          </w:p>
        </w:tc>
      </w:tr>
      <w:tr w:rsidR="001D2A45" w:rsidRPr="001D2A45" w14:paraId="716B58BA" w14:textId="77777777" w:rsidTr="001D2A45">
        <w:trPr>
          <w:trHeight w:val="300"/>
          <w:ins w:id="5863" w:author="Alondra Vega Pacheco" w:date="2025-09-12T18:40:00Z"/>
          <w:del w:id="5864" w:author="Sudarshan NEUPANE" w:date="2025-09-12T21:58:00Z"/>
          <w:trPrChange w:id="5865" w:author="Alondra Vega Pacheco" w:date="2025-09-12T18:41:00Z" w16du:dateUtc="2025-09-12T23:41:00Z">
            <w:trPr>
              <w:gridAfter w:val="0"/>
              <w:trHeight w:val="300"/>
            </w:trPr>
          </w:trPrChange>
        </w:trPr>
        <w:tc>
          <w:tcPr>
            <w:tcW w:w="1256" w:type="dxa"/>
            <w:noWrap/>
            <w:vAlign w:val="bottom"/>
            <w:hideMark/>
            <w:tcPrChange w:id="5866" w:author="Alondra Vega Pacheco" w:date="2025-09-12T18:41:00Z" w16du:dateUtc="2025-09-12T23:41:00Z">
              <w:tcPr>
                <w:tcW w:w="1256" w:type="dxa"/>
                <w:gridSpan w:val="2"/>
                <w:tcBorders>
                  <w:top w:val="nil"/>
                  <w:left w:val="nil"/>
                  <w:bottom w:val="nil"/>
                  <w:right w:val="nil"/>
                </w:tcBorders>
                <w:noWrap/>
                <w:vAlign w:val="bottom"/>
                <w:hideMark/>
              </w:tcPr>
            </w:tcPrChange>
          </w:tcPr>
          <w:p w14:paraId="55B90079" w14:textId="77777777" w:rsidR="001D2A45" w:rsidRPr="001D2A45" w:rsidRDefault="001D2A45">
            <w:pPr>
              <w:spacing w:line="240" w:lineRule="auto"/>
              <w:rPr>
                <w:ins w:id="5867" w:author="Alondra Vega Pacheco" w:date="2025-09-12T18:40:00Z" w16du:dateUtc="2025-09-12T23:40:00Z"/>
                <w:del w:id="5868" w:author="Sudarshan NEUPANE" w:date="2025-09-12T21:58:00Z" w16du:dateUtc="2025-09-13T01:58:00Z"/>
                <w:rFonts w:ascii="Aptos Narrow" w:hAnsi="Aptos Narrow"/>
                <w:color w:val="000000"/>
                <w:sz w:val="22"/>
                <w:szCs w:val="22"/>
                <w:rPrChange w:id="5869" w:author="Alondra Vega Pacheco" w:date="2025-09-12T18:40:00Z" w16du:dateUtc="2025-09-12T23:40:00Z">
                  <w:rPr>
                    <w:ins w:id="5870" w:author="Alondra Vega Pacheco" w:date="2025-09-12T18:40:00Z" w16du:dateUtc="2025-09-12T23:40:00Z"/>
                    <w:del w:id="5871" w:author="Sudarshan NEUPANE" w:date="2025-09-12T21:58:00Z" w16du:dateUtc="2025-09-13T01:58:00Z"/>
                  </w:rPr>
                </w:rPrChange>
              </w:rPr>
              <w:pPrChange w:id="5872" w:author="Alondra Vega Pacheco" w:date="2025-09-12T18:41:00Z" w16du:dateUtc="2025-09-12T23:41:00Z">
                <w:pPr/>
              </w:pPrChange>
            </w:pPr>
            <w:ins w:id="5873" w:author="Alondra Vega Pacheco" w:date="2025-09-12T18:40:00Z" w16du:dateUtc="2025-09-12T23:40:00Z">
              <w:del w:id="5874" w:author="Sudarshan NEUPANE" w:date="2025-09-12T21:58:00Z" w16du:dateUtc="2025-09-13T01:58:00Z">
                <w:r w:rsidRPr="001D2A45">
                  <w:rPr>
                    <w:rFonts w:ascii="Aptos Narrow" w:hAnsi="Aptos Narrow"/>
                    <w:color w:val="000000"/>
                    <w:sz w:val="22"/>
                    <w:szCs w:val="22"/>
                    <w:rPrChange w:id="5875" w:author="Alondra Vega Pacheco" w:date="2025-09-12T18:40:00Z" w16du:dateUtc="2025-09-12T23:40:00Z">
                      <w:rPr/>
                    </w:rPrChange>
                  </w:rPr>
                  <w:delText>4.1.4</w:delText>
                </w:r>
              </w:del>
            </w:ins>
          </w:p>
        </w:tc>
        <w:tc>
          <w:tcPr>
            <w:tcW w:w="9296" w:type="dxa"/>
            <w:noWrap/>
            <w:vAlign w:val="bottom"/>
            <w:hideMark/>
            <w:tcPrChange w:id="5876" w:author="Alondra Vega Pacheco" w:date="2025-09-12T18:41:00Z" w16du:dateUtc="2025-09-12T23:41:00Z">
              <w:tcPr>
                <w:tcW w:w="9296" w:type="dxa"/>
                <w:gridSpan w:val="2"/>
                <w:tcBorders>
                  <w:top w:val="nil"/>
                  <w:left w:val="nil"/>
                  <w:bottom w:val="nil"/>
                  <w:right w:val="nil"/>
                </w:tcBorders>
                <w:noWrap/>
                <w:vAlign w:val="bottom"/>
                <w:hideMark/>
              </w:tcPr>
            </w:tcPrChange>
          </w:tcPr>
          <w:p w14:paraId="3553F85A" w14:textId="77777777" w:rsidR="001D2A45" w:rsidRPr="001D2A45" w:rsidRDefault="001D2A45">
            <w:pPr>
              <w:spacing w:line="240" w:lineRule="auto"/>
              <w:rPr>
                <w:ins w:id="5877" w:author="Alondra Vega Pacheco" w:date="2025-09-12T18:40:00Z" w16du:dateUtc="2025-09-12T23:40:00Z"/>
                <w:del w:id="5878" w:author="Sudarshan NEUPANE" w:date="2025-09-12T21:58:00Z" w16du:dateUtc="2025-09-13T01:58:00Z"/>
                <w:rFonts w:ascii="Aptos Narrow" w:hAnsi="Aptos Narrow"/>
                <w:color w:val="000000"/>
                <w:sz w:val="22"/>
                <w:szCs w:val="22"/>
                <w:rPrChange w:id="5879" w:author="Alondra Vega Pacheco" w:date="2025-09-12T18:40:00Z" w16du:dateUtc="2025-09-12T23:40:00Z">
                  <w:rPr>
                    <w:ins w:id="5880" w:author="Alondra Vega Pacheco" w:date="2025-09-12T18:40:00Z" w16du:dateUtc="2025-09-12T23:40:00Z"/>
                    <w:del w:id="5881" w:author="Sudarshan NEUPANE" w:date="2025-09-12T21:58:00Z" w16du:dateUtc="2025-09-13T01:58:00Z"/>
                  </w:rPr>
                </w:rPrChange>
              </w:rPr>
              <w:pPrChange w:id="5882" w:author="Alondra Vega Pacheco" w:date="2025-09-12T18:41:00Z" w16du:dateUtc="2025-09-12T23:41:00Z">
                <w:pPr/>
              </w:pPrChange>
            </w:pPr>
            <w:ins w:id="5883" w:author="Alondra Vega Pacheco" w:date="2025-09-12T18:40:00Z" w16du:dateUtc="2025-09-12T23:40:00Z">
              <w:del w:id="5884" w:author="Sudarshan NEUPANE" w:date="2025-09-12T21:58:00Z" w16du:dateUtc="2025-09-13T01:58:00Z">
                <w:r w:rsidRPr="001D2A45">
                  <w:rPr>
                    <w:rFonts w:ascii="Aptos Narrow" w:hAnsi="Aptos Narrow"/>
                    <w:color w:val="000000"/>
                    <w:sz w:val="22"/>
                    <w:szCs w:val="22"/>
                    <w:rPrChange w:id="5885" w:author="Alondra Vega Pacheco" w:date="2025-09-12T18:40:00Z" w16du:dateUtc="2025-09-12T23:40:00Z">
                      <w:rPr/>
                    </w:rPrChange>
                  </w:rPr>
                  <w:delText>Finalize and Receive Client Approval</w:delText>
                </w:r>
              </w:del>
            </w:ins>
          </w:p>
        </w:tc>
      </w:tr>
      <w:tr w:rsidR="001D2A45" w:rsidRPr="001D2A45" w14:paraId="42D02124" w14:textId="77777777" w:rsidTr="001D2A45">
        <w:trPr>
          <w:trHeight w:val="380"/>
          <w:ins w:id="5886" w:author="Alondra Vega Pacheco" w:date="2025-09-12T18:40:00Z"/>
          <w:del w:id="5887" w:author="Sudarshan NEUPANE" w:date="2025-09-12T21:58:00Z"/>
          <w:trPrChange w:id="5888" w:author="Alondra Vega Pacheco" w:date="2025-09-12T18:41:00Z" w16du:dateUtc="2025-09-12T23:41:00Z">
            <w:trPr>
              <w:gridAfter w:val="0"/>
              <w:trHeight w:val="380"/>
            </w:trPr>
          </w:trPrChange>
        </w:trPr>
        <w:tc>
          <w:tcPr>
            <w:tcW w:w="1256" w:type="dxa"/>
            <w:shd w:val="clear" w:color="000000" w:fill="3C7D22"/>
            <w:noWrap/>
            <w:vAlign w:val="bottom"/>
            <w:hideMark/>
            <w:tcPrChange w:id="5889" w:author="Alondra Vega Pacheco" w:date="2025-09-12T18:41:00Z" w16du:dateUtc="2025-09-12T23:41:00Z">
              <w:tcPr>
                <w:tcW w:w="1256" w:type="dxa"/>
                <w:gridSpan w:val="2"/>
                <w:tcBorders>
                  <w:top w:val="nil"/>
                  <w:left w:val="nil"/>
                  <w:bottom w:val="nil"/>
                  <w:right w:val="nil"/>
                </w:tcBorders>
                <w:shd w:val="clear" w:color="000000" w:fill="3C7D22"/>
                <w:noWrap/>
                <w:vAlign w:val="bottom"/>
                <w:hideMark/>
              </w:tcPr>
            </w:tcPrChange>
          </w:tcPr>
          <w:p w14:paraId="3E37D513" w14:textId="77777777" w:rsidR="001D2A45" w:rsidRPr="001D2A45" w:rsidRDefault="001D2A45">
            <w:pPr>
              <w:spacing w:line="240" w:lineRule="auto"/>
              <w:rPr>
                <w:ins w:id="5890" w:author="Alondra Vega Pacheco" w:date="2025-09-12T18:40:00Z" w16du:dateUtc="2025-09-12T23:40:00Z"/>
                <w:del w:id="5891" w:author="Sudarshan NEUPANE" w:date="2025-09-12T21:58:00Z" w16du:dateUtc="2025-09-13T01:58:00Z"/>
                <w:rFonts w:ascii="Aptos Narrow" w:hAnsi="Aptos Narrow"/>
                <w:b/>
                <w:bCs/>
                <w:color w:val="FFFFFF"/>
                <w:sz w:val="28"/>
                <w:szCs w:val="28"/>
                <w:rPrChange w:id="5892" w:author="Alondra Vega Pacheco" w:date="2025-09-12T18:40:00Z" w16du:dateUtc="2025-09-12T23:40:00Z">
                  <w:rPr>
                    <w:ins w:id="5893" w:author="Alondra Vega Pacheco" w:date="2025-09-12T18:40:00Z" w16du:dateUtc="2025-09-12T23:40:00Z"/>
                    <w:del w:id="5894" w:author="Sudarshan NEUPANE" w:date="2025-09-12T21:58:00Z" w16du:dateUtc="2025-09-13T01:58:00Z"/>
                  </w:rPr>
                </w:rPrChange>
              </w:rPr>
              <w:pPrChange w:id="5895" w:author="Alondra Vega Pacheco" w:date="2025-09-12T18:41:00Z" w16du:dateUtc="2025-09-12T23:41:00Z">
                <w:pPr/>
              </w:pPrChange>
            </w:pPr>
            <w:ins w:id="5896" w:author="Alondra Vega Pacheco" w:date="2025-09-12T18:40:00Z" w16du:dateUtc="2025-09-12T23:40:00Z">
              <w:del w:id="5897" w:author="Sudarshan NEUPANE" w:date="2025-09-12T21:58:00Z" w16du:dateUtc="2025-09-13T01:58:00Z">
                <w:r w:rsidRPr="001D2A45">
                  <w:rPr>
                    <w:rFonts w:ascii="Aptos Narrow" w:hAnsi="Aptos Narrow"/>
                    <w:b/>
                    <w:bCs/>
                    <w:color w:val="FFFFFF"/>
                    <w:sz w:val="28"/>
                    <w:szCs w:val="28"/>
                    <w:rPrChange w:id="5898" w:author="Alondra Vega Pacheco" w:date="2025-09-12T18:40:00Z" w16du:dateUtc="2025-09-12T23:40:00Z">
                      <w:rPr/>
                    </w:rPrChange>
                  </w:rPr>
                  <w:delText>4.2</w:delText>
                </w:r>
              </w:del>
            </w:ins>
          </w:p>
        </w:tc>
        <w:tc>
          <w:tcPr>
            <w:tcW w:w="9296" w:type="dxa"/>
            <w:shd w:val="clear" w:color="000000" w:fill="3C7D22"/>
            <w:noWrap/>
            <w:vAlign w:val="bottom"/>
            <w:hideMark/>
            <w:tcPrChange w:id="5899" w:author="Alondra Vega Pacheco" w:date="2025-09-12T18:41:00Z" w16du:dateUtc="2025-09-12T23:41:00Z">
              <w:tcPr>
                <w:tcW w:w="9296" w:type="dxa"/>
                <w:gridSpan w:val="2"/>
                <w:tcBorders>
                  <w:top w:val="nil"/>
                  <w:left w:val="nil"/>
                  <w:bottom w:val="nil"/>
                  <w:right w:val="nil"/>
                </w:tcBorders>
                <w:shd w:val="clear" w:color="000000" w:fill="3C7D22"/>
                <w:noWrap/>
                <w:vAlign w:val="bottom"/>
                <w:hideMark/>
              </w:tcPr>
            </w:tcPrChange>
          </w:tcPr>
          <w:p w14:paraId="7EF61D54" w14:textId="77777777" w:rsidR="001D2A45" w:rsidRPr="001D2A45" w:rsidRDefault="001D2A45">
            <w:pPr>
              <w:spacing w:line="240" w:lineRule="auto"/>
              <w:rPr>
                <w:ins w:id="5900" w:author="Alondra Vega Pacheco" w:date="2025-09-12T18:40:00Z" w16du:dateUtc="2025-09-12T23:40:00Z"/>
                <w:del w:id="5901" w:author="Sudarshan NEUPANE" w:date="2025-09-12T21:58:00Z" w16du:dateUtc="2025-09-13T01:58:00Z"/>
                <w:rFonts w:ascii="Aptos Narrow" w:hAnsi="Aptos Narrow"/>
                <w:b/>
                <w:bCs/>
                <w:color w:val="FFFFFF"/>
                <w:sz w:val="28"/>
                <w:szCs w:val="28"/>
                <w:rPrChange w:id="5902" w:author="Alondra Vega Pacheco" w:date="2025-09-12T18:40:00Z" w16du:dateUtc="2025-09-12T23:40:00Z">
                  <w:rPr>
                    <w:ins w:id="5903" w:author="Alondra Vega Pacheco" w:date="2025-09-12T18:40:00Z" w16du:dateUtc="2025-09-12T23:40:00Z"/>
                    <w:del w:id="5904" w:author="Sudarshan NEUPANE" w:date="2025-09-12T21:58:00Z" w16du:dateUtc="2025-09-13T01:58:00Z"/>
                  </w:rPr>
                </w:rPrChange>
              </w:rPr>
              <w:pPrChange w:id="5905" w:author="Alondra Vega Pacheco" w:date="2025-09-12T18:41:00Z" w16du:dateUtc="2025-09-12T23:41:00Z">
                <w:pPr/>
              </w:pPrChange>
            </w:pPr>
            <w:ins w:id="5906" w:author="Alondra Vega Pacheco" w:date="2025-09-12T18:40:00Z" w16du:dateUtc="2025-09-12T23:40:00Z">
              <w:del w:id="5907" w:author="Sudarshan NEUPANE" w:date="2025-09-12T21:58:00Z" w16du:dateUtc="2025-09-13T01:58:00Z">
                <w:r w:rsidRPr="001D2A45">
                  <w:rPr>
                    <w:rFonts w:ascii="Aptos Narrow" w:hAnsi="Aptos Narrow"/>
                    <w:b/>
                    <w:bCs/>
                    <w:color w:val="FFFFFF"/>
                    <w:sz w:val="28"/>
                    <w:szCs w:val="28"/>
                    <w:rPrChange w:id="5908" w:author="Alondra Vega Pacheco" w:date="2025-09-12T18:40:00Z" w16du:dateUtc="2025-09-12T23:40:00Z">
                      <w:rPr/>
                    </w:rPrChange>
                  </w:rPr>
                  <w:delText>Test Report</w:delText>
                </w:r>
              </w:del>
            </w:ins>
          </w:p>
        </w:tc>
      </w:tr>
      <w:tr w:rsidR="001D2A45" w:rsidRPr="001D2A45" w14:paraId="40578E0C" w14:textId="77777777" w:rsidTr="001D2A45">
        <w:trPr>
          <w:trHeight w:val="300"/>
          <w:ins w:id="5909" w:author="Alondra Vega Pacheco" w:date="2025-09-12T18:40:00Z"/>
          <w:del w:id="5910" w:author="Sudarshan NEUPANE" w:date="2025-09-12T21:58:00Z"/>
          <w:trPrChange w:id="5911" w:author="Alondra Vega Pacheco" w:date="2025-09-12T18:41:00Z" w16du:dateUtc="2025-09-12T23:41:00Z">
            <w:trPr>
              <w:gridAfter w:val="0"/>
              <w:trHeight w:val="300"/>
            </w:trPr>
          </w:trPrChange>
        </w:trPr>
        <w:tc>
          <w:tcPr>
            <w:tcW w:w="1256" w:type="dxa"/>
            <w:noWrap/>
            <w:vAlign w:val="bottom"/>
            <w:hideMark/>
            <w:tcPrChange w:id="5912" w:author="Alondra Vega Pacheco" w:date="2025-09-12T18:41:00Z" w16du:dateUtc="2025-09-12T23:41:00Z">
              <w:tcPr>
                <w:tcW w:w="1256" w:type="dxa"/>
                <w:gridSpan w:val="2"/>
                <w:tcBorders>
                  <w:top w:val="nil"/>
                  <w:left w:val="nil"/>
                  <w:bottom w:val="nil"/>
                  <w:right w:val="nil"/>
                </w:tcBorders>
                <w:noWrap/>
                <w:vAlign w:val="bottom"/>
                <w:hideMark/>
              </w:tcPr>
            </w:tcPrChange>
          </w:tcPr>
          <w:p w14:paraId="4594450F" w14:textId="77777777" w:rsidR="001D2A45" w:rsidRPr="001D2A45" w:rsidRDefault="001D2A45">
            <w:pPr>
              <w:spacing w:line="240" w:lineRule="auto"/>
              <w:rPr>
                <w:ins w:id="5913" w:author="Alondra Vega Pacheco" w:date="2025-09-12T18:40:00Z" w16du:dateUtc="2025-09-12T23:40:00Z"/>
                <w:del w:id="5914" w:author="Sudarshan NEUPANE" w:date="2025-09-12T21:58:00Z" w16du:dateUtc="2025-09-13T01:58:00Z"/>
                <w:rFonts w:ascii="Aptos Narrow" w:hAnsi="Aptos Narrow"/>
                <w:color w:val="000000"/>
                <w:sz w:val="22"/>
                <w:szCs w:val="22"/>
                <w:rPrChange w:id="5915" w:author="Alondra Vega Pacheco" w:date="2025-09-12T18:40:00Z" w16du:dateUtc="2025-09-12T23:40:00Z">
                  <w:rPr>
                    <w:ins w:id="5916" w:author="Alondra Vega Pacheco" w:date="2025-09-12T18:40:00Z" w16du:dateUtc="2025-09-12T23:40:00Z"/>
                    <w:del w:id="5917" w:author="Sudarshan NEUPANE" w:date="2025-09-12T21:58:00Z" w16du:dateUtc="2025-09-13T01:58:00Z"/>
                  </w:rPr>
                </w:rPrChange>
              </w:rPr>
              <w:pPrChange w:id="5918" w:author="Alondra Vega Pacheco" w:date="2025-09-12T18:41:00Z" w16du:dateUtc="2025-09-12T23:41:00Z">
                <w:pPr/>
              </w:pPrChange>
            </w:pPr>
            <w:ins w:id="5919" w:author="Alondra Vega Pacheco" w:date="2025-09-12T18:40:00Z" w16du:dateUtc="2025-09-12T23:40:00Z">
              <w:del w:id="5920" w:author="Sudarshan NEUPANE" w:date="2025-09-12T21:58:00Z" w16du:dateUtc="2025-09-13T01:58:00Z">
                <w:r w:rsidRPr="001D2A45">
                  <w:rPr>
                    <w:rFonts w:ascii="Aptos Narrow" w:hAnsi="Aptos Narrow"/>
                    <w:color w:val="000000"/>
                    <w:sz w:val="22"/>
                    <w:szCs w:val="22"/>
                    <w:rPrChange w:id="5921" w:author="Alondra Vega Pacheco" w:date="2025-09-12T18:40:00Z" w16du:dateUtc="2025-09-12T23:40:00Z">
                      <w:rPr/>
                    </w:rPrChange>
                  </w:rPr>
                  <w:delText>4.2.1</w:delText>
                </w:r>
              </w:del>
            </w:ins>
          </w:p>
        </w:tc>
        <w:tc>
          <w:tcPr>
            <w:tcW w:w="9296" w:type="dxa"/>
            <w:noWrap/>
            <w:vAlign w:val="bottom"/>
            <w:hideMark/>
            <w:tcPrChange w:id="5922" w:author="Alondra Vega Pacheco" w:date="2025-09-12T18:41:00Z" w16du:dateUtc="2025-09-12T23:41:00Z">
              <w:tcPr>
                <w:tcW w:w="9296" w:type="dxa"/>
                <w:gridSpan w:val="2"/>
                <w:tcBorders>
                  <w:top w:val="nil"/>
                  <w:left w:val="nil"/>
                  <w:bottom w:val="nil"/>
                  <w:right w:val="nil"/>
                </w:tcBorders>
                <w:noWrap/>
                <w:vAlign w:val="bottom"/>
                <w:hideMark/>
              </w:tcPr>
            </w:tcPrChange>
          </w:tcPr>
          <w:p w14:paraId="642A2843" w14:textId="77777777" w:rsidR="001D2A45" w:rsidRPr="001D2A45" w:rsidRDefault="001D2A45">
            <w:pPr>
              <w:spacing w:line="240" w:lineRule="auto"/>
              <w:rPr>
                <w:ins w:id="5923" w:author="Alondra Vega Pacheco" w:date="2025-09-12T18:40:00Z" w16du:dateUtc="2025-09-12T23:40:00Z"/>
                <w:del w:id="5924" w:author="Sudarshan NEUPANE" w:date="2025-09-12T21:58:00Z" w16du:dateUtc="2025-09-13T01:58:00Z"/>
                <w:rFonts w:ascii="Aptos Narrow" w:hAnsi="Aptos Narrow"/>
                <w:color w:val="000000"/>
                <w:sz w:val="22"/>
                <w:szCs w:val="22"/>
                <w:rPrChange w:id="5925" w:author="Alondra Vega Pacheco" w:date="2025-09-12T18:40:00Z" w16du:dateUtc="2025-09-12T23:40:00Z">
                  <w:rPr>
                    <w:ins w:id="5926" w:author="Alondra Vega Pacheco" w:date="2025-09-12T18:40:00Z" w16du:dateUtc="2025-09-12T23:40:00Z"/>
                    <w:del w:id="5927" w:author="Sudarshan NEUPANE" w:date="2025-09-12T21:58:00Z" w16du:dateUtc="2025-09-13T01:58:00Z"/>
                  </w:rPr>
                </w:rPrChange>
              </w:rPr>
              <w:pPrChange w:id="5928" w:author="Alondra Vega Pacheco" w:date="2025-09-12T18:41:00Z" w16du:dateUtc="2025-09-12T23:41:00Z">
                <w:pPr/>
              </w:pPrChange>
            </w:pPr>
            <w:ins w:id="5929" w:author="Alondra Vega Pacheco" w:date="2025-09-12T18:40:00Z" w16du:dateUtc="2025-09-12T23:40:00Z">
              <w:del w:id="5930" w:author="Sudarshan NEUPANE" w:date="2025-09-12T21:58:00Z" w16du:dateUtc="2025-09-13T01:58:00Z">
                <w:r w:rsidRPr="001D2A45">
                  <w:rPr>
                    <w:rFonts w:ascii="Aptos Narrow" w:hAnsi="Aptos Narrow"/>
                    <w:color w:val="000000"/>
                    <w:sz w:val="22"/>
                    <w:szCs w:val="22"/>
                    <w:rPrChange w:id="5931" w:author="Alondra Vega Pacheco" w:date="2025-09-12T18:40:00Z" w16du:dateUtc="2025-09-12T23:40:00Z">
                      <w:rPr/>
                    </w:rPrChange>
                  </w:rPr>
                  <w:delText>Document Testing Approach</w:delText>
                </w:r>
              </w:del>
            </w:ins>
          </w:p>
        </w:tc>
      </w:tr>
      <w:tr w:rsidR="001D2A45" w:rsidRPr="001D2A45" w14:paraId="090DE43A" w14:textId="77777777" w:rsidTr="001D2A45">
        <w:trPr>
          <w:trHeight w:val="300"/>
          <w:ins w:id="5932" w:author="Alondra Vega Pacheco" w:date="2025-09-12T18:40:00Z"/>
          <w:del w:id="5933" w:author="Sudarshan NEUPANE" w:date="2025-09-12T21:58:00Z"/>
          <w:trPrChange w:id="5934" w:author="Alondra Vega Pacheco" w:date="2025-09-12T18:41:00Z" w16du:dateUtc="2025-09-12T23:41:00Z">
            <w:trPr>
              <w:gridAfter w:val="0"/>
              <w:trHeight w:val="300"/>
            </w:trPr>
          </w:trPrChange>
        </w:trPr>
        <w:tc>
          <w:tcPr>
            <w:tcW w:w="1256" w:type="dxa"/>
            <w:noWrap/>
            <w:vAlign w:val="bottom"/>
            <w:hideMark/>
            <w:tcPrChange w:id="5935" w:author="Alondra Vega Pacheco" w:date="2025-09-12T18:41:00Z" w16du:dateUtc="2025-09-12T23:41:00Z">
              <w:tcPr>
                <w:tcW w:w="1256" w:type="dxa"/>
                <w:gridSpan w:val="2"/>
                <w:tcBorders>
                  <w:top w:val="nil"/>
                  <w:left w:val="nil"/>
                  <w:bottom w:val="nil"/>
                  <w:right w:val="nil"/>
                </w:tcBorders>
                <w:noWrap/>
                <w:vAlign w:val="bottom"/>
                <w:hideMark/>
              </w:tcPr>
            </w:tcPrChange>
          </w:tcPr>
          <w:p w14:paraId="79F137ED" w14:textId="77777777" w:rsidR="001D2A45" w:rsidRPr="001D2A45" w:rsidRDefault="001D2A45">
            <w:pPr>
              <w:spacing w:line="240" w:lineRule="auto"/>
              <w:rPr>
                <w:ins w:id="5936" w:author="Alondra Vega Pacheco" w:date="2025-09-12T18:40:00Z" w16du:dateUtc="2025-09-12T23:40:00Z"/>
                <w:del w:id="5937" w:author="Sudarshan NEUPANE" w:date="2025-09-12T21:58:00Z" w16du:dateUtc="2025-09-13T01:58:00Z"/>
                <w:rFonts w:ascii="Aptos Narrow" w:hAnsi="Aptos Narrow"/>
                <w:color w:val="000000"/>
                <w:sz w:val="22"/>
                <w:szCs w:val="22"/>
                <w:rPrChange w:id="5938" w:author="Alondra Vega Pacheco" w:date="2025-09-12T18:40:00Z" w16du:dateUtc="2025-09-12T23:40:00Z">
                  <w:rPr>
                    <w:ins w:id="5939" w:author="Alondra Vega Pacheco" w:date="2025-09-12T18:40:00Z" w16du:dateUtc="2025-09-12T23:40:00Z"/>
                    <w:del w:id="5940" w:author="Sudarshan NEUPANE" w:date="2025-09-12T21:58:00Z" w16du:dateUtc="2025-09-13T01:58:00Z"/>
                  </w:rPr>
                </w:rPrChange>
              </w:rPr>
              <w:pPrChange w:id="5941" w:author="Alondra Vega Pacheco" w:date="2025-09-12T18:41:00Z" w16du:dateUtc="2025-09-12T23:41:00Z">
                <w:pPr/>
              </w:pPrChange>
            </w:pPr>
            <w:ins w:id="5942" w:author="Alondra Vega Pacheco" w:date="2025-09-12T18:40:00Z" w16du:dateUtc="2025-09-12T23:40:00Z">
              <w:del w:id="5943" w:author="Sudarshan NEUPANE" w:date="2025-09-12T21:58:00Z" w16du:dateUtc="2025-09-13T01:58:00Z">
                <w:r w:rsidRPr="001D2A45">
                  <w:rPr>
                    <w:rFonts w:ascii="Aptos Narrow" w:hAnsi="Aptos Narrow"/>
                    <w:color w:val="000000"/>
                    <w:sz w:val="22"/>
                    <w:szCs w:val="22"/>
                    <w:rPrChange w:id="5944" w:author="Alondra Vega Pacheco" w:date="2025-09-12T18:40:00Z" w16du:dateUtc="2025-09-12T23:40:00Z">
                      <w:rPr/>
                    </w:rPrChange>
                  </w:rPr>
                  <w:delText>4.2.2</w:delText>
                </w:r>
              </w:del>
            </w:ins>
          </w:p>
        </w:tc>
        <w:tc>
          <w:tcPr>
            <w:tcW w:w="9296" w:type="dxa"/>
            <w:noWrap/>
            <w:vAlign w:val="bottom"/>
            <w:hideMark/>
            <w:tcPrChange w:id="5945" w:author="Alondra Vega Pacheco" w:date="2025-09-12T18:41:00Z" w16du:dateUtc="2025-09-12T23:41:00Z">
              <w:tcPr>
                <w:tcW w:w="9296" w:type="dxa"/>
                <w:gridSpan w:val="2"/>
                <w:tcBorders>
                  <w:top w:val="nil"/>
                  <w:left w:val="nil"/>
                  <w:bottom w:val="nil"/>
                  <w:right w:val="nil"/>
                </w:tcBorders>
                <w:noWrap/>
                <w:vAlign w:val="bottom"/>
                <w:hideMark/>
              </w:tcPr>
            </w:tcPrChange>
          </w:tcPr>
          <w:p w14:paraId="35FB6992" w14:textId="77777777" w:rsidR="001D2A45" w:rsidRPr="001D2A45" w:rsidRDefault="001D2A45">
            <w:pPr>
              <w:spacing w:line="240" w:lineRule="auto"/>
              <w:rPr>
                <w:ins w:id="5946" w:author="Alondra Vega Pacheco" w:date="2025-09-12T18:40:00Z" w16du:dateUtc="2025-09-12T23:40:00Z"/>
                <w:del w:id="5947" w:author="Sudarshan NEUPANE" w:date="2025-09-12T21:58:00Z" w16du:dateUtc="2025-09-13T01:58:00Z"/>
                <w:rFonts w:ascii="Aptos Narrow" w:hAnsi="Aptos Narrow"/>
                <w:color w:val="000000"/>
                <w:sz w:val="22"/>
                <w:szCs w:val="22"/>
                <w:rPrChange w:id="5948" w:author="Alondra Vega Pacheco" w:date="2025-09-12T18:40:00Z" w16du:dateUtc="2025-09-12T23:40:00Z">
                  <w:rPr>
                    <w:ins w:id="5949" w:author="Alondra Vega Pacheco" w:date="2025-09-12T18:40:00Z" w16du:dateUtc="2025-09-12T23:40:00Z"/>
                    <w:del w:id="5950" w:author="Sudarshan NEUPANE" w:date="2025-09-12T21:58:00Z" w16du:dateUtc="2025-09-13T01:58:00Z"/>
                  </w:rPr>
                </w:rPrChange>
              </w:rPr>
              <w:pPrChange w:id="5951" w:author="Alondra Vega Pacheco" w:date="2025-09-12T18:41:00Z" w16du:dateUtc="2025-09-12T23:41:00Z">
                <w:pPr/>
              </w:pPrChange>
            </w:pPr>
            <w:ins w:id="5952" w:author="Alondra Vega Pacheco" w:date="2025-09-12T18:40:00Z" w16du:dateUtc="2025-09-12T23:40:00Z">
              <w:del w:id="5953" w:author="Sudarshan NEUPANE" w:date="2025-09-12T21:58:00Z" w16du:dateUtc="2025-09-13T01:58:00Z">
                <w:r w:rsidRPr="001D2A45">
                  <w:rPr>
                    <w:rFonts w:ascii="Aptos Narrow" w:hAnsi="Aptos Narrow"/>
                    <w:color w:val="000000"/>
                    <w:sz w:val="22"/>
                    <w:szCs w:val="22"/>
                    <w:rPrChange w:id="5954" w:author="Alondra Vega Pacheco" w:date="2025-09-12T18:40:00Z" w16du:dateUtc="2025-09-12T23:40:00Z">
                      <w:rPr/>
                    </w:rPrChange>
                  </w:rPr>
                  <w:delText>Document Test Results</w:delText>
                </w:r>
              </w:del>
            </w:ins>
          </w:p>
        </w:tc>
      </w:tr>
      <w:tr w:rsidR="001D2A45" w:rsidRPr="001D2A45" w14:paraId="2C178ED5" w14:textId="77777777" w:rsidTr="001D2A45">
        <w:trPr>
          <w:trHeight w:val="300"/>
          <w:ins w:id="5955" w:author="Alondra Vega Pacheco" w:date="2025-09-12T18:40:00Z"/>
          <w:del w:id="5956" w:author="Sudarshan NEUPANE" w:date="2025-09-12T21:58:00Z"/>
          <w:trPrChange w:id="5957" w:author="Alondra Vega Pacheco" w:date="2025-09-12T18:41:00Z" w16du:dateUtc="2025-09-12T23:41:00Z">
            <w:trPr>
              <w:gridAfter w:val="0"/>
              <w:trHeight w:val="300"/>
            </w:trPr>
          </w:trPrChange>
        </w:trPr>
        <w:tc>
          <w:tcPr>
            <w:tcW w:w="1256" w:type="dxa"/>
            <w:noWrap/>
            <w:vAlign w:val="bottom"/>
            <w:hideMark/>
            <w:tcPrChange w:id="5958" w:author="Alondra Vega Pacheco" w:date="2025-09-12T18:41:00Z" w16du:dateUtc="2025-09-12T23:41:00Z">
              <w:tcPr>
                <w:tcW w:w="1256" w:type="dxa"/>
                <w:gridSpan w:val="2"/>
                <w:tcBorders>
                  <w:top w:val="nil"/>
                  <w:left w:val="nil"/>
                  <w:bottom w:val="nil"/>
                  <w:right w:val="nil"/>
                </w:tcBorders>
                <w:noWrap/>
                <w:vAlign w:val="bottom"/>
                <w:hideMark/>
              </w:tcPr>
            </w:tcPrChange>
          </w:tcPr>
          <w:p w14:paraId="74F944E8" w14:textId="77777777" w:rsidR="001D2A45" w:rsidRPr="001D2A45" w:rsidRDefault="001D2A45">
            <w:pPr>
              <w:spacing w:line="240" w:lineRule="auto"/>
              <w:rPr>
                <w:ins w:id="5959" w:author="Alondra Vega Pacheco" w:date="2025-09-12T18:40:00Z" w16du:dateUtc="2025-09-12T23:40:00Z"/>
                <w:del w:id="5960" w:author="Sudarshan NEUPANE" w:date="2025-09-12T21:58:00Z" w16du:dateUtc="2025-09-13T01:58:00Z"/>
                <w:rFonts w:ascii="Aptos Narrow" w:hAnsi="Aptos Narrow"/>
                <w:color w:val="000000"/>
                <w:sz w:val="22"/>
                <w:szCs w:val="22"/>
                <w:rPrChange w:id="5961" w:author="Alondra Vega Pacheco" w:date="2025-09-12T18:40:00Z" w16du:dateUtc="2025-09-12T23:40:00Z">
                  <w:rPr>
                    <w:ins w:id="5962" w:author="Alondra Vega Pacheco" w:date="2025-09-12T18:40:00Z" w16du:dateUtc="2025-09-12T23:40:00Z"/>
                    <w:del w:id="5963" w:author="Sudarshan NEUPANE" w:date="2025-09-12T21:58:00Z" w16du:dateUtc="2025-09-13T01:58:00Z"/>
                  </w:rPr>
                </w:rPrChange>
              </w:rPr>
              <w:pPrChange w:id="5964" w:author="Alondra Vega Pacheco" w:date="2025-09-12T18:41:00Z" w16du:dateUtc="2025-09-12T23:41:00Z">
                <w:pPr/>
              </w:pPrChange>
            </w:pPr>
            <w:ins w:id="5965" w:author="Alondra Vega Pacheco" w:date="2025-09-12T18:40:00Z" w16du:dateUtc="2025-09-12T23:40:00Z">
              <w:del w:id="5966" w:author="Sudarshan NEUPANE" w:date="2025-09-12T21:58:00Z" w16du:dateUtc="2025-09-13T01:58:00Z">
                <w:r w:rsidRPr="001D2A45">
                  <w:rPr>
                    <w:rFonts w:ascii="Aptos Narrow" w:hAnsi="Aptos Narrow"/>
                    <w:color w:val="000000"/>
                    <w:sz w:val="22"/>
                    <w:szCs w:val="22"/>
                    <w:rPrChange w:id="5967" w:author="Alondra Vega Pacheco" w:date="2025-09-12T18:40:00Z" w16du:dateUtc="2025-09-12T23:40:00Z">
                      <w:rPr/>
                    </w:rPrChange>
                  </w:rPr>
                  <w:delText>4.2.3</w:delText>
                </w:r>
              </w:del>
            </w:ins>
          </w:p>
        </w:tc>
        <w:tc>
          <w:tcPr>
            <w:tcW w:w="9296" w:type="dxa"/>
            <w:noWrap/>
            <w:vAlign w:val="bottom"/>
            <w:hideMark/>
            <w:tcPrChange w:id="5968" w:author="Alondra Vega Pacheco" w:date="2025-09-12T18:41:00Z" w16du:dateUtc="2025-09-12T23:41:00Z">
              <w:tcPr>
                <w:tcW w:w="9296" w:type="dxa"/>
                <w:gridSpan w:val="2"/>
                <w:tcBorders>
                  <w:top w:val="nil"/>
                  <w:left w:val="nil"/>
                  <w:bottom w:val="nil"/>
                  <w:right w:val="nil"/>
                </w:tcBorders>
                <w:noWrap/>
                <w:vAlign w:val="bottom"/>
                <w:hideMark/>
              </w:tcPr>
            </w:tcPrChange>
          </w:tcPr>
          <w:p w14:paraId="19D56F32" w14:textId="77777777" w:rsidR="001D2A45" w:rsidRPr="001D2A45" w:rsidRDefault="001D2A45">
            <w:pPr>
              <w:spacing w:line="240" w:lineRule="auto"/>
              <w:rPr>
                <w:ins w:id="5969" w:author="Alondra Vega Pacheco" w:date="2025-09-12T18:40:00Z" w16du:dateUtc="2025-09-12T23:40:00Z"/>
                <w:del w:id="5970" w:author="Sudarshan NEUPANE" w:date="2025-09-12T21:58:00Z" w16du:dateUtc="2025-09-13T01:58:00Z"/>
                <w:rFonts w:ascii="Aptos Narrow" w:hAnsi="Aptos Narrow"/>
                <w:color w:val="000000"/>
                <w:sz w:val="22"/>
                <w:szCs w:val="22"/>
                <w:rPrChange w:id="5971" w:author="Alondra Vega Pacheco" w:date="2025-09-12T18:40:00Z" w16du:dateUtc="2025-09-12T23:40:00Z">
                  <w:rPr>
                    <w:ins w:id="5972" w:author="Alondra Vega Pacheco" w:date="2025-09-12T18:40:00Z" w16du:dateUtc="2025-09-12T23:40:00Z"/>
                    <w:del w:id="5973" w:author="Sudarshan NEUPANE" w:date="2025-09-12T21:58:00Z" w16du:dateUtc="2025-09-13T01:58:00Z"/>
                  </w:rPr>
                </w:rPrChange>
              </w:rPr>
              <w:pPrChange w:id="5974" w:author="Alondra Vega Pacheco" w:date="2025-09-12T18:41:00Z" w16du:dateUtc="2025-09-12T23:41:00Z">
                <w:pPr/>
              </w:pPrChange>
            </w:pPr>
            <w:ins w:id="5975" w:author="Alondra Vega Pacheco" w:date="2025-09-12T18:40:00Z" w16du:dateUtc="2025-09-12T23:40:00Z">
              <w:del w:id="5976" w:author="Sudarshan NEUPANE" w:date="2025-09-12T21:58:00Z" w16du:dateUtc="2025-09-13T01:58:00Z">
                <w:r w:rsidRPr="001D2A45">
                  <w:rPr>
                    <w:rFonts w:ascii="Aptos Narrow" w:hAnsi="Aptos Narrow"/>
                    <w:color w:val="000000"/>
                    <w:sz w:val="22"/>
                    <w:szCs w:val="22"/>
                    <w:rPrChange w:id="5977" w:author="Alondra Vega Pacheco" w:date="2025-09-12T18:40:00Z" w16du:dateUtc="2025-09-12T23:40:00Z">
                      <w:rPr/>
                    </w:rPrChange>
                  </w:rPr>
                  <w:delText>Document Defects and Issues</w:delText>
                </w:r>
              </w:del>
            </w:ins>
          </w:p>
        </w:tc>
      </w:tr>
      <w:tr w:rsidR="001D2A45" w:rsidRPr="001D2A45" w14:paraId="55F98E61" w14:textId="77777777" w:rsidTr="001D2A45">
        <w:trPr>
          <w:trHeight w:val="300"/>
          <w:ins w:id="5978" w:author="Alondra Vega Pacheco" w:date="2025-09-12T18:40:00Z"/>
          <w:del w:id="5979" w:author="Sudarshan NEUPANE" w:date="2025-09-12T21:58:00Z"/>
          <w:trPrChange w:id="5980" w:author="Alondra Vega Pacheco" w:date="2025-09-12T18:41:00Z" w16du:dateUtc="2025-09-12T23:41:00Z">
            <w:trPr>
              <w:gridAfter w:val="0"/>
              <w:trHeight w:val="300"/>
            </w:trPr>
          </w:trPrChange>
        </w:trPr>
        <w:tc>
          <w:tcPr>
            <w:tcW w:w="1256" w:type="dxa"/>
            <w:noWrap/>
            <w:vAlign w:val="bottom"/>
            <w:hideMark/>
            <w:tcPrChange w:id="5981" w:author="Alondra Vega Pacheco" w:date="2025-09-12T18:41:00Z" w16du:dateUtc="2025-09-12T23:41:00Z">
              <w:tcPr>
                <w:tcW w:w="1256" w:type="dxa"/>
                <w:gridSpan w:val="2"/>
                <w:tcBorders>
                  <w:top w:val="nil"/>
                  <w:left w:val="nil"/>
                  <w:bottom w:val="nil"/>
                  <w:right w:val="nil"/>
                </w:tcBorders>
                <w:noWrap/>
                <w:vAlign w:val="bottom"/>
                <w:hideMark/>
              </w:tcPr>
            </w:tcPrChange>
          </w:tcPr>
          <w:p w14:paraId="1ECF47AA" w14:textId="77777777" w:rsidR="001D2A45" w:rsidRPr="001D2A45" w:rsidRDefault="001D2A45">
            <w:pPr>
              <w:spacing w:line="240" w:lineRule="auto"/>
              <w:rPr>
                <w:ins w:id="5982" w:author="Alondra Vega Pacheco" w:date="2025-09-12T18:40:00Z" w16du:dateUtc="2025-09-12T23:40:00Z"/>
                <w:del w:id="5983" w:author="Sudarshan NEUPANE" w:date="2025-09-12T21:58:00Z" w16du:dateUtc="2025-09-13T01:58:00Z"/>
                <w:rFonts w:ascii="Aptos Narrow" w:hAnsi="Aptos Narrow"/>
                <w:color w:val="000000"/>
                <w:sz w:val="22"/>
                <w:szCs w:val="22"/>
                <w:rPrChange w:id="5984" w:author="Alondra Vega Pacheco" w:date="2025-09-12T18:40:00Z" w16du:dateUtc="2025-09-12T23:40:00Z">
                  <w:rPr>
                    <w:ins w:id="5985" w:author="Alondra Vega Pacheco" w:date="2025-09-12T18:40:00Z" w16du:dateUtc="2025-09-12T23:40:00Z"/>
                    <w:del w:id="5986" w:author="Sudarshan NEUPANE" w:date="2025-09-12T21:58:00Z" w16du:dateUtc="2025-09-13T01:58:00Z"/>
                  </w:rPr>
                </w:rPrChange>
              </w:rPr>
              <w:pPrChange w:id="5987" w:author="Alondra Vega Pacheco" w:date="2025-09-12T18:41:00Z" w16du:dateUtc="2025-09-12T23:41:00Z">
                <w:pPr/>
              </w:pPrChange>
            </w:pPr>
            <w:ins w:id="5988" w:author="Alondra Vega Pacheco" w:date="2025-09-12T18:40:00Z" w16du:dateUtc="2025-09-12T23:40:00Z">
              <w:del w:id="5989" w:author="Sudarshan NEUPANE" w:date="2025-09-12T21:58:00Z" w16du:dateUtc="2025-09-13T01:58:00Z">
                <w:r w:rsidRPr="001D2A45">
                  <w:rPr>
                    <w:rFonts w:ascii="Aptos Narrow" w:hAnsi="Aptos Narrow"/>
                    <w:color w:val="000000"/>
                    <w:sz w:val="22"/>
                    <w:szCs w:val="22"/>
                    <w:rPrChange w:id="5990" w:author="Alondra Vega Pacheco" w:date="2025-09-12T18:40:00Z" w16du:dateUtc="2025-09-12T23:40:00Z">
                      <w:rPr/>
                    </w:rPrChange>
                  </w:rPr>
                  <w:delText>4.2.4</w:delText>
                </w:r>
              </w:del>
            </w:ins>
          </w:p>
        </w:tc>
        <w:tc>
          <w:tcPr>
            <w:tcW w:w="9296" w:type="dxa"/>
            <w:noWrap/>
            <w:vAlign w:val="bottom"/>
            <w:hideMark/>
            <w:tcPrChange w:id="5991" w:author="Alondra Vega Pacheco" w:date="2025-09-12T18:41:00Z" w16du:dateUtc="2025-09-12T23:41:00Z">
              <w:tcPr>
                <w:tcW w:w="9296" w:type="dxa"/>
                <w:gridSpan w:val="2"/>
                <w:tcBorders>
                  <w:top w:val="nil"/>
                  <w:left w:val="nil"/>
                  <w:bottom w:val="nil"/>
                  <w:right w:val="nil"/>
                </w:tcBorders>
                <w:noWrap/>
                <w:vAlign w:val="bottom"/>
                <w:hideMark/>
              </w:tcPr>
            </w:tcPrChange>
          </w:tcPr>
          <w:p w14:paraId="10FD06C6" w14:textId="77777777" w:rsidR="001D2A45" w:rsidRPr="001D2A45" w:rsidRDefault="001D2A45">
            <w:pPr>
              <w:spacing w:line="240" w:lineRule="auto"/>
              <w:rPr>
                <w:ins w:id="5992" w:author="Alondra Vega Pacheco" w:date="2025-09-12T18:40:00Z" w16du:dateUtc="2025-09-12T23:40:00Z"/>
                <w:del w:id="5993" w:author="Sudarshan NEUPANE" w:date="2025-09-12T21:58:00Z" w16du:dateUtc="2025-09-13T01:58:00Z"/>
                <w:rFonts w:ascii="Aptos Narrow" w:hAnsi="Aptos Narrow"/>
                <w:color w:val="000000"/>
                <w:sz w:val="22"/>
                <w:szCs w:val="22"/>
                <w:rPrChange w:id="5994" w:author="Alondra Vega Pacheco" w:date="2025-09-12T18:40:00Z" w16du:dateUtc="2025-09-12T23:40:00Z">
                  <w:rPr>
                    <w:ins w:id="5995" w:author="Alondra Vega Pacheco" w:date="2025-09-12T18:40:00Z" w16du:dateUtc="2025-09-12T23:40:00Z"/>
                    <w:del w:id="5996" w:author="Sudarshan NEUPANE" w:date="2025-09-12T21:58:00Z" w16du:dateUtc="2025-09-13T01:58:00Z"/>
                  </w:rPr>
                </w:rPrChange>
              </w:rPr>
              <w:pPrChange w:id="5997" w:author="Alondra Vega Pacheco" w:date="2025-09-12T18:41:00Z" w16du:dateUtc="2025-09-12T23:41:00Z">
                <w:pPr/>
              </w:pPrChange>
            </w:pPr>
            <w:ins w:id="5998" w:author="Alondra Vega Pacheco" w:date="2025-09-12T18:40:00Z" w16du:dateUtc="2025-09-12T23:40:00Z">
              <w:del w:id="5999" w:author="Sudarshan NEUPANE" w:date="2025-09-12T21:58:00Z" w16du:dateUtc="2025-09-13T01:58:00Z">
                <w:r w:rsidRPr="001D2A45">
                  <w:rPr>
                    <w:rFonts w:ascii="Aptos Narrow" w:hAnsi="Aptos Narrow"/>
                    <w:color w:val="000000"/>
                    <w:sz w:val="22"/>
                    <w:szCs w:val="22"/>
                    <w:rPrChange w:id="6000" w:author="Alondra Vega Pacheco" w:date="2025-09-12T18:40:00Z" w16du:dateUtc="2025-09-12T23:40:00Z">
                      <w:rPr/>
                    </w:rPrChange>
                  </w:rPr>
                  <w:delText>Create Recommendations</w:delText>
                </w:r>
              </w:del>
            </w:ins>
          </w:p>
        </w:tc>
      </w:tr>
      <w:tr w:rsidR="001D2A45" w:rsidRPr="001D2A45" w14:paraId="121E5145" w14:textId="77777777" w:rsidTr="001D2A45">
        <w:trPr>
          <w:trHeight w:val="300"/>
          <w:ins w:id="6001" w:author="Alondra Vega Pacheco" w:date="2025-09-12T18:40:00Z"/>
          <w:del w:id="6002" w:author="Sudarshan NEUPANE" w:date="2025-09-12T21:58:00Z"/>
          <w:trPrChange w:id="6003" w:author="Alondra Vega Pacheco" w:date="2025-09-12T18:41:00Z" w16du:dateUtc="2025-09-12T23:41:00Z">
            <w:trPr>
              <w:gridAfter w:val="0"/>
              <w:trHeight w:val="300"/>
            </w:trPr>
          </w:trPrChange>
        </w:trPr>
        <w:tc>
          <w:tcPr>
            <w:tcW w:w="1256" w:type="dxa"/>
            <w:noWrap/>
            <w:vAlign w:val="bottom"/>
            <w:hideMark/>
            <w:tcPrChange w:id="6004" w:author="Alondra Vega Pacheco" w:date="2025-09-12T18:41:00Z" w16du:dateUtc="2025-09-12T23:41:00Z">
              <w:tcPr>
                <w:tcW w:w="1256" w:type="dxa"/>
                <w:gridSpan w:val="2"/>
                <w:tcBorders>
                  <w:top w:val="nil"/>
                  <w:left w:val="nil"/>
                  <w:bottom w:val="nil"/>
                  <w:right w:val="nil"/>
                </w:tcBorders>
                <w:noWrap/>
                <w:vAlign w:val="bottom"/>
                <w:hideMark/>
              </w:tcPr>
            </w:tcPrChange>
          </w:tcPr>
          <w:p w14:paraId="61D7FEC5" w14:textId="77777777" w:rsidR="001D2A45" w:rsidRPr="001D2A45" w:rsidRDefault="001D2A45">
            <w:pPr>
              <w:spacing w:line="240" w:lineRule="auto"/>
              <w:rPr>
                <w:ins w:id="6005" w:author="Alondra Vega Pacheco" w:date="2025-09-12T18:40:00Z" w16du:dateUtc="2025-09-12T23:40:00Z"/>
                <w:del w:id="6006" w:author="Sudarshan NEUPANE" w:date="2025-09-12T21:58:00Z" w16du:dateUtc="2025-09-13T01:58:00Z"/>
                <w:rFonts w:ascii="Aptos Narrow" w:hAnsi="Aptos Narrow"/>
                <w:color w:val="000000"/>
                <w:sz w:val="22"/>
                <w:szCs w:val="22"/>
                <w:rPrChange w:id="6007" w:author="Alondra Vega Pacheco" w:date="2025-09-12T18:40:00Z" w16du:dateUtc="2025-09-12T23:40:00Z">
                  <w:rPr>
                    <w:ins w:id="6008" w:author="Alondra Vega Pacheco" w:date="2025-09-12T18:40:00Z" w16du:dateUtc="2025-09-12T23:40:00Z"/>
                    <w:del w:id="6009" w:author="Sudarshan NEUPANE" w:date="2025-09-12T21:58:00Z" w16du:dateUtc="2025-09-13T01:58:00Z"/>
                  </w:rPr>
                </w:rPrChange>
              </w:rPr>
              <w:pPrChange w:id="6010" w:author="Alondra Vega Pacheco" w:date="2025-09-12T18:41:00Z" w16du:dateUtc="2025-09-12T23:41:00Z">
                <w:pPr/>
              </w:pPrChange>
            </w:pPr>
            <w:ins w:id="6011" w:author="Alondra Vega Pacheco" w:date="2025-09-12T18:40:00Z" w16du:dateUtc="2025-09-12T23:40:00Z">
              <w:del w:id="6012" w:author="Sudarshan NEUPANE" w:date="2025-09-12T21:58:00Z" w16du:dateUtc="2025-09-13T01:58:00Z">
                <w:r w:rsidRPr="001D2A45">
                  <w:rPr>
                    <w:rFonts w:ascii="Aptos Narrow" w:hAnsi="Aptos Narrow"/>
                    <w:color w:val="000000"/>
                    <w:sz w:val="22"/>
                    <w:szCs w:val="22"/>
                    <w:rPrChange w:id="6013" w:author="Alondra Vega Pacheco" w:date="2025-09-12T18:40:00Z" w16du:dateUtc="2025-09-12T23:40:00Z">
                      <w:rPr/>
                    </w:rPrChange>
                  </w:rPr>
                  <w:delText>4.2.5</w:delText>
                </w:r>
              </w:del>
            </w:ins>
          </w:p>
        </w:tc>
        <w:tc>
          <w:tcPr>
            <w:tcW w:w="9296" w:type="dxa"/>
            <w:noWrap/>
            <w:vAlign w:val="bottom"/>
            <w:hideMark/>
            <w:tcPrChange w:id="6014" w:author="Alondra Vega Pacheco" w:date="2025-09-12T18:41:00Z" w16du:dateUtc="2025-09-12T23:41:00Z">
              <w:tcPr>
                <w:tcW w:w="9296" w:type="dxa"/>
                <w:gridSpan w:val="2"/>
                <w:tcBorders>
                  <w:top w:val="nil"/>
                  <w:left w:val="nil"/>
                  <w:bottom w:val="nil"/>
                  <w:right w:val="nil"/>
                </w:tcBorders>
                <w:noWrap/>
                <w:vAlign w:val="bottom"/>
                <w:hideMark/>
              </w:tcPr>
            </w:tcPrChange>
          </w:tcPr>
          <w:p w14:paraId="3655BC1C" w14:textId="77777777" w:rsidR="001D2A45" w:rsidRPr="001D2A45" w:rsidRDefault="001D2A45">
            <w:pPr>
              <w:spacing w:line="240" w:lineRule="auto"/>
              <w:rPr>
                <w:ins w:id="6015" w:author="Alondra Vega Pacheco" w:date="2025-09-12T18:40:00Z" w16du:dateUtc="2025-09-12T23:40:00Z"/>
                <w:del w:id="6016" w:author="Sudarshan NEUPANE" w:date="2025-09-12T21:58:00Z" w16du:dateUtc="2025-09-13T01:58:00Z"/>
                <w:rFonts w:ascii="Aptos Narrow" w:hAnsi="Aptos Narrow"/>
                <w:color w:val="000000"/>
                <w:sz w:val="22"/>
                <w:szCs w:val="22"/>
                <w:rPrChange w:id="6017" w:author="Alondra Vega Pacheco" w:date="2025-09-12T18:40:00Z" w16du:dateUtc="2025-09-12T23:40:00Z">
                  <w:rPr>
                    <w:ins w:id="6018" w:author="Alondra Vega Pacheco" w:date="2025-09-12T18:40:00Z" w16du:dateUtc="2025-09-12T23:40:00Z"/>
                    <w:del w:id="6019" w:author="Sudarshan NEUPANE" w:date="2025-09-12T21:58:00Z" w16du:dateUtc="2025-09-13T01:58:00Z"/>
                  </w:rPr>
                </w:rPrChange>
              </w:rPr>
              <w:pPrChange w:id="6020" w:author="Alondra Vega Pacheco" w:date="2025-09-12T18:41:00Z" w16du:dateUtc="2025-09-12T23:41:00Z">
                <w:pPr/>
              </w:pPrChange>
            </w:pPr>
            <w:ins w:id="6021" w:author="Alondra Vega Pacheco" w:date="2025-09-12T18:40:00Z" w16du:dateUtc="2025-09-12T23:40:00Z">
              <w:del w:id="6022" w:author="Sudarshan NEUPANE" w:date="2025-09-12T21:58:00Z" w16du:dateUtc="2025-09-13T01:58:00Z">
                <w:r w:rsidRPr="001D2A45">
                  <w:rPr>
                    <w:rFonts w:ascii="Aptos Narrow" w:hAnsi="Aptos Narrow"/>
                    <w:color w:val="000000"/>
                    <w:sz w:val="22"/>
                    <w:szCs w:val="22"/>
                    <w:rPrChange w:id="6023" w:author="Alondra Vega Pacheco" w:date="2025-09-12T18:40:00Z" w16du:dateUtc="2025-09-12T23:40:00Z">
                      <w:rPr/>
                    </w:rPrChange>
                  </w:rPr>
                  <w:delText>Finalize and Receive Client Approval</w:delText>
                </w:r>
              </w:del>
            </w:ins>
          </w:p>
        </w:tc>
      </w:tr>
      <w:tr w:rsidR="001D2A45" w:rsidRPr="001D2A45" w14:paraId="6B2C1968" w14:textId="77777777" w:rsidTr="001D2A45">
        <w:trPr>
          <w:trHeight w:val="380"/>
          <w:ins w:id="6024" w:author="Alondra Vega Pacheco" w:date="2025-09-12T18:40:00Z"/>
          <w:del w:id="6025" w:author="Sudarshan NEUPANE" w:date="2025-09-12T21:58:00Z"/>
          <w:trPrChange w:id="6026" w:author="Alondra Vega Pacheco" w:date="2025-09-12T18:41:00Z" w16du:dateUtc="2025-09-12T23:41:00Z">
            <w:trPr>
              <w:gridAfter w:val="0"/>
              <w:trHeight w:val="380"/>
            </w:trPr>
          </w:trPrChange>
        </w:trPr>
        <w:tc>
          <w:tcPr>
            <w:tcW w:w="1256" w:type="dxa"/>
            <w:shd w:val="clear" w:color="000000" w:fill="3C7D22"/>
            <w:noWrap/>
            <w:vAlign w:val="bottom"/>
            <w:hideMark/>
            <w:tcPrChange w:id="6027" w:author="Alondra Vega Pacheco" w:date="2025-09-12T18:41:00Z" w16du:dateUtc="2025-09-12T23:41:00Z">
              <w:tcPr>
                <w:tcW w:w="1256" w:type="dxa"/>
                <w:gridSpan w:val="2"/>
                <w:tcBorders>
                  <w:top w:val="nil"/>
                  <w:left w:val="nil"/>
                  <w:bottom w:val="nil"/>
                  <w:right w:val="nil"/>
                </w:tcBorders>
                <w:shd w:val="clear" w:color="000000" w:fill="3C7D22"/>
                <w:noWrap/>
                <w:vAlign w:val="bottom"/>
                <w:hideMark/>
              </w:tcPr>
            </w:tcPrChange>
          </w:tcPr>
          <w:p w14:paraId="30208867" w14:textId="77777777" w:rsidR="001D2A45" w:rsidRPr="001D2A45" w:rsidRDefault="001D2A45">
            <w:pPr>
              <w:spacing w:line="240" w:lineRule="auto"/>
              <w:rPr>
                <w:ins w:id="6028" w:author="Alondra Vega Pacheco" w:date="2025-09-12T18:40:00Z" w16du:dateUtc="2025-09-12T23:40:00Z"/>
                <w:del w:id="6029" w:author="Sudarshan NEUPANE" w:date="2025-09-12T21:58:00Z" w16du:dateUtc="2025-09-13T01:58:00Z"/>
                <w:rFonts w:ascii="Aptos Narrow" w:hAnsi="Aptos Narrow"/>
                <w:b/>
                <w:bCs/>
                <w:color w:val="FFFFFF"/>
                <w:sz w:val="28"/>
                <w:szCs w:val="28"/>
                <w:rPrChange w:id="6030" w:author="Alondra Vega Pacheco" w:date="2025-09-12T18:40:00Z" w16du:dateUtc="2025-09-12T23:40:00Z">
                  <w:rPr>
                    <w:ins w:id="6031" w:author="Alondra Vega Pacheco" w:date="2025-09-12T18:40:00Z" w16du:dateUtc="2025-09-12T23:40:00Z"/>
                    <w:del w:id="6032" w:author="Sudarshan NEUPANE" w:date="2025-09-12T21:58:00Z" w16du:dateUtc="2025-09-13T01:58:00Z"/>
                  </w:rPr>
                </w:rPrChange>
              </w:rPr>
              <w:pPrChange w:id="6033" w:author="Alondra Vega Pacheco" w:date="2025-09-12T18:41:00Z" w16du:dateUtc="2025-09-12T23:41:00Z">
                <w:pPr/>
              </w:pPrChange>
            </w:pPr>
            <w:ins w:id="6034" w:author="Alondra Vega Pacheco" w:date="2025-09-12T18:40:00Z" w16du:dateUtc="2025-09-12T23:40:00Z">
              <w:del w:id="6035" w:author="Sudarshan NEUPANE" w:date="2025-09-12T21:58:00Z" w16du:dateUtc="2025-09-13T01:58:00Z">
                <w:r w:rsidRPr="001D2A45">
                  <w:rPr>
                    <w:rFonts w:ascii="Aptos Narrow" w:hAnsi="Aptos Narrow"/>
                    <w:b/>
                    <w:bCs/>
                    <w:color w:val="FFFFFF"/>
                    <w:sz w:val="28"/>
                    <w:szCs w:val="28"/>
                    <w:rPrChange w:id="6036" w:author="Alondra Vega Pacheco" w:date="2025-09-12T18:40:00Z" w16du:dateUtc="2025-09-12T23:40:00Z">
                      <w:rPr/>
                    </w:rPrChange>
                  </w:rPr>
                  <w:delText>4.3</w:delText>
                </w:r>
              </w:del>
            </w:ins>
          </w:p>
        </w:tc>
        <w:tc>
          <w:tcPr>
            <w:tcW w:w="9296" w:type="dxa"/>
            <w:shd w:val="clear" w:color="000000" w:fill="3C7D22"/>
            <w:noWrap/>
            <w:vAlign w:val="bottom"/>
            <w:hideMark/>
            <w:tcPrChange w:id="6037" w:author="Alondra Vega Pacheco" w:date="2025-09-12T18:41:00Z" w16du:dateUtc="2025-09-12T23:41:00Z">
              <w:tcPr>
                <w:tcW w:w="9296" w:type="dxa"/>
                <w:gridSpan w:val="2"/>
                <w:tcBorders>
                  <w:top w:val="nil"/>
                  <w:left w:val="nil"/>
                  <w:bottom w:val="nil"/>
                  <w:right w:val="nil"/>
                </w:tcBorders>
                <w:shd w:val="clear" w:color="000000" w:fill="3C7D22"/>
                <w:noWrap/>
                <w:vAlign w:val="bottom"/>
                <w:hideMark/>
              </w:tcPr>
            </w:tcPrChange>
          </w:tcPr>
          <w:p w14:paraId="6B1DA411" w14:textId="77777777" w:rsidR="001D2A45" w:rsidRPr="001D2A45" w:rsidRDefault="001D2A45">
            <w:pPr>
              <w:spacing w:line="240" w:lineRule="auto"/>
              <w:rPr>
                <w:ins w:id="6038" w:author="Alondra Vega Pacheco" w:date="2025-09-12T18:40:00Z" w16du:dateUtc="2025-09-12T23:40:00Z"/>
                <w:del w:id="6039" w:author="Sudarshan NEUPANE" w:date="2025-09-12T21:58:00Z" w16du:dateUtc="2025-09-13T01:58:00Z"/>
                <w:rFonts w:ascii="Aptos Narrow" w:hAnsi="Aptos Narrow"/>
                <w:b/>
                <w:bCs/>
                <w:color w:val="FFFFFF"/>
                <w:sz w:val="28"/>
                <w:szCs w:val="28"/>
                <w:rPrChange w:id="6040" w:author="Alondra Vega Pacheco" w:date="2025-09-12T18:40:00Z" w16du:dateUtc="2025-09-12T23:40:00Z">
                  <w:rPr>
                    <w:ins w:id="6041" w:author="Alondra Vega Pacheco" w:date="2025-09-12T18:40:00Z" w16du:dateUtc="2025-09-12T23:40:00Z"/>
                    <w:del w:id="6042" w:author="Sudarshan NEUPANE" w:date="2025-09-12T21:58:00Z" w16du:dateUtc="2025-09-13T01:58:00Z"/>
                  </w:rPr>
                </w:rPrChange>
              </w:rPr>
              <w:pPrChange w:id="6043" w:author="Alondra Vega Pacheco" w:date="2025-09-12T18:41:00Z" w16du:dateUtc="2025-09-12T23:41:00Z">
                <w:pPr/>
              </w:pPrChange>
            </w:pPr>
            <w:ins w:id="6044" w:author="Alondra Vega Pacheco" w:date="2025-09-12T18:40:00Z" w16du:dateUtc="2025-09-12T23:40:00Z">
              <w:del w:id="6045" w:author="Sudarshan NEUPANE" w:date="2025-09-12T21:58:00Z" w16du:dateUtc="2025-09-13T01:58:00Z">
                <w:r w:rsidRPr="001D2A45">
                  <w:rPr>
                    <w:rFonts w:ascii="Aptos Narrow" w:hAnsi="Aptos Narrow"/>
                    <w:b/>
                    <w:bCs/>
                    <w:color w:val="FFFFFF"/>
                    <w:sz w:val="28"/>
                    <w:szCs w:val="28"/>
                    <w:rPrChange w:id="6046" w:author="Alondra Vega Pacheco" w:date="2025-09-12T18:40:00Z" w16du:dateUtc="2025-09-12T23:40:00Z">
                      <w:rPr/>
                    </w:rPrChange>
                  </w:rPr>
                  <w:delText>Final Product</w:delText>
                </w:r>
              </w:del>
            </w:ins>
          </w:p>
        </w:tc>
      </w:tr>
      <w:tr w:rsidR="001D2A45" w:rsidRPr="001D2A45" w14:paraId="70926281" w14:textId="77777777" w:rsidTr="001D2A45">
        <w:trPr>
          <w:trHeight w:val="300"/>
          <w:ins w:id="6047" w:author="Alondra Vega Pacheco" w:date="2025-09-12T18:40:00Z"/>
          <w:del w:id="6048" w:author="Sudarshan NEUPANE" w:date="2025-09-12T21:58:00Z"/>
          <w:trPrChange w:id="6049" w:author="Alondra Vega Pacheco" w:date="2025-09-12T18:41:00Z" w16du:dateUtc="2025-09-12T23:41:00Z">
            <w:trPr>
              <w:gridAfter w:val="0"/>
              <w:trHeight w:val="300"/>
            </w:trPr>
          </w:trPrChange>
        </w:trPr>
        <w:tc>
          <w:tcPr>
            <w:tcW w:w="1256" w:type="dxa"/>
            <w:noWrap/>
            <w:vAlign w:val="bottom"/>
            <w:hideMark/>
            <w:tcPrChange w:id="6050" w:author="Alondra Vega Pacheco" w:date="2025-09-12T18:41:00Z" w16du:dateUtc="2025-09-12T23:41:00Z">
              <w:tcPr>
                <w:tcW w:w="1256" w:type="dxa"/>
                <w:gridSpan w:val="2"/>
                <w:tcBorders>
                  <w:top w:val="nil"/>
                  <w:left w:val="nil"/>
                  <w:bottom w:val="nil"/>
                  <w:right w:val="nil"/>
                </w:tcBorders>
                <w:noWrap/>
                <w:vAlign w:val="bottom"/>
                <w:hideMark/>
              </w:tcPr>
            </w:tcPrChange>
          </w:tcPr>
          <w:p w14:paraId="15D7A6F1" w14:textId="77777777" w:rsidR="001D2A45" w:rsidRPr="001D2A45" w:rsidRDefault="001D2A45">
            <w:pPr>
              <w:spacing w:line="240" w:lineRule="auto"/>
              <w:rPr>
                <w:ins w:id="6051" w:author="Alondra Vega Pacheco" w:date="2025-09-12T18:40:00Z" w16du:dateUtc="2025-09-12T23:40:00Z"/>
                <w:del w:id="6052" w:author="Sudarshan NEUPANE" w:date="2025-09-12T21:58:00Z" w16du:dateUtc="2025-09-13T01:58:00Z"/>
                <w:rFonts w:ascii="Aptos Narrow" w:hAnsi="Aptos Narrow"/>
                <w:color w:val="000000"/>
                <w:sz w:val="22"/>
                <w:szCs w:val="22"/>
                <w:rPrChange w:id="6053" w:author="Alondra Vega Pacheco" w:date="2025-09-12T18:40:00Z" w16du:dateUtc="2025-09-12T23:40:00Z">
                  <w:rPr>
                    <w:ins w:id="6054" w:author="Alondra Vega Pacheco" w:date="2025-09-12T18:40:00Z" w16du:dateUtc="2025-09-12T23:40:00Z"/>
                    <w:del w:id="6055" w:author="Sudarshan NEUPANE" w:date="2025-09-12T21:58:00Z" w16du:dateUtc="2025-09-13T01:58:00Z"/>
                  </w:rPr>
                </w:rPrChange>
              </w:rPr>
              <w:pPrChange w:id="6056" w:author="Alondra Vega Pacheco" w:date="2025-09-12T18:41:00Z" w16du:dateUtc="2025-09-12T23:41:00Z">
                <w:pPr/>
              </w:pPrChange>
            </w:pPr>
            <w:ins w:id="6057" w:author="Alondra Vega Pacheco" w:date="2025-09-12T18:40:00Z" w16du:dateUtc="2025-09-12T23:40:00Z">
              <w:del w:id="6058" w:author="Sudarshan NEUPANE" w:date="2025-09-12T21:58:00Z" w16du:dateUtc="2025-09-13T01:58:00Z">
                <w:r w:rsidRPr="001D2A45">
                  <w:rPr>
                    <w:rFonts w:ascii="Aptos Narrow" w:hAnsi="Aptos Narrow"/>
                    <w:color w:val="000000"/>
                    <w:sz w:val="22"/>
                    <w:szCs w:val="22"/>
                    <w:rPrChange w:id="6059" w:author="Alondra Vega Pacheco" w:date="2025-09-12T18:40:00Z" w16du:dateUtc="2025-09-12T23:40:00Z">
                      <w:rPr/>
                    </w:rPrChange>
                  </w:rPr>
                  <w:delText>4.3.1</w:delText>
                </w:r>
              </w:del>
            </w:ins>
          </w:p>
        </w:tc>
        <w:tc>
          <w:tcPr>
            <w:tcW w:w="9296" w:type="dxa"/>
            <w:noWrap/>
            <w:vAlign w:val="bottom"/>
            <w:hideMark/>
            <w:tcPrChange w:id="6060" w:author="Alondra Vega Pacheco" w:date="2025-09-12T18:41:00Z" w16du:dateUtc="2025-09-12T23:41:00Z">
              <w:tcPr>
                <w:tcW w:w="9296" w:type="dxa"/>
                <w:gridSpan w:val="2"/>
                <w:tcBorders>
                  <w:top w:val="nil"/>
                  <w:left w:val="nil"/>
                  <w:bottom w:val="nil"/>
                  <w:right w:val="nil"/>
                </w:tcBorders>
                <w:noWrap/>
                <w:vAlign w:val="bottom"/>
                <w:hideMark/>
              </w:tcPr>
            </w:tcPrChange>
          </w:tcPr>
          <w:p w14:paraId="0D2C1E48" w14:textId="77777777" w:rsidR="001D2A45" w:rsidRPr="001D2A45" w:rsidRDefault="001D2A45">
            <w:pPr>
              <w:spacing w:line="240" w:lineRule="auto"/>
              <w:rPr>
                <w:ins w:id="6061" w:author="Alondra Vega Pacheco" w:date="2025-09-12T18:40:00Z" w16du:dateUtc="2025-09-12T23:40:00Z"/>
                <w:del w:id="6062" w:author="Sudarshan NEUPANE" w:date="2025-09-12T21:58:00Z" w16du:dateUtc="2025-09-13T01:58:00Z"/>
                <w:rFonts w:ascii="Aptos Narrow" w:hAnsi="Aptos Narrow"/>
                <w:color w:val="000000"/>
                <w:sz w:val="22"/>
                <w:szCs w:val="22"/>
                <w:rPrChange w:id="6063" w:author="Alondra Vega Pacheco" w:date="2025-09-12T18:40:00Z" w16du:dateUtc="2025-09-12T23:40:00Z">
                  <w:rPr>
                    <w:ins w:id="6064" w:author="Alondra Vega Pacheco" w:date="2025-09-12T18:40:00Z" w16du:dateUtc="2025-09-12T23:40:00Z"/>
                    <w:del w:id="6065" w:author="Sudarshan NEUPANE" w:date="2025-09-12T21:58:00Z" w16du:dateUtc="2025-09-13T01:58:00Z"/>
                  </w:rPr>
                </w:rPrChange>
              </w:rPr>
              <w:pPrChange w:id="6066" w:author="Alondra Vega Pacheco" w:date="2025-09-12T18:41:00Z" w16du:dateUtc="2025-09-12T23:41:00Z">
                <w:pPr/>
              </w:pPrChange>
            </w:pPr>
            <w:ins w:id="6067" w:author="Alondra Vega Pacheco" w:date="2025-09-12T18:40:00Z" w16du:dateUtc="2025-09-12T23:40:00Z">
              <w:del w:id="6068" w:author="Sudarshan NEUPANE" w:date="2025-09-12T21:58:00Z" w16du:dateUtc="2025-09-13T01:58:00Z">
                <w:r w:rsidRPr="001D2A45">
                  <w:rPr>
                    <w:rFonts w:ascii="Aptos Narrow" w:hAnsi="Aptos Narrow"/>
                    <w:color w:val="000000"/>
                    <w:sz w:val="22"/>
                    <w:szCs w:val="22"/>
                    <w:rPrChange w:id="6069" w:author="Alondra Vega Pacheco" w:date="2025-09-12T18:40:00Z" w16du:dateUtc="2025-09-12T23:40:00Z">
                      <w:rPr/>
                    </w:rPrChange>
                  </w:rPr>
                  <w:delText>Finalize Code Changes</w:delText>
                </w:r>
              </w:del>
            </w:ins>
          </w:p>
        </w:tc>
      </w:tr>
      <w:tr w:rsidR="001D2A45" w:rsidRPr="001D2A45" w14:paraId="6BEFEA97" w14:textId="77777777" w:rsidTr="001D2A45">
        <w:trPr>
          <w:trHeight w:val="300"/>
          <w:ins w:id="6070" w:author="Alondra Vega Pacheco" w:date="2025-09-12T18:40:00Z"/>
          <w:del w:id="6071" w:author="Sudarshan NEUPANE" w:date="2025-09-12T21:58:00Z"/>
          <w:trPrChange w:id="6072" w:author="Alondra Vega Pacheco" w:date="2025-09-12T18:41:00Z" w16du:dateUtc="2025-09-12T23:41:00Z">
            <w:trPr>
              <w:gridAfter w:val="0"/>
              <w:trHeight w:val="300"/>
            </w:trPr>
          </w:trPrChange>
        </w:trPr>
        <w:tc>
          <w:tcPr>
            <w:tcW w:w="1256" w:type="dxa"/>
            <w:noWrap/>
            <w:vAlign w:val="bottom"/>
            <w:hideMark/>
            <w:tcPrChange w:id="6073" w:author="Alondra Vega Pacheco" w:date="2025-09-12T18:41:00Z" w16du:dateUtc="2025-09-12T23:41:00Z">
              <w:tcPr>
                <w:tcW w:w="1256" w:type="dxa"/>
                <w:gridSpan w:val="2"/>
                <w:tcBorders>
                  <w:top w:val="nil"/>
                  <w:left w:val="nil"/>
                  <w:bottom w:val="nil"/>
                  <w:right w:val="nil"/>
                </w:tcBorders>
                <w:noWrap/>
                <w:vAlign w:val="bottom"/>
                <w:hideMark/>
              </w:tcPr>
            </w:tcPrChange>
          </w:tcPr>
          <w:p w14:paraId="3AD9F177" w14:textId="77777777" w:rsidR="001D2A45" w:rsidRPr="001D2A45" w:rsidRDefault="001D2A45">
            <w:pPr>
              <w:spacing w:line="240" w:lineRule="auto"/>
              <w:rPr>
                <w:ins w:id="6074" w:author="Alondra Vega Pacheco" w:date="2025-09-12T18:40:00Z" w16du:dateUtc="2025-09-12T23:40:00Z"/>
                <w:del w:id="6075" w:author="Sudarshan NEUPANE" w:date="2025-09-12T21:58:00Z" w16du:dateUtc="2025-09-13T01:58:00Z"/>
                <w:rFonts w:ascii="Aptos Narrow" w:hAnsi="Aptos Narrow"/>
                <w:color w:val="000000"/>
                <w:sz w:val="22"/>
                <w:szCs w:val="22"/>
                <w:rPrChange w:id="6076" w:author="Alondra Vega Pacheco" w:date="2025-09-12T18:40:00Z" w16du:dateUtc="2025-09-12T23:40:00Z">
                  <w:rPr>
                    <w:ins w:id="6077" w:author="Alondra Vega Pacheco" w:date="2025-09-12T18:40:00Z" w16du:dateUtc="2025-09-12T23:40:00Z"/>
                    <w:del w:id="6078" w:author="Sudarshan NEUPANE" w:date="2025-09-12T21:58:00Z" w16du:dateUtc="2025-09-13T01:58:00Z"/>
                  </w:rPr>
                </w:rPrChange>
              </w:rPr>
              <w:pPrChange w:id="6079" w:author="Alondra Vega Pacheco" w:date="2025-09-12T18:41:00Z" w16du:dateUtc="2025-09-12T23:41:00Z">
                <w:pPr/>
              </w:pPrChange>
            </w:pPr>
            <w:ins w:id="6080" w:author="Alondra Vega Pacheco" w:date="2025-09-12T18:40:00Z" w16du:dateUtc="2025-09-12T23:40:00Z">
              <w:del w:id="6081" w:author="Sudarshan NEUPANE" w:date="2025-09-12T21:58:00Z" w16du:dateUtc="2025-09-13T01:58:00Z">
                <w:r w:rsidRPr="001D2A45">
                  <w:rPr>
                    <w:rFonts w:ascii="Aptos Narrow" w:hAnsi="Aptos Narrow"/>
                    <w:color w:val="000000"/>
                    <w:sz w:val="22"/>
                    <w:szCs w:val="22"/>
                    <w:rPrChange w:id="6082" w:author="Alondra Vega Pacheco" w:date="2025-09-12T18:40:00Z" w16du:dateUtc="2025-09-12T23:40:00Z">
                      <w:rPr/>
                    </w:rPrChange>
                  </w:rPr>
                  <w:delText>4.3.2</w:delText>
                </w:r>
              </w:del>
            </w:ins>
          </w:p>
        </w:tc>
        <w:tc>
          <w:tcPr>
            <w:tcW w:w="9296" w:type="dxa"/>
            <w:noWrap/>
            <w:vAlign w:val="bottom"/>
            <w:hideMark/>
            <w:tcPrChange w:id="6083" w:author="Alondra Vega Pacheco" w:date="2025-09-12T18:41:00Z" w16du:dateUtc="2025-09-12T23:41:00Z">
              <w:tcPr>
                <w:tcW w:w="9296" w:type="dxa"/>
                <w:gridSpan w:val="2"/>
                <w:tcBorders>
                  <w:top w:val="nil"/>
                  <w:left w:val="nil"/>
                  <w:bottom w:val="nil"/>
                  <w:right w:val="nil"/>
                </w:tcBorders>
                <w:noWrap/>
                <w:vAlign w:val="bottom"/>
                <w:hideMark/>
              </w:tcPr>
            </w:tcPrChange>
          </w:tcPr>
          <w:p w14:paraId="56112CC8" w14:textId="77777777" w:rsidR="001D2A45" w:rsidRPr="001D2A45" w:rsidRDefault="001D2A45">
            <w:pPr>
              <w:spacing w:line="240" w:lineRule="auto"/>
              <w:rPr>
                <w:ins w:id="6084" w:author="Alondra Vega Pacheco" w:date="2025-09-12T18:40:00Z" w16du:dateUtc="2025-09-12T23:40:00Z"/>
                <w:del w:id="6085" w:author="Sudarshan NEUPANE" w:date="2025-09-12T21:58:00Z" w16du:dateUtc="2025-09-13T01:58:00Z"/>
                <w:rFonts w:ascii="Aptos Narrow" w:hAnsi="Aptos Narrow"/>
                <w:color w:val="000000"/>
                <w:sz w:val="22"/>
                <w:szCs w:val="22"/>
                <w:rPrChange w:id="6086" w:author="Alondra Vega Pacheco" w:date="2025-09-12T18:40:00Z" w16du:dateUtc="2025-09-12T23:40:00Z">
                  <w:rPr>
                    <w:ins w:id="6087" w:author="Alondra Vega Pacheco" w:date="2025-09-12T18:40:00Z" w16du:dateUtc="2025-09-12T23:40:00Z"/>
                    <w:del w:id="6088" w:author="Sudarshan NEUPANE" w:date="2025-09-12T21:58:00Z" w16du:dateUtc="2025-09-13T01:58:00Z"/>
                  </w:rPr>
                </w:rPrChange>
              </w:rPr>
              <w:pPrChange w:id="6089" w:author="Alondra Vega Pacheco" w:date="2025-09-12T18:41:00Z" w16du:dateUtc="2025-09-12T23:41:00Z">
                <w:pPr/>
              </w:pPrChange>
            </w:pPr>
            <w:ins w:id="6090" w:author="Alondra Vega Pacheco" w:date="2025-09-12T18:40:00Z" w16du:dateUtc="2025-09-12T23:40:00Z">
              <w:del w:id="6091" w:author="Sudarshan NEUPANE" w:date="2025-09-12T21:58:00Z" w16du:dateUtc="2025-09-13T01:58:00Z">
                <w:r w:rsidRPr="001D2A45">
                  <w:rPr>
                    <w:rFonts w:ascii="Aptos Narrow" w:hAnsi="Aptos Narrow"/>
                    <w:color w:val="000000"/>
                    <w:sz w:val="22"/>
                    <w:szCs w:val="22"/>
                    <w:rPrChange w:id="6092" w:author="Alondra Vega Pacheco" w:date="2025-09-12T18:40:00Z" w16du:dateUtc="2025-09-12T23:40:00Z">
                      <w:rPr/>
                    </w:rPrChange>
                  </w:rPr>
                  <w:delText>Package Software</w:delText>
                </w:r>
              </w:del>
            </w:ins>
          </w:p>
        </w:tc>
      </w:tr>
      <w:tr w:rsidR="001D2A45" w:rsidRPr="001D2A45" w14:paraId="46A8D810" w14:textId="77777777" w:rsidTr="001D2A45">
        <w:trPr>
          <w:trHeight w:val="300"/>
          <w:ins w:id="6093" w:author="Alondra Vega Pacheco" w:date="2025-09-12T18:40:00Z"/>
          <w:del w:id="6094" w:author="Sudarshan NEUPANE" w:date="2025-09-12T21:58:00Z"/>
          <w:trPrChange w:id="6095" w:author="Alondra Vega Pacheco" w:date="2025-09-12T18:41:00Z" w16du:dateUtc="2025-09-12T23:41:00Z">
            <w:trPr>
              <w:gridAfter w:val="0"/>
              <w:trHeight w:val="300"/>
            </w:trPr>
          </w:trPrChange>
        </w:trPr>
        <w:tc>
          <w:tcPr>
            <w:tcW w:w="1256" w:type="dxa"/>
            <w:noWrap/>
            <w:vAlign w:val="bottom"/>
            <w:hideMark/>
            <w:tcPrChange w:id="6096" w:author="Alondra Vega Pacheco" w:date="2025-09-12T18:41:00Z" w16du:dateUtc="2025-09-12T23:41:00Z">
              <w:tcPr>
                <w:tcW w:w="1256" w:type="dxa"/>
                <w:gridSpan w:val="2"/>
                <w:tcBorders>
                  <w:top w:val="nil"/>
                  <w:left w:val="nil"/>
                  <w:bottom w:val="nil"/>
                  <w:right w:val="nil"/>
                </w:tcBorders>
                <w:noWrap/>
                <w:vAlign w:val="bottom"/>
                <w:hideMark/>
              </w:tcPr>
            </w:tcPrChange>
          </w:tcPr>
          <w:p w14:paraId="6E079F4F" w14:textId="77777777" w:rsidR="001D2A45" w:rsidRPr="001D2A45" w:rsidRDefault="001D2A45">
            <w:pPr>
              <w:spacing w:line="240" w:lineRule="auto"/>
              <w:rPr>
                <w:ins w:id="6097" w:author="Alondra Vega Pacheco" w:date="2025-09-12T18:40:00Z" w16du:dateUtc="2025-09-12T23:40:00Z"/>
                <w:del w:id="6098" w:author="Sudarshan NEUPANE" w:date="2025-09-12T21:58:00Z" w16du:dateUtc="2025-09-13T01:58:00Z"/>
                <w:rFonts w:ascii="Aptos Narrow" w:hAnsi="Aptos Narrow"/>
                <w:color w:val="000000"/>
                <w:sz w:val="22"/>
                <w:szCs w:val="22"/>
                <w:rPrChange w:id="6099" w:author="Alondra Vega Pacheco" w:date="2025-09-12T18:40:00Z" w16du:dateUtc="2025-09-12T23:40:00Z">
                  <w:rPr>
                    <w:ins w:id="6100" w:author="Alondra Vega Pacheco" w:date="2025-09-12T18:40:00Z" w16du:dateUtc="2025-09-12T23:40:00Z"/>
                    <w:del w:id="6101" w:author="Sudarshan NEUPANE" w:date="2025-09-12T21:58:00Z" w16du:dateUtc="2025-09-13T01:58:00Z"/>
                  </w:rPr>
                </w:rPrChange>
              </w:rPr>
              <w:pPrChange w:id="6102" w:author="Alondra Vega Pacheco" w:date="2025-09-12T18:41:00Z" w16du:dateUtc="2025-09-12T23:41:00Z">
                <w:pPr/>
              </w:pPrChange>
            </w:pPr>
            <w:ins w:id="6103" w:author="Alondra Vega Pacheco" w:date="2025-09-12T18:40:00Z" w16du:dateUtc="2025-09-12T23:40:00Z">
              <w:del w:id="6104" w:author="Sudarshan NEUPANE" w:date="2025-09-12T21:58:00Z" w16du:dateUtc="2025-09-13T01:58:00Z">
                <w:r w:rsidRPr="001D2A45">
                  <w:rPr>
                    <w:rFonts w:ascii="Aptos Narrow" w:hAnsi="Aptos Narrow"/>
                    <w:color w:val="000000"/>
                    <w:sz w:val="22"/>
                    <w:szCs w:val="22"/>
                    <w:rPrChange w:id="6105" w:author="Alondra Vega Pacheco" w:date="2025-09-12T18:40:00Z" w16du:dateUtc="2025-09-12T23:40:00Z">
                      <w:rPr/>
                    </w:rPrChange>
                  </w:rPr>
                  <w:delText>4.3.3</w:delText>
                </w:r>
              </w:del>
            </w:ins>
          </w:p>
        </w:tc>
        <w:tc>
          <w:tcPr>
            <w:tcW w:w="9296" w:type="dxa"/>
            <w:noWrap/>
            <w:vAlign w:val="bottom"/>
            <w:hideMark/>
            <w:tcPrChange w:id="6106" w:author="Alondra Vega Pacheco" w:date="2025-09-12T18:41:00Z" w16du:dateUtc="2025-09-12T23:41:00Z">
              <w:tcPr>
                <w:tcW w:w="9296" w:type="dxa"/>
                <w:gridSpan w:val="2"/>
                <w:tcBorders>
                  <w:top w:val="nil"/>
                  <w:left w:val="nil"/>
                  <w:bottom w:val="nil"/>
                  <w:right w:val="nil"/>
                </w:tcBorders>
                <w:noWrap/>
                <w:vAlign w:val="bottom"/>
                <w:hideMark/>
              </w:tcPr>
            </w:tcPrChange>
          </w:tcPr>
          <w:p w14:paraId="35778EAA" w14:textId="77777777" w:rsidR="001D2A45" w:rsidRPr="001D2A45" w:rsidRDefault="001D2A45">
            <w:pPr>
              <w:spacing w:line="240" w:lineRule="auto"/>
              <w:rPr>
                <w:ins w:id="6107" w:author="Alondra Vega Pacheco" w:date="2025-09-12T18:40:00Z" w16du:dateUtc="2025-09-12T23:40:00Z"/>
                <w:del w:id="6108" w:author="Sudarshan NEUPANE" w:date="2025-09-12T21:58:00Z" w16du:dateUtc="2025-09-13T01:58:00Z"/>
                <w:rFonts w:ascii="Aptos Narrow" w:hAnsi="Aptos Narrow"/>
                <w:color w:val="000000"/>
                <w:sz w:val="22"/>
                <w:szCs w:val="22"/>
                <w:rPrChange w:id="6109" w:author="Alondra Vega Pacheco" w:date="2025-09-12T18:40:00Z" w16du:dateUtc="2025-09-12T23:40:00Z">
                  <w:rPr>
                    <w:ins w:id="6110" w:author="Alondra Vega Pacheco" w:date="2025-09-12T18:40:00Z" w16du:dateUtc="2025-09-12T23:40:00Z"/>
                    <w:del w:id="6111" w:author="Sudarshan NEUPANE" w:date="2025-09-12T21:58:00Z" w16du:dateUtc="2025-09-13T01:58:00Z"/>
                  </w:rPr>
                </w:rPrChange>
              </w:rPr>
              <w:pPrChange w:id="6112" w:author="Alondra Vega Pacheco" w:date="2025-09-12T18:41:00Z" w16du:dateUtc="2025-09-12T23:41:00Z">
                <w:pPr/>
              </w:pPrChange>
            </w:pPr>
            <w:ins w:id="6113" w:author="Alondra Vega Pacheco" w:date="2025-09-12T18:40:00Z" w16du:dateUtc="2025-09-12T23:40:00Z">
              <w:del w:id="6114" w:author="Sudarshan NEUPANE" w:date="2025-09-12T21:58:00Z" w16du:dateUtc="2025-09-13T01:58:00Z">
                <w:r w:rsidRPr="001D2A45">
                  <w:rPr>
                    <w:rFonts w:ascii="Aptos Narrow" w:hAnsi="Aptos Narrow"/>
                    <w:color w:val="000000"/>
                    <w:sz w:val="22"/>
                    <w:szCs w:val="22"/>
                    <w:rPrChange w:id="6115" w:author="Alondra Vega Pacheco" w:date="2025-09-12T18:40:00Z" w16du:dateUtc="2025-09-12T23:40:00Z">
                      <w:rPr/>
                    </w:rPrChange>
                  </w:rPr>
                  <w:delText>Deploy Software to Production</w:delText>
                </w:r>
              </w:del>
            </w:ins>
          </w:p>
        </w:tc>
      </w:tr>
      <w:tr w:rsidR="001D2A45" w:rsidRPr="001D2A45" w14:paraId="5F530424" w14:textId="77777777" w:rsidTr="001D2A45">
        <w:trPr>
          <w:trHeight w:val="300"/>
          <w:ins w:id="6116" w:author="Alondra Vega Pacheco" w:date="2025-09-12T18:40:00Z"/>
          <w:del w:id="6117" w:author="Sudarshan NEUPANE" w:date="2025-09-12T21:58:00Z"/>
          <w:trPrChange w:id="6118" w:author="Alondra Vega Pacheco" w:date="2025-09-12T18:41:00Z" w16du:dateUtc="2025-09-12T23:41:00Z">
            <w:trPr>
              <w:gridAfter w:val="0"/>
              <w:trHeight w:val="300"/>
            </w:trPr>
          </w:trPrChange>
        </w:trPr>
        <w:tc>
          <w:tcPr>
            <w:tcW w:w="1256" w:type="dxa"/>
            <w:noWrap/>
            <w:vAlign w:val="bottom"/>
            <w:hideMark/>
            <w:tcPrChange w:id="6119" w:author="Alondra Vega Pacheco" w:date="2025-09-12T18:41:00Z" w16du:dateUtc="2025-09-12T23:41:00Z">
              <w:tcPr>
                <w:tcW w:w="1256" w:type="dxa"/>
                <w:gridSpan w:val="2"/>
                <w:tcBorders>
                  <w:top w:val="nil"/>
                  <w:left w:val="nil"/>
                  <w:bottom w:val="nil"/>
                  <w:right w:val="nil"/>
                </w:tcBorders>
                <w:noWrap/>
                <w:vAlign w:val="bottom"/>
                <w:hideMark/>
              </w:tcPr>
            </w:tcPrChange>
          </w:tcPr>
          <w:p w14:paraId="5675C284" w14:textId="77777777" w:rsidR="001D2A45" w:rsidRPr="001D2A45" w:rsidRDefault="001D2A45">
            <w:pPr>
              <w:spacing w:line="240" w:lineRule="auto"/>
              <w:rPr>
                <w:ins w:id="6120" w:author="Alondra Vega Pacheco" w:date="2025-09-12T18:40:00Z" w16du:dateUtc="2025-09-12T23:40:00Z"/>
                <w:del w:id="6121" w:author="Sudarshan NEUPANE" w:date="2025-09-12T21:58:00Z" w16du:dateUtc="2025-09-13T01:58:00Z"/>
                <w:rFonts w:ascii="Aptos Narrow" w:hAnsi="Aptos Narrow"/>
                <w:color w:val="000000"/>
                <w:sz w:val="22"/>
                <w:szCs w:val="22"/>
                <w:rPrChange w:id="6122" w:author="Alondra Vega Pacheco" w:date="2025-09-12T18:40:00Z" w16du:dateUtc="2025-09-12T23:40:00Z">
                  <w:rPr>
                    <w:ins w:id="6123" w:author="Alondra Vega Pacheco" w:date="2025-09-12T18:40:00Z" w16du:dateUtc="2025-09-12T23:40:00Z"/>
                    <w:del w:id="6124" w:author="Sudarshan NEUPANE" w:date="2025-09-12T21:58:00Z" w16du:dateUtc="2025-09-13T01:58:00Z"/>
                  </w:rPr>
                </w:rPrChange>
              </w:rPr>
              <w:pPrChange w:id="6125" w:author="Alondra Vega Pacheco" w:date="2025-09-12T18:41:00Z" w16du:dateUtc="2025-09-12T23:41:00Z">
                <w:pPr/>
              </w:pPrChange>
            </w:pPr>
            <w:ins w:id="6126" w:author="Alondra Vega Pacheco" w:date="2025-09-12T18:40:00Z" w16du:dateUtc="2025-09-12T23:40:00Z">
              <w:del w:id="6127" w:author="Sudarshan NEUPANE" w:date="2025-09-12T21:58:00Z" w16du:dateUtc="2025-09-13T01:58:00Z">
                <w:r w:rsidRPr="001D2A45">
                  <w:rPr>
                    <w:rFonts w:ascii="Aptos Narrow" w:hAnsi="Aptos Narrow"/>
                    <w:color w:val="000000"/>
                    <w:sz w:val="22"/>
                    <w:szCs w:val="22"/>
                    <w:rPrChange w:id="6128" w:author="Alondra Vega Pacheco" w:date="2025-09-12T18:40:00Z" w16du:dateUtc="2025-09-12T23:40:00Z">
                      <w:rPr/>
                    </w:rPrChange>
                  </w:rPr>
                  <w:delText>4.3.4</w:delText>
                </w:r>
              </w:del>
            </w:ins>
          </w:p>
        </w:tc>
        <w:tc>
          <w:tcPr>
            <w:tcW w:w="9296" w:type="dxa"/>
            <w:noWrap/>
            <w:vAlign w:val="bottom"/>
            <w:hideMark/>
            <w:tcPrChange w:id="6129" w:author="Alondra Vega Pacheco" w:date="2025-09-12T18:41:00Z" w16du:dateUtc="2025-09-12T23:41:00Z">
              <w:tcPr>
                <w:tcW w:w="9296" w:type="dxa"/>
                <w:gridSpan w:val="2"/>
                <w:tcBorders>
                  <w:top w:val="nil"/>
                  <w:left w:val="nil"/>
                  <w:bottom w:val="nil"/>
                  <w:right w:val="nil"/>
                </w:tcBorders>
                <w:noWrap/>
                <w:vAlign w:val="bottom"/>
                <w:hideMark/>
              </w:tcPr>
            </w:tcPrChange>
          </w:tcPr>
          <w:p w14:paraId="7EB42096" w14:textId="77777777" w:rsidR="001D2A45" w:rsidRPr="001D2A45" w:rsidRDefault="001D2A45">
            <w:pPr>
              <w:spacing w:line="240" w:lineRule="auto"/>
              <w:rPr>
                <w:ins w:id="6130" w:author="Alondra Vega Pacheco" w:date="2025-09-12T18:40:00Z" w16du:dateUtc="2025-09-12T23:40:00Z"/>
                <w:del w:id="6131" w:author="Sudarshan NEUPANE" w:date="2025-09-12T21:58:00Z" w16du:dateUtc="2025-09-13T01:58:00Z"/>
                <w:rFonts w:ascii="Aptos Narrow" w:hAnsi="Aptos Narrow"/>
                <w:color w:val="000000"/>
                <w:sz w:val="22"/>
                <w:szCs w:val="22"/>
                <w:rPrChange w:id="6132" w:author="Alondra Vega Pacheco" w:date="2025-09-12T18:40:00Z" w16du:dateUtc="2025-09-12T23:40:00Z">
                  <w:rPr>
                    <w:ins w:id="6133" w:author="Alondra Vega Pacheco" w:date="2025-09-12T18:40:00Z" w16du:dateUtc="2025-09-12T23:40:00Z"/>
                    <w:del w:id="6134" w:author="Sudarshan NEUPANE" w:date="2025-09-12T21:58:00Z" w16du:dateUtc="2025-09-13T01:58:00Z"/>
                  </w:rPr>
                </w:rPrChange>
              </w:rPr>
              <w:pPrChange w:id="6135" w:author="Alondra Vega Pacheco" w:date="2025-09-12T18:41:00Z" w16du:dateUtc="2025-09-12T23:41:00Z">
                <w:pPr/>
              </w:pPrChange>
            </w:pPr>
            <w:ins w:id="6136" w:author="Alondra Vega Pacheco" w:date="2025-09-12T18:40:00Z" w16du:dateUtc="2025-09-12T23:40:00Z">
              <w:del w:id="6137" w:author="Sudarshan NEUPANE" w:date="2025-09-12T21:58:00Z" w16du:dateUtc="2025-09-13T01:58:00Z">
                <w:r w:rsidRPr="001D2A45">
                  <w:rPr>
                    <w:rFonts w:ascii="Aptos Narrow" w:hAnsi="Aptos Narrow"/>
                    <w:color w:val="000000"/>
                    <w:sz w:val="22"/>
                    <w:szCs w:val="22"/>
                    <w:rPrChange w:id="6138" w:author="Alondra Vega Pacheco" w:date="2025-09-12T18:40:00Z" w16du:dateUtc="2025-09-12T23:40:00Z">
                      <w:rPr/>
                    </w:rPrChange>
                  </w:rPr>
                  <w:delText>Monitor System Performance and Stability</w:delText>
                </w:r>
              </w:del>
            </w:ins>
          </w:p>
        </w:tc>
      </w:tr>
      <w:tr w:rsidR="001D2A45" w:rsidRPr="001D2A45" w14:paraId="17A3840C" w14:textId="77777777" w:rsidTr="001D2A45">
        <w:trPr>
          <w:trHeight w:val="300"/>
          <w:ins w:id="6139" w:author="Alondra Vega Pacheco" w:date="2025-09-12T18:40:00Z"/>
          <w:del w:id="6140" w:author="Sudarshan NEUPANE" w:date="2025-09-12T21:58:00Z"/>
          <w:trPrChange w:id="6141" w:author="Alondra Vega Pacheco" w:date="2025-09-12T18:41:00Z" w16du:dateUtc="2025-09-12T23:41:00Z">
            <w:trPr>
              <w:gridAfter w:val="0"/>
              <w:trHeight w:val="300"/>
            </w:trPr>
          </w:trPrChange>
        </w:trPr>
        <w:tc>
          <w:tcPr>
            <w:tcW w:w="1256" w:type="dxa"/>
            <w:noWrap/>
            <w:vAlign w:val="bottom"/>
            <w:hideMark/>
            <w:tcPrChange w:id="6142" w:author="Alondra Vega Pacheco" w:date="2025-09-12T18:41:00Z" w16du:dateUtc="2025-09-12T23:41:00Z">
              <w:tcPr>
                <w:tcW w:w="1256" w:type="dxa"/>
                <w:gridSpan w:val="2"/>
                <w:tcBorders>
                  <w:top w:val="nil"/>
                  <w:left w:val="nil"/>
                  <w:bottom w:val="nil"/>
                  <w:right w:val="nil"/>
                </w:tcBorders>
                <w:noWrap/>
                <w:vAlign w:val="bottom"/>
                <w:hideMark/>
              </w:tcPr>
            </w:tcPrChange>
          </w:tcPr>
          <w:p w14:paraId="0ED2B744" w14:textId="77777777" w:rsidR="001D2A45" w:rsidRPr="001D2A45" w:rsidRDefault="001D2A45">
            <w:pPr>
              <w:spacing w:line="240" w:lineRule="auto"/>
              <w:rPr>
                <w:ins w:id="6143" w:author="Alondra Vega Pacheco" w:date="2025-09-12T18:40:00Z" w16du:dateUtc="2025-09-12T23:40:00Z"/>
                <w:del w:id="6144" w:author="Sudarshan NEUPANE" w:date="2025-09-12T21:58:00Z" w16du:dateUtc="2025-09-13T01:58:00Z"/>
                <w:rFonts w:ascii="Aptos Narrow" w:hAnsi="Aptos Narrow"/>
                <w:color w:val="000000"/>
                <w:sz w:val="22"/>
                <w:szCs w:val="22"/>
                <w:rPrChange w:id="6145" w:author="Alondra Vega Pacheco" w:date="2025-09-12T18:40:00Z" w16du:dateUtc="2025-09-12T23:40:00Z">
                  <w:rPr>
                    <w:ins w:id="6146" w:author="Alondra Vega Pacheco" w:date="2025-09-12T18:40:00Z" w16du:dateUtc="2025-09-12T23:40:00Z"/>
                    <w:del w:id="6147" w:author="Sudarshan NEUPANE" w:date="2025-09-12T21:58:00Z" w16du:dateUtc="2025-09-13T01:58:00Z"/>
                  </w:rPr>
                </w:rPrChange>
              </w:rPr>
              <w:pPrChange w:id="6148" w:author="Alondra Vega Pacheco" w:date="2025-09-12T18:41:00Z" w16du:dateUtc="2025-09-12T23:41:00Z">
                <w:pPr/>
              </w:pPrChange>
            </w:pPr>
            <w:ins w:id="6149" w:author="Alondra Vega Pacheco" w:date="2025-09-12T18:40:00Z" w16du:dateUtc="2025-09-12T23:40:00Z">
              <w:del w:id="6150" w:author="Sudarshan NEUPANE" w:date="2025-09-12T21:58:00Z" w16du:dateUtc="2025-09-13T01:58:00Z">
                <w:r w:rsidRPr="001D2A45">
                  <w:rPr>
                    <w:rFonts w:ascii="Aptos Narrow" w:hAnsi="Aptos Narrow"/>
                    <w:color w:val="000000"/>
                    <w:sz w:val="22"/>
                    <w:szCs w:val="22"/>
                    <w:rPrChange w:id="6151" w:author="Alondra Vega Pacheco" w:date="2025-09-12T18:40:00Z" w16du:dateUtc="2025-09-12T23:40:00Z">
                      <w:rPr/>
                    </w:rPrChange>
                  </w:rPr>
                  <w:delText>4.3.5</w:delText>
                </w:r>
              </w:del>
            </w:ins>
          </w:p>
        </w:tc>
        <w:tc>
          <w:tcPr>
            <w:tcW w:w="9296" w:type="dxa"/>
            <w:noWrap/>
            <w:vAlign w:val="bottom"/>
            <w:hideMark/>
            <w:tcPrChange w:id="6152" w:author="Alondra Vega Pacheco" w:date="2025-09-12T18:41:00Z" w16du:dateUtc="2025-09-12T23:41:00Z">
              <w:tcPr>
                <w:tcW w:w="9296" w:type="dxa"/>
                <w:gridSpan w:val="2"/>
                <w:tcBorders>
                  <w:top w:val="nil"/>
                  <w:left w:val="nil"/>
                  <w:bottom w:val="nil"/>
                  <w:right w:val="nil"/>
                </w:tcBorders>
                <w:noWrap/>
                <w:vAlign w:val="bottom"/>
                <w:hideMark/>
              </w:tcPr>
            </w:tcPrChange>
          </w:tcPr>
          <w:p w14:paraId="44CD6B8B" w14:textId="77777777" w:rsidR="001D2A45" w:rsidRPr="001D2A45" w:rsidRDefault="001D2A45">
            <w:pPr>
              <w:spacing w:line="240" w:lineRule="auto"/>
              <w:rPr>
                <w:ins w:id="6153" w:author="Alondra Vega Pacheco" w:date="2025-09-12T18:40:00Z" w16du:dateUtc="2025-09-12T23:40:00Z"/>
                <w:del w:id="6154" w:author="Sudarshan NEUPANE" w:date="2025-09-12T21:58:00Z" w16du:dateUtc="2025-09-13T01:58:00Z"/>
                <w:rFonts w:ascii="Aptos Narrow" w:hAnsi="Aptos Narrow"/>
                <w:color w:val="000000"/>
                <w:sz w:val="22"/>
                <w:szCs w:val="22"/>
                <w:rPrChange w:id="6155" w:author="Alondra Vega Pacheco" w:date="2025-09-12T18:40:00Z" w16du:dateUtc="2025-09-12T23:40:00Z">
                  <w:rPr>
                    <w:ins w:id="6156" w:author="Alondra Vega Pacheco" w:date="2025-09-12T18:40:00Z" w16du:dateUtc="2025-09-12T23:40:00Z"/>
                    <w:del w:id="6157" w:author="Sudarshan NEUPANE" w:date="2025-09-12T21:58:00Z" w16du:dateUtc="2025-09-13T01:58:00Z"/>
                  </w:rPr>
                </w:rPrChange>
              </w:rPr>
              <w:pPrChange w:id="6158" w:author="Alondra Vega Pacheco" w:date="2025-09-12T18:41:00Z" w16du:dateUtc="2025-09-12T23:41:00Z">
                <w:pPr/>
              </w:pPrChange>
            </w:pPr>
            <w:ins w:id="6159" w:author="Alondra Vega Pacheco" w:date="2025-09-12T18:40:00Z" w16du:dateUtc="2025-09-12T23:40:00Z">
              <w:del w:id="6160" w:author="Sudarshan NEUPANE" w:date="2025-09-12T21:58:00Z" w16du:dateUtc="2025-09-13T01:58:00Z">
                <w:r w:rsidRPr="001D2A45">
                  <w:rPr>
                    <w:rFonts w:ascii="Aptos Narrow" w:hAnsi="Aptos Narrow"/>
                    <w:color w:val="000000"/>
                    <w:sz w:val="22"/>
                    <w:szCs w:val="22"/>
                    <w:rPrChange w:id="6161" w:author="Alondra Vega Pacheco" w:date="2025-09-12T18:40:00Z" w16du:dateUtc="2025-09-12T23:40:00Z">
                      <w:rPr/>
                    </w:rPrChange>
                  </w:rPr>
                  <w:delText>Establish Monitoring &amp; Alerts Setup</w:delText>
                </w:r>
              </w:del>
            </w:ins>
          </w:p>
        </w:tc>
      </w:tr>
      <w:tr w:rsidR="001D2A45" w:rsidRPr="001D2A45" w14:paraId="7FB55535" w14:textId="77777777" w:rsidTr="001D2A45">
        <w:trPr>
          <w:trHeight w:val="300"/>
          <w:ins w:id="6162" w:author="Alondra Vega Pacheco" w:date="2025-09-12T18:40:00Z"/>
          <w:del w:id="6163" w:author="Sudarshan NEUPANE" w:date="2025-09-12T21:58:00Z"/>
          <w:trPrChange w:id="6164" w:author="Alondra Vega Pacheco" w:date="2025-09-12T18:41:00Z" w16du:dateUtc="2025-09-12T23:41:00Z">
            <w:trPr>
              <w:gridAfter w:val="0"/>
              <w:trHeight w:val="300"/>
            </w:trPr>
          </w:trPrChange>
        </w:trPr>
        <w:tc>
          <w:tcPr>
            <w:tcW w:w="1256" w:type="dxa"/>
            <w:noWrap/>
            <w:vAlign w:val="bottom"/>
            <w:hideMark/>
            <w:tcPrChange w:id="6165" w:author="Alondra Vega Pacheco" w:date="2025-09-12T18:41:00Z" w16du:dateUtc="2025-09-12T23:41:00Z">
              <w:tcPr>
                <w:tcW w:w="1256" w:type="dxa"/>
                <w:gridSpan w:val="2"/>
                <w:tcBorders>
                  <w:top w:val="nil"/>
                  <w:left w:val="nil"/>
                  <w:bottom w:val="nil"/>
                  <w:right w:val="nil"/>
                </w:tcBorders>
                <w:noWrap/>
                <w:vAlign w:val="bottom"/>
                <w:hideMark/>
              </w:tcPr>
            </w:tcPrChange>
          </w:tcPr>
          <w:p w14:paraId="770D7DF3" w14:textId="77777777" w:rsidR="001D2A45" w:rsidRPr="001D2A45" w:rsidRDefault="001D2A45">
            <w:pPr>
              <w:spacing w:line="240" w:lineRule="auto"/>
              <w:rPr>
                <w:ins w:id="6166" w:author="Alondra Vega Pacheco" w:date="2025-09-12T18:40:00Z" w16du:dateUtc="2025-09-12T23:40:00Z"/>
                <w:del w:id="6167" w:author="Sudarshan NEUPANE" w:date="2025-09-12T21:58:00Z" w16du:dateUtc="2025-09-13T01:58:00Z"/>
                <w:rFonts w:ascii="Aptos Narrow" w:hAnsi="Aptos Narrow"/>
                <w:color w:val="000000"/>
                <w:sz w:val="22"/>
                <w:szCs w:val="22"/>
                <w:rPrChange w:id="6168" w:author="Alondra Vega Pacheco" w:date="2025-09-12T18:40:00Z" w16du:dateUtc="2025-09-12T23:40:00Z">
                  <w:rPr>
                    <w:ins w:id="6169" w:author="Alondra Vega Pacheco" w:date="2025-09-12T18:40:00Z" w16du:dateUtc="2025-09-12T23:40:00Z"/>
                    <w:del w:id="6170" w:author="Sudarshan NEUPANE" w:date="2025-09-12T21:58:00Z" w16du:dateUtc="2025-09-13T01:58:00Z"/>
                  </w:rPr>
                </w:rPrChange>
              </w:rPr>
              <w:pPrChange w:id="6171" w:author="Alondra Vega Pacheco" w:date="2025-09-12T18:41:00Z" w16du:dateUtc="2025-09-12T23:41:00Z">
                <w:pPr/>
              </w:pPrChange>
            </w:pPr>
            <w:ins w:id="6172" w:author="Alondra Vega Pacheco" w:date="2025-09-12T18:40:00Z" w16du:dateUtc="2025-09-12T23:40:00Z">
              <w:del w:id="6173" w:author="Sudarshan NEUPANE" w:date="2025-09-12T21:58:00Z" w16du:dateUtc="2025-09-13T01:58:00Z">
                <w:r w:rsidRPr="001D2A45">
                  <w:rPr>
                    <w:rFonts w:ascii="Aptos Narrow" w:hAnsi="Aptos Narrow"/>
                    <w:color w:val="000000"/>
                    <w:sz w:val="22"/>
                    <w:szCs w:val="22"/>
                    <w:rPrChange w:id="6174" w:author="Alondra Vega Pacheco" w:date="2025-09-12T18:40:00Z" w16du:dateUtc="2025-09-12T23:40:00Z">
                      <w:rPr/>
                    </w:rPrChange>
                  </w:rPr>
                  <w:delText>4.3.6</w:delText>
                </w:r>
              </w:del>
            </w:ins>
          </w:p>
        </w:tc>
        <w:tc>
          <w:tcPr>
            <w:tcW w:w="9296" w:type="dxa"/>
            <w:noWrap/>
            <w:vAlign w:val="bottom"/>
            <w:hideMark/>
            <w:tcPrChange w:id="6175" w:author="Alondra Vega Pacheco" w:date="2025-09-12T18:41:00Z" w16du:dateUtc="2025-09-12T23:41:00Z">
              <w:tcPr>
                <w:tcW w:w="9296" w:type="dxa"/>
                <w:gridSpan w:val="2"/>
                <w:tcBorders>
                  <w:top w:val="nil"/>
                  <w:left w:val="nil"/>
                  <w:bottom w:val="nil"/>
                  <w:right w:val="nil"/>
                </w:tcBorders>
                <w:noWrap/>
                <w:vAlign w:val="bottom"/>
                <w:hideMark/>
              </w:tcPr>
            </w:tcPrChange>
          </w:tcPr>
          <w:p w14:paraId="5BA5B8F4" w14:textId="77777777" w:rsidR="001D2A45" w:rsidRPr="001D2A45" w:rsidRDefault="001D2A45">
            <w:pPr>
              <w:spacing w:line="240" w:lineRule="auto"/>
              <w:rPr>
                <w:ins w:id="6176" w:author="Alondra Vega Pacheco" w:date="2025-09-12T18:40:00Z" w16du:dateUtc="2025-09-12T23:40:00Z"/>
                <w:del w:id="6177" w:author="Sudarshan NEUPANE" w:date="2025-09-12T21:58:00Z" w16du:dateUtc="2025-09-13T01:58:00Z"/>
                <w:rFonts w:ascii="Aptos Narrow" w:hAnsi="Aptos Narrow"/>
                <w:color w:val="000000"/>
                <w:sz w:val="22"/>
                <w:szCs w:val="22"/>
                <w:rPrChange w:id="6178" w:author="Alondra Vega Pacheco" w:date="2025-09-12T18:40:00Z" w16du:dateUtc="2025-09-12T23:40:00Z">
                  <w:rPr>
                    <w:ins w:id="6179" w:author="Alondra Vega Pacheco" w:date="2025-09-12T18:40:00Z" w16du:dateUtc="2025-09-12T23:40:00Z"/>
                    <w:del w:id="6180" w:author="Sudarshan NEUPANE" w:date="2025-09-12T21:58:00Z" w16du:dateUtc="2025-09-13T01:58:00Z"/>
                  </w:rPr>
                </w:rPrChange>
              </w:rPr>
              <w:pPrChange w:id="6181" w:author="Alondra Vega Pacheco" w:date="2025-09-12T18:41:00Z" w16du:dateUtc="2025-09-12T23:41:00Z">
                <w:pPr/>
              </w:pPrChange>
            </w:pPr>
            <w:ins w:id="6182" w:author="Alondra Vega Pacheco" w:date="2025-09-12T18:40:00Z" w16du:dateUtc="2025-09-12T23:40:00Z">
              <w:del w:id="6183" w:author="Sudarshan NEUPANE" w:date="2025-09-12T21:58:00Z" w16du:dateUtc="2025-09-13T01:58:00Z">
                <w:r w:rsidRPr="001D2A45">
                  <w:rPr>
                    <w:rFonts w:ascii="Aptos Narrow" w:hAnsi="Aptos Narrow"/>
                    <w:color w:val="000000"/>
                    <w:sz w:val="22"/>
                    <w:szCs w:val="22"/>
                    <w:rPrChange w:id="6184" w:author="Alondra Vega Pacheco" w:date="2025-09-12T18:40:00Z" w16du:dateUtc="2025-09-12T23:40:00Z">
                      <w:rPr/>
                    </w:rPrChange>
                  </w:rPr>
                  <w:delText>Backup &amp; Disaster Recovery Setup</w:delText>
                </w:r>
              </w:del>
            </w:ins>
          </w:p>
        </w:tc>
      </w:tr>
      <w:tr w:rsidR="001D2A45" w:rsidRPr="001D2A45" w14:paraId="388EF2B2" w14:textId="77777777" w:rsidTr="001D2A45">
        <w:trPr>
          <w:trHeight w:val="300"/>
          <w:ins w:id="6185" w:author="Alondra Vega Pacheco" w:date="2025-09-12T18:40:00Z"/>
          <w:del w:id="6186" w:author="Sudarshan NEUPANE" w:date="2025-09-12T21:58:00Z"/>
          <w:trPrChange w:id="6187" w:author="Alondra Vega Pacheco" w:date="2025-09-12T18:41:00Z" w16du:dateUtc="2025-09-12T23:41:00Z">
            <w:trPr>
              <w:gridAfter w:val="0"/>
              <w:trHeight w:val="300"/>
            </w:trPr>
          </w:trPrChange>
        </w:trPr>
        <w:tc>
          <w:tcPr>
            <w:tcW w:w="1256" w:type="dxa"/>
            <w:noWrap/>
            <w:vAlign w:val="bottom"/>
            <w:hideMark/>
            <w:tcPrChange w:id="6188" w:author="Alondra Vega Pacheco" w:date="2025-09-12T18:41:00Z" w16du:dateUtc="2025-09-12T23:41:00Z">
              <w:tcPr>
                <w:tcW w:w="1256" w:type="dxa"/>
                <w:gridSpan w:val="2"/>
                <w:tcBorders>
                  <w:top w:val="nil"/>
                  <w:left w:val="nil"/>
                  <w:bottom w:val="nil"/>
                  <w:right w:val="nil"/>
                </w:tcBorders>
                <w:noWrap/>
                <w:vAlign w:val="bottom"/>
                <w:hideMark/>
              </w:tcPr>
            </w:tcPrChange>
          </w:tcPr>
          <w:p w14:paraId="6A92DA06" w14:textId="77777777" w:rsidR="001D2A45" w:rsidRPr="001D2A45" w:rsidRDefault="001D2A45">
            <w:pPr>
              <w:spacing w:line="240" w:lineRule="auto"/>
              <w:rPr>
                <w:ins w:id="6189" w:author="Alondra Vega Pacheco" w:date="2025-09-12T18:40:00Z" w16du:dateUtc="2025-09-12T23:40:00Z"/>
                <w:del w:id="6190" w:author="Sudarshan NEUPANE" w:date="2025-09-12T21:58:00Z" w16du:dateUtc="2025-09-13T01:58:00Z"/>
                <w:rFonts w:ascii="Aptos Narrow" w:hAnsi="Aptos Narrow"/>
                <w:color w:val="000000"/>
                <w:sz w:val="22"/>
                <w:szCs w:val="22"/>
                <w:rPrChange w:id="6191" w:author="Alondra Vega Pacheco" w:date="2025-09-12T18:40:00Z" w16du:dateUtc="2025-09-12T23:40:00Z">
                  <w:rPr>
                    <w:ins w:id="6192" w:author="Alondra Vega Pacheco" w:date="2025-09-12T18:40:00Z" w16du:dateUtc="2025-09-12T23:40:00Z"/>
                    <w:del w:id="6193" w:author="Sudarshan NEUPANE" w:date="2025-09-12T21:58:00Z" w16du:dateUtc="2025-09-13T01:58:00Z"/>
                  </w:rPr>
                </w:rPrChange>
              </w:rPr>
              <w:pPrChange w:id="6194" w:author="Alondra Vega Pacheco" w:date="2025-09-12T18:41:00Z" w16du:dateUtc="2025-09-12T23:41:00Z">
                <w:pPr/>
              </w:pPrChange>
            </w:pPr>
            <w:ins w:id="6195" w:author="Alondra Vega Pacheco" w:date="2025-09-12T18:40:00Z" w16du:dateUtc="2025-09-12T23:40:00Z">
              <w:del w:id="6196" w:author="Sudarshan NEUPANE" w:date="2025-09-12T21:58:00Z" w16du:dateUtc="2025-09-13T01:58:00Z">
                <w:r w:rsidRPr="001D2A45">
                  <w:rPr>
                    <w:rFonts w:ascii="Aptos Narrow" w:hAnsi="Aptos Narrow"/>
                    <w:color w:val="000000"/>
                    <w:sz w:val="22"/>
                    <w:szCs w:val="22"/>
                    <w:rPrChange w:id="6197" w:author="Alondra Vega Pacheco" w:date="2025-09-12T18:40:00Z" w16du:dateUtc="2025-09-12T23:40:00Z">
                      <w:rPr/>
                    </w:rPrChange>
                  </w:rPr>
                  <w:delText>4.3.7</w:delText>
                </w:r>
              </w:del>
            </w:ins>
          </w:p>
        </w:tc>
        <w:tc>
          <w:tcPr>
            <w:tcW w:w="9296" w:type="dxa"/>
            <w:noWrap/>
            <w:vAlign w:val="bottom"/>
            <w:hideMark/>
            <w:tcPrChange w:id="6198" w:author="Alondra Vega Pacheco" w:date="2025-09-12T18:41:00Z" w16du:dateUtc="2025-09-12T23:41:00Z">
              <w:tcPr>
                <w:tcW w:w="9296" w:type="dxa"/>
                <w:gridSpan w:val="2"/>
                <w:tcBorders>
                  <w:top w:val="nil"/>
                  <w:left w:val="nil"/>
                  <w:bottom w:val="nil"/>
                  <w:right w:val="nil"/>
                </w:tcBorders>
                <w:noWrap/>
                <w:vAlign w:val="bottom"/>
                <w:hideMark/>
              </w:tcPr>
            </w:tcPrChange>
          </w:tcPr>
          <w:p w14:paraId="1EC2F71E" w14:textId="77777777" w:rsidR="001D2A45" w:rsidRPr="001D2A45" w:rsidRDefault="001D2A45">
            <w:pPr>
              <w:spacing w:line="240" w:lineRule="auto"/>
              <w:rPr>
                <w:ins w:id="6199" w:author="Alondra Vega Pacheco" w:date="2025-09-12T18:40:00Z" w16du:dateUtc="2025-09-12T23:40:00Z"/>
                <w:del w:id="6200" w:author="Sudarshan NEUPANE" w:date="2025-09-12T21:58:00Z" w16du:dateUtc="2025-09-13T01:58:00Z"/>
                <w:rFonts w:ascii="Aptos Narrow" w:hAnsi="Aptos Narrow"/>
                <w:color w:val="000000"/>
                <w:sz w:val="22"/>
                <w:szCs w:val="22"/>
                <w:rPrChange w:id="6201" w:author="Alondra Vega Pacheco" w:date="2025-09-12T18:40:00Z" w16du:dateUtc="2025-09-12T23:40:00Z">
                  <w:rPr>
                    <w:ins w:id="6202" w:author="Alondra Vega Pacheco" w:date="2025-09-12T18:40:00Z" w16du:dateUtc="2025-09-12T23:40:00Z"/>
                    <w:del w:id="6203" w:author="Sudarshan NEUPANE" w:date="2025-09-12T21:58:00Z" w16du:dateUtc="2025-09-13T01:58:00Z"/>
                  </w:rPr>
                </w:rPrChange>
              </w:rPr>
              <w:pPrChange w:id="6204" w:author="Alondra Vega Pacheco" w:date="2025-09-12T18:41:00Z" w16du:dateUtc="2025-09-12T23:41:00Z">
                <w:pPr/>
              </w:pPrChange>
            </w:pPr>
            <w:ins w:id="6205" w:author="Alondra Vega Pacheco" w:date="2025-09-12T18:40:00Z" w16du:dateUtc="2025-09-12T23:40:00Z">
              <w:del w:id="6206" w:author="Sudarshan NEUPANE" w:date="2025-09-12T21:58:00Z" w16du:dateUtc="2025-09-13T01:58:00Z">
                <w:r w:rsidRPr="001D2A45">
                  <w:rPr>
                    <w:rFonts w:ascii="Aptos Narrow" w:hAnsi="Aptos Narrow"/>
                    <w:color w:val="000000"/>
                    <w:sz w:val="22"/>
                    <w:szCs w:val="22"/>
                    <w:rPrChange w:id="6207" w:author="Alondra Vega Pacheco" w:date="2025-09-12T18:40:00Z" w16du:dateUtc="2025-09-12T23:40:00Z">
                      <w:rPr/>
                    </w:rPrChange>
                  </w:rPr>
                  <w:delText>Conduct Post-Deployment Review / Lessons Learned</w:delText>
                </w:r>
              </w:del>
            </w:ins>
          </w:p>
        </w:tc>
      </w:tr>
    </w:tbl>
    <w:p w14:paraId="1FDF723F" w14:textId="5F01645D" w:rsidR="00E7159E" w:rsidRDefault="001D2A45" w:rsidP="753E7AF4">
      <w:pPr>
        <w:keepNext/>
        <w:keepLines/>
        <w:spacing w:after="164" w:line="265" w:lineRule="auto"/>
        <w:ind w:hanging="14"/>
        <w:jc w:val="center"/>
      </w:pPr>
      <w:ins w:id="6208" w:author="Alondra Vega Pacheco" w:date="2025-09-12T18:40:00Z" w16du:dateUtc="2025-09-12T23:40:00Z">
        <w:r>
          <w:lastRenderedPageBreak/>
          <w:fldChar w:fldCharType="end"/>
        </w:r>
      </w:ins>
      <w:del w:id="6209" w:author="Alondra Vega Pacheco" w:date="2025-09-12T18:40:00Z" w16du:dateUtc="2025-09-12T23:40:00Z">
        <w:r w:rsidR="53FC876A" w:rsidDel="00C30E1F">
          <w:rPr>
            <w:noProof/>
          </w:rPr>
          <w:drawing>
            <wp:inline distT="0" distB="0" distL="0" distR="0" wp14:anchorId="5D75EDB6" wp14:editId="40AC5011">
              <wp:extent cx="1611783" cy="5680875"/>
              <wp:effectExtent l="0" t="0" r="0" b="0"/>
              <wp:docPr id="1283960055"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60055" name=""/>
                      <pic:cNvPicPr/>
                    </pic:nvPicPr>
                    <pic:blipFill>
                      <a:blip r:embed="rId18">
                        <a:extLst>
                          <a:ext uri="{28A0092B-C50C-407E-A947-70E740481C1C}">
                            <a14:useLocalDpi xmlns:a14="http://schemas.microsoft.com/office/drawing/2010/main"/>
                          </a:ext>
                        </a:extLst>
                      </a:blip>
                      <a:stretch>
                        <a:fillRect/>
                      </a:stretch>
                    </pic:blipFill>
                    <pic:spPr>
                      <a:xfrm>
                        <a:off x="0" y="0"/>
                        <a:ext cx="1611783" cy="5680875"/>
                      </a:xfrm>
                      <a:prstGeom prst="rect">
                        <a:avLst/>
                      </a:prstGeom>
                    </pic:spPr>
                  </pic:pic>
                </a:graphicData>
              </a:graphic>
            </wp:inline>
          </w:drawing>
        </w:r>
      </w:del>
      <w:r w:rsidR="00771A21">
        <w:t xml:space="preserve"> </w:t>
      </w:r>
    </w:p>
    <w:p w14:paraId="5A2E98ED" w14:textId="58A186F7" w:rsidR="00E7159E" w:rsidRDefault="0A09FF41">
      <w:pPr>
        <w:ind w:right="10"/>
        <w:rPr>
          <w:i/>
        </w:rPr>
      </w:pPr>
      <w:r w:rsidRPr="753E7AF4">
        <w:rPr>
          <w:i/>
          <w:iCs/>
        </w:rPr>
        <w:t>Note.</w:t>
      </w:r>
      <w:r w:rsidR="444545E8" w:rsidRPr="753E7AF4">
        <w:rPr>
          <w:i/>
          <w:iCs/>
        </w:rPr>
        <w:t xml:space="preserve"> New WBS has been created by SWEN 670 Fall 2025</w:t>
      </w:r>
    </w:p>
    <w:p w14:paraId="4710A984" w14:textId="6EE18581" w:rsidR="2DF09EE7" w:rsidRDefault="2DF09EE7" w:rsidP="3B944261">
      <w:pPr>
        <w:spacing w:after="510"/>
        <w:ind w:right="696"/>
        <w:rPr>
          <w:ins w:id="6210" w:author="Izabela Adler" w:date="2025-09-03T14:44:00Z" w16du:dateUtc="2025-09-03T14:44:27Z"/>
        </w:rPr>
      </w:pPr>
      <w:r>
        <w:t xml:space="preserve">An external Microsoft Project file has been included as a supplement </w:t>
      </w:r>
      <w:proofErr w:type="gramStart"/>
      <w:r>
        <w:t>of</w:t>
      </w:r>
      <w:proofErr w:type="gramEnd"/>
      <w:r>
        <w:t xml:space="preserve"> the overall documents for a more detailed view of the CareConnect project WBS. </w:t>
      </w:r>
    </w:p>
    <w:p w14:paraId="26197FDF" w14:textId="29948500" w:rsidR="428E6A4E" w:rsidRDefault="428E6A4E">
      <w:pPr>
        <w:spacing w:after="510" w:line="240" w:lineRule="auto"/>
        <w:ind w:right="696"/>
        <w:rPr>
          <w:ins w:id="6211" w:author="Izabela Adler" w:date="2025-09-03T14:48:00Z" w16du:dateUtc="2025-09-03T14:48:33Z"/>
        </w:rPr>
        <w:pPrChange w:id="6212" w:author="Izabela Adler" w:date="2025-09-03T14:49:00Z">
          <w:pPr>
            <w:spacing w:after="510"/>
            <w:ind w:right="696"/>
          </w:pPr>
        </w:pPrChange>
      </w:pPr>
      <w:ins w:id="6213" w:author="Izabela Adler" w:date="2025-09-03T14:44:00Z">
        <w:r>
          <w:t xml:space="preserve">Task Breakdown (Updated in </w:t>
        </w:r>
      </w:ins>
      <w:ins w:id="6214" w:author="Izabela Adler" w:date="2025-09-03T14:45:00Z">
        <w:r>
          <w:t>v4.1)</w:t>
        </w:r>
      </w:ins>
    </w:p>
    <w:p w14:paraId="1ABFC691" w14:textId="623894EB" w:rsidR="13C94716" w:rsidRDefault="13C94716">
      <w:pPr>
        <w:pStyle w:val="ListParagraph"/>
        <w:spacing w:after="510" w:line="240" w:lineRule="auto"/>
        <w:ind w:right="696"/>
        <w:rPr>
          <w:ins w:id="6215" w:author="Izabela Adler" w:date="2025-09-03T14:49:00Z" w16du:dateUtc="2025-09-03T14:49:31Z"/>
          <w:szCs w:val="24"/>
        </w:rPr>
        <w:pPrChange w:id="6216" w:author="Izabela Adler" w:date="2025-09-03T14:49:00Z">
          <w:pPr>
            <w:spacing w:after="510"/>
            <w:ind w:right="696"/>
          </w:pPr>
        </w:pPrChange>
      </w:pPr>
      <w:ins w:id="6217" w:author="Izabela Adler" w:date="2025-09-03T14:48:00Z">
        <w:r w:rsidRPr="3B944261">
          <w:rPr>
            <w:b/>
            <w:bCs/>
            <w:rPrChange w:id="6218" w:author="Izabela Adler" w:date="2025-09-03T14:50:00Z">
              <w:rPr/>
            </w:rPrChange>
          </w:rPr>
          <w:t>Documentation &amp; Patient Assistant Module:</w:t>
        </w:r>
        <w:r>
          <w:t xml:space="preserve"> Includes transcription, speaker identification, and OCR digitization of ADA mail.</w:t>
        </w:r>
      </w:ins>
    </w:p>
    <w:p w14:paraId="2C629705" w14:textId="0D5260F5" w:rsidR="13C94716" w:rsidRDefault="13C94716">
      <w:pPr>
        <w:pStyle w:val="ListParagraph"/>
        <w:spacing w:after="510" w:line="240" w:lineRule="auto"/>
        <w:ind w:right="696"/>
        <w:rPr>
          <w:ins w:id="6219" w:author="Izabela Adler" w:date="2025-09-03T14:48:00Z" w16du:dateUtc="2025-09-03T14:48:50Z"/>
          <w:szCs w:val="24"/>
        </w:rPr>
        <w:pPrChange w:id="6220" w:author="Izabela Adler" w:date="2025-09-03T14:49:00Z">
          <w:pPr>
            <w:spacing w:after="510" w:line="240" w:lineRule="auto"/>
            <w:ind w:right="696"/>
          </w:pPr>
        </w:pPrChange>
      </w:pPr>
      <w:ins w:id="6221" w:author="Izabela Adler" w:date="2025-09-03T14:48:00Z">
        <w:r w:rsidRPr="3B944261">
          <w:rPr>
            <w:b/>
            <w:bCs/>
            <w:rPrChange w:id="6222" w:author="Izabela Adler" w:date="2025-09-03T14:50:00Z">
              <w:rPr/>
            </w:rPrChange>
          </w:rPr>
          <w:t>Symptom &amp; Medication Tracking Module:</w:t>
        </w:r>
        <w:r>
          <w:t xml:space="preserve"> CRUD operations with reminders, collaborative scheduling, and integrations with wearable devices.</w:t>
        </w:r>
      </w:ins>
    </w:p>
    <w:p w14:paraId="410D224E" w14:textId="5D29B446" w:rsidR="13C94716" w:rsidRDefault="13C94716">
      <w:pPr>
        <w:pStyle w:val="ListParagraph"/>
        <w:spacing w:after="510" w:line="240" w:lineRule="auto"/>
        <w:ind w:right="696"/>
        <w:rPr>
          <w:ins w:id="6223" w:author="Izabela Adler" w:date="2025-09-03T14:48:00Z" w16du:dateUtc="2025-09-03T14:48:50Z"/>
          <w:szCs w:val="24"/>
        </w:rPr>
        <w:pPrChange w:id="6224" w:author="Izabela Adler" w:date="2025-09-03T14:49:00Z">
          <w:pPr>
            <w:spacing w:after="510"/>
            <w:ind w:right="696"/>
          </w:pPr>
        </w:pPrChange>
      </w:pPr>
      <w:ins w:id="6225" w:author="Izabela Adler" w:date="2025-09-03T14:48:00Z">
        <w:r w:rsidRPr="3B944261">
          <w:rPr>
            <w:b/>
            <w:bCs/>
            <w:rPrChange w:id="6226" w:author="Izabela Adler" w:date="2025-09-03T14:50:00Z">
              <w:rPr/>
            </w:rPrChange>
          </w:rPr>
          <w:t>Billing &amp; Administrative Tools:</w:t>
        </w:r>
        <w:r>
          <w:t xml:space="preserve"> OCR-based invoice processing, payment workflows, and subscription billing management.</w:t>
        </w:r>
      </w:ins>
    </w:p>
    <w:p w14:paraId="5BD44747" w14:textId="1B5736E8" w:rsidR="13C94716" w:rsidRDefault="13C94716">
      <w:pPr>
        <w:pStyle w:val="ListParagraph"/>
        <w:spacing w:after="510" w:line="240" w:lineRule="auto"/>
        <w:ind w:right="696"/>
        <w:rPr>
          <w:del w:id="6227" w:author="Izabela Adler" w:date="2025-09-03T14:43:00Z" w16du:dateUtc="2025-09-03T14:43:23Z"/>
          <w:szCs w:val="24"/>
        </w:rPr>
        <w:pPrChange w:id="6228" w:author="Izabela Adler" w:date="2025-09-03T14:49:00Z">
          <w:pPr>
            <w:spacing w:after="510"/>
            <w:ind w:right="696"/>
          </w:pPr>
        </w:pPrChange>
      </w:pPr>
      <w:bookmarkStart w:id="6229" w:name="_Toc208608091"/>
      <w:ins w:id="6230" w:author="Izabela Adler" w:date="2025-09-03T14:48:00Z">
        <w:r w:rsidRPr="00AE050A">
          <w:rPr>
            <w:b/>
            <w:bCs/>
          </w:rPr>
          <w:lastRenderedPageBreak/>
          <w:t>Trigger Detection Module:</w:t>
        </w:r>
        <w:r>
          <w:t xml:space="preserve"> Evaluates </w:t>
        </w:r>
        <w:proofErr w:type="spellStart"/>
        <w:r>
          <w:t>transcripted</w:t>
        </w:r>
        <w:proofErr w:type="spellEnd"/>
        <w:r>
          <w:t xml:space="preserve"> patient interactions for key phrases and escalates caregiver alerts with audit log </w:t>
        </w:r>
        <w:proofErr w:type="spellStart"/>
        <w:r>
          <w:t>updates.</w:t>
        </w:r>
      </w:ins>
      <w:bookmarkEnd w:id="6229"/>
    </w:p>
    <w:p w14:paraId="48A84F7A" w14:textId="61B8AD77" w:rsidR="00E7159E" w:rsidRDefault="00771A21">
      <w:pPr>
        <w:pStyle w:val="Heading1"/>
        <w:spacing w:after="0"/>
        <w:ind w:left="-5"/>
        <w:rPr>
          <w:i/>
        </w:rPr>
      </w:pPr>
      <w:bookmarkStart w:id="6231" w:name="_Toc208608092"/>
      <w:r>
        <w:t>Change</w:t>
      </w:r>
      <w:proofErr w:type="spellEnd"/>
      <w:r>
        <w:t xml:space="preserve"> Management Procedures </w:t>
      </w:r>
      <w:r w:rsidR="19F3B3A7">
        <w:t xml:space="preserve">- </w:t>
      </w:r>
      <w:r w:rsidR="19F3B3A7" w:rsidRPr="753E7AF4">
        <w:rPr>
          <w:i/>
          <w:iCs/>
        </w:rPr>
        <w:t>(updated in v4.0)</w:t>
      </w:r>
      <w:bookmarkEnd w:id="6231"/>
    </w:p>
    <w:p w14:paraId="34B2FF87" w14:textId="2E738022" w:rsidR="19F3B3A7" w:rsidRDefault="19F3B3A7" w:rsidP="753E7AF4">
      <w:pPr>
        <w:spacing w:beforeAutospacing="1" w:afterAutospacing="1" w:line="240" w:lineRule="auto"/>
      </w:pPr>
      <w:r w:rsidRPr="753E7AF4">
        <w:t>The Change Management Procedures for CareConnect define how all changes to the project are identified, assessed, approved, implemented, and communicated. This structured process ensures that changes remain aligned with project goals while minimizing risks, costs, and disruptions.</w:t>
      </w:r>
    </w:p>
    <w:p w14:paraId="1025FDE7" w14:textId="5F6323F1" w:rsidR="753E7AF4" w:rsidRDefault="753E7AF4" w:rsidP="753E7AF4">
      <w:pPr>
        <w:spacing w:beforeAutospacing="1" w:afterAutospacing="1" w:line="240" w:lineRule="auto"/>
      </w:pPr>
    </w:p>
    <w:p w14:paraId="545492A7" w14:textId="7031EBEF" w:rsidR="00E7159E" w:rsidRDefault="70909633" w:rsidP="753E7AF4">
      <w:pPr>
        <w:pStyle w:val="Heading2"/>
        <w:rPr>
          <w:i/>
        </w:rPr>
      </w:pPr>
      <w:bookmarkStart w:id="6232" w:name="_Toc208608093"/>
      <w:r>
        <w:t>Change Control Process</w:t>
      </w:r>
      <w:r w:rsidR="63E9DE1F">
        <w:t xml:space="preserve"> - </w:t>
      </w:r>
      <w:r w:rsidR="63E9DE1F" w:rsidRPr="753E7AF4">
        <w:rPr>
          <w:i/>
          <w:iCs/>
        </w:rPr>
        <w:t>(updated in v4.0)</w:t>
      </w:r>
      <w:bookmarkEnd w:id="6232"/>
    </w:p>
    <w:p w14:paraId="3A547BED" w14:textId="6C0D9634" w:rsidR="70909633" w:rsidRDefault="70909633" w:rsidP="753E7AF4">
      <w:pPr>
        <w:spacing w:beforeAutospacing="1" w:afterAutospacing="1" w:line="240" w:lineRule="auto"/>
      </w:pPr>
      <w:r w:rsidRPr="753E7AF4">
        <w:t>The change control process follows a sequence of steps designed to capture, evaluate, and implement changes in a controlled manner:</w:t>
      </w:r>
    </w:p>
    <w:p w14:paraId="55E3FC92" w14:textId="18356B7D" w:rsidR="70909633" w:rsidRDefault="70909633" w:rsidP="001277AF">
      <w:pPr>
        <w:pStyle w:val="ListParagraph"/>
        <w:numPr>
          <w:ilvl w:val="0"/>
          <w:numId w:val="76"/>
        </w:numPr>
        <w:spacing w:beforeAutospacing="1" w:afterAutospacing="1" w:line="240" w:lineRule="auto"/>
        <w:rPr>
          <w:color w:val="000000" w:themeColor="text1"/>
        </w:rPr>
      </w:pPr>
      <w:r w:rsidRPr="753E7AF4">
        <w:rPr>
          <w:b/>
          <w:bCs/>
          <w:color w:val="000000" w:themeColor="text1"/>
        </w:rPr>
        <w:t>Change Identification</w:t>
      </w:r>
    </w:p>
    <w:p w14:paraId="528CA3C2" w14:textId="4C45EDBD" w:rsidR="70909633" w:rsidRDefault="70909633" w:rsidP="001277AF">
      <w:pPr>
        <w:pStyle w:val="ListParagraph"/>
        <w:numPr>
          <w:ilvl w:val="1"/>
          <w:numId w:val="76"/>
        </w:numPr>
        <w:spacing w:beforeAutospacing="1" w:afterAutospacing="1" w:line="240" w:lineRule="auto"/>
        <w:rPr>
          <w:color w:val="000000" w:themeColor="text1"/>
        </w:rPr>
      </w:pPr>
      <w:r w:rsidRPr="753E7AF4">
        <w:rPr>
          <w:color w:val="000000" w:themeColor="text1"/>
        </w:rPr>
        <w:t>Any team member or stakeholder may initiate a change by completing a Change Request Form (CRF).</w:t>
      </w:r>
    </w:p>
    <w:p w14:paraId="5DC97896" w14:textId="17055E98" w:rsidR="70909633" w:rsidRDefault="70909633" w:rsidP="001277AF">
      <w:pPr>
        <w:pStyle w:val="ListParagraph"/>
        <w:numPr>
          <w:ilvl w:val="1"/>
          <w:numId w:val="76"/>
        </w:numPr>
        <w:spacing w:beforeAutospacing="1" w:afterAutospacing="1" w:line="240" w:lineRule="auto"/>
        <w:rPr>
          <w:color w:val="000000" w:themeColor="text1"/>
        </w:rPr>
      </w:pPr>
      <w:r w:rsidRPr="753E7AF4">
        <w:rPr>
          <w:color w:val="000000" w:themeColor="text1"/>
        </w:rPr>
        <w:t>The CRF documents the nature of the change, its purpose, anticipated benefits, and expected impact on time, cost, scope, and resources.</w:t>
      </w:r>
    </w:p>
    <w:p w14:paraId="3FD3B0D6" w14:textId="23618BFD" w:rsidR="70909633" w:rsidRDefault="70909633" w:rsidP="001277AF">
      <w:pPr>
        <w:pStyle w:val="ListParagraph"/>
        <w:numPr>
          <w:ilvl w:val="1"/>
          <w:numId w:val="76"/>
        </w:numPr>
        <w:spacing w:beforeAutospacing="1" w:afterAutospacing="1" w:line="240" w:lineRule="auto"/>
        <w:rPr>
          <w:color w:val="000000" w:themeColor="text1"/>
        </w:rPr>
      </w:pPr>
      <w:r w:rsidRPr="753E7AF4">
        <w:rPr>
          <w:color w:val="000000" w:themeColor="text1"/>
        </w:rPr>
        <w:t>Using a standard format prevents misinterpretation or omission.</w:t>
      </w:r>
    </w:p>
    <w:p w14:paraId="44B80C9A" w14:textId="6F92CC82" w:rsidR="70909633" w:rsidRDefault="70909633" w:rsidP="001277AF">
      <w:pPr>
        <w:pStyle w:val="ListParagraph"/>
        <w:numPr>
          <w:ilvl w:val="0"/>
          <w:numId w:val="76"/>
        </w:numPr>
        <w:spacing w:beforeAutospacing="1" w:afterAutospacing="1" w:line="240" w:lineRule="auto"/>
        <w:rPr>
          <w:color w:val="000000" w:themeColor="text1"/>
        </w:rPr>
      </w:pPr>
      <w:r w:rsidRPr="753E7AF4">
        <w:rPr>
          <w:b/>
          <w:bCs/>
          <w:color w:val="000000" w:themeColor="text1"/>
        </w:rPr>
        <w:t>Initial Review</w:t>
      </w:r>
    </w:p>
    <w:p w14:paraId="04075252" w14:textId="2F4AA432" w:rsidR="70909633" w:rsidRDefault="70909633" w:rsidP="001277AF">
      <w:pPr>
        <w:pStyle w:val="ListParagraph"/>
        <w:numPr>
          <w:ilvl w:val="1"/>
          <w:numId w:val="76"/>
        </w:numPr>
        <w:spacing w:beforeAutospacing="1" w:afterAutospacing="1" w:line="240" w:lineRule="auto"/>
        <w:rPr>
          <w:color w:val="000000" w:themeColor="text1"/>
        </w:rPr>
      </w:pPr>
      <w:r w:rsidRPr="753E7AF4">
        <w:rPr>
          <w:color w:val="000000" w:themeColor="text1"/>
        </w:rPr>
        <w:t>The Project Manager verifies that the CRF is complete and relevant to project objectives and scope.</w:t>
      </w:r>
    </w:p>
    <w:p w14:paraId="7885459C" w14:textId="3C13900E" w:rsidR="70909633" w:rsidRDefault="70909633" w:rsidP="001277AF">
      <w:pPr>
        <w:pStyle w:val="ListParagraph"/>
        <w:numPr>
          <w:ilvl w:val="1"/>
          <w:numId w:val="76"/>
        </w:numPr>
        <w:spacing w:beforeAutospacing="1" w:afterAutospacing="1" w:line="240" w:lineRule="auto"/>
        <w:rPr>
          <w:color w:val="000000" w:themeColor="text1"/>
        </w:rPr>
      </w:pPr>
      <w:r w:rsidRPr="753E7AF4">
        <w:rPr>
          <w:color w:val="000000" w:themeColor="text1"/>
        </w:rPr>
        <w:t>Requests that fall outside the scope or add unnecessary overhead are filtered out at this stage.</w:t>
      </w:r>
    </w:p>
    <w:p w14:paraId="5E54DBE4" w14:textId="4D51B96E" w:rsidR="70909633" w:rsidRDefault="70909633" w:rsidP="001277AF">
      <w:pPr>
        <w:pStyle w:val="ListParagraph"/>
        <w:numPr>
          <w:ilvl w:val="0"/>
          <w:numId w:val="76"/>
        </w:numPr>
        <w:spacing w:beforeAutospacing="1" w:afterAutospacing="1" w:line="240" w:lineRule="auto"/>
        <w:rPr>
          <w:color w:val="000000" w:themeColor="text1"/>
        </w:rPr>
      </w:pPr>
      <w:r w:rsidRPr="753E7AF4">
        <w:rPr>
          <w:b/>
          <w:bCs/>
          <w:color w:val="000000" w:themeColor="text1"/>
        </w:rPr>
        <w:t>Impact Assessment</w:t>
      </w:r>
    </w:p>
    <w:p w14:paraId="5773E068" w14:textId="3B9CEC48" w:rsidR="70909633" w:rsidRDefault="70909633" w:rsidP="001277AF">
      <w:pPr>
        <w:pStyle w:val="ListParagraph"/>
        <w:numPr>
          <w:ilvl w:val="1"/>
          <w:numId w:val="76"/>
        </w:numPr>
        <w:spacing w:beforeAutospacing="1" w:afterAutospacing="1" w:line="240" w:lineRule="auto"/>
        <w:rPr>
          <w:color w:val="000000" w:themeColor="text1"/>
        </w:rPr>
      </w:pPr>
      <w:r w:rsidRPr="753E7AF4">
        <w:rPr>
          <w:color w:val="000000" w:themeColor="text1"/>
        </w:rPr>
        <w:t>The request is evaluated by technical, financial, and operational stakeholders.</w:t>
      </w:r>
    </w:p>
    <w:p w14:paraId="3B8107F5" w14:textId="384859FD" w:rsidR="70909633" w:rsidRDefault="70909633" w:rsidP="001277AF">
      <w:pPr>
        <w:pStyle w:val="ListParagraph"/>
        <w:numPr>
          <w:ilvl w:val="1"/>
          <w:numId w:val="76"/>
        </w:numPr>
        <w:spacing w:beforeAutospacing="1" w:afterAutospacing="1" w:line="240" w:lineRule="auto"/>
        <w:rPr>
          <w:color w:val="000000" w:themeColor="text1"/>
        </w:rPr>
      </w:pPr>
      <w:r w:rsidRPr="753E7AF4">
        <w:rPr>
          <w:color w:val="000000" w:themeColor="text1"/>
        </w:rPr>
        <w:t>This assessment considers risks, resource needs, and potential impacts on quality, deliverables, schedule, and cost.</w:t>
      </w:r>
    </w:p>
    <w:p w14:paraId="0F2FFB15" w14:textId="318A84E1" w:rsidR="70909633" w:rsidRDefault="70909633" w:rsidP="001277AF">
      <w:pPr>
        <w:pStyle w:val="ListParagraph"/>
        <w:numPr>
          <w:ilvl w:val="1"/>
          <w:numId w:val="76"/>
        </w:numPr>
        <w:spacing w:beforeAutospacing="1" w:afterAutospacing="1" w:line="240" w:lineRule="auto"/>
        <w:rPr>
          <w:color w:val="000000" w:themeColor="text1"/>
        </w:rPr>
      </w:pPr>
      <w:r w:rsidRPr="753E7AF4">
        <w:rPr>
          <w:color w:val="000000" w:themeColor="text1"/>
        </w:rPr>
        <w:t>A detailed analysis ensures decision-makers have sufficient information before proceeding.</w:t>
      </w:r>
    </w:p>
    <w:p w14:paraId="53B74627" w14:textId="22C10221" w:rsidR="70909633" w:rsidRDefault="70909633" w:rsidP="001277AF">
      <w:pPr>
        <w:pStyle w:val="ListParagraph"/>
        <w:numPr>
          <w:ilvl w:val="0"/>
          <w:numId w:val="76"/>
        </w:numPr>
        <w:spacing w:beforeAutospacing="1" w:afterAutospacing="1" w:line="240" w:lineRule="auto"/>
        <w:rPr>
          <w:color w:val="000000" w:themeColor="text1"/>
        </w:rPr>
      </w:pPr>
      <w:r w:rsidRPr="753E7AF4">
        <w:rPr>
          <w:b/>
          <w:bCs/>
          <w:color w:val="000000" w:themeColor="text1"/>
        </w:rPr>
        <w:t>Change Control Board (CCB) Approval</w:t>
      </w:r>
    </w:p>
    <w:p w14:paraId="2A0309A0" w14:textId="3E0D7163" w:rsidR="70909633" w:rsidRDefault="70909633" w:rsidP="001277AF">
      <w:pPr>
        <w:pStyle w:val="ListParagraph"/>
        <w:numPr>
          <w:ilvl w:val="1"/>
          <w:numId w:val="76"/>
        </w:numPr>
        <w:spacing w:beforeAutospacing="1" w:afterAutospacing="1" w:line="240" w:lineRule="auto"/>
        <w:rPr>
          <w:color w:val="000000" w:themeColor="text1"/>
        </w:rPr>
      </w:pPr>
      <w:r w:rsidRPr="753E7AF4">
        <w:rPr>
          <w:color w:val="000000" w:themeColor="text1"/>
        </w:rPr>
        <w:t>Findings from the assessment are presented to the CCB for discussion and decision.</w:t>
      </w:r>
    </w:p>
    <w:p w14:paraId="22EEFD8E" w14:textId="32488783" w:rsidR="70909633" w:rsidRDefault="70909633" w:rsidP="001277AF">
      <w:pPr>
        <w:pStyle w:val="ListParagraph"/>
        <w:numPr>
          <w:ilvl w:val="1"/>
          <w:numId w:val="76"/>
        </w:numPr>
        <w:spacing w:beforeAutospacing="1" w:afterAutospacing="1" w:line="240" w:lineRule="auto"/>
        <w:rPr>
          <w:color w:val="000000" w:themeColor="text1"/>
        </w:rPr>
      </w:pPr>
      <w:r w:rsidRPr="753E7AF4">
        <w:rPr>
          <w:color w:val="000000" w:themeColor="text1"/>
        </w:rPr>
        <w:t>The CCB votes on whether to approve, reject, or defer the request.</w:t>
      </w:r>
    </w:p>
    <w:p w14:paraId="17E3AF6C" w14:textId="0F6BC9D8" w:rsidR="70909633" w:rsidRDefault="70909633" w:rsidP="001277AF">
      <w:pPr>
        <w:pStyle w:val="ListParagraph"/>
        <w:numPr>
          <w:ilvl w:val="0"/>
          <w:numId w:val="76"/>
        </w:numPr>
        <w:spacing w:beforeAutospacing="1" w:afterAutospacing="1" w:line="240" w:lineRule="auto"/>
        <w:rPr>
          <w:color w:val="000000" w:themeColor="text1"/>
        </w:rPr>
      </w:pPr>
      <w:r w:rsidRPr="753E7AF4">
        <w:rPr>
          <w:b/>
          <w:bCs/>
          <w:color w:val="000000" w:themeColor="text1"/>
        </w:rPr>
        <w:t>Implementation Planning</w:t>
      </w:r>
    </w:p>
    <w:p w14:paraId="75F63A18" w14:textId="20218B47" w:rsidR="70909633" w:rsidRDefault="70909633" w:rsidP="001277AF">
      <w:pPr>
        <w:pStyle w:val="ListParagraph"/>
        <w:numPr>
          <w:ilvl w:val="1"/>
          <w:numId w:val="76"/>
        </w:numPr>
        <w:spacing w:beforeAutospacing="1" w:afterAutospacing="1" w:line="240" w:lineRule="auto"/>
        <w:rPr>
          <w:color w:val="000000" w:themeColor="text1"/>
        </w:rPr>
      </w:pPr>
      <w:r w:rsidRPr="753E7AF4">
        <w:rPr>
          <w:color w:val="000000" w:themeColor="text1"/>
        </w:rPr>
        <w:t>Approved changes are integrated into the project plan.</w:t>
      </w:r>
    </w:p>
    <w:p w14:paraId="056B5618" w14:textId="2D2E5970" w:rsidR="70909633" w:rsidRDefault="70909633" w:rsidP="001277AF">
      <w:pPr>
        <w:pStyle w:val="ListParagraph"/>
        <w:numPr>
          <w:ilvl w:val="1"/>
          <w:numId w:val="76"/>
        </w:numPr>
        <w:spacing w:beforeAutospacing="1" w:afterAutospacing="1" w:line="240" w:lineRule="auto"/>
        <w:rPr>
          <w:color w:val="000000" w:themeColor="text1"/>
        </w:rPr>
      </w:pPr>
      <w:r w:rsidRPr="753E7AF4">
        <w:rPr>
          <w:color w:val="000000" w:themeColor="text1"/>
        </w:rPr>
        <w:t>Updates are made to schedules, budgets, and resources, and a detailed action plan is prepared.</w:t>
      </w:r>
    </w:p>
    <w:p w14:paraId="425A374E" w14:textId="0883BCCE" w:rsidR="70909633" w:rsidRDefault="70909633" w:rsidP="001277AF">
      <w:pPr>
        <w:pStyle w:val="ListParagraph"/>
        <w:numPr>
          <w:ilvl w:val="0"/>
          <w:numId w:val="76"/>
        </w:numPr>
        <w:spacing w:beforeAutospacing="1" w:afterAutospacing="1" w:line="240" w:lineRule="auto"/>
        <w:rPr>
          <w:color w:val="000000" w:themeColor="text1"/>
        </w:rPr>
      </w:pPr>
      <w:r w:rsidRPr="753E7AF4">
        <w:rPr>
          <w:b/>
          <w:bCs/>
          <w:color w:val="000000" w:themeColor="text1"/>
        </w:rPr>
        <w:t>Implementation of Change</w:t>
      </w:r>
    </w:p>
    <w:p w14:paraId="4EB9877A" w14:textId="146DCFEC" w:rsidR="70909633" w:rsidRDefault="70909633" w:rsidP="001277AF">
      <w:pPr>
        <w:pStyle w:val="ListParagraph"/>
        <w:numPr>
          <w:ilvl w:val="1"/>
          <w:numId w:val="76"/>
        </w:numPr>
        <w:spacing w:beforeAutospacing="1" w:afterAutospacing="1" w:line="240" w:lineRule="auto"/>
        <w:rPr>
          <w:color w:val="000000" w:themeColor="text1"/>
        </w:rPr>
      </w:pPr>
      <w:r w:rsidRPr="753E7AF4">
        <w:rPr>
          <w:color w:val="000000" w:themeColor="text1"/>
        </w:rPr>
        <w:t>The project team executes the approved change according to the implementation plan.</w:t>
      </w:r>
    </w:p>
    <w:p w14:paraId="18E82030" w14:textId="6508C527" w:rsidR="70909633" w:rsidRDefault="70909633" w:rsidP="001277AF">
      <w:pPr>
        <w:pStyle w:val="ListParagraph"/>
        <w:numPr>
          <w:ilvl w:val="1"/>
          <w:numId w:val="76"/>
        </w:numPr>
        <w:spacing w:beforeAutospacing="1" w:afterAutospacing="1" w:line="240" w:lineRule="auto"/>
        <w:rPr>
          <w:color w:val="000000" w:themeColor="text1"/>
        </w:rPr>
      </w:pPr>
      <w:r w:rsidRPr="753E7AF4">
        <w:rPr>
          <w:color w:val="000000" w:themeColor="text1"/>
        </w:rPr>
        <w:t>Progress is monitored closely, and any issues are resolved promptly.</w:t>
      </w:r>
    </w:p>
    <w:p w14:paraId="328D4074" w14:textId="31C4D0A1" w:rsidR="70909633" w:rsidRDefault="70909633" w:rsidP="001277AF">
      <w:pPr>
        <w:pStyle w:val="ListParagraph"/>
        <w:numPr>
          <w:ilvl w:val="0"/>
          <w:numId w:val="76"/>
        </w:numPr>
        <w:spacing w:beforeAutospacing="1" w:afterAutospacing="1" w:line="240" w:lineRule="auto"/>
        <w:rPr>
          <w:color w:val="000000" w:themeColor="text1"/>
        </w:rPr>
      </w:pPr>
      <w:r w:rsidRPr="753E7AF4">
        <w:rPr>
          <w:b/>
          <w:bCs/>
          <w:color w:val="000000" w:themeColor="text1"/>
        </w:rPr>
        <w:t>Documentation and Communication</w:t>
      </w:r>
    </w:p>
    <w:p w14:paraId="07EE9578" w14:textId="1265686E" w:rsidR="70909633" w:rsidRDefault="70909633" w:rsidP="001277AF">
      <w:pPr>
        <w:pStyle w:val="ListParagraph"/>
        <w:numPr>
          <w:ilvl w:val="1"/>
          <w:numId w:val="76"/>
        </w:numPr>
        <w:spacing w:beforeAutospacing="1" w:afterAutospacing="1" w:line="240" w:lineRule="auto"/>
        <w:rPr>
          <w:color w:val="000000" w:themeColor="text1"/>
        </w:rPr>
      </w:pPr>
      <w:r w:rsidRPr="753E7AF4">
        <w:rPr>
          <w:color w:val="000000" w:themeColor="text1"/>
        </w:rPr>
        <w:lastRenderedPageBreak/>
        <w:t xml:space="preserve">All approved changes are documented in the </w:t>
      </w:r>
      <w:proofErr w:type="gramStart"/>
      <w:r w:rsidRPr="753E7AF4">
        <w:rPr>
          <w:color w:val="000000" w:themeColor="text1"/>
        </w:rPr>
        <w:t>project baseline</w:t>
      </w:r>
      <w:proofErr w:type="gramEnd"/>
      <w:r w:rsidRPr="753E7AF4">
        <w:rPr>
          <w:color w:val="000000" w:themeColor="text1"/>
        </w:rPr>
        <w:t xml:space="preserve"> with details of who approved them and when.</w:t>
      </w:r>
    </w:p>
    <w:p w14:paraId="2D99F5E3" w14:textId="5FCCDB3B" w:rsidR="70909633" w:rsidRDefault="70909633" w:rsidP="001277AF">
      <w:pPr>
        <w:pStyle w:val="ListParagraph"/>
        <w:numPr>
          <w:ilvl w:val="1"/>
          <w:numId w:val="76"/>
        </w:numPr>
        <w:spacing w:beforeAutospacing="1" w:afterAutospacing="1" w:line="240" w:lineRule="auto"/>
        <w:rPr>
          <w:color w:val="000000" w:themeColor="text1"/>
        </w:rPr>
      </w:pPr>
      <w:r w:rsidRPr="753E7AF4">
        <w:rPr>
          <w:color w:val="000000" w:themeColor="text1"/>
        </w:rPr>
        <w:t>Updates are communicated to team members and stakeholders to ensure clarity and transparency.</w:t>
      </w:r>
    </w:p>
    <w:p w14:paraId="05699E7E" w14:textId="5544C934" w:rsidR="70909633" w:rsidRDefault="70909633" w:rsidP="001277AF">
      <w:pPr>
        <w:pStyle w:val="ListParagraph"/>
        <w:numPr>
          <w:ilvl w:val="0"/>
          <w:numId w:val="76"/>
        </w:numPr>
        <w:spacing w:beforeAutospacing="1" w:afterAutospacing="1" w:line="240" w:lineRule="auto"/>
        <w:rPr>
          <w:color w:val="000000" w:themeColor="text1"/>
        </w:rPr>
      </w:pPr>
      <w:r w:rsidRPr="753E7AF4">
        <w:rPr>
          <w:b/>
          <w:bCs/>
          <w:color w:val="000000" w:themeColor="text1"/>
        </w:rPr>
        <w:t>Post-Implementation Review</w:t>
      </w:r>
    </w:p>
    <w:p w14:paraId="02ADFB53" w14:textId="7550AD1D" w:rsidR="70909633" w:rsidRDefault="70909633" w:rsidP="001277AF">
      <w:pPr>
        <w:pStyle w:val="ListParagraph"/>
        <w:numPr>
          <w:ilvl w:val="1"/>
          <w:numId w:val="76"/>
        </w:numPr>
        <w:spacing w:beforeAutospacing="1" w:afterAutospacing="1" w:line="240" w:lineRule="auto"/>
        <w:rPr>
          <w:color w:val="000000" w:themeColor="text1"/>
        </w:rPr>
      </w:pPr>
      <w:r w:rsidRPr="753E7AF4">
        <w:rPr>
          <w:color w:val="000000" w:themeColor="text1"/>
        </w:rPr>
        <w:t>Each change is reviewed after implementation to confirm that it meets objectives and does not introduce new risks or issues.</w:t>
      </w:r>
    </w:p>
    <w:p w14:paraId="6D33429B" w14:textId="4FE98B4B" w:rsidR="70909633" w:rsidRDefault="70909633" w:rsidP="001277AF">
      <w:pPr>
        <w:pStyle w:val="ListParagraph"/>
        <w:numPr>
          <w:ilvl w:val="1"/>
          <w:numId w:val="76"/>
        </w:numPr>
        <w:spacing w:beforeAutospacing="1" w:afterAutospacing="1" w:line="240" w:lineRule="auto"/>
        <w:rPr>
          <w:color w:val="000000" w:themeColor="text1"/>
        </w:rPr>
      </w:pPr>
      <w:r w:rsidRPr="753E7AF4">
        <w:rPr>
          <w:color w:val="000000" w:themeColor="text1"/>
        </w:rPr>
        <w:t>Lessons learned are documented for future reference.</w:t>
      </w:r>
    </w:p>
    <w:p w14:paraId="6FAE1565" w14:textId="5A0215B1" w:rsidR="753E7AF4" w:rsidRDefault="753E7AF4" w:rsidP="007E6E3E">
      <w:pPr>
        <w:keepNext/>
        <w:spacing w:afterAutospacing="1" w:line="240" w:lineRule="auto"/>
        <w:ind w:left="720"/>
        <w:rPr>
          <w:b/>
          <w:bCs/>
          <w:color w:val="000000" w:themeColor="text1"/>
        </w:rPr>
      </w:pPr>
    </w:p>
    <w:p w14:paraId="5FF07BAC" w14:textId="77777777" w:rsidR="00942916" w:rsidRDefault="00942916" w:rsidP="00CC269E">
      <w:pPr>
        <w:pStyle w:val="Caption"/>
        <w:rPr>
          <w:ins w:id="6233" w:author="Alondra Vega Pacheco" w:date="2025-09-12T19:18:00Z" w16du:dateUtc="2025-09-13T00:18:00Z"/>
        </w:rPr>
      </w:pPr>
    </w:p>
    <w:p w14:paraId="4AACAF5D" w14:textId="77777777" w:rsidR="00942916" w:rsidRDefault="00942916" w:rsidP="00CC269E">
      <w:pPr>
        <w:pStyle w:val="Caption"/>
        <w:rPr>
          <w:ins w:id="6234" w:author="Alondra Vega Pacheco" w:date="2025-09-12T19:18:00Z" w16du:dateUtc="2025-09-13T00:18:00Z"/>
        </w:rPr>
      </w:pPr>
    </w:p>
    <w:p w14:paraId="2AE0D075" w14:textId="77777777" w:rsidR="00942916" w:rsidRDefault="00942916" w:rsidP="00CC269E">
      <w:pPr>
        <w:pStyle w:val="Caption"/>
        <w:rPr>
          <w:ins w:id="6235" w:author="Alondra Vega Pacheco" w:date="2025-09-12T19:18:00Z" w16du:dateUtc="2025-09-13T00:18:00Z"/>
        </w:rPr>
      </w:pPr>
    </w:p>
    <w:p w14:paraId="7F1C161E" w14:textId="77777777" w:rsidR="00942916" w:rsidRDefault="00942916" w:rsidP="00CC269E">
      <w:pPr>
        <w:pStyle w:val="Caption"/>
        <w:rPr>
          <w:ins w:id="6236" w:author="Alondra Vega Pacheco" w:date="2025-09-12T19:18:00Z" w16du:dateUtc="2025-09-13T00:18:00Z"/>
        </w:rPr>
      </w:pPr>
    </w:p>
    <w:p w14:paraId="70E4B503" w14:textId="77777777" w:rsidR="00942916" w:rsidRDefault="00942916" w:rsidP="00CC269E">
      <w:pPr>
        <w:pStyle w:val="Caption"/>
        <w:rPr>
          <w:ins w:id="6237" w:author="Alondra Vega Pacheco" w:date="2025-09-12T19:18:00Z" w16du:dateUtc="2025-09-13T00:18:00Z"/>
        </w:rPr>
      </w:pPr>
    </w:p>
    <w:p w14:paraId="73577469" w14:textId="77777777" w:rsidR="00942916" w:rsidRDefault="00942916" w:rsidP="00CC269E">
      <w:pPr>
        <w:pStyle w:val="Caption"/>
        <w:rPr>
          <w:ins w:id="6238" w:author="Alondra Vega Pacheco" w:date="2025-09-12T19:18:00Z" w16du:dateUtc="2025-09-13T00:18:00Z"/>
        </w:rPr>
      </w:pPr>
    </w:p>
    <w:p w14:paraId="01B6FC41" w14:textId="70A70693" w:rsidR="00A8097C" w:rsidRDefault="00942916" w:rsidP="00942916">
      <w:pPr>
        <w:pStyle w:val="Caption"/>
        <w:rPr>
          <w:ins w:id="6239" w:author="Alondra Vega Pacheco" w:date="2025-09-12T19:18:00Z" w16du:dateUtc="2025-09-13T00:18:00Z"/>
        </w:rPr>
      </w:pPr>
      <w:bookmarkStart w:id="6240" w:name="_Toc208597183"/>
      <w:ins w:id="6241" w:author="Alondra Vega Pacheco" w:date="2025-09-12T19:18:00Z" w16du:dateUtc="2025-09-13T00:18:00Z">
        <w:r>
          <w:lastRenderedPageBreak/>
          <w:t xml:space="preserve">Figure </w:t>
        </w:r>
        <w:r>
          <w:fldChar w:fldCharType="begin"/>
        </w:r>
        <w:r>
          <w:instrText xml:space="preserve"> SEQ Figure \* ARABIC </w:instrText>
        </w:r>
      </w:ins>
      <w:r>
        <w:fldChar w:fldCharType="separate"/>
      </w:r>
      <w:ins w:id="6242" w:author="Alondra Vega Pacheco" w:date="2025-09-12T19:18:00Z" w16du:dateUtc="2025-09-13T00:18:00Z">
        <w:r>
          <w:rPr>
            <w:noProof/>
          </w:rPr>
          <w:t>4</w:t>
        </w:r>
        <w:r>
          <w:fldChar w:fldCharType="end"/>
        </w:r>
        <w:r>
          <w:t xml:space="preserve"> </w:t>
        </w:r>
      </w:ins>
      <w:del w:id="6243" w:author="Alondra Vega Pacheco" w:date="2025-09-12T19:18:00Z" w16du:dateUtc="2025-09-13T00:18:00Z">
        <w:r w:rsidR="00CF31F7" w:rsidDel="00942916">
          <w:delText xml:space="preserve">Figure </w:delText>
        </w:r>
        <w:r w:rsidR="00CF31F7" w:rsidDel="00942916">
          <w:fldChar w:fldCharType="begin"/>
        </w:r>
        <w:r w:rsidR="00CF31F7" w:rsidDel="00942916">
          <w:delInstrText>SEQ Figure \* ARABIC</w:delInstrText>
        </w:r>
        <w:r w:rsidR="00CF31F7" w:rsidDel="00942916">
          <w:fldChar w:fldCharType="separate"/>
        </w:r>
        <w:r w:rsidR="003B3F28" w:rsidDel="00942916">
          <w:rPr>
            <w:noProof/>
          </w:rPr>
          <w:delText>5</w:delText>
        </w:r>
        <w:r w:rsidR="00CF31F7" w:rsidDel="00942916">
          <w:fldChar w:fldCharType="end"/>
        </w:r>
        <w:r w:rsidR="00CF31F7" w:rsidDel="00942916">
          <w:delText xml:space="preserve"> </w:delText>
        </w:r>
      </w:del>
      <w:r w:rsidR="00BA41EC">
        <w:rPr>
          <w:noProof/>
        </w:rPr>
        <w:drawing>
          <wp:anchor distT="0" distB="0" distL="114300" distR="114300" simplePos="0" relativeHeight="251658240" behindDoc="0" locked="0" layoutInCell="1" allowOverlap="1" wp14:anchorId="13BA03BE" wp14:editId="155B1E76">
            <wp:simplePos x="0" y="0"/>
            <wp:positionH relativeFrom="column">
              <wp:posOffset>301550</wp:posOffset>
            </wp:positionH>
            <wp:positionV relativeFrom="paragraph">
              <wp:posOffset>378908</wp:posOffset>
            </wp:positionV>
            <wp:extent cx="4367530" cy="7118350"/>
            <wp:effectExtent l="0" t="0" r="1270" b="6350"/>
            <wp:wrapTopAndBottom/>
            <wp:docPr id="685843529" name="drawing"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43529" name=""/>
                    <pic:cNvPicPr/>
                  </pic:nvPicPr>
                  <pic:blipFill>
                    <a:blip r:embed="rId19">
                      <a:extLst>
                        <a:ext uri="{28A0092B-C50C-407E-A947-70E740481C1C}">
                          <a14:useLocalDpi xmlns:a14="http://schemas.microsoft.com/office/drawing/2010/main" val="0"/>
                        </a:ext>
                      </a:extLst>
                    </a:blip>
                    <a:stretch>
                      <a:fillRect/>
                    </a:stretch>
                  </pic:blipFill>
                  <pic:spPr>
                    <a:xfrm>
                      <a:off x="0" y="0"/>
                      <a:ext cx="4367530" cy="7118350"/>
                    </a:xfrm>
                    <a:prstGeom prst="rect">
                      <a:avLst/>
                    </a:prstGeom>
                  </pic:spPr>
                </pic:pic>
              </a:graphicData>
            </a:graphic>
            <wp14:sizeRelH relativeFrom="margin">
              <wp14:pctWidth>0</wp14:pctWidth>
            </wp14:sizeRelH>
            <wp14:sizeRelV relativeFrom="margin">
              <wp14:pctHeight>0</wp14:pctHeight>
            </wp14:sizeRelV>
          </wp:anchor>
        </w:drawing>
      </w:r>
      <w:r w:rsidR="00A8097C" w:rsidRPr="00A8097C">
        <w:t>Change Control Process Flow</w:t>
      </w:r>
      <w:bookmarkEnd w:id="6240"/>
    </w:p>
    <w:p w14:paraId="553C3B33" w14:textId="77777777" w:rsidR="00942916" w:rsidRPr="00942916" w:rsidRDefault="00942916">
      <w:pPr>
        <w:rPr>
          <w:rPrChange w:id="6244" w:author="Alondra Vega Pacheco" w:date="2025-09-12T19:18:00Z" w16du:dateUtc="2025-09-13T00:18:00Z">
            <w:rPr>
              <w:color w:val="000000" w:themeColor="text1"/>
            </w:rPr>
          </w:rPrChange>
        </w:rPr>
        <w:pPrChange w:id="6245" w:author="Alondra Vega Pacheco" w:date="2025-09-12T19:18:00Z" w16du:dateUtc="2025-09-13T00:18:00Z">
          <w:pPr>
            <w:pStyle w:val="Caption"/>
          </w:pPr>
        </w:pPrChange>
      </w:pPr>
    </w:p>
    <w:p w14:paraId="0E79432A" w14:textId="63CE96C4" w:rsidR="70909633" w:rsidRDefault="70909633" w:rsidP="007E6E3E">
      <w:pPr>
        <w:keepNext/>
        <w:spacing w:after="238" w:line="240" w:lineRule="auto"/>
        <w:ind w:right="427"/>
      </w:pPr>
    </w:p>
    <w:p w14:paraId="2AC9551C" w14:textId="308EBA0A" w:rsidR="00E7159E" w:rsidRDefault="12414FE8" w:rsidP="753E7AF4">
      <w:pPr>
        <w:pStyle w:val="Heading2"/>
        <w:rPr>
          <w:i/>
        </w:rPr>
      </w:pPr>
      <w:bookmarkStart w:id="6246" w:name="_Toc208608094"/>
      <w:r>
        <w:t>Change Control Board Roles</w:t>
      </w:r>
      <w:r w:rsidR="0A09FF41" w:rsidRPr="753E7AF4">
        <w:rPr>
          <w:szCs w:val="28"/>
        </w:rPr>
        <w:t xml:space="preserve"> </w:t>
      </w:r>
      <w:r w:rsidR="33FCD872">
        <w:t xml:space="preserve">- </w:t>
      </w:r>
      <w:r w:rsidR="33FCD872" w:rsidRPr="753E7AF4">
        <w:rPr>
          <w:i/>
          <w:iCs/>
        </w:rPr>
        <w:t>(updated in v4.0)</w:t>
      </w:r>
      <w:bookmarkEnd w:id="6246"/>
    </w:p>
    <w:p w14:paraId="7764CEBC" w14:textId="667540C4" w:rsidR="753E7AF4" w:rsidRDefault="0069D7D6" w:rsidP="007212E2">
      <w:pPr>
        <w:spacing w:beforeAutospacing="1" w:afterAutospacing="1" w:line="240" w:lineRule="auto"/>
      </w:pPr>
      <w:r w:rsidRPr="753E7AF4">
        <w:t>The Change Control Board (CCB) is responsible for evaluating and approving changes to the CareConnect project. Members represent both technical and business perspectives to ensure that decisions are balanced and well-informed.</w:t>
      </w:r>
    </w:p>
    <w:p w14:paraId="245DFBD9" w14:textId="5D04CC79" w:rsidR="00E7159E" w:rsidRPr="00CC269E" w:rsidRDefault="008B11D2" w:rsidP="00CC269E">
      <w:pPr>
        <w:pStyle w:val="Caption"/>
        <w:rPr>
          <w:b/>
        </w:rPr>
      </w:pPr>
      <w:bookmarkStart w:id="6247" w:name="_Toc207458213"/>
      <w:bookmarkStart w:id="6248" w:name="_Toc208136004"/>
      <w:r>
        <w:t xml:space="preserve">Table </w:t>
      </w:r>
      <w:r>
        <w:fldChar w:fldCharType="begin"/>
      </w:r>
      <w:r>
        <w:instrText>SEQ Table \* ARABIC</w:instrText>
      </w:r>
      <w:r>
        <w:fldChar w:fldCharType="separate"/>
      </w:r>
      <w:del w:id="6249" w:author="Alondra Vega Pacheco" w:date="2025-09-07T11:11:00Z" w16du:dateUtc="2025-09-07T16:11:00Z">
        <w:r w:rsidR="003B3F28" w:rsidDel="00C33C49">
          <w:rPr>
            <w:noProof/>
          </w:rPr>
          <w:delText>20</w:delText>
        </w:r>
      </w:del>
      <w:r>
        <w:fldChar w:fldCharType="end"/>
      </w:r>
      <w:r>
        <w:t xml:space="preserve"> </w:t>
      </w:r>
      <w:r w:rsidR="00771A21" w:rsidRPr="008D4322">
        <w:t>Change Control Board Members</w:t>
      </w:r>
      <w:bookmarkEnd w:id="6247"/>
      <w:bookmarkEnd w:id="6248"/>
    </w:p>
    <w:tbl>
      <w:tblPr>
        <w:tblStyle w:val="GridTable1Light"/>
        <w:tblW w:w="0" w:type="auto"/>
        <w:tblLayout w:type="fixed"/>
        <w:tblLook w:val="04A0" w:firstRow="1" w:lastRow="0" w:firstColumn="1" w:lastColumn="0" w:noHBand="0" w:noVBand="1"/>
      </w:tblPr>
      <w:tblGrid>
        <w:gridCol w:w="2160"/>
        <w:gridCol w:w="2490"/>
        <w:gridCol w:w="5400"/>
      </w:tblGrid>
      <w:tr w:rsidR="753E7AF4" w14:paraId="3CF69F39" w14:textId="77777777" w:rsidTr="007212E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tcPr>
          <w:p w14:paraId="169265E7" w14:textId="261470DC" w:rsidR="753E7AF4" w:rsidRDefault="753E7AF4" w:rsidP="753E7AF4">
            <w:pPr>
              <w:spacing w:line="240" w:lineRule="auto"/>
              <w:jc w:val="center"/>
              <w:rPr>
                <w:color w:val="000000" w:themeColor="text1"/>
              </w:rPr>
            </w:pPr>
            <w:r w:rsidRPr="753E7AF4">
              <w:rPr>
                <w:color w:val="000000" w:themeColor="text1"/>
              </w:rPr>
              <w:t>CCB Member</w:t>
            </w:r>
          </w:p>
        </w:tc>
        <w:tc>
          <w:tcPr>
            <w:tcW w:w="2490" w:type="dxa"/>
          </w:tcPr>
          <w:p w14:paraId="52E0527D" w14:textId="145B0B14" w:rsidR="753E7AF4" w:rsidRDefault="753E7AF4" w:rsidP="753E7AF4">
            <w:pPr>
              <w:spacing w:line="240" w:lineRule="auto"/>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Role</w:t>
            </w:r>
          </w:p>
        </w:tc>
        <w:tc>
          <w:tcPr>
            <w:tcW w:w="5400" w:type="dxa"/>
          </w:tcPr>
          <w:p w14:paraId="1284AE4A" w14:textId="7F4E2745" w:rsidR="753E7AF4" w:rsidRDefault="753E7AF4" w:rsidP="753E7AF4">
            <w:pPr>
              <w:spacing w:line="240" w:lineRule="auto"/>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Responsibilities</w:t>
            </w:r>
          </w:p>
        </w:tc>
      </w:tr>
      <w:tr w:rsidR="753E7AF4" w14:paraId="6AEB5CBB" w14:textId="77777777" w:rsidTr="007212E2">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54E20587" w14:textId="4F296B0F" w:rsidR="753E7AF4" w:rsidRDefault="753E7AF4" w:rsidP="753E7AF4">
            <w:pPr>
              <w:spacing w:line="240" w:lineRule="auto"/>
              <w:rPr>
                <w:color w:val="000000" w:themeColor="text1"/>
              </w:rPr>
            </w:pPr>
            <w:r w:rsidRPr="753E7AF4">
              <w:rPr>
                <w:color w:val="000000" w:themeColor="text1"/>
              </w:rPr>
              <w:t>Dr. Assadullah</w:t>
            </w:r>
          </w:p>
        </w:tc>
        <w:tc>
          <w:tcPr>
            <w:tcW w:w="2490" w:type="dxa"/>
          </w:tcPr>
          <w:p w14:paraId="06C49C73" w14:textId="240C3DFC"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Client</w:t>
            </w:r>
          </w:p>
        </w:tc>
        <w:tc>
          <w:tcPr>
            <w:tcW w:w="5400" w:type="dxa"/>
          </w:tcPr>
          <w:p w14:paraId="6EA5FB53" w14:textId="6823B80A"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Provides final approval or rejection of changes and determines change priority</w:t>
            </w:r>
          </w:p>
        </w:tc>
      </w:tr>
      <w:tr w:rsidR="753E7AF4" w14:paraId="72E7BC4A" w14:textId="77777777" w:rsidTr="007212E2">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693201F2" w14:textId="7EFB29FC" w:rsidR="753E7AF4" w:rsidRDefault="753E7AF4" w:rsidP="753E7AF4">
            <w:pPr>
              <w:spacing w:line="240" w:lineRule="auto"/>
              <w:rPr>
                <w:color w:val="000000" w:themeColor="text1"/>
              </w:rPr>
            </w:pPr>
            <w:r w:rsidRPr="753E7AF4">
              <w:rPr>
                <w:color w:val="000000" w:themeColor="text1"/>
              </w:rPr>
              <w:t>Roy Gordon</w:t>
            </w:r>
          </w:p>
        </w:tc>
        <w:tc>
          <w:tcPr>
            <w:tcW w:w="2490" w:type="dxa"/>
          </w:tcPr>
          <w:p w14:paraId="46654A25" w14:textId="56D22739"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Client</w:t>
            </w:r>
          </w:p>
        </w:tc>
        <w:tc>
          <w:tcPr>
            <w:tcW w:w="5400" w:type="dxa"/>
          </w:tcPr>
          <w:p w14:paraId="5E348CCE" w14:textId="5FE53E2D"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 xml:space="preserve">Reviews </w:t>
            </w:r>
            <w:proofErr w:type="gramStart"/>
            <w:r w:rsidRPr="753E7AF4">
              <w:rPr>
                <w:color w:val="000000" w:themeColor="text1"/>
              </w:rPr>
              <w:t>proposed</w:t>
            </w:r>
            <w:proofErr w:type="gramEnd"/>
            <w:r w:rsidRPr="753E7AF4">
              <w:rPr>
                <w:color w:val="000000" w:themeColor="text1"/>
              </w:rPr>
              <w:t xml:space="preserve"> changes for alignment with business needs and goals</w:t>
            </w:r>
          </w:p>
        </w:tc>
      </w:tr>
      <w:tr w:rsidR="753E7AF4" w14:paraId="649B80F9" w14:textId="77777777" w:rsidTr="007212E2">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06FC8C24" w14:textId="5800CCF5" w:rsidR="753E7AF4" w:rsidRDefault="753E7AF4" w:rsidP="753E7AF4">
            <w:pPr>
              <w:spacing w:line="240" w:lineRule="auto"/>
              <w:rPr>
                <w:color w:val="000000" w:themeColor="text1"/>
              </w:rPr>
            </w:pPr>
            <w:r w:rsidRPr="753E7AF4">
              <w:rPr>
                <w:color w:val="000000" w:themeColor="text1"/>
              </w:rPr>
              <w:t>Ashley Wane</w:t>
            </w:r>
          </w:p>
        </w:tc>
        <w:tc>
          <w:tcPr>
            <w:tcW w:w="2490" w:type="dxa"/>
          </w:tcPr>
          <w:p w14:paraId="2AF8E8AD" w14:textId="6763F71B"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Client</w:t>
            </w:r>
          </w:p>
        </w:tc>
        <w:tc>
          <w:tcPr>
            <w:tcW w:w="5400" w:type="dxa"/>
          </w:tcPr>
          <w:p w14:paraId="1021D6A2" w14:textId="28E255B4"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gramStart"/>
            <w:r w:rsidRPr="753E7AF4">
              <w:rPr>
                <w:color w:val="000000" w:themeColor="text1"/>
              </w:rPr>
              <w:t>Ensures</w:t>
            </w:r>
            <w:proofErr w:type="gramEnd"/>
            <w:r w:rsidRPr="753E7AF4">
              <w:rPr>
                <w:color w:val="000000" w:themeColor="text1"/>
              </w:rPr>
              <w:t xml:space="preserve"> user and stakeholder expectations are reflected in approved changes</w:t>
            </w:r>
          </w:p>
        </w:tc>
      </w:tr>
      <w:tr w:rsidR="753E7AF4" w14:paraId="49511ABE" w14:textId="77777777" w:rsidTr="007212E2">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0BED5F68" w14:textId="789054D4" w:rsidR="753E7AF4" w:rsidRDefault="753E7AF4" w:rsidP="753E7AF4">
            <w:pPr>
              <w:spacing w:line="240" w:lineRule="auto"/>
              <w:rPr>
                <w:color w:val="000000" w:themeColor="text1"/>
              </w:rPr>
            </w:pPr>
            <w:r w:rsidRPr="753E7AF4">
              <w:rPr>
                <w:color w:val="000000" w:themeColor="text1"/>
              </w:rPr>
              <w:t xml:space="preserve">Alireza </w:t>
            </w:r>
            <w:proofErr w:type="spellStart"/>
            <w:r w:rsidRPr="753E7AF4">
              <w:rPr>
                <w:color w:val="000000" w:themeColor="text1"/>
              </w:rPr>
              <w:t>Minagar</w:t>
            </w:r>
            <w:proofErr w:type="spellEnd"/>
          </w:p>
        </w:tc>
        <w:tc>
          <w:tcPr>
            <w:tcW w:w="2490" w:type="dxa"/>
          </w:tcPr>
          <w:p w14:paraId="32CADC5A" w14:textId="7BD1491D"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Client</w:t>
            </w:r>
          </w:p>
        </w:tc>
        <w:tc>
          <w:tcPr>
            <w:tcW w:w="5400" w:type="dxa"/>
          </w:tcPr>
          <w:p w14:paraId="1775634A" w14:textId="7A21FB4C"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proofErr w:type="gramStart"/>
            <w:r w:rsidRPr="753E7AF4">
              <w:rPr>
                <w:color w:val="000000" w:themeColor="text1"/>
              </w:rPr>
              <w:t>Ensures</w:t>
            </w:r>
            <w:proofErr w:type="gramEnd"/>
            <w:r w:rsidRPr="753E7AF4">
              <w:rPr>
                <w:color w:val="000000" w:themeColor="text1"/>
              </w:rPr>
              <w:t xml:space="preserve"> user and stakeholder expectations are reflected in approved changes</w:t>
            </w:r>
          </w:p>
        </w:tc>
      </w:tr>
      <w:tr w:rsidR="753E7AF4" w14:paraId="4EA942C7" w14:textId="77777777" w:rsidTr="007212E2">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4C062BEB" w14:textId="26618BD0" w:rsidR="753E7AF4" w:rsidRDefault="753E7AF4" w:rsidP="753E7AF4">
            <w:pPr>
              <w:spacing w:line="240" w:lineRule="auto"/>
              <w:rPr>
                <w:color w:val="000000" w:themeColor="text1"/>
              </w:rPr>
            </w:pPr>
            <w:r w:rsidRPr="753E7AF4">
              <w:rPr>
                <w:color w:val="000000" w:themeColor="text1"/>
              </w:rPr>
              <w:t>Alondra Vega Pacheco</w:t>
            </w:r>
          </w:p>
        </w:tc>
        <w:tc>
          <w:tcPr>
            <w:tcW w:w="2490" w:type="dxa"/>
          </w:tcPr>
          <w:p w14:paraId="6245DFD9" w14:textId="01DBE13B"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Project Manager</w:t>
            </w:r>
          </w:p>
        </w:tc>
        <w:tc>
          <w:tcPr>
            <w:tcW w:w="5400" w:type="dxa"/>
          </w:tcPr>
          <w:p w14:paraId="33FA7978" w14:textId="60DA47A8"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Coordinates CRF submissions and ensures consistency with scope, schedule, and resources</w:t>
            </w:r>
          </w:p>
        </w:tc>
      </w:tr>
      <w:tr w:rsidR="753E7AF4" w14:paraId="2CDCB556" w14:textId="77777777" w:rsidTr="007212E2">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3246CC31" w14:textId="05760E60" w:rsidR="753E7AF4" w:rsidRDefault="753E7AF4" w:rsidP="753E7AF4">
            <w:pPr>
              <w:spacing w:line="240" w:lineRule="auto"/>
              <w:rPr>
                <w:color w:val="000000" w:themeColor="text1"/>
              </w:rPr>
            </w:pPr>
            <w:r w:rsidRPr="753E7AF4">
              <w:rPr>
                <w:color w:val="000000" w:themeColor="text1"/>
              </w:rPr>
              <w:t>Sudarshan Neupane</w:t>
            </w:r>
          </w:p>
        </w:tc>
        <w:tc>
          <w:tcPr>
            <w:tcW w:w="2490" w:type="dxa"/>
          </w:tcPr>
          <w:p w14:paraId="7994B4B2" w14:textId="5B29D3A8"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Team Lead 1</w:t>
            </w:r>
          </w:p>
        </w:tc>
        <w:tc>
          <w:tcPr>
            <w:tcW w:w="5400" w:type="dxa"/>
          </w:tcPr>
          <w:p w14:paraId="07EDBCE8" w14:textId="140DBAB5"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Confirms viability of requests before escalation and ensures efficient execution of approved changes</w:t>
            </w:r>
          </w:p>
        </w:tc>
      </w:tr>
      <w:tr w:rsidR="753E7AF4" w14:paraId="170298EB" w14:textId="77777777" w:rsidTr="007212E2">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6190780E" w14:textId="59324FFE" w:rsidR="753E7AF4" w:rsidRDefault="753E7AF4" w:rsidP="753E7AF4">
            <w:pPr>
              <w:spacing w:line="240" w:lineRule="auto"/>
              <w:rPr>
                <w:color w:val="000000" w:themeColor="text1"/>
              </w:rPr>
            </w:pPr>
            <w:proofErr w:type="spellStart"/>
            <w:r w:rsidRPr="753E7AF4">
              <w:rPr>
                <w:color w:val="000000" w:themeColor="text1"/>
              </w:rPr>
              <w:t>Sukhmeet</w:t>
            </w:r>
            <w:proofErr w:type="spellEnd"/>
            <w:r w:rsidRPr="753E7AF4">
              <w:rPr>
                <w:color w:val="000000" w:themeColor="text1"/>
              </w:rPr>
              <w:t xml:space="preserve"> </w:t>
            </w:r>
            <w:proofErr w:type="spellStart"/>
            <w:r w:rsidRPr="753E7AF4">
              <w:rPr>
                <w:color w:val="000000" w:themeColor="text1"/>
              </w:rPr>
              <w:t>Khalar</w:t>
            </w:r>
            <w:proofErr w:type="spellEnd"/>
          </w:p>
        </w:tc>
        <w:tc>
          <w:tcPr>
            <w:tcW w:w="2490" w:type="dxa"/>
          </w:tcPr>
          <w:p w14:paraId="471344B4" w14:textId="77A5899F"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Team Lead 2</w:t>
            </w:r>
          </w:p>
        </w:tc>
        <w:tc>
          <w:tcPr>
            <w:tcW w:w="5400" w:type="dxa"/>
          </w:tcPr>
          <w:p w14:paraId="7B6201FD" w14:textId="483D61D9"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Confirms viability of requests before escalation and ensures efficient execution of approved changes</w:t>
            </w:r>
          </w:p>
        </w:tc>
      </w:tr>
      <w:tr w:rsidR="753E7AF4" w14:paraId="14C1265F" w14:textId="77777777" w:rsidTr="007212E2">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1D88D522" w14:textId="637C78DB" w:rsidR="753E7AF4" w:rsidRDefault="753E7AF4" w:rsidP="753E7AF4">
            <w:pPr>
              <w:spacing w:line="240" w:lineRule="auto"/>
              <w:rPr>
                <w:color w:val="000000" w:themeColor="text1"/>
              </w:rPr>
            </w:pPr>
            <w:r w:rsidRPr="753E7AF4">
              <w:rPr>
                <w:color w:val="000000" w:themeColor="text1"/>
              </w:rPr>
              <w:t>Sadina Wagner</w:t>
            </w:r>
          </w:p>
        </w:tc>
        <w:tc>
          <w:tcPr>
            <w:tcW w:w="2490" w:type="dxa"/>
          </w:tcPr>
          <w:p w14:paraId="3B8C444B" w14:textId="6865064C"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Team Lead 3</w:t>
            </w:r>
          </w:p>
        </w:tc>
        <w:tc>
          <w:tcPr>
            <w:tcW w:w="5400" w:type="dxa"/>
          </w:tcPr>
          <w:p w14:paraId="37823023" w14:textId="67BBC974"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Confirms viability of requests before escalation and ensures efficient execution of approved changes</w:t>
            </w:r>
          </w:p>
        </w:tc>
      </w:tr>
      <w:tr w:rsidR="753E7AF4" w14:paraId="682B67D8" w14:textId="77777777" w:rsidTr="007212E2">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32DA8D39" w14:textId="4990F919" w:rsidR="753E7AF4" w:rsidRDefault="753E7AF4" w:rsidP="753E7AF4">
            <w:pPr>
              <w:spacing w:line="240" w:lineRule="auto"/>
              <w:rPr>
                <w:color w:val="000000" w:themeColor="text1"/>
              </w:rPr>
            </w:pPr>
            <w:r w:rsidRPr="753E7AF4">
              <w:rPr>
                <w:color w:val="000000" w:themeColor="text1"/>
              </w:rPr>
              <w:t>Amber Young</w:t>
            </w:r>
          </w:p>
        </w:tc>
        <w:tc>
          <w:tcPr>
            <w:tcW w:w="2490" w:type="dxa"/>
          </w:tcPr>
          <w:p w14:paraId="78BBF1B8" w14:textId="5975D54A"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Team Lead 4</w:t>
            </w:r>
          </w:p>
        </w:tc>
        <w:tc>
          <w:tcPr>
            <w:tcW w:w="5400" w:type="dxa"/>
          </w:tcPr>
          <w:p w14:paraId="3D5459E1" w14:textId="185AF4CB"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Confirms viability of requests before escalation and ensures efficient execution of approved changes</w:t>
            </w:r>
          </w:p>
        </w:tc>
      </w:tr>
      <w:tr w:rsidR="753E7AF4" w14:paraId="6E7B4425" w14:textId="77777777" w:rsidTr="007212E2">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5ED65237" w14:textId="131E6C11" w:rsidR="753E7AF4" w:rsidRDefault="753E7AF4" w:rsidP="753E7AF4">
            <w:pPr>
              <w:spacing w:line="240" w:lineRule="auto"/>
              <w:rPr>
                <w:color w:val="000000" w:themeColor="text1"/>
              </w:rPr>
            </w:pPr>
          </w:p>
        </w:tc>
        <w:tc>
          <w:tcPr>
            <w:tcW w:w="2490" w:type="dxa"/>
          </w:tcPr>
          <w:p w14:paraId="7CA4E109" w14:textId="4F06230C"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400" w:type="dxa"/>
          </w:tcPr>
          <w:p w14:paraId="6DCCE1C8" w14:textId="02D67D13"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p>
        </w:tc>
      </w:tr>
      <w:tr w:rsidR="753E7AF4" w14:paraId="29195B5F" w14:textId="77777777" w:rsidTr="007212E2">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42572DBA" w14:textId="5B95008C" w:rsidR="753E7AF4" w:rsidRDefault="753E7AF4" w:rsidP="753E7AF4">
            <w:pPr>
              <w:spacing w:line="240" w:lineRule="auto"/>
              <w:rPr>
                <w:color w:val="000000" w:themeColor="text1"/>
              </w:rPr>
            </w:pPr>
          </w:p>
        </w:tc>
        <w:tc>
          <w:tcPr>
            <w:tcW w:w="2490" w:type="dxa"/>
          </w:tcPr>
          <w:p w14:paraId="4DDC2145" w14:textId="213892F2"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Technical Lead / Architect</w:t>
            </w:r>
          </w:p>
        </w:tc>
        <w:tc>
          <w:tcPr>
            <w:tcW w:w="5400" w:type="dxa"/>
          </w:tcPr>
          <w:p w14:paraId="08654983" w14:textId="11DE792F"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Evaluates technical feasibility and impact on architecture and performance</w:t>
            </w:r>
          </w:p>
        </w:tc>
      </w:tr>
      <w:tr w:rsidR="753E7AF4" w14:paraId="21E227CD" w14:textId="77777777" w:rsidTr="007212E2">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016B2E6F" w14:textId="0671481F" w:rsidR="753E7AF4" w:rsidRDefault="753E7AF4" w:rsidP="753E7AF4">
            <w:pPr>
              <w:spacing w:line="240" w:lineRule="auto"/>
              <w:rPr>
                <w:color w:val="000000" w:themeColor="text1"/>
              </w:rPr>
            </w:pPr>
          </w:p>
        </w:tc>
        <w:tc>
          <w:tcPr>
            <w:tcW w:w="2490" w:type="dxa"/>
          </w:tcPr>
          <w:p w14:paraId="380165A2" w14:textId="0FD25B9F"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Technical Lead / Architect</w:t>
            </w:r>
          </w:p>
        </w:tc>
        <w:tc>
          <w:tcPr>
            <w:tcW w:w="5400" w:type="dxa"/>
          </w:tcPr>
          <w:p w14:paraId="57C54D1C" w14:textId="209341D1"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Identifies risks to functionality, stability, and quality</w:t>
            </w:r>
          </w:p>
        </w:tc>
      </w:tr>
      <w:tr w:rsidR="753E7AF4" w14:paraId="04C48519" w14:textId="77777777" w:rsidTr="007212E2">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7E19501A" w14:textId="0412C1C5" w:rsidR="753E7AF4" w:rsidRDefault="753E7AF4" w:rsidP="753E7AF4">
            <w:pPr>
              <w:spacing w:line="240" w:lineRule="auto"/>
              <w:rPr>
                <w:color w:val="000000" w:themeColor="text1"/>
              </w:rPr>
            </w:pPr>
          </w:p>
        </w:tc>
        <w:tc>
          <w:tcPr>
            <w:tcW w:w="2490" w:type="dxa"/>
          </w:tcPr>
          <w:p w14:paraId="08574768" w14:textId="67C36BBD"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Technical Lead / Architect</w:t>
            </w:r>
          </w:p>
        </w:tc>
        <w:tc>
          <w:tcPr>
            <w:tcW w:w="5400" w:type="dxa"/>
          </w:tcPr>
          <w:p w14:paraId="4D810B5F" w14:textId="3990DCA8"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Evaluates technical feasibility and impact on architecture and performance</w:t>
            </w:r>
          </w:p>
        </w:tc>
      </w:tr>
      <w:tr w:rsidR="753E7AF4" w14:paraId="4C1377D2" w14:textId="77777777" w:rsidTr="007212E2">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25FCC704" w14:textId="49242F31" w:rsidR="753E7AF4" w:rsidRDefault="753E7AF4" w:rsidP="753E7AF4">
            <w:pPr>
              <w:spacing w:line="240" w:lineRule="auto"/>
              <w:rPr>
                <w:color w:val="000000" w:themeColor="text1"/>
              </w:rPr>
            </w:pPr>
          </w:p>
        </w:tc>
        <w:tc>
          <w:tcPr>
            <w:tcW w:w="2490" w:type="dxa"/>
          </w:tcPr>
          <w:p w14:paraId="63AB0657" w14:textId="54B30CD1"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Technical Lead / Architect</w:t>
            </w:r>
          </w:p>
        </w:tc>
        <w:tc>
          <w:tcPr>
            <w:tcW w:w="5400" w:type="dxa"/>
          </w:tcPr>
          <w:p w14:paraId="2C687940" w14:textId="712A42D0"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Identifies risks to functionality, stability, and quality</w:t>
            </w:r>
          </w:p>
        </w:tc>
      </w:tr>
      <w:tr w:rsidR="753E7AF4" w14:paraId="0658CE9E" w14:textId="77777777" w:rsidTr="007212E2">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6B28CA84" w14:textId="1F5EE7E7" w:rsidR="753E7AF4" w:rsidRDefault="753E7AF4" w:rsidP="753E7AF4">
            <w:pPr>
              <w:spacing w:line="240" w:lineRule="auto"/>
              <w:rPr>
                <w:color w:val="000000" w:themeColor="text1"/>
              </w:rPr>
            </w:pPr>
            <w:r w:rsidRPr="753E7AF4">
              <w:rPr>
                <w:color w:val="000000" w:themeColor="text1"/>
              </w:rPr>
              <w:t>CareConnect Team Members</w:t>
            </w:r>
          </w:p>
        </w:tc>
        <w:tc>
          <w:tcPr>
            <w:tcW w:w="2490" w:type="dxa"/>
          </w:tcPr>
          <w:p w14:paraId="4F107612" w14:textId="45EAEC95"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Business Analyst, Developers, Testers</w:t>
            </w:r>
          </w:p>
        </w:tc>
        <w:tc>
          <w:tcPr>
            <w:tcW w:w="5400" w:type="dxa"/>
          </w:tcPr>
          <w:p w14:paraId="60262331" w14:textId="34C6A1EF" w:rsidR="753E7AF4" w:rsidRDefault="753E7AF4" w:rsidP="753E7AF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Provide effort estimates, identify dependencies, and assess potential impacts</w:t>
            </w:r>
          </w:p>
        </w:tc>
      </w:tr>
    </w:tbl>
    <w:p w14:paraId="09AB6CFB" w14:textId="19068BBC" w:rsidR="753E7AF4" w:rsidRDefault="753E7AF4" w:rsidP="753E7AF4">
      <w:pPr>
        <w:spacing w:beforeAutospacing="1" w:afterAutospacing="1" w:line="240" w:lineRule="auto"/>
        <w:rPr>
          <w:b/>
          <w:bCs/>
          <w:color w:val="000000" w:themeColor="text1"/>
          <w:sz w:val="27"/>
          <w:szCs w:val="27"/>
        </w:rPr>
      </w:pPr>
    </w:p>
    <w:p w14:paraId="34A79A23" w14:textId="18538AD5" w:rsidR="753E7AF4" w:rsidRDefault="753E7AF4" w:rsidP="753E7AF4">
      <w:pPr>
        <w:spacing w:line="265" w:lineRule="auto"/>
        <w:ind w:left="-5"/>
        <w:rPr>
          <w:b/>
          <w:bCs/>
        </w:rPr>
      </w:pPr>
    </w:p>
    <w:p w14:paraId="3F6D12F9" w14:textId="7C9BBFBD" w:rsidR="00E7159E" w:rsidRDefault="77A124E5" w:rsidP="753E7AF4">
      <w:pPr>
        <w:pStyle w:val="Heading2"/>
        <w:rPr>
          <w:i/>
        </w:rPr>
      </w:pPr>
      <w:bookmarkStart w:id="6250" w:name="_Toc208608095"/>
      <w:r>
        <w:t xml:space="preserve">Internal Change Requests </w:t>
      </w:r>
      <w:r w:rsidR="27597E3D">
        <w:t xml:space="preserve">- </w:t>
      </w:r>
      <w:r w:rsidR="27597E3D" w:rsidRPr="753E7AF4">
        <w:rPr>
          <w:i/>
          <w:iCs/>
        </w:rPr>
        <w:t>(updated in v4.0)</w:t>
      </w:r>
      <w:bookmarkEnd w:id="6250"/>
    </w:p>
    <w:p w14:paraId="5A7AC139" w14:textId="426E8A42" w:rsidR="77A124E5" w:rsidRDefault="77A124E5" w:rsidP="753E7AF4">
      <w:pPr>
        <w:keepNext/>
        <w:keepLines/>
        <w:spacing w:beforeAutospacing="1" w:afterAutospacing="1" w:line="240" w:lineRule="auto"/>
        <w:rPr>
          <w:color w:val="000000" w:themeColor="text1"/>
        </w:rPr>
      </w:pPr>
      <w:r w:rsidRPr="753E7AF4">
        <w:rPr>
          <w:color w:val="000000" w:themeColor="text1"/>
        </w:rPr>
        <w:t>Internal changes originate within the project team and may include:</w:t>
      </w:r>
    </w:p>
    <w:p w14:paraId="5F32D731" w14:textId="05069C11" w:rsidR="77A124E5" w:rsidRDefault="77A124E5" w:rsidP="001277AF">
      <w:pPr>
        <w:pStyle w:val="ListParagraph"/>
        <w:numPr>
          <w:ilvl w:val="0"/>
          <w:numId w:val="75"/>
        </w:numPr>
        <w:spacing w:beforeAutospacing="1" w:afterAutospacing="1" w:line="240" w:lineRule="auto"/>
        <w:rPr>
          <w:color w:val="000000" w:themeColor="text1"/>
        </w:rPr>
      </w:pPr>
      <w:r w:rsidRPr="753E7AF4">
        <w:rPr>
          <w:b/>
          <w:bCs/>
          <w:color w:val="000000" w:themeColor="text1"/>
        </w:rPr>
        <w:t>Technical Adjustments</w:t>
      </w:r>
      <w:r w:rsidRPr="753E7AF4">
        <w:rPr>
          <w:color w:val="000000" w:themeColor="text1"/>
        </w:rPr>
        <w:t xml:space="preserve"> – Modifications to system design, algorithms, or structures to improve performance or resolve issues.</w:t>
      </w:r>
    </w:p>
    <w:p w14:paraId="351B74A1" w14:textId="05DE64FC" w:rsidR="77A124E5" w:rsidRDefault="77A124E5" w:rsidP="001277AF">
      <w:pPr>
        <w:pStyle w:val="ListParagraph"/>
        <w:numPr>
          <w:ilvl w:val="0"/>
          <w:numId w:val="75"/>
        </w:numPr>
        <w:spacing w:beforeAutospacing="1" w:afterAutospacing="1" w:line="240" w:lineRule="auto"/>
        <w:rPr>
          <w:color w:val="000000" w:themeColor="text1"/>
        </w:rPr>
      </w:pPr>
      <w:r w:rsidRPr="753E7AF4">
        <w:rPr>
          <w:b/>
          <w:bCs/>
          <w:color w:val="000000" w:themeColor="text1"/>
        </w:rPr>
        <w:lastRenderedPageBreak/>
        <w:t>Process Improvements</w:t>
      </w:r>
      <w:r w:rsidRPr="753E7AF4">
        <w:rPr>
          <w:color w:val="000000" w:themeColor="text1"/>
        </w:rPr>
        <w:t xml:space="preserve"> – Adoption of new methods, tools, or technologies to increase efficiency.</w:t>
      </w:r>
    </w:p>
    <w:p w14:paraId="533E70E4" w14:textId="7A131A88" w:rsidR="77A124E5" w:rsidRDefault="77A124E5" w:rsidP="001277AF">
      <w:pPr>
        <w:pStyle w:val="ListParagraph"/>
        <w:numPr>
          <w:ilvl w:val="0"/>
          <w:numId w:val="75"/>
        </w:numPr>
        <w:spacing w:beforeAutospacing="1" w:afterAutospacing="1" w:line="240" w:lineRule="auto"/>
        <w:rPr>
          <w:color w:val="000000" w:themeColor="text1"/>
        </w:rPr>
      </w:pPr>
      <w:r w:rsidRPr="753E7AF4">
        <w:rPr>
          <w:b/>
          <w:bCs/>
          <w:color w:val="000000" w:themeColor="text1"/>
        </w:rPr>
        <w:t>Resource Allocation</w:t>
      </w:r>
      <w:r w:rsidRPr="753E7AF4">
        <w:rPr>
          <w:color w:val="000000" w:themeColor="text1"/>
        </w:rPr>
        <w:t xml:space="preserve"> – Reallocation of team members, budgets, or tools to address workload or meet deadlines.</w:t>
      </w:r>
    </w:p>
    <w:p w14:paraId="388E844A" w14:textId="2D4E5E73" w:rsidR="77A124E5" w:rsidRDefault="77A124E5" w:rsidP="753E7AF4">
      <w:pPr>
        <w:spacing w:beforeAutospacing="1" w:afterAutospacing="1" w:line="240" w:lineRule="auto"/>
        <w:rPr>
          <w:color w:val="000000" w:themeColor="text1"/>
        </w:rPr>
      </w:pPr>
      <w:r w:rsidRPr="753E7AF4">
        <w:rPr>
          <w:color w:val="000000" w:themeColor="text1"/>
        </w:rPr>
        <w:t>All internal requests are submitted through a CRF, reviewed by the Project Manager, and escalated to the CCB as needed. Internal changes are communicated during sprint planning or project status meetings.</w:t>
      </w:r>
    </w:p>
    <w:p w14:paraId="64D09125" w14:textId="08D778BC" w:rsidR="753E7AF4" w:rsidRDefault="753E7AF4" w:rsidP="753E7AF4">
      <w:pPr>
        <w:spacing w:after="237"/>
        <w:ind w:right="10"/>
      </w:pPr>
    </w:p>
    <w:p w14:paraId="0F5D39B8" w14:textId="74F8A0B3" w:rsidR="00E7159E" w:rsidRDefault="2354864B">
      <w:pPr>
        <w:pStyle w:val="Heading2"/>
        <w:ind w:left="-5"/>
        <w:rPr>
          <w:i/>
        </w:rPr>
      </w:pPr>
      <w:bookmarkStart w:id="6251" w:name="_Toc208608096"/>
      <w:r>
        <w:t>External Change Requests</w:t>
      </w:r>
      <w:r w:rsidR="0A09FF41">
        <w:t xml:space="preserve"> </w:t>
      </w:r>
      <w:r w:rsidR="053966B1">
        <w:t xml:space="preserve">- </w:t>
      </w:r>
      <w:r w:rsidR="053966B1" w:rsidRPr="753E7AF4">
        <w:rPr>
          <w:i/>
          <w:iCs/>
        </w:rPr>
        <w:t>(updated in v4.0)</w:t>
      </w:r>
      <w:bookmarkEnd w:id="6251"/>
    </w:p>
    <w:p w14:paraId="30385BAA" w14:textId="59DC8100" w:rsidR="6B09F673" w:rsidRDefault="6B09F673" w:rsidP="753E7AF4">
      <w:pPr>
        <w:spacing w:beforeAutospacing="1" w:afterAutospacing="1" w:line="240" w:lineRule="auto"/>
        <w:rPr>
          <w:color w:val="000000" w:themeColor="text1"/>
        </w:rPr>
      </w:pPr>
      <w:r w:rsidRPr="753E7AF4">
        <w:rPr>
          <w:color w:val="000000" w:themeColor="text1"/>
        </w:rPr>
        <w:t>External changes come from outside the project team and may include:</w:t>
      </w:r>
    </w:p>
    <w:p w14:paraId="7B8316D7" w14:textId="592FFC0B" w:rsidR="6B09F673" w:rsidRDefault="6B09F673" w:rsidP="001277AF">
      <w:pPr>
        <w:pStyle w:val="ListParagraph"/>
        <w:numPr>
          <w:ilvl w:val="0"/>
          <w:numId w:val="74"/>
        </w:numPr>
        <w:spacing w:beforeAutospacing="1" w:afterAutospacing="1" w:line="240" w:lineRule="auto"/>
        <w:rPr>
          <w:color w:val="000000" w:themeColor="text1"/>
        </w:rPr>
      </w:pPr>
      <w:r w:rsidRPr="753E7AF4">
        <w:rPr>
          <w:b/>
          <w:bCs/>
          <w:color w:val="000000" w:themeColor="text1"/>
        </w:rPr>
        <w:t>Client Feedback</w:t>
      </w:r>
      <w:r w:rsidRPr="753E7AF4">
        <w:rPr>
          <w:color w:val="000000" w:themeColor="text1"/>
        </w:rPr>
        <w:t xml:space="preserve"> – Requests for new features, usability improvements, or design changes.</w:t>
      </w:r>
    </w:p>
    <w:p w14:paraId="5A779EF8" w14:textId="76EF14CB" w:rsidR="6B09F673" w:rsidRDefault="6B09F673" w:rsidP="001277AF">
      <w:pPr>
        <w:pStyle w:val="ListParagraph"/>
        <w:numPr>
          <w:ilvl w:val="0"/>
          <w:numId w:val="74"/>
        </w:numPr>
        <w:spacing w:beforeAutospacing="1" w:afterAutospacing="1" w:line="240" w:lineRule="auto"/>
        <w:rPr>
          <w:color w:val="000000" w:themeColor="text1"/>
        </w:rPr>
      </w:pPr>
      <w:r w:rsidRPr="753E7AF4">
        <w:rPr>
          <w:b/>
          <w:bCs/>
          <w:color w:val="000000" w:themeColor="text1"/>
        </w:rPr>
        <w:t>Regulatory Compliance</w:t>
      </w:r>
      <w:r w:rsidRPr="753E7AF4">
        <w:rPr>
          <w:color w:val="000000" w:themeColor="text1"/>
        </w:rPr>
        <w:t xml:space="preserve"> – Adjustments needed to meet new legal, industry, or organizational standards.</w:t>
      </w:r>
    </w:p>
    <w:p w14:paraId="64A48BC9" w14:textId="1EC68746" w:rsidR="6B09F673" w:rsidRDefault="6B09F673" w:rsidP="001277AF">
      <w:pPr>
        <w:pStyle w:val="ListParagraph"/>
        <w:numPr>
          <w:ilvl w:val="0"/>
          <w:numId w:val="74"/>
        </w:numPr>
        <w:spacing w:beforeAutospacing="1" w:afterAutospacing="1" w:line="240" w:lineRule="auto"/>
        <w:rPr>
          <w:color w:val="000000" w:themeColor="text1"/>
        </w:rPr>
      </w:pPr>
      <w:r w:rsidRPr="753E7AF4">
        <w:rPr>
          <w:b/>
          <w:bCs/>
          <w:color w:val="000000" w:themeColor="text1"/>
        </w:rPr>
        <w:t>Market Conditions</w:t>
      </w:r>
      <w:r w:rsidRPr="753E7AF4">
        <w:rPr>
          <w:color w:val="000000" w:themeColor="text1"/>
        </w:rPr>
        <w:t xml:space="preserve"> – Enhancements required to stay competitive or meet emerging opportunities.</w:t>
      </w:r>
    </w:p>
    <w:p w14:paraId="5A995A52" w14:textId="1830D335" w:rsidR="6B09F673" w:rsidRDefault="6B09F673" w:rsidP="753E7AF4">
      <w:pPr>
        <w:spacing w:beforeAutospacing="1" w:afterAutospacing="1" w:line="240" w:lineRule="auto"/>
        <w:rPr>
          <w:color w:val="000000" w:themeColor="text1"/>
        </w:rPr>
      </w:pPr>
      <w:r w:rsidRPr="753E7AF4">
        <w:rPr>
          <w:color w:val="000000" w:themeColor="text1"/>
        </w:rPr>
        <w:t>These requests are reviewed by the Project Manager, submitted to the CCB, and if approved, incorporated into the project plan with adjusted schedules and communicated to all stakeholders.</w:t>
      </w:r>
    </w:p>
    <w:p w14:paraId="195BFFDB" w14:textId="6E5D115A" w:rsidR="753E7AF4" w:rsidRDefault="753E7AF4" w:rsidP="753E7AF4"/>
    <w:p w14:paraId="53774503" w14:textId="7AE92E48" w:rsidR="753E7AF4" w:rsidRDefault="753E7AF4" w:rsidP="753E7AF4"/>
    <w:p w14:paraId="18A54CD6" w14:textId="18991008" w:rsidR="00E7159E" w:rsidRDefault="0A09FF41" w:rsidP="753E7AF4">
      <w:pPr>
        <w:pStyle w:val="Heading2"/>
        <w:rPr>
          <w:i/>
        </w:rPr>
      </w:pPr>
      <w:bookmarkStart w:id="6252" w:name="_Toc208608097"/>
      <w:r>
        <w:t xml:space="preserve">UI/UX </w:t>
      </w:r>
      <w:r w:rsidR="1DC788B1">
        <w:t>W</w:t>
      </w:r>
      <w:r>
        <w:t xml:space="preserve">ireframe </w:t>
      </w:r>
      <w:r w:rsidR="3AD66765">
        <w:t>P</w:t>
      </w:r>
      <w:r>
        <w:t xml:space="preserve">review </w:t>
      </w:r>
      <w:r w:rsidR="7C53BF02">
        <w:t xml:space="preserve">- </w:t>
      </w:r>
      <w:r w:rsidR="7C53BF02" w:rsidRPr="753E7AF4">
        <w:rPr>
          <w:i/>
          <w:iCs/>
        </w:rPr>
        <w:t>(inherited from in v3.0)</w:t>
      </w:r>
      <w:bookmarkEnd w:id="6252"/>
    </w:p>
    <w:p w14:paraId="18816724" w14:textId="77777777" w:rsidR="00E7159E" w:rsidRDefault="00771A21">
      <w:pPr>
        <w:spacing w:after="467" w:line="282" w:lineRule="auto"/>
        <w:ind w:left="-15" w:right="733"/>
        <w:jc w:val="both"/>
      </w:pPr>
      <w:r>
        <w:t xml:space="preserve">A detailed discussion of the CareConnect UI/UX wireframes can be found in the CareConnect Technical Design Document. The Technical Design Document is included in the overall group of documents delivered to the intended audience. </w:t>
      </w:r>
    </w:p>
    <w:p w14:paraId="73D936E5" w14:textId="5FA5D6D1" w:rsidR="3C2382C3" w:rsidRDefault="3C2382C3" w:rsidP="753E7AF4">
      <w:pPr>
        <w:pStyle w:val="Heading2"/>
        <w:rPr>
          <w:i/>
          <w:iCs/>
        </w:rPr>
      </w:pPr>
      <w:bookmarkStart w:id="6253" w:name="_Toc208608098"/>
      <w:r>
        <w:t xml:space="preserve">Change Request Form - </w:t>
      </w:r>
      <w:r w:rsidRPr="753E7AF4">
        <w:rPr>
          <w:i/>
          <w:iCs/>
        </w:rPr>
        <w:t>(added in v4.0)</w:t>
      </w:r>
      <w:bookmarkEnd w:id="6253"/>
    </w:p>
    <w:p w14:paraId="04D4D418" w14:textId="344EF50C" w:rsidR="54995A86" w:rsidRDefault="54995A86" w:rsidP="753E7AF4">
      <w:pPr>
        <w:spacing w:beforeAutospacing="1" w:afterAutospacing="1" w:line="240" w:lineRule="auto"/>
        <w:rPr>
          <w:color w:val="000000" w:themeColor="text1"/>
        </w:rPr>
      </w:pPr>
      <w:r w:rsidRPr="753E7AF4">
        <w:rPr>
          <w:color w:val="000000" w:themeColor="text1"/>
        </w:rPr>
        <w:t xml:space="preserve">The official </w:t>
      </w:r>
      <w:hyperlink r:id="rId20">
        <w:r w:rsidRPr="753E7AF4">
          <w:rPr>
            <w:rStyle w:val="Hyperlink"/>
            <w:b/>
            <w:bCs/>
          </w:rPr>
          <w:t>CareConnect Change Request Form (CRF</w:t>
        </w:r>
      </w:hyperlink>
      <w:r w:rsidRPr="753E7AF4">
        <w:rPr>
          <w:b/>
          <w:bCs/>
          <w:color w:val="000000" w:themeColor="text1"/>
        </w:rPr>
        <w:t>)</w:t>
      </w:r>
      <w:r w:rsidRPr="753E7AF4">
        <w:rPr>
          <w:color w:val="000000" w:themeColor="text1"/>
        </w:rPr>
        <w:t xml:space="preserve"> is used to initiate and document any proposed modifications to the project. This form captures the details of the change, including its description, rationale, anticipated benefits, and expected impact. The CRF ensures that all requests follow a consistent structure and are properly logged before being considered for review.</w:t>
      </w:r>
    </w:p>
    <w:p w14:paraId="552A0E38" w14:textId="3D52B1FD" w:rsidR="54995A86" w:rsidRDefault="54995A86" w:rsidP="753E7AF4">
      <w:pPr>
        <w:spacing w:beforeAutospacing="1" w:afterAutospacing="1" w:line="240" w:lineRule="auto"/>
        <w:rPr>
          <w:color w:val="000000" w:themeColor="text1"/>
        </w:rPr>
      </w:pPr>
      <w:r w:rsidRPr="753E7AF4">
        <w:rPr>
          <w:color w:val="000000" w:themeColor="text1"/>
        </w:rPr>
        <w:t xml:space="preserve">The corresponding </w:t>
      </w:r>
      <w:hyperlink r:id="rId21">
        <w:r w:rsidRPr="753E7AF4">
          <w:rPr>
            <w:rStyle w:val="Hyperlink"/>
            <w:b/>
            <w:bCs/>
          </w:rPr>
          <w:t>CareConnect Change Review and Approval Form (CRAF)</w:t>
        </w:r>
      </w:hyperlink>
      <w:r w:rsidRPr="753E7AF4">
        <w:rPr>
          <w:color w:val="000000" w:themeColor="text1"/>
        </w:rPr>
        <w:t xml:space="preserve"> is available as a Word document in Microsoft Teams for reviewing the submitted change requests. The CRAF is completed by the Change Control Board (CCB) and project leadership to capture the review, impact assessment, approval or rejection decision, and any conditions placed on the change.</w:t>
      </w:r>
    </w:p>
    <w:p w14:paraId="6D68D593" w14:textId="32244A9F" w:rsidR="54995A86" w:rsidRDefault="54995A86" w:rsidP="753E7AF4">
      <w:pPr>
        <w:spacing w:beforeAutospacing="1" w:afterAutospacing="1" w:line="240" w:lineRule="auto"/>
        <w:rPr>
          <w:color w:val="000000" w:themeColor="text1"/>
        </w:rPr>
      </w:pPr>
      <w:r w:rsidRPr="753E7AF4">
        <w:rPr>
          <w:color w:val="000000" w:themeColor="text1"/>
        </w:rPr>
        <w:lastRenderedPageBreak/>
        <w:t>Once approved, the same CRAF is used to guide post-approval tracking (planned dates, assigned owners, testing approach, and communication plan) and to capture the post-implementation review. This final step ensures that the implemented change meets its intended objectives, does not introduce new risks, and provides a record of lessons learned for future reference.</w:t>
      </w:r>
    </w:p>
    <w:p w14:paraId="2E428716" w14:textId="747555CF" w:rsidR="54995A86" w:rsidRDefault="54995A86" w:rsidP="753E7AF4">
      <w:pPr>
        <w:spacing w:beforeAutospacing="1" w:afterAutospacing="1" w:line="240" w:lineRule="auto"/>
        <w:rPr>
          <w:color w:val="000000" w:themeColor="text1"/>
        </w:rPr>
      </w:pPr>
      <w:r w:rsidRPr="753E7AF4">
        <w:rPr>
          <w:color w:val="000000" w:themeColor="text1"/>
        </w:rPr>
        <w:t>Together, the CRF and CRAF provide a comprehensive record of the change management lifecycle from initiation through closure.</w:t>
      </w:r>
    </w:p>
    <w:p w14:paraId="4AA69A65" w14:textId="6218F5E6" w:rsidR="753E7AF4" w:rsidRDefault="753E7AF4" w:rsidP="753E7AF4"/>
    <w:p w14:paraId="375E88CD" w14:textId="64483499" w:rsidR="00E7159E" w:rsidRDefault="0A09FF41">
      <w:pPr>
        <w:pStyle w:val="Heading1"/>
        <w:ind w:left="-5"/>
        <w:rPr>
          <w:i/>
        </w:rPr>
      </w:pPr>
      <w:bookmarkStart w:id="6254" w:name="_Toc208608099"/>
      <w:r>
        <w:t xml:space="preserve">Appendices </w:t>
      </w:r>
      <w:r w:rsidR="3E384C33">
        <w:t xml:space="preserve">- </w:t>
      </w:r>
      <w:r w:rsidR="3E384C33" w:rsidRPr="753E7AF4">
        <w:rPr>
          <w:i/>
          <w:iCs/>
        </w:rPr>
        <w:t>(updated in v4.0)</w:t>
      </w:r>
      <w:bookmarkEnd w:id="6254"/>
    </w:p>
    <w:p w14:paraId="40B2E735" w14:textId="4986617B" w:rsidR="00E7159E" w:rsidRDefault="00771A21">
      <w:pPr>
        <w:pStyle w:val="Heading2"/>
        <w:ind w:left="-5"/>
      </w:pPr>
      <w:bookmarkStart w:id="6255" w:name="_Toc208608100"/>
      <w:r>
        <w:t>Glossary of Terms</w:t>
      </w:r>
      <w:bookmarkEnd w:id="6255"/>
      <w:r>
        <w:t xml:space="preserve"> </w:t>
      </w:r>
    </w:p>
    <w:p w14:paraId="233F9B3E" w14:textId="66E5E5A8" w:rsidR="00E7159E" w:rsidRDefault="00771A21" w:rsidP="753E7AF4">
      <w:pPr>
        <w:spacing w:line="265" w:lineRule="auto"/>
        <w:ind w:left="-5"/>
        <w:jc w:val="center"/>
        <w:rPr>
          <w:b/>
          <w:color w:val="000000" w:themeColor="text1"/>
        </w:rPr>
      </w:pPr>
      <w:r w:rsidRPr="753E7AF4">
        <w:rPr>
          <w:b/>
          <w:color w:val="000000" w:themeColor="text1"/>
        </w:rPr>
        <w:t xml:space="preserve">Glossary Table </w:t>
      </w:r>
    </w:p>
    <w:tbl>
      <w:tblPr>
        <w:tblStyle w:val="GridTable1Light"/>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980"/>
        <w:gridCol w:w="4965"/>
      </w:tblGrid>
      <w:tr w:rsidR="753E7AF4" w14:paraId="0303472A" w14:textId="77777777" w:rsidTr="00D74807">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4980" w:type="dxa"/>
            <w:tcBorders>
              <w:bottom w:val="single" w:sz="12" w:space="0" w:color="666666"/>
            </w:tcBorders>
            <w:tcMar>
              <w:left w:w="105" w:type="dxa"/>
              <w:right w:w="105" w:type="dxa"/>
            </w:tcMar>
          </w:tcPr>
          <w:p w14:paraId="1059B542" w14:textId="79799B65" w:rsidR="753E7AF4" w:rsidRDefault="753E7AF4" w:rsidP="753E7AF4">
            <w:pPr>
              <w:spacing w:line="259" w:lineRule="auto"/>
              <w:ind w:left="17"/>
              <w:rPr>
                <w:color w:val="000000" w:themeColor="text1"/>
              </w:rPr>
            </w:pPr>
            <w:r w:rsidRPr="753E7AF4">
              <w:rPr>
                <w:color w:val="000000" w:themeColor="text1"/>
              </w:rPr>
              <w:t xml:space="preserve">Term </w:t>
            </w:r>
          </w:p>
        </w:tc>
        <w:tc>
          <w:tcPr>
            <w:tcW w:w="4965" w:type="dxa"/>
            <w:tcBorders>
              <w:bottom w:val="single" w:sz="12" w:space="0" w:color="666666"/>
            </w:tcBorders>
            <w:tcMar>
              <w:left w:w="105" w:type="dxa"/>
              <w:right w:w="105" w:type="dxa"/>
            </w:tcMar>
          </w:tcPr>
          <w:p w14:paraId="5E7FA9BD" w14:textId="36AB5349" w:rsidR="753E7AF4" w:rsidRDefault="753E7AF4" w:rsidP="753E7AF4">
            <w:pPr>
              <w:spacing w:line="259" w:lineRule="auto"/>
              <w:ind w:left="19"/>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753E7AF4">
              <w:rPr>
                <w:color w:val="000000" w:themeColor="text1"/>
              </w:rPr>
              <w:t xml:space="preserve">Definition </w:t>
            </w:r>
          </w:p>
        </w:tc>
      </w:tr>
      <w:tr w:rsidR="753E7AF4" w14:paraId="1767F9E5" w14:textId="77777777" w:rsidTr="0083325E">
        <w:trPr>
          <w:trHeight w:val="1290"/>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7A4C89BF" w14:textId="03003F72" w:rsidR="753E7AF4" w:rsidRDefault="753E7AF4" w:rsidP="753E7AF4">
            <w:pPr>
              <w:spacing w:line="259" w:lineRule="auto"/>
              <w:ind w:left="17"/>
              <w:rPr>
                <w:color w:val="000000" w:themeColor="text1"/>
              </w:rPr>
            </w:pPr>
            <w:r w:rsidRPr="753E7AF4">
              <w:rPr>
                <w:color w:val="000000" w:themeColor="text1"/>
              </w:rPr>
              <w:t xml:space="preserve">CareConnect </w:t>
            </w:r>
          </w:p>
        </w:tc>
        <w:tc>
          <w:tcPr>
            <w:tcW w:w="4965" w:type="dxa"/>
            <w:tcMar>
              <w:left w:w="105" w:type="dxa"/>
              <w:right w:w="105" w:type="dxa"/>
            </w:tcMar>
          </w:tcPr>
          <w:p w14:paraId="582BBE91" w14:textId="7A61CCFE" w:rsidR="753E7AF4" w:rsidRDefault="753E7AF4" w:rsidP="753E7AF4">
            <w:pPr>
              <w:spacing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 xml:space="preserve">This is the name of the project. It will be designed as an application to help caregivers and patients keep track of healthcare needs, such as appointments and health records.  </w:t>
            </w:r>
          </w:p>
          <w:p w14:paraId="58F4B92E" w14:textId="77A60733" w:rsidR="753E7AF4" w:rsidRDefault="753E7AF4" w:rsidP="753E7AF4">
            <w:pPr>
              <w:spacing w:line="259" w:lineRule="auto"/>
              <w:ind w:left="19"/>
              <w:cnfStyle w:val="000000000000" w:firstRow="0" w:lastRow="0" w:firstColumn="0" w:lastColumn="0" w:oddVBand="0" w:evenVBand="0" w:oddHBand="0" w:evenHBand="0" w:firstRowFirstColumn="0" w:firstRowLastColumn="0" w:lastRowFirstColumn="0" w:lastRowLastColumn="0"/>
              <w:rPr>
                <w:color w:val="000000" w:themeColor="text1"/>
                <w:sz w:val="12"/>
                <w:szCs w:val="12"/>
              </w:rPr>
            </w:pPr>
            <w:r w:rsidRPr="753E7AF4">
              <w:rPr>
                <w:color w:val="000000" w:themeColor="text1"/>
                <w:sz w:val="12"/>
                <w:szCs w:val="12"/>
              </w:rPr>
              <w:t xml:space="preserve"> </w:t>
            </w:r>
          </w:p>
        </w:tc>
      </w:tr>
      <w:tr w:rsidR="753E7AF4" w14:paraId="157C3D03" w14:textId="77777777" w:rsidTr="0083325E">
        <w:trPr>
          <w:trHeight w:val="840"/>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27F5CCF7" w14:textId="21EE8A55" w:rsidR="753E7AF4" w:rsidRDefault="753E7AF4" w:rsidP="753E7AF4">
            <w:pPr>
              <w:spacing w:line="259" w:lineRule="auto"/>
              <w:ind w:left="17"/>
              <w:rPr>
                <w:color w:val="000000" w:themeColor="text1"/>
              </w:rPr>
            </w:pPr>
            <w:r w:rsidRPr="753E7AF4">
              <w:rPr>
                <w:color w:val="000000" w:themeColor="text1"/>
              </w:rPr>
              <w:t xml:space="preserve">UI/UX -User Interface/User Experience </w:t>
            </w:r>
          </w:p>
        </w:tc>
        <w:tc>
          <w:tcPr>
            <w:tcW w:w="4965" w:type="dxa"/>
            <w:tcMar>
              <w:left w:w="105" w:type="dxa"/>
              <w:right w:w="105" w:type="dxa"/>
            </w:tcMar>
          </w:tcPr>
          <w:p w14:paraId="7D384E7C" w14:textId="0818C841" w:rsidR="753E7AF4" w:rsidRDefault="753E7AF4" w:rsidP="753E7AF4">
            <w:pPr>
              <w:spacing w:line="259" w:lineRule="auto"/>
              <w:ind w:left="19" w:right="33"/>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 xml:space="preserve">Aspects of the application that will define how users experience and interact with the application. </w:t>
            </w:r>
          </w:p>
        </w:tc>
      </w:tr>
      <w:tr w:rsidR="753E7AF4" w14:paraId="630659C2" w14:textId="77777777" w:rsidTr="0083325E">
        <w:trPr>
          <w:trHeight w:val="840"/>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43AA7043" w14:textId="5FF4394F" w:rsidR="753E7AF4" w:rsidRDefault="753E7AF4" w:rsidP="753E7AF4">
            <w:pPr>
              <w:spacing w:line="259" w:lineRule="auto"/>
              <w:ind w:left="17"/>
              <w:rPr>
                <w:color w:val="000000" w:themeColor="text1"/>
              </w:rPr>
            </w:pPr>
            <w:r w:rsidRPr="753E7AF4">
              <w:rPr>
                <w:color w:val="000000" w:themeColor="text1"/>
              </w:rPr>
              <w:t xml:space="preserve">User </w:t>
            </w:r>
          </w:p>
        </w:tc>
        <w:tc>
          <w:tcPr>
            <w:tcW w:w="4965" w:type="dxa"/>
            <w:tcMar>
              <w:left w:w="105" w:type="dxa"/>
              <w:right w:w="105" w:type="dxa"/>
            </w:tcMar>
          </w:tcPr>
          <w:p w14:paraId="62009E6D" w14:textId="7875DE50" w:rsidR="753E7AF4" w:rsidRDefault="753E7AF4" w:rsidP="753E7AF4">
            <w:pPr>
              <w:spacing w:line="259" w:lineRule="auto"/>
              <w:ind w:left="19" w:right="5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 xml:space="preserve">A person utilizing the application is either </w:t>
            </w:r>
            <w:proofErr w:type="gramStart"/>
            <w:r w:rsidRPr="753E7AF4">
              <w:rPr>
                <w:color w:val="000000" w:themeColor="text1"/>
              </w:rPr>
              <w:t>the</w:t>
            </w:r>
            <w:proofErr w:type="gramEnd"/>
            <w:r w:rsidRPr="753E7AF4">
              <w:rPr>
                <w:color w:val="000000" w:themeColor="text1"/>
              </w:rPr>
              <w:t xml:space="preserve"> patient, caregiver, or family member using the application. </w:t>
            </w:r>
          </w:p>
        </w:tc>
      </w:tr>
      <w:tr w:rsidR="753E7AF4" w14:paraId="4E647870" w14:textId="77777777" w:rsidTr="0083325E">
        <w:trPr>
          <w:trHeight w:val="570"/>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59535DB4" w14:textId="733EE9B0" w:rsidR="753E7AF4" w:rsidRDefault="753E7AF4" w:rsidP="753E7AF4">
            <w:pPr>
              <w:spacing w:line="259" w:lineRule="auto"/>
              <w:ind w:left="17"/>
              <w:rPr>
                <w:color w:val="000000" w:themeColor="text1"/>
              </w:rPr>
            </w:pPr>
            <w:r w:rsidRPr="753E7AF4">
              <w:rPr>
                <w:color w:val="000000" w:themeColor="text1"/>
              </w:rPr>
              <w:t xml:space="preserve">API’s (Application Programming Interface) </w:t>
            </w:r>
          </w:p>
        </w:tc>
        <w:tc>
          <w:tcPr>
            <w:tcW w:w="4965" w:type="dxa"/>
            <w:tcMar>
              <w:left w:w="105" w:type="dxa"/>
              <w:right w:w="105" w:type="dxa"/>
            </w:tcMar>
          </w:tcPr>
          <w:p w14:paraId="0E09B9A9" w14:textId="684CC980" w:rsidR="753E7AF4" w:rsidRDefault="753E7AF4" w:rsidP="753E7AF4">
            <w:pPr>
              <w:spacing w:line="259" w:lineRule="auto"/>
              <w:ind w:left="19"/>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 xml:space="preserve">Permits systems to communicate with one another. </w:t>
            </w:r>
          </w:p>
        </w:tc>
      </w:tr>
      <w:tr w:rsidR="753E7AF4" w14:paraId="6EA9A787" w14:textId="77777777" w:rsidTr="0083325E">
        <w:trPr>
          <w:trHeight w:val="570"/>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3F79EA3D" w14:textId="0BCE9C52" w:rsidR="753E7AF4" w:rsidRDefault="753E7AF4" w:rsidP="753E7AF4">
            <w:pPr>
              <w:spacing w:line="259" w:lineRule="auto"/>
              <w:ind w:left="17"/>
              <w:rPr>
                <w:color w:val="000000" w:themeColor="text1"/>
              </w:rPr>
            </w:pPr>
            <w:r w:rsidRPr="753E7AF4">
              <w:rPr>
                <w:color w:val="000000" w:themeColor="text1"/>
              </w:rPr>
              <w:t xml:space="preserve">Wireframes </w:t>
            </w:r>
          </w:p>
        </w:tc>
        <w:tc>
          <w:tcPr>
            <w:tcW w:w="4965" w:type="dxa"/>
            <w:tcMar>
              <w:left w:w="105" w:type="dxa"/>
              <w:right w:w="105" w:type="dxa"/>
            </w:tcMar>
          </w:tcPr>
          <w:p w14:paraId="581F65E3" w14:textId="1EB23BB6" w:rsidR="753E7AF4" w:rsidRDefault="753E7AF4" w:rsidP="753E7AF4">
            <w:pPr>
              <w:spacing w:line="259" w:lineRule="auto"/>
              <w:ind w:left="19"/>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 xml:space="preserve">A preview of a visualization of how a user interface will appear. </w:t>
            </w:r>
          </w:p>
        </w:tc>
      </w:tr>
      <w:tr w:rsidR="753E7AF4" w14:paraId="407AEEC1" w14:textId="77777777" w:rsidTr="0083325E">
        <w:trPr>
          <w:trHeight w:val="570"/>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1D5D151D" w14:textId="5297D9F9" w:rsidR="753E7AF4" w:rsidRDefault="753E7AF4" w:rsidP="753E7AF4">
            <w:pPr>
              <w:spacing w:line="259" w:lineRule="auto"/>
              <w:ind w:left="17"/>
              <w:rPr>
                <w:color w:val="000000" w:themeColor="text1"/>
              </w:rPr>
            </w:pPr>
            <w:r w:rsidRPr="753E7AF4">
              <w:rPr>
                <w:color w:val="000000" w:themeColor="text1"/>
              </w:rPr>
              <w:t xml:space="preserve">KPI (Key Performance Indicator) </w:t>
            </w:r>
          </w:p>
        </w:tc>
        <w:tc>
          <w:tcPr>
            <w:tcW w:w="4965" w:type="dxa"/>
            <w:tcMar>
              <w:left w:w="105" w:type="dxa"/>
              <w:right w:w="105" w:type="dxa"/>
            </w:tcMar>
          </w:tcPr>
          <w:p w14:paraId="0F8865C5" w14:textId="10937987" w:rsidR="753E7AF4" w:rsidRDefault="753E7AF4" w:rsidP="753E7AF4">
            <w:pPr>
              <w:spacing w:line="259" w:lineRule="auto"/>
              <w:ind w:left="19"/>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 xml:space="preserve">Indicator that helps to gauge performance and progress. </w:t>
            </w:r>
          </w:p>
        </w:tc>
      </w:tr>
      <w:tr w:rsidR="753E7AF4" w14:paraId="5A341DEA" w14:textId="77777777" w:rsidTr="0083325E">
        <w:trPr>
          <w:trHeight w:val="840"/>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568B450A" w14:textId="01BFBCC5" w:rsidR="753E7AF4" w:rsidRDefault="753E7AF4" w:rsidP="753E7AF4">
            <w:pPr>
              <w:spacing w:line="259" w:lineRule="auto"/>
              <w:ind w:left="17"/>
              <w:rPr>
                <w:color w:val="000000" w:themeColor="text1"/>
              </w:rPr>
            </w:pPr>
            <w:r w:rsidRPr="753E7AF4">
              <w:rPr>
                <w:color w:val="000000" w:themeColor="text1"/>
              </w:rPr>
              <w:t xml:space="preserve">Flutter/Dart </w:t>
            </w:r>
          </w:p>
        </w:tc>
        <w:tc>
          <w:tcPr>
            <w:tcW w:w="4965" w:type="dxa"/>
            <w:tcMar>
              <w:left w:w="105" w:type="dxa"/>
              <w:right w:w="105" w:type="dxa"/>
            </w:tcMar>
          </w:tcPr>
          <w:p w14:paraId="48954588" w14:textId="5FFD0C73" w:rsidR="753E7AF4" w:rsidRDefault="753E7AF4" w:rsidP="753E7AF4">
            <w:pPr>
              <w:spacing w:line="259" w:lineRule="auto"/>
              <w:ind w:left="19"/>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 xml:space="preserve">Dart is the programming language that Flutter uses. Flutter is used to be able to use a single code among different applications. </w:t>
            </w:r>
          </w:p>
        </w:tc>
      </w:tr>
      <w:tr w:rsidR="753E7AF4" w14:paraId="2CA5D96E" w14:textId="77777777" w:rsidTr="0083325E">
        <w:trPr>
          <w:trHeight w:val="570"/>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2CAD9FFF" w14:textId="001FAA08" w:rsidR="753E7AF4" w:rsidRDefault="753E7AF4" w:rsidP="753E7AF4">
            <w:pPr>
              <w:spacing w:line="259" w:lineRule="auto"/>
              <w:ind w:left="17"/>
              <w:jc w:val="both"/>
              <w:rPr>
                <w:color w:val="000000" w:themeColor="text1"/>
              </w:rPr>
            </w:pPr>
            <w:r w:rsidRPr="753E7AF4">
              <w:rPr>
                <w:color w:val="000000" w:themeColor="text1"/>
              </w:rPr>
              <w:t xml:space="preserve">HIPAA (Health Insurance Portability and Accountability Act) </w:t>
            </w:r>
          </w:p>
        </w:tc>
        <w:tc>
          <w:tcPr>
            <w:tcW w:w="4965" w:type="dxa"/>
            <w:tcMar>
              <w:left w:w="105" w:type="dxa"/>
              <w:right w:w="105" w:type="dxa"/>
            </w:tcMar>
          </w:tcPr>
          <w:p w14:paraId="6481E23E" w14:textId="3D3132BA" w:rsidR="753E7AF4" w:rsidRDefault="753E7AF4" w:rsidP="753E7AF4">
            <w:pPr>
              <w:spacing w:line="259" w:lineRule="auto"/>
              <w:ind w:left="19"/>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 xml:space="preserve">Laws governing the protection of patient information. </w:t>
            </w:r>
          </w:p>
        </w:tc>
      </w:tr>
      <w:tr w:rsidR="753E7AF4" w14:paraId="2B6151BC" w14:textId="77777777" w:rsidTr="0083325E">
        <w:trPr>
          <w:trHeight w:val="570"/>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32A191DB" w14:textId="1B757B13" w:rsidR="753E7AF4" w:rsidRDefault="753E7AF4" w:rsidP="753E7AF4">
            <w:pPr>
              <w:spacing w:line="259" w:lineRule="auto"/>
              <w:ind w:left="17"/>
              <w:rPr>
                <w:color w:val="000000" w:themeColor="text1"/>
              </w:rPr>
            </w:pPr>
            <w:r w:rsidRPr="753E7AF4">
              <w:rPr>
                <w:color w:val="000000" w:themeColor="text1"/>
              </w:rPr>
              <w:t xml:space="preserve">GDPR (General Data Protection Regulation) </w:t>
            </w:r>
          </w:p>
        </w:tc>
        <w:tc>
          <w:tcPr>
            <w:tcW w:w="4965" w:type="dxa"/>
            <w:tcMar>
              <w:left w:w="105" w:type="dxa"/>
              <w:right w:w="105" w:type="dxa"/>
            </w:tcMar>
          </w:tcPr>
          <w:p w14:paraId="0E468DEA" w14:textId="4FE5797E" w:rsidR="753E7AF4" w:rsidRDefault="753E7AF4" w:rsidP="753E7AF4">
            <w:pPr>
              <w:spacing w:line="259" w:lineRule="auto"/>
              <w:ind w:left="19"/>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 xml:space="preserve">European regulations governing privacy and data protection. </w:t>
            </w:r>
          </w:p>
        </w:tc>
      </w:tr>
      <w:tr w:rsidR="753E7AF4" w14:paraId="522107AC" w14:textId="77777777" w:rsidTr="0083325E">
        <w:trPr>
          <w:trHeight w:val="570"/>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75F0FA52" w14:textId="22FE2EFB" w:rsidR="753E7AF4" w:rsidRDefault="753E7AF4" w:rsidP="753E7AF4">
            <w:pPr>
              <w:spacing w:line="259" w:lineRule="auto"/>
              <w:ind w:left="17"/>
              <w:rPr>
                <w:color w:val="000000" w:themeColor="text1"/>
              </w:rPr>
            </w:pPr>
            <w:r w:rsidRPr="753E7AF4">
              <w:rPr>
                <w:color w:val="000000" w:themeColor="text1"/>
              </w:rPr>
              <w:t xml:space="preserve">Sprints  </w:t>
            </w:r>
          </w:p>
        </w:tc>
        <w:tc>
          <w:tcPr>
            <w:tcW w:w="4965" w:type="dxa"/>
            <w:tcMar>
              <w:left w:w="105" w:type="dxa"/>
              <w:right w:w="105" w:type="dxa"/>
            </w:tcMar>
          </w:tcPr>
          <w:p w14:paraId="6F967554" w14:textId="107BF412"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 xml:space="preserve">Short period where software developers work on aspects of a project. </w:t>
            </w:r>
          </w:p>
        </w:tc>
      </w:tr>
      <w:tr w:rsidR="753E7AF4" w14:paraId="37FAC19E" w14:textId="77777777" w:rsidTr="0083325E">
        <w:trPr>
          <w:trHeight w:val="31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1D17AC77" w14:textId="4A520D90" w:rsidR="753E7AF4" w:rsidRDefault="753E7AF4" w:rsidP="753E7AF4">
            <w:pPr>
              <w:spacing w:line="259" w:lineRule="auto"/>
              <w:ind w:left="17"/>
              <w:rPr>
                <w:color w:val="000000" w:themeColor="text1"/>
              </w:rPr>
            </w:pPr>
            <w:r w:rsidRPr="753E7AF4">
              <w:rPr>
                <w:color w:val="000000" w:themeColor="text1"/>
              </w:rPr>
              <w:t>Elastic Container Registry (ECR)</w:t>
            </w:r>
          </w:p>
        </w:tc>
        <w:tc>
          <w:tcPr>
            <w:tcW w:w="4965" w:type="dxa"/>
            <w:tcMar>
              <w:left w:w="105" w:type="dxa"/>
              <w:right w:w="105" w:type="dxa"/>
            </w:tcMar>
          </w:tcPr>
          <w:p w14:paraId="2486002E" w14:textId="4F4E9AC0" w:rsidR="753E7AF4" w:rsidRDefault="753E7AF4" w:rsidP="753E7AF4">
            <w:pPr>
              <w:spacing w:line="259" w:lineRule="auto"/>
              <w:ind w:left="19"/>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 xml:space="preserve">AWS storage for docker images. </w:t>
            </w:r>
          </w:p>
        </w:tc>
      </w:tr>
      <w:tr w:rsidR="753E7AF4" w14:paraId="16429EE8" w14:textId="77777777" w:rsidTr="0083325E">
        <w:trPr>
          <w:trHeight w:val="31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3274471A" w14:textId="3F59D9EB" w:rsidR="753E7AF4" w:rsidRDefault="753E7AF4" w:rsidP="753E7AF4">
            <w:pPr>
              <w:spacing w:line="259" w:lineRule="auto"/>
              <w:ind w:left="17"/>
              <w:rPr>
                <w:color w:val="000000" w:themeColor="text1"/>
              </w:rPr>
            </w:pPr>
            <w:r w:rsidRPr="753E7AF4">
              <w:rPr>
                <w:color w:val="000000" w:themeColor="text1"/>
              </w:rPr>
              <w:lastRenderedPageBreak/>
              <w:t>Electronic Visit Verification (EVV)</w:t>
            </w:r>
          </w:p>
        </w:tc>
        <w:tc>
          <w:tcPr>
            <w:tcW w:w="4965" w:type="dxa"/>
            <w:tcMar>
              <w:left w:w="105" w:type="dxa"/>
              <w:right w:w="105" w:type="dxa"/>
            </w:tcMar>
          </w:tcPr>
          <w:p w14:paraId="690E4A77" w14:textId="3E831F54" w:rsidR="753E7AF4" w:rsidRDefault="753E7AF4" w:rsidP="753E7AF4">
            <w:pPr>
              <w:spacing w:line="259" w:lineRule="auto"/>
              <w:ind w:left="19"/>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A computerized system that uses smart devices to capture electronic proof of when and where a home or community-based service visit began and ended.</w:t>
            </w:r>
          </w:p>
        </w:tc>
      </w:tr>
      <w:tr w:rsidR="753E7AF4" w14:paraId="6418B58B" w14:textId="77777777" w:rsidTr="0083325E">
        <w:trPr>
          <w:trHeight w:val="58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798FAA8F" w14:textId="740A4B52" w:rsidR="753E7AF4" w:rsidRDefault="753E7AF4" w:rsidP="753E7AF4">
            <w:pPr>
              <w:spacing w:line="259" w:lineRule="auto"/>
              <w:ind w:left="17"/>
              <w:rPr>
                <w:color w:val="000000" w:themeColor="text1"/>
              </w:rPr>
            </w:pPr>
            <w:r w:rsidRPr="753E7AF4">
              <w:rPr>
                <w:color w:val="000000" w:themeColor="text1"/>
              </w:rPr>
              <w:t>OCR (Optical Character Recognition)</w:t>
            </w:r>
          </w:p>
        </w:tc>
        <w:tc>
          <w:tcPr>
            <w:tcW w:w="4965" w:type="dxa"/>
            <w:tcMar>
              <w:left w:w="105" w:type="dxa"/>
              <w:right w:w="105" w:type="dxa"/>
            </w:tcMar>
          </w:tcPr>
          <w:p w14:paraId="47884E73" w14:textId="3B2CC514"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 xml:space="preserve">Technology </w:t>
            </w:r>
            <w:proofErr w:type="gramStart"/>
            <w:r w:rsidRPr="753E7AF4">
              <w:rPr>
                <w:color w:val="000000" w:themeColor="text1"/>
              </w:rPr>
              <w:t>used</w:t>
            </w:r>
            <w:proofErr w:type="gramEnd"/>
            <w:r w:rsidRPr="753E7AF4">
              <w:rPr>
                <w:color w:val="000000" w:themeColor="text1"/>
              </w:rPr>
              <w:t xml:space="preserve"> to extract text and </w:t>
            </w:r>
            <w:proofErr w:type="gramStart"/>
            <w:r w:rsidRPr="753E7AF4">
              <w:rPr>
                <w:color w:val="000000" w:themeColor="text1"/>
              </w:rPr>
              <w:t>structured</w:t>
            </w:r>
            <w:proofErr w:type="gramEnd"/>
            <w:r w:rsidRPr="753E7AF4">
              <w:rPr>
                <w:color w:val="000000" w:themeColor="text1"/>
              </w:rPr>
              <w:t xml:space="preserve"> data from scanned documents or images.</w:t>
            </w:r>
          </w:p>
        </w:tc>
      </w:tr>
      <w:tr w:rsidR="753E7AF4" w14:paraId="05C882F0" w14:textId="77777777" w:rsidTr="0083325E">
        <w:trPr>
          <w:trHeight w:val="58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5D10D6A8" w14:textId="7D589677" w:rsidR="753E7AF4" w:rsidRDefault="753E7AF4" w:rsidP="753E7AF4">
            <w:pPr>
              <w:spacing w:line="259" w:lineRule="auto"/>
              <w:ind w:left="17"/>
              <w:rPr>
                <w:color w:val="000000" w:themeColor="text1"/>
              </w:rPr>
            </w:pPr>
            <w:r w:rsidRPr="753E7AF4">
              <w:rPr>
                <w:color w:val="000000" w:themeColor="text1"/>
              </w:rPr>
              <w:t>NLP (Natural Language Processing)</w:t>
            </w:r>
          </w:p>
        </w:tc>
        <w:tc>
          <w:tcPr>
            <w:tcW w:w="4965" w:type="dxa"/>
            <w:tcMar>
              <w:left w:w="105" w:type="dxa"/>
              <w:right w:w="105" w:type="dxa"/>
            </w:tcMar>
          </w:tcPr>
          <w:p w14:paraId="0D97E27D" w14:textId="7660D4B2"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AI techniques used to interpret, classify, or extract meaning from text data.</w:t>
            </w:r>
          </w:p>
        </w:tc>
      </w:tr>
      <w:tr w:rsidR="753E7AF4" w14:paraId="64FABE0A" w14:textId="77777777" w:rsidTr="0083325E">
        <w:trPr>
          <w:trHeight w:val="900"/>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6B2BE322" w14:textId="30B4CF42" w:rsidR="753E7AF4" w:rsidRDefault="753E7AF4" w:rsidP="753E7AF4">
            <w:pPr>
              <w:spacing w:line="259" w:lineRule="auto"/>
              <w:ind w:left="17"/>
              <w:rPr>
                <w:color w:val="000000" w:themeColor="text1"/>
              </w:rPr>
            </w:pPr>
            <w:r w:rsidRPr="753E7AF4">
              <w:rPr>
                <w:color w:val="000000" w:themeColor="text1"/>
              </w:rPr>
              <w:t>Audit Logs</w:t>
            </w:r>
          </w:p>
        </w:tc>
        <w:tc>
          <w:tcPr>
            <w:tcW w:w="4965" w:type="dxa"/>
            <w:tcMar>
              <w:left w:w="105" w:type="dxa"/>
              <w:right w:w="105" w:type="dxa"/>
            </w:tcMar>
          </w:tcPr>
          <w:p w14:paraId="3B5769B4" w14:textId="1DB1D531"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Immutable records that capture all system actions, including invoice creation, payment updates, and status changes, for compliance.</w:t>
            </w:r>
          </w:p>
        </w:tc>
      </w:tr>
      <w:tr w:rsidR="753E7AF4" w14:paraId="02266BC7" w14:textId="77777777" w:rsidTr="0083325E">
        <w:trPr>
          <w:trHeight w:val="58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27038824" w14:textId="71C0FC1F" w:rsidR="753E7AF4" w:rsidRDefault="753E7AF4" w:rsidP="753E7AF4">
            <w:pPr>
              <w:spacing w:line="259" w:lineRule="auto"/>
              <w:ind w:left="17"/>
              <w:rPr>
                <w:color w:val="000000" w:themeColor="text1"/>
              </w:rPr>
            </w:pPr>
            <w:r w:rsidRPr="753E7AF4">
              <w:rPr>
                <w:color w:val="000000" w:themeColor="text1"/>
              </w:rPr>
              <w:t>Failover</w:t>
            </w:r>
          </w:p>
        </w:tc>
        <w:tc>
          <w:tcPr>
            <w:tcW w:w="4965" w:type="dxa"/>
            <w:tcMar>
              <w:left w:w="105" w:type="dxa"/>
              <w:right w:w="105" w:type="dxa"/>
            </w:tcMar>
          </w:tcPr>
          <w:p w14:paraId="3832306B" w14:textId="0BE15F64"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The automatic switching to a backup system or infrastructure component in case of failure.</w:t>
            </w:r>
          </w:p>
        </w:tc>
      </w:tr>
      <w:tr w:rsidR="753E7AF4" w14:paraId="49031D60" w14:textId="77777777" w:rsidTr="0083325E">
        <w:trPr>
          <w:trHeight w:val="58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00AC6952" w14:textId="6D7A6755" w:rsidR="753E7AF4" w:rsidRDefault="753E7AF4" w:rsidP="753E7AF4">
            <w:pPr>
              <w:spacing w:line="259" w:lineRule="auto"/>
              <w:ind w:left="17"/>
              <w:rPr>
                <w:color w:val="000000" w:themeColor="text1"/>
              </w:rPr>
            </w:pPr>
            <w:r w:rsidRPr="753E7AF4">
              <w:rPr>
                <w:color w:val="000000" w:themeColor="text1"/>
              </w:rPr>
              <w:t>RPO (Recovery Point Objective)</w:t>
            </w:r>
          </w:p>
        </w:tc>
        <w:tc>
          <w:tcPr>
            <w:tcW w:w="4965" w:type="dxa"/>
            <w:tcMar>
              <w:left w:w="105" w:type="dxa"/>
              <w:right w:w="105" w:type="dxa"/>
            </w:tcMar>
          </w:tcPr>
          <w:p w14:paraId="5A0CF9E6" w14:textId="6CC9612C"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The maximum targeted period in which data might be lost due to a system outage.</w:t>
            </w:r>
          </w:p>
        </w:tc>
      </w:tr>
      <w:tr w:rsidR="753E7AF4" w14:paraId="1283AAB4" w14:textId="77777777" w:rsidTr="0083325E">
        <w:trPr>
          <w:trHeight w:val="58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67F95835" w14:textId="6454D26E" w:rsidR="753E7AF4" w:rsidRDefault="753E7AF4" w:rsidP="753E7AF4">
            <w:pPr>
              <w:spacing w:line="259" w:lineRule="auto"/>
              <w:ind w:left="17"/>
              <w:rPr>
                <w:color w:val="000000" w:themeColor="text1"/>
              </w:rPr>
            </w:pPr>
            <w:r w:rsidRPr="753E7AF4">
              <w:rPr>
                <w:color w:val="000000" w:themeColor="text1"/>
              </w:rPr>
              <w:t>RTO (Recovery Time Objective)</w:t>
            </w:r>
          </w:p>
        </w:tc>
        <w:tc>
          <w:tcPr>
            <w:tcW w:w="4965" w:type="dxa"/>
            <w:tcMar>
              <w:left w:w="105" w:type="dxa"/>
              <w:right w:w="105" w:type="dxa"/>
            </w:tcMar>
          </w:tcPr>
          <w:p w14:paraId="2A017534" w14:textId="29807983"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The targeted duration of time within which a business process must be restored after a disruption.</w:t>
            </w:r>
          </w:p>
        </w:tc>
      </w:tr>
      <w:tr w:rsidR="753E7AF4" w14:paraId="4CC1672E" w14:textId="77777777" w:rsidTr="0083325E">
        <w:trPr>
          <w:trHeight w:val="58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193B961F" w14:textId="50ADC2C9" w:rsidR="753E7AF4" w:rsidRDefault="753E7AF4" w:rsidP="753E7AF4">
            <w:pPr>
              <w:spacing w:line="259" w:lineRule="auto"/>
              <w:ind w:left="17"/>
              <w:rPr>
                <w:color w:val="000000" w:themeColor="text1"/>
              </w:rPr>
            </w:pPr>
            <w:r w:rsidRPr="753E7AF4">
              <w:rPr>
                <w:color w:val="000000" w:themeColor="text1"/>
              </w:rPr>
              <w:t>MFA (Multi-Factor Authentication)</w:t>
            </w:r>
          </w:p>
        </w:tc>
        <w:tc>
          <w:tcPr>
            <w:tcW w:w="4965" w:type="dxa"/>
            <w:tcMar>
              <w:left w:w="105" w:type="dxa"/>
              <w:right w:w="105" w:type="dxa"/>
            </w:tcMar>
          </w:tcPr>
          <w:p w14:paraId="74F44FB3" w14:textId="4D93A0C1"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An authentication method requiring two or more verification factors (e.g., password + hardware token).</w:t>
            </w:r>
          </w:p>
        </w:tc>
      </w:tr>
      <w:tr w:rsidR="753E7AF4" w14:paraId="5CDA6105" w14:textId="77777777" w:rsidTr="0083325E">
        <w:trPr>
          <w:trHeight w:val="58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3C78354C" w14:textId="2424AED4" w:rsidR="753E7AF4" w:rsidRDefault="753E7AF4" w:rsidP="753E7AF4">
            <w:pPr>
              <w:spacing w:line="259" w:lineRule="auto"/>
              <w:ind w:left="17"/>
              <w:rPr>
                <w:color w:val="000000" w:themeColor="text1"/>
              </w:rPr>
            </w:pPr>
            <w:r w:rsidRPr="753E7AF4">
              <w:rPr>
                <w:color w:val="000000" w:themeColor="text1"/>
              </w:rPr>
              <w:t>PCI DSS (Payment Card Industry Data Security Standard)</w:t>
            </w:r>
          </w:p>
        </w:tc>
        <w:tc>
          <w:tcPr>
            <w:tcW w:w="4965" w:type="dxa"/>
            <w:tcMar>
              <w:left w:w="105" w:type="dxa"/>
              <w:right w:w="105" w:type="dxa"/>
            </w:tcMar>
          </w:tcPr>
          <w:p w14:paraId="0707E85F" w14:textId="6188E367"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 xml:space="preserve">Security </w:t>
            </w:r>
            <w:proofErr w:type="gramStart"/>
            <w:r w:rsidRPr="753E7AF4">
              <w:rPr>
                <w:color w:val="000000" w:themeColor="text1"/>
              </w:rPr>
              <w:t>standards that</w:t>
            </w:r>
            <w:proofErr w:type="gramEnd"/>
            <w:r w:rsidRPr="753E7AF4">
              <w:rPr>
                <w:color w:val="000000" w:themeColor="text1"/>
              </w:rPr>
              <w:t xml:space="preserve"> ensure organizations that handle credit cards maintain a secure environment.</w:t>
            </w:r>
          </w:p>
        </w:tc>
      </w:tr>
      <w:tr w:rsidR="753E7AF4" w14:paraId="6EB710FD" w14:textId="77777777" w:rsidTr="0083325E">
        <w:trPr>
          <w:trHeight w:val="58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4D315903" w14:textId="3E120945" w:rsidR="753E7AF4" w:rsidRDefault="753E7AF4" w:rsidP="753E7AF4">
            <w:pPr>
              <w:spacing w:line="259" w:lineRule="auto"/>
              <w:ind w:left="17"/>
              <w:rPr>
                <w:color w:val="000000" w:themeColor="text1"/>
              </w:rPr>
            </w:pPr>
            <w:r w:rsidRPr="753E7AF4">
              <w:rPr>
                <w:color w:val="000000" w:themeColor="text1"/>
              </w:rPr>
              <w:t>Stripe</w:t>
            </w:r>
          </w:p>
        </w:tc>
        <w:tc>
          <w:tcPr>
            <w:tcW w:w="4965" w:type="dxa"/>
            <w:tcMar>
              <w:left w:w="105" w:type="dxa"/>
              <w:right w:w="105" w:type="dxa"/>
            </w:tcMar>
          </w:tcPr>
          <w:p w14:paraId="722449D8" w14:textId="5A067E15"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 xml:space="preserve">A third-party payment gateway </w:t>
            </w:r>
            <w:proofErr w:type="gramStart"/>
            <w:r w:rsidRPr="753E7AF4">
              <w:rPr>
                <w:color w:val="000000" w:themeColor="text1"/>
              </w:rPr>
              <w:t>used</w:t>
            </w:r>
            <w:proofErr w:type="gramEnd"/>
            <w:r w:rsidRPr="753E7AF4">
              <w:rPr>
                <w:color w:val="000000" w:themeColor="text1"/>
              </w:rPr>
              <w:t xml:space="preserve"> for billing and subscription management.</w:t>
            </w:r>
          </w:p>
        </w:tc>
      </w:tr>
      <w:tr w:rsidR="753E7AF4" w14:paraId="4A6082F0" w14:textId="77777777" w:rsidTr="0083325E">
        <w:trPr>
          <w:trHeight w:val="900"/>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16EBF438" w14:textId="6A0E05C7" w:rsidR="753E7AF4" w:rsidRDefault="753E7AF4" w:rsidP="753E7AF4">
            <w:pPr>
              <w:spacing w:line="259" w:lineRule="auto"/>
              <w:ind w:left="17"/>
              <w:rPr>
                <w:color w:val="000000" w:themeColor="text1"/>
              </w:rPr>
            </w:pPr>
            <w:r w:rsidRPr="753E7AF4">
              <w:rPr>
                <w:color w:val="000000" w:themeColor="text1"/>
              </w:rPr>
              <w:t>Subscription Management</w:t>
            </w:r>
          </w:p>
        </w:tc>
        <w:tc>
          <w:tcPr>
            <w:tcW w:w="4965" w:type="dxa"/>
            <w:tcMar>
              <w:left w:w="105" w:type="dxa"/>
              <w:right w:w="105" w:type="dxa"/>
            </w:tcMar>
          </w:tcPr>
          <w:p w14:paraId="142714F5" w14:textId="3CC24E46"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Functionality for managing recurring billing plans, payments, and account status (active, suspended, canceled).</w:t>
            </w:r>
          </w:p>
        </w:tc>
      </w:tr>
      <w:tr w:rsidR="753E7AF4" w14:paraId="463DB9C6" w14:textId="77777777" w:rsidTr="0083325E">
        <w:trPr>
          <w:trHeight w:val="58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53409E1C" w14:textId="5FCE44C6" w:rsidR="753E7AF4" w:rsidRDefault="753E7AF4" w:rsidP="753E7AF4">
            <w:pPr>
              <w:spacing w:line="259" w:lineRule="auto"/>
              <w:ind w:left="17"/>
              <w:rPr>
                <w:color w:val="000000" w:themeColor="text1"/>
              </w:rPr>
            </w:pPr>
            <w:r w:rsidRPr="753E7AF4">
              <w:rPr>
                <w:color w:val="000000" w:themeColor="text1"/>
              </w:rPr>
              <w:t>Audit &amp; Compliance</w:t>
            </w:r>
          </w:p>
        </w:tc>
        <w:tc>
          <w:tcPr>
            <w:tcW w:w="4965" w:type="dxa"/>
            <w:tcMar>
              <w:left w:w="105" w:type="dxa"/>
              <w:right w:w="105" w:type="dxa"/>
            </w:tcMar>
          </w:tcPr>
          <w:p w14:paraId="280F39EB" w14:textId="73468237"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Processes ensuring adherence to laws, regulations, and policies (HIPAA, GDPR, PCI DSS).</w:t>
            </w:r>
          </w:p>
        </w:tc>
      </w:tr>
      <w:tr w:rsidR="753E7AF4" w14:paraId="04F4BB12" w14:textId="77777777" w:rsidTr="0083325E">
        <w:trPr>
          <w:trHeight w:val="900"/>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596FB1A5" w14:textId="2A7E813E" w:rsidR="753E7AF4" w:rsidRDefault="753E7AF4" w:rsidP="753E7AF4">
            <w:pPr>
              <w:spacing w:line="259" w:lineRule="auto"/>
              <w:ind w:left="17"/>
              <w:rPr>
                <w:color w:val="000000" w:themeColor="text1"/>
              </w:rPr>
            </w:pPr>
            <w:r w:rsidRPr="753E7AF4">
              <w:rPr>
                <w:color w:val="000000" w:themeColor="text1"/>
              </w:rPr>
              <w:t>Serverless Architecture</w:t>
            </w:r>
          </w:p>
        </w:tc>
        <w:tc>
          <w:tcPr>
            <w:tcW w:w="4965" w:type="dxa"/>
            <w:tcMar>
              <w:left w:w="105" w:type="dxa"/>
              <w:right w:w="105" w:type="dxa"/>
            </w:tcMar>
          </w:tcPr>
          <w:p w14:paraId="060BC0C9" w14:textId="1A81BBD7"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A cloud computing model where applications run without managing infrastructure, scaling automatically based on demand.</w:t>
            </w:r>
          </w:p>
        </w:tc>
      </w:tr>
      <w:tr w:rsidR="753E7AF4" w14:paraId="5B198733" w14:textId="77777777" w:rsidTr="0083325E">
        <w:trPr>
          <w:trHeight w:val="58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5358A583" w14:textId="3888F9AC" w:rsidR="753E7AF4" w:rsidRDefault="753E7AF4" w:rsidP="753E7AF4">
            <w:pPr>
              <w:spacing w:line="259" w:lineRule="auto"/>
              <w:ind w:left="17"/>
              <w:rPr>
                <w:color w:val="000000" w:themeColor="text1"/>
              </w:rPr>
            </w:pPr>
            <w:r w:rsidRPr="753E7AF4">
              <w:rPr>
                <w:color w:val="000000" w:themeColor="text1"/>
              </w:rPr>
              <w:t>CI/CD (Continuous Integration / Continuous Deployment)</w:t>
            </w:r>
          </w:p>
        </w:tc>
        <w:tc>
          <w:tcPr>
            <w:tcW w:w="4965" w:type="dxa"/>
            <w:tcMar>
              <w:left w:w="105" w:type="dxa"/>
              <w:right w:w="105" w:type="dxa"/>
            </w:tcMar>
          </w:tcPr>
          <w:p w14:paraId="1DCE80DC" w14:textId="4C049A77"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Automated processes for building, testing, and deploying code changes.</w:t>
            </w:r>
          </w:p>
        </w:tc>
      </w:tr>
      <w:tr w:rsidR="753E7AF4" w14:paraId="56B29113" w14:textId="77777777" w:rsidTr="0083325E">
        <w:trPr>
          <w:trHeight w:val="58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304B7175" w14:textId="651AB78F" w:rsidR="753E7AF4" w:rsidRDefault="753E7AF4" w:rsidP="753E7AF4">
            <w:pPr>
              <w:spacing w:line="259" w:lineRule="auto"/>
              <w:ind w:left="17"/>
              <w:rPr>
                <w:color w:val="000000" w:themeColor="text1"/>
              </w:rPr>
            </w:pPr>
            <w:r w:rsidRPr="753E7AF4">
              <w:rPr>
                <w:color w:val="000000" w:themeColor="text1"/>
              </w:rPr>
              <w:t>UAT (User Acceptance Testing)</w:t>
            </w:r>
          </w:p>
        </w:tc>
        <w:tc>
          <w:tcPr>
            <w:tcW w:w="4965" w:type="dxa"/>
            <w:tcMar>
              <w:left w:w="105" w:type="dxa"/>
              <w:right w:w="105" w:type="dxa"/>
            </w:tcMar>
          </w:tcPr>
          <w:p w14:paraId="04595D2C" w14:textId="627B1D3C"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Final phase of testing where end-users validate the system against business requirements.</w:t>
            </w:r>
          </w:p>
        </w:tc>
      </w:tr>
      <w:tr w:rsidR="753E7AF4" w14:paraId="620ABCDF" w14:textId="77777777" w:rsidTr="0083325E">
        <w:trPr>
          <w:trHeight w:val="58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643640D5" w14:textId="674CEFF8" w:rsidR="753E7AF4" w:rsidRDefault="753E7AF4" w:rsidP="753E7AF4">
            <w:pPr>
              <w:spacing w:line="259" w:lineRule="auto"/>
              <w:ind w:left="17"/>
              <w:rPr>
                <w:color w:val="000000" w:themeColor="text1"/>
              </w:rPr>
            </w:pPr>
            <w:r w:rsidRPr="753E7AF4">
              <w:rPr>
                <w:color w:val="000000" w:themeColor="text1"/>
              </w:rPr>
              <w:t>Immutable Logs</w:t>
            </w:r>
          </w:p>
        </w:tc>
        <w:tc>
          <w:tcPr>
            <w:tcW w:w="4965" w:type="dxa"/>
            <w:tcMar>
              <w:left w:w="105" w:type="dxa"/>
              <w:right w:w="105" w:type="dxa"/>
            </w:tcMar>
          </w:tcPr>
          <w:p w14:paraId="18C248DB" w14:textId="490CF7D2"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Logs that cannot be altered once recorded, ensuring compliance and traceability.</w:t>
            </w:r>
          </w:p>
        </w:tc>
      </w:tr>
      <w:tr w:rsidR="753E7AF4" w14:paraId="6665CCA5" w14:textId="77777777" w:rsidTr="0083325E">
        <w:trPr>
          <w:trHeight w:val="58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7799E64C" w14:textId="7060ED8B" w:rsidR="753E7AF4" w:rsidRDefault="753E7AF4" w:rsidP="753E7AF4">
            <w:pPr>
              <w:spacing w:line="259" w:lineRule="auto"/>
              <w:ind w:left="17"/>
              <w:rPr>
                <w:color w:val="000000" w:themeColor="text1"/>
              </w:rPr>
            </w:pPr>
            <w:r w:rsidRPr="753E7AF4">
              <w:rPr>
                <w:color w:val="000000" w:themeColor="text1"/>
              </w:rPr>
              <w:t>On-Device AI</w:t>
            </w:r>
          </w:p>
        </w:tc>
        <w:tc>
          <w:tcPr>
            <w:tcW w:w="4965" w:type="dxa"/>
            <w:tcMar>
              <w:left w:w="105" w:type="dxa"/>
              <w:right w:w="105" w:type="dxa"/>
            </w:tcMar>
          </w:tcPr>
          <w:p w14:paraId="7EB09CAA" w14:textId="7EFC1CB1"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AI models that run locally on a device, enabling offline capabilities like invoice parsing and EVV clock-in/out.</w:t>
            </w:r>
          </w:p>
        </w:tc>
      </w:tr>
      <w:tr w:rsidR="753E7AF4" w14:paraId="7615C9E5" w14:textId="77777777" w:rsidTr="0083325E">
        <w:trPr>
          <w:trHeight w:val="58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6D90EBF7" w14:textId="285C5091" w:rsidR="753E7AF4" w:rsidRDefault="753E7AF4" w:rsidP="753E7AF4">
            <w:pPr>
              <w:spacing w:line="259" w:lineRule="auto"/>
              <w:ind w:left="17"/>
              <w:rPr>
                <w:color w:val="000000" w:themeColor="text1"/>
              </w:rPr>
            </w:pPr>
            <w:r w:rsidRPr="753E7AF4">
              <w:rPr>
                <w:color w:val="000000" w:themeColor="text1"/>
              </w:rPr>
              <w:t>Offline Sync</w:t>
            </w:r>
          </w:p>
        </w:tc>
        <w:tc>
          <w:tcPr>
            <w:tcW w:w="4965" w:type="dxa"/>
            <w:tcMar>
              <w:left w:w="105" w:type="dxa"/>
              <w:right w:w="105" w:type="dxa"/>
            </w:tcMar>
          </w:tcPr>
          <w:p w14:paraId="7F70EA2D" w14:textId="463C10F7"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A mechanism where offline transactions are automatically synchronized with the server once connectivity is restored.</w:t>
            </w:r>
          </w:p>
        </w:tc>
      </w:tr>
      <w:tr w:rsidR="753E7AF4" w14:paraId="6B886DF8" w14:textId="77777777" w:rsidTr="0083325E">
        <w:trPr>
          <w:trHeight w:val="58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47810CD1" w14:textId="24531086" w:rsidR="753E7AF4" w:rsidRDefault="753E7AF4" w:rsidP="753E7AF4">
            <w:pPr>
              <w:spacing w:line="259" w:lineRule="auto"/>
              <w:ind w:left="17"/>
              <w:rPr>
                <w:color w:val="000000" w:themeColor="text1"/>
              </w:rPr>
            </w:pPr>
            <w:r w:rsidRPr="753E7AF4">
              <w:rPr>
                <w:color w:val="000000" w:themeColor="text1"/>
              </w:rPr>
              <w:t>Caregiver</w:t>
            </w:r>
          </w:p>
        </w:tc>
        <w:tc>
          <w:tcPr>
            <w:tcW w:w="4965" w:type="dxa"/>
            <w:tcMar>
              <w:left w:w="105" w:type="dxa"/>
              <w:right w:w="105" w:type="dxa"/>
            </w:tcMar>
          </w:tcPr>
          <w:p w14:paraId="03CBDE9A" w14:textId="6B4CB9A2"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An individual providing care services, who may act as a local admin, contributor, or viewer in the app.</w:t>
            </w:r>
          </w:p>
        </w:tc>
      </w:tr>
      <w:tr w:rsidR="753E7AF4" w14:paraId="56AA0D96" w14:textId="77777777" w:rsidTr="0083325E">
        <w:trPr>
          <w:trHeight w:val="58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05027339" w14:textId="3DD2CA13" w:rsidR="753E7AF4" w:rsidRDefault="753E7AF4" w:rsidP="753E7AF4">
            <w:pPr>
              <w:spacing w:line="259" w:lineRule="auto"/>
              <w:ind w:left="17"/>
              <w:rPr>
                <w:color w:val="000000" w:themeColor="text1"/>
              </w:rPr>
            </w:pPr>
            <w:r w:rsidRPr="753E7AF4">
              <w:rPr>
                <w:color w:val="000000" w:themeColor="text1"/>
              </w:rPr>
              <w:lastRenderedPageBreak/>
              <w:t>Patient</w:t>
            </w:r>
          </w:p>
        </w:tc>
        <w:tc>
          <w:tcPr>
            <w:tcW w:w="4965" w:type="dxa"/>
            <w:tcMar>
              <w:left w:w="105" w:type="dxa"/>
              <w:right w:w="105" w:type="dxa"/>
            </w:tcMar>
          </w:tcPr>
          <w:p w14:paraId="64EEE320" w14:textId="4736A47B"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The primary recipient of care whose healthcare and billing records are managed in CareConnect.</w:t>
            </w:r>
          </w:p>
        </w:tc>
      </w:tr>
      <w:tr w:rsidR="753E7AF4" w14:paraId="56BE61D7" w14:textId="77777777" w:rsidTr="0083325E">
        <w:trPr>
          <w:trHeight w:val="585"/>
        </w:trPr>
        <w:tc>
          <w:tcPr>
            <w:cnfStyle w:val="001000000000" w:firstRow="0" w:lastRow="0" w:firstColumn="1" w:lastColumn="0" w:oddVBand="0" w:evenVBand="0" w:oddHBand="0" w:evenHBand="0" w:firstRowFirstColumn="0" w:firstRowLastColumn="0" w:lastRowFirstColumn="0" w:lastRowLastColumn="0"/>
            <w:tcW w:w="4980" w:type="dxa"/>
            <w:tcMar>
              <w:left w:w="105" w:type="dxa"/>
              <w:right w:w="105" w:type="dxa"/>
            </w:tcMar>
          </w:tcPr>
          <w:p w14:paraId="4948F0CE" w14:textId="609C61B6" w:rsidR="753E7AF4" w:rsidRDefault="753E7AF4" w:rsidP="753E7AF4">
            <w:pPr>
              <w:spacing w:line="259" w:lineRule="auto"/>
              <w:ind w:left="17"/>
              <w:rPr>
                <w:color w:val="000000" w:themeColor="text1"/>
              </w:rPr>
            </w:pPr>
            <w:r w:rsidRPr="753E7AF4">
              <w:rPr>
                <w:color w:val="000000" w:themeColor="text1"/>
              </w:rPr>
              <w:t>Audit Trail</w:t>
            </w:r>
          </w:p>
        </w:tc>
        <w:tc>
          <w:tcPr>
            <w:tcW w:w="4965" w:type="dxa"/>
            <w:tcMar>
              <w:left w:w="105" w:type="dxa"/>
              <w:right w:w="105" w:type="dxa"/>
            </w:tcMar>
          </w:tcPr>
          <w:p w14:paraId="7F85C460" w14:textId="0700C8C9" w:rsidR="753E7AF4" w:rsidRDefault="753E7AF4" w:rsidP="753E7AF4">
            <w:pPr>
              <w:spacing w:line="259" w:lineRule="auto"/>
              <w:ind w:left="19"/>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753E7AF4">
              <w:rPr>
                <w:color w:val="000000" w:themeColor="text1"/>
              </w:rPr>
              <w:t>A chronological record of all system events, user activities, and changes to data for accountability.</w:t>
            </w:r>
          </w:p>
        </w:tc>
      </w:tr>
    </w:tbl>
    <w:p w14:paraId="6DBDDD97" w14:textId="67BD7C5B" w:rsidR="00E7159E" w:rsidRDefault="00E7159E" w:rsidP="753E7AF4">
      <w:pPr>
        <w:spacing w:line="259" w:lineRule="auto"/>
        <w:rPr>
          <w:color w:val="000000" w:themeColor="text1"/>
        </w:rPr>
      </w:pPr>
    </w:p>
    <w:p w14:paraId="50B1121E" w14:textId="6B589F73" w:rsidR="00E7159E" w:rsidRDefault="00771A21">
      <w:pPr>
        <w:pStyle w:val="Heading2"/>
        <w:ind w:left="-5"/>
        <w:rPr>
          <w:color w:val="000000" w:themeColor="text1"/>
          <w:szCs w:val="32"/>
        </w:rPr>
      </w:pPr>
      <w:bookmarkStart w:id="6256" w:name="_Toc208608101"/>
      <w:r w:rsidRPr="753E7AF4">
        <w:rPr>
          <w:color w:val="000000" w:themeColor="text1"/>
          <w:szCs w:val="32"/>
        </w:rPr>
        <w:t>References</w:t>
      </w:r>
      <w:bookmarkEnd w:id="6256"/>
      <w:r w:rsidRPr="753E7AF4">
        <w:rPr>
          <w:color w:val="000000" w:themeColor="text1"/>
          <w:szCs w:val="32"/>
        </w:rPr>
        <w:t xml:space="preserve"> </w:t>
      </w:r>
    </w:p>
    <w:p w14:paraId="48116E91" w14:textId="05EFC753" w:rsidR="00E7159E" w:rsidRDefault="00771A21" w:rsidP="00587040">
      <w:pPr>
        <w:spacing w:after="241"/>
        <w:ind w:right="253"/>
        <w:rPr>
          <w:color w:val="000000" w:themeColor="text1"/>
        </w:rPr>
      </w:pPr>
      <w:proofErr w:type="spellStart"/>
      <w:r w:rsidRPr="753E7AF4">
        <w:rPr>
          <w:color w:val="000000" w:themeColor="text1"/>
        </w:rPr>
        <w:t>AlphaSoft</w:t>
      </w:r>
      <w:proofErr w:type="spellEnd"/>
      <w:r w:rsidRPr="753E7AF4">
        <w:rPr>
          <w:color w:val="000000" w:themeColor="text1"/>
        </w:rPr>
        <w:t xml:space="preserve">. (2023, August 5). </w:t>
      </w:r>
      <w:r w:rsidRPr="753E7AF4">
        <w:rPr>
          <w:i/>
          <w:color w:val="000000" w:themeColor="text1"/>
        </w:rPr>
        <w:t>Short-Term Memory System (</w:t>
      </w:r>
      <w:proofErr w:type="spellStart"/>
      <w:r w:rsidRPr="753E7AF4">
        <w:rPr>
          <w:i/>
          <w:color w:val="000000" w:themeColor="text1"/>
        </w:rPr>
        <w:t>STeMS</w:t>
      </w:r>
      <w:proofErr w:type="spellEnd"/>
      <w:r w:rsidRPr="753E7AF4">
        <w:rPr>
          <w:i/>
          <w:color w:val="000000" w:themeColor="text1"/>
        </w:rPr>
        <w:t>) project plan</w:t>
      </w:r>
      <w:r w:rsidRPr="753E7AF4">
        <w:rPr>
          <w:color w:val="000000" w:themeColor="text1"/>
        </w:rPr>
        <w:t xml:space="preserve"> (Version 4.0) [Project documentation]. University of Maryland Global Campus. </w:t>
      </w:r>
    </w:p>
    <w:p w14:paraId="349360C1" w14:textId="4148C8F7" w:rsidR="00E7159E" w:rsidRDefault="00771A21" w:rsidP="00587040">
      <w:pPr>
        <w:spacing w:after="245"/>
        <w:ind w:right="10"/>
        <w:rPr>
          <w:color w:val="000000" w:themeColor="text1"/>
        </w:rPr>
      </w:pPr>
      <w:r w:rsidRPr="753E7AF4">
        <w:rPr>
          <w:color w:val="000000" w:themeColor="text1"/>
        </w:rPr>
        <w:t xml:space="preserve">Amazon Web Services. (2025, April). </w:t>
      </w:r>
      <w:r w:rsidRPr="753E7AF4">
        <w:rPr>
          <w:i/>
          <w:color w:val="000000" w:themeColor="text1"/>
        </w:rPr>
        <w:t>AWS pricing catalog</w:t>
      </w:r>
      <w:r w:rsidRPr="753E7AF4">
        <w:rPr>
          <w:color w:val="000000" w:themeColor="text1"/>
        </w:rPr>
        <w:t xml:space="preserve">. </w:t>
      </w:r>
      <w:hyperlink r:id="rId22">
        <w:r w:rsidR="00E7159E" w:rsidRPr="753E7AF4">
          <w:rPr>
            <w:rStyle w:val="Hyperlink"/>
            <w:color w:val="467886"/>
          </w:rPr>
          <w:t>https://aws.amazon.com/pricing/</w:t>
        </w:r>
      </w:hyperlink>
      <w:hyperlink r:id="rId23">
        <w:r w:rsidR="00E7159E" w:rsidRPr="753E7AF4">
          <w:rPr>
            <w:rStyle w:val="Hyperlink"/>
            <w:color w:val="000000" w:themeColor="text1"/>
            <w:u w:val="none"/>
          </w:rPr>
          <w:t xml:space="preserve"> </w:t>
        </w:r>
      </w:hyperlink>
    </w:p>
    <w:p w14:paraId="355A5213" w14:textId="6FB2B768" w:rsidR="00E7159E" w:rsidRDefault="00771A21" w:rsidP="00587040">
      <w:pPr>
        <w:spacing w:after="244" w:line="270" w:lineRule="auto"/>
        <w:ind w:left="-5" w:right="573"/>
        <w:rPr>
          <w:color w:val="000000" w:themeColor="text1"/>
        </w:rPr>
      </w:pPr>
      <w:r w:rsidRPr="753E7AF4">
        <w:rPr>
          <w:color w:val="000000" w:themeColor="text1"/>
        </w:rPr>
        <w:t xml:space="preserve">Apple Inc. (2025). </w:t>
      </w:r>
      <w:r w:rsidRPr="753E7AF4">
        <w:rPr>
          <w:i/>
          <w:color w:val="000000" w:themeColor="text1"/>
        </w:rPr>
        <w:t>Apple Developer Program FAQ</w:t>
      </w:r>
      <w:r w:rsidRPr="753E7AF4">
        <w:rPr>
          <w:color w:val="000000" w:themeColor="text1"/>
        </w:rPr>
        <w:t xml:space="preserve">. </w:t>
      </w:r>
      <w:hyperlink r:id="rId24">
        <w:r w:rsidR="00E7159E" w:rsidRPr="753E7AF4">
          <w:rPr>
            <w:rStyle w:val="Hyperlink"/>
            <w:color w:val="467886"/>
          </w:rPr>
          <w:t>https://developer.apple.com/support/programs/</w:t>
        </w:r>
      </w:hyperlink>
      <w:hyperlink r:id="rId25">
        <w:r w:rsidR="00E7159E" w:rsidRPr="753E7AF4">
          <w:rPr>
            <w:rStyle w:val="Hyperlink"/>
            <w:color w:val="000000" w:themeColor="text1"/>
            <w:u w:val="none"/>
          </w:rPr>
          <w:t xml:space="preserve"> </w:t>
        </w:r>
      </w:hyperlink>
    </w:p>
    <w:p w14:paraId="2F86A3D9" w14:textId="59404BDF" w:rsidR="00E7159E" w:rsidRDefault="00771A21" w:rsidP="00587040">
      <w:pPr>
        <w:spacing w:after="156" w:line="270" w:lineRule="auto"/>
        <w:ind w:left="-5" w:right="573"/>
        <w:rPr>
          <w:color w:val="000000" w:themeColor="text1"/>
        </w:rPr>
      </w:pPr>
      <w:r w:rsidRPr="753E7AF4">
        <w:rPr>
          <w:i/>
          <w:color w:val="000000" w:themeColor="text1"/>
        </w:rPr>
        <w:t>CareConnect High Level Requirements</w:t>
      </w:r>
      <w:r w:rsidRPr="753E7AF4">
        <w:rPr>
          <w:color w:val="000000" w:themeColor="text1"/>
        </w:rPr>
        <w:t xml:space="preserve"> (n.d.). UMGC. </w:t>
      </w:r>
      <w:hyperlink r:id="rId26">
        <w:r w:rsidR="00E7159E" w:rsidRPr="753E7AF4">
          <w:rPr>
            <w:rStyle w:val="Hyperlink"/>
            <w:color w:val="467886"/>
          </w:rPr>
          <w:t>Care Connect High Level</w:t>
        </w:r>
      </w:hyperlink>
      <w:hyperlink r:id="rId27">
        <w:r w:rsidR="00E7159E" w:rsidRPr="753E7AF4">
          <w:rPr>
            <w:rStyle w:val="Hyperlink"/>
            <w:color w:val="467886"/>
            <w:u w:val="none"/>
          </w:rPr>
          <w:t xml:space="preserve"> </w:t>
        </w:r>
      </w:hyperlink>
      <w:hyperlink r:id="rId28">
        <w:r w:rsidR="00E7159E" w:rsidRPr="753E7AF4">
          <w:rPr>
            <w:rStyle w:val="Hyperlink"/>
            <w:color w:val="467886"/>
          </w:rPr>
          <w:t>Requirements.docx</w:t>
        </w:r>
      </w:hyperlink>
      <w:hyperlink r:id="rId29">
        <w:r w:rsidR="00E7159E" w:rsidRPr="753E7AF4">
          <w:rPr>
            <w:rStyle w:val="Hyperlink"/>
            <w:color w:val="000000" w:themeColor="text1"/>
            <w:u w:val="none"/>
          </w:rPr>
          <w:t xml:space="preserve"> </w:t>
        </w:r>
      </w:hyperlink>
    </w:p>
    <w:p w14:paraId="29C290AC" w14:textId="7F0157FF" w:rsidR="00E7159E" w:rsidRDefault="00771A21" w:rsidP="00587040">
      <w:pPr>
        <w:spacing w:after="211"/>
        <w:ind w:right="10"/>
        <w:rPr>
          <w:color w:val="000000" w:themeColor="text1"/>
        </w:rPr>
      </w:pPr>
      <w:r w:rsidRPr="753E7AF4">
        <w:rPr>
          <w:color w:val="000000" w:themeColor="text1"/>
        </w:rPr>
        <w:t xml:space="preserve">OpenAI. (2025). </w:t>
      </w:r>
      <w:r w:rsidRPr="753E7AF4">
        <w:rPr>
          <w:i/>
          <w:color w:val="000000" w:themeColor="text1"/>
        </w:rPr>
        <w:t>ChatGPT (May 30 version)</w:t>
      </w:r>
      <w:r w:rsidRPr="753E7AF4">
        <w:rPr>
          <w:color w:val="000000" w:themeColor="text1"/>
        </w:rPr>
        <w:t xml:space="preserve"> [Large language model]. </w:t>
      </w:r>
      <w:hyperlink r:id="rId30">
        <w:r w:rsidR="00E7159E" w:rsidRPr="753E7AF4">
          <w:rPr>
            <w:rStyle w:val="Hyperlink"/>
            <w:color w:val="467886"/>
          </w:rPr>
          <w:t>https://chat.openai.com/</w:t>
        </w:r>
      </w:hyperlink>
      <w:hyperlink r:id="rId31">
        <w:r w:rsidR="00E7159E" w:rsidRPr="753E7AF4">
          <w:rPr>
            <w:rStyle w:val="Hyperlink"/>
            <w:color w:val="000000" w:themeColor="text1"/>
            <w:u w:val="none"/>
          </w:rPr>
          <w:t xml:space="preserve"> </w:t>
        </w:r>
      </w:hyperlink>
    </w:p>
    <w:p w14:paraId="7678A38D" w14:textId="6BA015FC" w:rsidR="00E7159E" w:rsidRDefault="00771A21" w:rsidP="00587040">
      <w:pPr>
        <w:spacing w:after="244" w:line="270" w:lineRule="auto"/>
        <w:ind w:left="-5" w:right="573"/>
        <w:rPr>
          <w:color w:val="000000" w:themeColor="text1"/>
        </w:rPr>
      </w:pPr>
      <w:proofErr w:type="spellStart"/>
      <w:r w:rsidRPr="753E7AF4">
        <w:rPr>
          <w:color w:val="000000" w:themeColor="text1"/>
        </w:rPr>
        <w:t>PubNub</w:t>
      </w:r>
      <w:proofErr w:type="spellEnd"/>
      <w:r w:rsidRPr="753E7AF4">
        <w:rPr>
          <w:color w:val="000000" w:themeColor="text1"/>
        </w:rPr>
        <w:t xml:space="preserve">. (n.d.). </w:t>
      </w:r>
      <w:r w:rsidRPr="753E7AF4">
        <w:rPr>
          <w:i/>
          <w:color w:val="000000" w:themeColor="text1"/>
        </w:rPr>
        <w:t>Configuration: Authentication key (Dart SDK API Reference)</w:t>
      </w:r>
      <w:r w:rsidRPr="753E7AF4">
        <w:rPr>
          <w:color w:val="000000" w:themeColor="text1"/>
        </w:rPr>
        <w:t xml:space="preserve">. </w:t>
      </w:r>
      <w:hyperlink r:id="rId32" w:anchor="authentication-key">
        <w:r w:rsidR="00E7159E" w:rsidRPr="753E7AF4">
          <w:rPr>
            <w:rStyle w:val="Hyperlink"/>
            <w:color w:val="467886"/>
          </w:rPr>
          <w:t>https://www.pubnub.com/docs/sdks/dart/api</w:t>
        </w:r>
      </w:hyperlink>
      <w:hyperlink r:id="rId33" w:anchor="authentication-key">
        <w:r w:rsidR="00E7159E" w:rsidRPr="753E7AF4">
          <w:rPr>
            <w:rStyle w:val="Hyperlink"/>
            <w:color w:val="467886"/>
          </w:rPr>
          <w:t>-</w:t>
        </w:r>
      </w:hyperlink>
      <w:hyperlink r:id="rId34" w:anchor="authentication-key">
        <w:r w:rsidR="00E7159E" w:rsidRPr="753E7AF4">
          <w:rPr>
            <w:rStyle w:val="Hyperlink"/>
            <w:color w:val="467886"/>
          </w:rPr>
          <w:t>reference/configuration#authentication</w:t>
        </w:r>
      </w:hyperlink>
      <w:hyperlink r:id="rId35" w:anchor="authentication-key">
        <w:r w:rsidR="00E7159E" w:rsidRPr="753E7AF4">
          <w:rPr>
            <w:rStyle w:val="Hyperlink"/>
            <w:color w:val="467886"/>
          </w:rPr>
          <w:t>-</w:t>
        </w:r>
      </w:hyperlink>
      <w:hyperlink r:id="rId36" w:anchor="authentication-key">
        <w:r w:rsidR="00E7159E" w:rsidRPr="753E7AF4">
          <w:rPr>
            <w:rStyle w:val="Hyperlink"/>
            <w:color w:val="467886"/>
          </w:rPr>
          <w:t>key</w:t>
        </w:r>
      </w:hyperlink>
      <w:hyperlink r:id="rId37" w:anchor="authentication-key">
        <w:r w:rsidR="00E7159E" w:rsidRPr="753E7AF4">
          <w:rPr>
            <w:rStyle w:val="Hyperlink"/>
            <w:color w:val="000000" w:themeColor="text1"/>
            <w:u w:val="none"/>
          </w:rPr>
          <w:t xml:space="preserve"> </w:t>
        </w:r>
      </w:hyperlink>
    </w:p>
    <w:p w14:paraId="3ACC7C8C" w14:textId="434502D5" w:rsidR="00E7159E" w:rsidRDefault="00771A21" w:rsidP="00587040">
      <w:pPr>
        <w:spacing w:after="244" w:line="270" w:lineRule="auto"/>
        <w:ind w:left="-5" w:right="573"/>
        <w:rPr>
          <w:color w:val="000000" w:themeColor="text1"/>
        </w:rPr>
      </w:pPr>
      <w:r w:rsidRPr="753E7AF4">
        <w:rPr>
          <w:color w:val="000000" w:themeColor="text1"/>
        </w:rPr>
        <w:t xml:space="preserve">Stripe, Inc. (2025). </w:t>
      </w:r>
      <w:r w:rsidRPr="753E7AF4">
        <w:rPr>
          <w:i/>
          <w:color w:val="000000" w:themeColor="text1"/>
        </w:rPr>
        <w:t>Stripe pricing guide</w:t>
      </w:r>
      <w:r w:rsidRPr="753E7AF4">
        <w:rPr>
          <w:color w:val="000000" w:themeColor="text1"/>
        </w:rPr>
        <w:t xml:space="preserve">. </w:t>
      </w:r>
      <w:hyperlink r:id="rId38">
        <w:r w:rsidR="00E7159E" w:rsidRPr="753E7AF4">
          <w:rPr>
            <w:rStyle w:val="Hyperlink"/>
            <w:color w:val="467886"/>
          </w:rPr>
          <w:t>https://stripe.com/pricing</w:t>
        </w:r>
      </w:hyperlink>
      <w:hyperlink r:id="rId39">
        <w:r w:rsidR="00E7159E" w:rsidRPr="753E7AF4">
          <w:rPr>
            <w:rStyle w:val="Hyperlink"/>
            <w:color w:val="000000" w:themeColor="text1"/>
            <w:u w:val="none"/>
          </w:rPr>
          <w:t xml:space="preserve"> </w:t>
        </w:r>
      </w:hyperlink>
    </w:p>
    <w:p w14:paraId="470AA6A0" w14:textId="3EF94ECD" w:rsidR="00E7159E" w:rsidRDefault="00771A21" w:rsidP="00587040">
      <w:pPr>
        <w:spacing w:after="153" w:line="282" w:lineRule="auto"/>
        <w:ind w:left="-15" w:right="988"/>
        <w:rPr>
          <w:color w:val="000000" w:themeColor="text1"/>
        </w:rPr>
        <w:pPrChange w:id="6257" w:author="Alondra Vega Pacheco" w:date="2025-10-14T11:23:00Z" w16du:dateUtc="2025-10-14T16:23:00Z">
          <w:pPr>
            <w:spacing w:after="153" w:line="282" w:lineRule="auto"/>
            <w:ind w:left="-15" w:right="988"/>
            <w:jc w:val="both"/>
          </w:pPr>
        </w:pPrChange>
      </w:pPr>
      <w:r w:rsidRPr="753E7AF4">
        <w:rPr>
          <w:color w:val="000000" w:themeColor="text1"/>
        </w:rPr>
        <w:t xml:space="preserve">U.S. Bureau of Labor Statistics. (2023, September 6). </w:t>
      </w:r>
      <w:r w:rsidRPr="753E7AF4">
        <w:rPr>
          <w:i/>
          <w:color w:val="000000" w:themeColor="text1"/>
        </w:rPr>
        <w:t>Computer and information systems managers</w:t>
      </w:r>
      <w:r w:rsidRPr="753E7AF4">
        <w:rPr>
          <w:color w:val="000000" w:themeColor="text1"/>
        </w:rPr>
        <w:t xml:space="preserve">. Occupational Outlook Handbook. </w:t>
      </w:r>
      <w:r w:rsidR="00E7159E">
        <w:fldChar w:fldCharType="begin"/>
      </w:r>
      <w:r w:rsidR="00E7159E">
        <w:instrText>HYPERLINK "https://www.bls.gov/ooh/management/computer-and-information-systems-managers.htm" \h</w:instrText>
      </w:r>
      <w:r w:rsidR="00E7159E">
        <w:fldChar w:fldCharType="separate"/>
      </w:r>
      <w:r w:rsidR="00E7159E" w:rsidRPr="753E7AF4">
        <w:rPr>
          <w:rStyle w:val="Hyperlink"/>
          <w:color w:val="467886"/>
        </w:rPr>
        <w:t>https://www.bls.gov/ooh/management/computer</w:t>
      </w:r>
      <w:r w:rsidR="00E7159E">
        <w:fldChar w:fldCharType="end"/>
      </w:r>
      <w:r>
        <w:fldChar w:fldCharType="begin"/>
      </w:r>
      <w:r>
        <w:instrText>HYPERLINK "https://www.bls.gov/ooh/management/computer-and-information-systems-managers.htm" \h</w:instrText>
      </w:r>
      <w:r>
        <w:fldChar w:fldCharType="separate"/>
      </w:r>
      <w:r>
        <w:rPr>
          <w:rStyle w:val="Hyperlink"/>
        </w:rPr>
        <w:t>https://www.bls.gov/ooh/management/computer-and-information-systems-managers.htm</w:t>
      </w:r>
      <w:r>
        <w:fldChar w:fldCharType="end"/>
      </w:r>
      <w:r w:rsidR="00E7159E">
        <w:fldChar w:fldCharType="begin"/>
      </w:r>
      <w:r w:rsidR="00E7159E">
        <w:instrText>HYPERLINK "https://www.bls.gov/ooh/management/computer-and-information-systems-managers.htm" \h</w:instrText>
      </w:r>
      <w:r w:rsidR="00E7159E">
        <w:fldChar w:fldCharType="separate"/>
      </w:r>
      <w:r w:rsidR="00E7159E" w:rsidRPr="753E7AF4">
        <w:rPr>
          <w:rStyle w:val="Hyperlink"/>
          <w:color w:val="467886"/>
        </w:rPr>
        <w:t>and</w:t>
      </w:r>
      <w:r w:rsidR="00E7159E">
        <w:fldChar w:fldCharType="end"/>
      </w:r>
      <w:r w:rsidR="00E7159E">
        <w:fldChar w:fldCharType="begin"/>
      </w:r>
      <w:r w:rsidR="00E7159E">
        <w:instrText>HYPERLINK "https://www.bls.gov/ooh/management/computer-and-information-systems-managers.htm" \h</w:instrText>
      </w:r>
      <w:r w:rsidR="00E7159E">
        <w:fldChar w:fldCharType="separate"/>
      </w:r>
      <w:r w:rsidR="00E7159E" w:rsidRPr="753E7AF4">
        <w:rPr>
          <w:rStyle w:val="Hyperlink"/>
          <w:color w:val="467886"/>
        </w:rPr>
        <w:t>-</w:t>
      </w:r>
      <w:r w:rsidR="00E7159E">
        <w:fldChar w:fldCharType="end"/>
      </w:r>
      <w:r w:rsidR="00E7159E">
        <w:fldChar w:fldCharType="begin"/>
      </w:r>
      <w:r w:rsidR="00E7159E">
        <w:instrText>HYPERLINK "https://www.bls.gov/ooh/management/computer-and-information-systems-managers.htm" \h</w:instrText>
      </w:r>
      <w:r w:rsidR="00E7159E">
        <w:fldChar w:fldCharType="separate"/>
      </w:r>
      <w:r w:rsidR="00E7159E" w:rsidRPr="753E7AF4">
        <w:rPr>
          <w:rStyle w:val="Hyperlink"/>
          <w:color w:val="467886"/>
        </w:rPr>
        <w:t>information</w:t>
      </w:r>
      <w:r w:rsidR="00E7159E">
        <w:fldChar w:fldCharType="end"/>
      </w:r>
      <w:r w:rsidR="00E7159E">
        <w:fldChar w:fldCharType="begin"/>
      </w:r>
      <w:r w:rsidR="00E7159E">
        <w:instrText>HYPERLINK "https://www.bls.gov/ooh/management/computer-and-information-systems-managers.htm" \h</w:instrText>
      </w:r>
      <w:r w:rsidR="00E7159E">
        <w:fldChar w:fldCharType="separate"/>
      </w:r>
      <w:r w:rsidR="00E7159E" w:rsidRPr="753E7AF4">
        <w:rPr>
          <w:rStyle w:val="Hyperlink"/>
          <w:color w:val="467886"/>
        </w:rPr>
        <w:t>-</w:t>
      </w:r>
      <w:r w:rsidR="00E7159E">
        <w:fldChar w:fldCharType="end"/>
      </w:r>
      <w:r w:rsidR="00E7159E">
        <w:fldChar w:fldCharType="begin"/>
      </w:r>
      <w:r w:rsidR="00E7159E">
        <w:instrText>HYPERLINK "https://www.bls.gov/ooh/management/computer-and-information-systems-managers.htm" \h</w:instrText>
      </w:r>
      <w:r w:rsidR="00E7159E">
        <w:fldChar w:fldCharType="separate"/>
      </w:r>
      <w:r w:rsidR="00E7159E" w:rsidRPr="753E7AF4">
        <w:rPr>
          <w:rStyle w:val="Hyperlink"/>
          <w:color w:val="467886"/>
        </w:rPr>
        <w:t>systems</w:t>
      </w:r>
      <w:r w:rsidR="00E7159E">
        <w:fldChar w:fldCharType="end"/>
      </w:r>
      <w:r w:rsidR="00E7159E">
        <w:fldChar w:fldCharType="begin"/>
      </w:r>
      <w:r w:rsidR="00E7159E">
        <w:instrText>HYPERLINK "https://www.bls.gov/ooh/management/computer-and-information-systems-managers.htm" \h</w:instrText>
      </w:r>
      <w:r w:rsidR="00E7159E">
        <w:fldChar w:fldCharType="separate"/>
      </w:r>
      <w:r w:rsidR="00E7159E" w:rsidRPr="753E7AF4">
        <w:rPr>
          <w:rStyle w:val="Hyperlink"/>
          <w:color w:val="467886"/>
        </w:rPr>
        <w:t>-</w:t>
      </w:r>
      <w:r w:rsidR="00E7159E">
        <w:fldChar w:fldCharType="end"/>
      </w:r>
      <w:r w:rsidR="00E7159E">
        <w:fldChar w:fldCharType="begin"/>
      </w:r>
      <w:r w:rsidR="00E7159E">
        <w:instrText>HYPERLINK "https://www.bls.gov/ooh/management/computer-and-information-systems-managers.htm" \h</w:instrText>
      </w:r>
      <w:r w:rsidR="00E7159E">
        <w:fldChar w:fldCharType="separate"/>
      </w:r>
      <w:r w:rsidR="00E7159E" w:rsidRPr="753E7AF4">
        <w:rPr>
          <w:rStyle w:val="Hyperlink"/>
          <w:color w:val="467886"/>
        </w:rPr>
        <w:t>managers.htm</w:t>
      </w:r>
      <w:r w:rsidR="00E7159E">
        <w:fldChar w:fldCharType="end"/>
      </w:r>
      <w:r w:rsidR="00E7159E">
        <w:fldChar w:fldCharType="begin"/>
      </w:r>
      <w:r w:rsidR="00E7159E">
        <w:instrText>HYPERLINK "https://www.bls.gov/ooh/management/computer-and-information-systems-managers.htm" \h</w:instrText>
      </w:r>
      <w:r w:rsidR="00E7159E">
        <w:fldChar w:fldCharType="separate"/>
      </w:r>
      <w:r w:rsidR="00E7159E" w:rsidRPr="753E7AF4">
        <w:rPr>
          <w:rStyle w:val="Hyperlink"/>
          <w:color w:val="000000" w:themeColor="text1"/>
          <w:u w:val="none"/>
        </w:rPr>
        <w:t xml:space="preserve"> </w:t>
      </w:r>
      <w:r w:rsidR="00E7159E">
        <w:fldChar w:fldCharType="end"/>
      </w:r>
    </w:p>
    <w:p w14:paraId="3CE9943D" w14:textId="16791E5D" w:rsidR="00E7159E" w:rsidRDefault="00771A21" w:rsidP="00587040">
      <w:pPr>
        <w:spacing w:after="153" w:line="282" w:lineRule="auto"/>
        <w:ind w:left="-15" w:right="931"/>
        <w:rPr>
          <w:color w:val="000000" w:themeColor="text1"/>
        </w:rPr>
        <w:pPrChange w:id="6258" w:author="Alondra Vega Pacheco" w:date="2025-10-14T11:23:00Z" w16du:dateUtc="2025-10-14T16:23:00Z">
          <w:pPr>
            <w:spacing w:after="153" w:line="282" w:lineRule="auto"/>
            <w:ind w:left="-15" w:right="931"/>
            <w:jc w:val="both"/>
          </w:pPr>
        </w:pPrChange>
      </w:pPr>
      <w:r w:rsidRPr="753E7AF4">
        <w:rPr>
          <w:color w:val="000000" w:themeColor="text1"/>
        </w:rPr>
        <w:t xml:space="preserve">U.S. Bureau of Labor Statistics. (2023, September 6). </w:t>
      </w:r>
      <w:r w:rsidRPr="753E7AF4">
        <w:rPr>
          <w:i/>
          <w:color w:val="000000" w:themeColor="text1"/>
        </w:rPr>
        <w:t>Computer programmers</w:t>
      </w:r>
      <w:r w:rsidRPr="753E7AF4">
        <w:rPr>
          <w:color w:val="000000" w:themeColor="text1"/>
        </w:rPr>
        <w:t xml:space="preserve">. Occupational Outlook Handbook. </w:t>
      </w:r>
      <w:r w:rsidR="00E7159E">
        <w:fldChar w:fldCharType="begin"/>
      </w:r>
      <w:r w:rsidR="00E7159E">
        <w:instrText>HYPERLINK "https://www.bls.gov/ooh/computer-and-information-technology/computer-programmers.htm" \h</w:instrText>
      </w:r>
      <w:r w:rsidR="00E7159E">
        <w:fldChar w:fldCharType="separate"/>
      </w:r>
      <w:r w:rsidR="00E7159E" w:rsidRPr="753E7AF4">
        <w:rPr>
          <w:rStyle w:val="Hyperlink"/>
          <w:color w:val="467886"/>
        </w:rPr>
        <w:t>https://www.bls.gov/ooh/computer</w:t>
      </w:r>
      <w:r w:rsidR="00E7159E">
        <w:fldChar w:fldCharType="end"/>
      </w:r>
      <w:r w:rsidR="00E7159E">
        <w:fldChar w:fldCharType="begin"/>
      </w:r>
      <w:r w:rsidR="00E7159E">
        <w:instrText>HYPERLINK "https://www.bls.gov/ooh/computer-and-information-technology/computer-programmers.htm" \h</w:instrText>
      </w:r>
      <w:r w:rsidR="00E7159E">
        <w:fldChar w:fldCharType="separate"/>
      </w:r>
      <w:r w:rsidR="00E7159E" w:rsidRPr="753E7AF4">
        <w:rPr>
          <w:rStyle w:val="Hyperlink"/>
          <w:color w:val="467886"/>
        </w:rPr>
        <w:t>-</w:t>
      </w:r>
      <w:r w:rsidR="00E7159E">
        <w:fldChar w:fldCharType="end"/>
      </w:r>
      <w:r w:rsidR="00E7159E">
        <w:fldChar w:fldCharType="begin"/>
      </w:r>
      <w:r w:rsidR="00E7159E">
        <w:instrText>HYPERLINK "https://www.bls.gov/ooh/computer-and-information-technology/computer-programmers.htm" \h</w:instrText>
      </w:r>
      <w:r w:rsidR="00E7159E">
        <w:fldChar w:fldCharType="separate"/>
      </w:r>
      <w:r w:rsidR="00E7159E" w:rsidRPr="753E7AF4">
        <w:rPr>
          <w:rStyle w:val="Hyperlink"/>
          <w:color w:val="467886"/>
        </w:rPr>
        <w:t>and</w:t>
      </w:r>
      <w:r w:rsidR="00E7159E">
        <w:fldChar w:fldCharType="end"/>
      </w:r>
      <w:r w:rsidR="00E7159E">
        <w:fldChar w:fldCharType="begin"/>
      </w:r>
      <w:r w:rsidR="00E7159E">
        <w:instrText>HYPERLINK "https://www.bls.gov/ooh/computer-and-information-technology/computer-programmers.htm" \h</w:instrText>
      </w:r>
      <w:r w:rsidR="00E7159E">
        <w:fldChar w:fldCharType="separate"/>
      </w:r>
      <w:r w:rsidR="00E7159E" w:rsidRPr="753E7AF4">
        <w:rPr>
          <w:rStyle w:val="Hyperlink"/>
          <w:color w:val="467886"/>
        </w:rPr>
        <w:t>-</w:t>
      </w:r>
      <w:r w:rsidR="00E7159E">
        <w:fldChar w:fldCharType="end"/>
      </w:r>
      <w:r w:rsidR="00E7159E">
        <w:fldChar w:fldCharType="begin"/>
      </w:r>
      <w:r w:rsidR="00E7159E">
        <w:instrText>HYPERLINK "https://www.bls.gov/ooh/computer-and-information-technology/computer-programmers.htm" \h</w:instrText>
      </w:r>
      <w:r w:rsidR="00E7159E">
        <w:fldChar w:fldCharType="separate"/>
      </w:r>
      <w:r w:rsidR="00E7159E" w:rsidRPr="753E7AF4">
        <w:rPr>
          <w:rStyle w:val="Hyperlink"/>
          <w:color w:val="467886"/>
        </w:rPr>
        <w:t>information</w:t>
      </w:r>
      <w:r w:rsidR="00E7159E">
        <w:fldChar w:fldCharType="end"/>
      </w:r>
      <w:r w:rsidR="00E7159E">
        <w:fldChar w:fldCharType="begin"/>
      </w:r>
      <w:r w:rsidR="00E7159E">
        <w:instrText>HYPERLINK "https://www.bls.gov/ooh/computer-and-information-technology/computer-programmers.htm" \h</w:instrText>
      </w:r>
      <w:r w:rsidR="00E7159E">
        <w:fldChar w:fldCharType="separate"/>
      </w:r>
      <w:r w:rsidR="00E7159E" w:rsidRPr="753E7AF4">
        <w:rPr>
          <w:rStyle w:val="Hyperlink"/>
          <w:color w:val="467886"/>
        </w:rPr>
        <w:t>-</w:t>
      </w:r>
      <w:r w:rsidR="00E7159E">
        <w:fldChar w:fldCharType="end"/>
      </w:r>
      <w:r w:rsidR="00E7159E">
        <w:fldChar w:fldCharType="begin"/>
      </w:r>
      <w:r w:rsidR="00E7159E">
        <w:instrText>HYPERLINK "https://www.bls.gov/ooh/computer-and-information-technology/computer-programmers.htm" \h</w:instrText>
      </w:r>
      <w:r w:rsidR="00E7159E">
        <w:fldChar w:fldCharType="separate"/>
      </w:r>
      <w:r w:rsidR="00E7159E" w:rsidRPr="753E7AF4">
        <w:rPr>
          <w:rStyle w:val="Hyperlink"/>
          <w:color w:val="467886"/>
        </w:rPr>
        <w:t>technology/computer</w:t>
      </w:r>
      <w:r w:rsidR="00E7159E">
        <w:fldChar w:fldCharType="end"/>
      </w:r>
      <w:r>
        <w:fldChar w:fldCharType="begin"/>
      </w:r>
      <w:r>
        <w:instrText>HYPERLINK "https://www.bls.gov/ooh/computer-and-information-technology/computer-programmers.htm" \h</w:instrText>
      </w:r>
      <w:r>
        <w:fldChar w:fldCharType="separate"/>
      </w:r>
      <w:r>
        <w:rPr>
          <w:rStyle w:val="Hyperlink"/>
        </w:rPr>
        <w:t>https://www.bls.gov/ooh/computer-and-information-technology/computer-programmers.htm</w:t>
      </w:r>
      <w:r>
        <w:fldChar w:fldCharType="end"/>
      </w:r>
      <w:r w:rsidR="00E7159E">
        <w:fldChar w:fldCharType="begin"/>
      </w:r>
      <w:r w:rsidR="00E7159E">
        <w:instrText>HYPERLINK "https://www.bls.gov/ooh/computer-and-information-technology/computer-programmers.htm" \h</w:instrText>
      </w:r>
      <w:r w:rsidR="00E7159E">
        <w:fldChar w:fldCharType="separate"/>
      </w:r>
      <w:r w:rsidR="00E7159E" w:rsidRPr="753E7AF4">
        <w:rPr>
          <w:rStyle w:val="Hyperlink"/>
          <w:color w:val="467886"/>
        </w:rPr>
        <w:t>programmers.htm</w:t>
      </w:r>
      <w:r w:rsidR="00E7159E">
        <w:fldChar w:fldCharType="end"/>
      </w:r>
      <w:r w:rsidR="00E7159E">
        <w:fldChar w:fldCharType="begin"/>
      </w:r>
      <w:r w:rsidR="00E7159E">
        <w:instrText>HYPERLINK "https://www.bls.gov/ooh/computer-and-information-technology/computer-programmers.htm" \h</w:instrText>
      </w:r>
      <w:r w:rsidR="00E7159E">
        <w:fldChar w:fldCharType="separate"/>
      </w:r>
      <w:r w:rsidR="00E7159E" w:rsidRPr="753E7AF4">
        <w:rPr>
          <w:rStyle w:val="Hyperlink"/>
          <w:color w:val="000000" w:themeColor="text1"/>
          <w:u w:val="none"/>
        </w:rPr>
        <w:t xml:space="preserve"> </w:t>
      </w:r>
      <w:r w:rsidR="00E7159E">
        <w:fldChar w:fldCharType="end"/>
      </w:r>
    </w:p>
    <w:p w14:paraId="341FCEBD" w14:textId="0918EB95" w:rsidR="00E7159E" w:rsidRDefault="00771A21" w:rsidP="00587040">
      <w:pPr>
        <w:spacing w:after="153" w:line="282" w:lineRule="auto"/>
        <w:ind w:left="-15" w:right="1368"/>
        <w:rPr>
          <w:color w:val="000000" w:themeColor="text1"/>
        </w:rPr>
        <w:pPrChange w:id="6259" w:author="Alondra Vega Pacheco" w:date="2025-10-14T11:23:00Z" w16du:dateUtc="2025-10-14T16:23:00Z">
          <w:pPr>
            <w:spacing w:after="153" w:line="282" w:lineRule="auto"/>
            <w:ind w:left="-15" w:right="1368"/>
            <w:jc w:val="both"/>
          </w:pPr>
        </w:pPrChange>
      </w:pPr>
      <w:r w:rsidRPr="753E7AF4">
        <w:rPr>
          <w:color w:val="000000" w:themeColor="text1"/>
        </w:rPr>
        <w:t xml:space="preserve">U.S. Bureau of Labor Statistics. (2023, September 6). </w:t>
      </w:r>
      <w:r w:rsidRPr="753E7AF4">
        <w:rPr>
          <w:i/>
          <w:color w:val="000000" w:themeColor="text1"/>
        </w:rPr>
        <w:t>Project management specialists</w:t>
      </w:r>
      <w:r w:rsidRPr="753E7AF4">
        <w:rPr>
          <w:color w:val="000000" w:themeColor="text1"/>
        </w:rPr>
        <w:t xml:space="preserve">. Occupational Outlook Handbook. </w:t>
      </w:r>
      <w:r w:rsidR="00E7159E">
        <w:fldChar w:fldCharType="begin"/>
      </w:r>
      <w:r w:rsidR="00E7159E">
        <w:instrText>HYPERLINK "https://www.bls.gov/ooh/business-and-financial/project-management-specialists.htm" \h</w:instrText>
      </w:r>
      <w:r w:rsidR="00E7159E">
        <w:fldChar w:fldCharType="separate"/>
      </w:r>
      <w:r w:rsidR="00E7159E" w:rsidRPr="753E7AF4">
        <w:rPr>
          <w:rStyle w:val="Hyperlink"/>
          <w:color w:val="467886"/>
        </w:rPr>
        <w:t>https://www.bls.gov/ooh/business</w:t>
      </w:r>
      <w:r w:rsidR="00E7159E">
        <w:fldChar w:fldCharType="end"/>
      </w:r>
      <w:r w:rsidR="00E7159E">
        <w:fldChar w:fldCharType="begin"/>
      </w:r>
      <w:r w:rsidR="00E7159E">
        <w:instrText>HYPERLINK "https://www.bls.gov/ooh/business-and-financial/project-management-specialists.htm" \h</w:instrText>
      </w:r>
      <w:r w:rsidR="00E7159E">
        <w:fldChar w:fldCharType="separate"/>
      </w:r>
      <w:r w:rsidR="00E7159E" w:rsidRPr="753E7AF4">
        <w:rPr>
          <w:rStyle w:val="Hyperlink"/>
          <w:color w:val="467886"/>
        </w:rPr>
        <w:t>-</w:t>
      </w:r>
      <w:r w:rsidR="00E7159E">
        <w:fldChar w:fldCharType="end"/>
      </w:r>
      <w:r w:rsidR="00E7159E">
        <w:fldChar w:fldCharType="begin"/>
      </w:r>
      <w:r w:rsidR="00E7159E">
        <w:instrText>HYPERLINK "https://www.bls.gov/ooh/business-and-financial/project-management-specialists.htm" \h</w:instrText>
      </w:r>
      <w:r w:rsidR="00E7159E">
        <w:fldChar w:fldCharType="separate"/>
      </w:r>
      <w:r w:rsidR="00E7159E" w:rsidRPr="753E7AF4">
        <w:rPr>
          <w:rStyle w:val="Hyperlink"/>
          <w:color w:val="467886"/>
        </w:rPr>
        <w:t>and</w:t>
      </w:r>
      <w:r w:rsidR="00E7159E">
        <w:fldChar w:fldCharType="end"/>
      </w:r>
      <w:r w:rsidR="00E7159E">
        <w:fldChar w:fldCharType="begin"/>
      </w:r>
      <w:r w:rsidR="00E7159E">
        <w:instrText>HYPERLINK "https://www.bls.gov/ooh/business-and-financial/project-management-specialists.htm" \h</w:instrText>
      </w:r>
      <w:r w:rsidR="00E7159E">
        <w:fldChar w:fldCharType="separate"/>
      </w:r>
      <w:r w:rsidR="00E7159E" w:rsidRPr="753E7AF4">
        <w:rPr>
          <w:rStyle w:val="Hyperlink"/>
          <w:color w:val="467886"/>
        </w:rPr>
        <w:t>-</w:t>
      </w:r>
      <w:r w:rsidR="00E7159E">
        <w:fldChar w:fldCharType="end"/>
      </w:r>
      <w:r w:rsidR="00E7159E">
        <w:fldChar w:fldCharType="begin"/>
      </w:r>
      <w:r w:rsidR="00E7159E">
        <w:instrText>HYPERLINK "https://www.bls.gov/ooh/business-and-financial/project-management-specialists.htm" \h</w:instrText>
      </w:r>
      <w:r w:rsidR="00E7159E">
        <w:fldChar w:fldCharType="separate"/>
      </w:r>
      <w:r w:rsidR="00E7159E" w:rsidRPr="753E7AF4">
        <w:rPr>
          <w:rStyle w:val="Hyperlink"/>
          <w:color w:val="467886"/>
        </w:rPr>
        <w:t>financial/project</w:t>
      </w:r>
      <w:r w:rsidR="00E7159E">
        <w:fldChar w:fldCharType="end"/>
      </w:r>
      <w:r>
        <w:fldChar w:fldCharType="begin"/>
      </w:r>
      <w:r>
        <w:instrText>HYPERLINK "https://www.bls.gov/ooh/business-and-financial/project-management-specialists.htm" \h</w:instrText>
      </w:r>
      <w:r>
        <w:fldChar w:fldCharType="separate"/>
      </w:r>
      <w:r>
        <w:rPr>
          <w:rStyle w:val="Hyperlink"/>
        </w:rPr>
        <w:t>https://www.bls.gov/ooh/business-and-financial/project-management-specialists.htm</w:t>
      </w:r>
      <w:r>
        <w:fldChar w:fldCharType="end"/>
      </w:r>
      <w:r w:rsidR="00E7159E">
        <w:fldChar w:fldCharType="begin"/>
      </w:r>
      <w:r w:rsidR="00E7159E">
        <w:instrText>HYPERLINK "https://www.bls.gov/ooh/business-and-financial/project-management-specialists.htm" \h</w:instrText>
      </w:r>
      <w:r w:rsidR="00E7159E">
        <w:fldChar w:fldCharType="separate"/>
      </w:r>
      <w:r w:rsidR="00E7159E" w:rsidRPr="753E7AF4">
        <w:rPr>
          <w:rStyle w:val="Hyperlink"/>
          <w:color w:val="467886"/>
        </w:rPr>
        <w:t>management</w:t>
      </w:r>
      <w:r w:rsidR="00E7159E">
        <w:fldChar w:fldCharType="end"/>
      </w:r>
      <w:r w:rsidR="00E7159E">
        <w:fldChar w:fldCharType="begin"/>
      </w:r>
      <w:r w:rsidR="00E7159E">
        <w:instrText>HYPERLINK "https://www.bls.gov/ooh/business-and-financial/project-management-specialists.htm" \h</w:instrText>
      </w:r>
      <w:r w:rsidR="00E7159E">
        <w:fldChar w:fldCharType="separate"/>
      </w:r>
      <w:r w:rsidR="00E7159E" w:rsidRPr="753E7AF4">
        <w:rPr>
          <w:rStyle w:val="Hyperlink"/>
          <w:color w:val="467886"/>
        </w:rPr>
        <w:t>-</w:t>
      </w:r>
      <w:r w:rsidR="00E7159E">
        <w:fldChar w:fldCharType="end"/>
      </w:r>
      <w:r w:rsidR="00E7159E">
        <w:fldChar w:fldCharType="begin"/>
      </w:r>
      <w:r w:rsidR="00E7159E">
        <w:instrText>HYPERLINK "https://www.bls.gov/ooh/business-and-financial/project-management-specialists.htm" \h</w:instrText>
      </w:r>
      <w:r w:rsidR="00E7159E">
        <w:fldChar w:fldCharType="separate"/>
      </w:r>
      <w:r w:rsidR="00E7159E" w:rsidRPr="753E7AF4">
        <w:rPr>
          <w:rStyle w:val="Hyperlink"/>
          <w:color w:val="467886"/>
        </w:rPr>
        <w:t>specialists.htm</w:t>
      </w:r>
      <w:r w:rsidR="00E7159E">
        <w:fldChar w:fldCharType="end"/>
      </w:r>
      <w:r w:rsidR="00E7159E">
        <w:fldChar w:fldCharType="begin"/>
      </w:r>
      <w:r w:rsidR="00E7159E">
        <w:instrText>HYPERLINK "https://www.bls.gov/ooh/business-and-financial/project-management-specialists.htm" \h</w:instrText>
      </w:r>
      <w:r w:rsidR="00E7159E">
        <w:fldChar w:fldCharType="separate"/>
      </w:r>
      <w:r w:rsidR="00E7159E" w:rsidRPr="753E7AF4">
        <w:rPr>
          <w:rStyle w:val="Hyperlink"/>
          <w:color w:val="000000" w:themeColor="text1"/>
          <w:u w:val="none"/>
        </w:rPr>
        <w:t xml:space="preserve"> </w:t>
      </w:r>
      <w:r w:rsidR="00E7159E">
        <w:fldChar w:fldCharType="end"/>
      </w:r>
    </w:p>
    <w:p w14:paraId="53145388" w14:textId="18AFB50D" w:rsidR="00E7159E" w:rsidRDefault="00771A21" w:rsidP="00587040">
      <w:pPr>
        <w:spacing w:after="153" w:line="282" w:lineRule="auto"/>
        <w:ind w:left="-15" w:right="1012"/>
        <w:rPr>
          <w:color w:val="000000" w:themeColor="text1"/>
        </w:rPr>
        <w:pPrChange w:id="6260" w:author="Alondra Vega Pacheco" w:date="2025-10-14T11:23:00Z" w16du:dateUtc="2025-10-14T16:23:00Z">
          <w:pPr>
            <w:spacing w:after="153" w:line="282" w:lineRule="auto"/>
            <w:ind w:left="-15" w:right="1012"/>
            <w:jc w:val="both"/>
          </w:pPr>
        </w:pPrChange>
      </w:pPr>
      <w:r w:rsidRPr="753E7AF4">
        <w:rPr>
          <w:color w:val="000000" w:themeColor="text1"/>
        </w:rPr>
        <w:t xml:space="preserve">U.S. Bureau of Labor Statistics. (2023, September 6). </w:t>
      </w:r>
      <w:r w:rsidRPr="753E7AF4">
        <w:rPr>
          <w:i/>
          <w:color w:val="000000" w:themeColor="text1"/>
        </w:rPr>
        <w:t>Software developers</w:t>
      </w:r>
      <w:r w:rsidRPr="753E7AF4">
        <w:rPr>
          <w:color w:val="000000" w:themeColor="text1"/>
        </w:rPr>
        <w:t xml:space="preserve">. Occupational Outlook Handbook. </w:t>
      </w:r>
      <w:r w:rsidR="00E7159E">
        <w:fldChar w:fldCharType="begin"/>
      </w:r>
      <w:r w:rsidR="00E7159E">
        <w:instrText>HYPERLINK "https://www.bls.gov/ooh/computer-and-information-technology/software-developers.htm" \h</w:instrText>
      </w:r>
      <w:r w:rsidR="00E7159E">
        <w:fldChar w:fldCharType="separate"/>
      </w:r>
      <w:r w:rsidR="00E7159E" w:rsidRPr="753E7AF4">
        <w:rPr>
          <w:rStyle w:val="Hyperlink"/>
          <w:color w:val="467886"/>
        </w:rPr>
        <w:t>https://www.bls.gov/ooh/computer</w:t>
      </w:r>
      <w:r w:rsidR="00E7159E">
        <w:fldChar w:fldCharType="end"/>
      </w:r>
      <w:r w:rsidR="00E7159E">
        <w:fldChar w:fldCharType="begin"/>
      </w:r>
      <w:r w:rsidR="00E7159E">
        <w:instrText>HYPERLINK "https://www.bls.gov/ooh/computer-and-information-technology/software-developers.htm" \h</w:instrText>
      </w:r>
      <w:r w:rsidR="00E7159E">
        <w:fldChar w:fldCharType="separate"/>
      </w:r>
      <w:r w:rsidR="00E7159E" w:rsidRPr="753E7AF4">
        <w:rPr>
          <w:rStyle w:val="Hyperlink"/>
          <w:color w:val="467886"/>
        </w:rPr>
        <w:t>-</w:t>
      </w:r>
      <w:r w:rsidR="00E7159E">
        <w:fldChar w:fldCharType="end"/>
      </w:r>
      <w:r w:rsidR="00E7159E">
        <w:fldChar w:fldCharType="begin"/>
      </w:r>
      <w:r w:rsidR="00E7159E">
        <w:instrText>HYPERLINK "https://www.bls.gov/ooh/computer-and-information-technology/software-developers.htm" \h</w:instrText>
      </w:r>
      <w:r w:rsidR="00E7159E">
        <w:fldChar w:fldCharType="separate"/>
      </w:r>
      <w:r w:rsidR="00E7159E" w:rsidRPr="753E7AF4">
        <w:rPr>
          <w:rStyle w:val="Hyperlink"/>
          <w:color w:val="467886"/>
        </w:rPr>
        <w:t>and</w:t>
      </w:r>
      <w:r w:rsidR="00E7159E">
        <w:fldChar w:fldCharType="end"/>
      </w:r>
      <w:r w:rsidR="00E7159E">
        <w:fldChar w:fldCharType="begin"/>
      </w:r>
      <w:r w:rsidR="00E7159E">
        <w:instrText>HYPERLINK "https://www.bls.gov/ooh/computer-and-information-technology/software-developers.htm" \h</w:instrText>
      </w:r>
      <w:r w:rsidR="00E7159E">
        <w:fldChar w:fldCharType="separate"/>
      </w:r>
      <w:r w:rsidR="00E7159E" w:rsidRPr="753E7AF4">
        <w:rPr>
          <w:rStyle w:val="Hyperlink"/>
          <w:color w:val="467886"/>
        </w:rPr>
        <w:t>-</w:t>
      </w:r>
      <w:r w:rsidR="00E7159E">
        <w:fldChar w:fldCharType="end"/>
      </w:r>
      <w:r w:rsidR="00E7159E">
        <w:fldChar w:fldCharType="begin"/>
      </w:r>
      <w:r w:rsidR="00E7159E">
        <w:instrText>HYPERLINK "https://www.bls.gov/ooh/computer-and-information-technology/software-developers.htm" \h</w:instrText>
      </w:r>
      <w:r w:rsidR="00E7159E">
        <w:fldChar w:fldCharType="separate"/>
      </w:r>
      <w:r w:rsidR="00E7159E" w:rsidRPr="753E7AF4">
        <w:rPr>
          <w:rStyle w:val="Hyperlink"/>
          <w:color w:val="467886"/>
        </w:rPr>
        <w:t>information</w:t>
      </w:r>
      <w:r w:rsidR="00E7159E">
        <w:fldChar w:fldCharType="end"/>
      </w:r>
      <w:r w:rsidR="00E7159E">
        <w:fldChar w:fldCharType="begin"/>
      </w:r>
      <w:r w:rsidR="00E7159E">
        <w:instrText>HYPERLINK "https://www.bls.gov/ooh/computer-and-information-technology/software-developers.htm" \h</w:instrText>
      </w:r>
      <w:r w:rsidR="00E7159E">
        <w:fldChar w:fldCharType="separate"/>
      </w:r>
      <w:r w:rsidR="00E7159E" w:rsidRPr="753E7AF4">
        <w:rPr>
          <w:rStyle w:val="Hyperlink"/>
          <w:color w:val="467886"/>
        </w:rPr>
        <w:t>-</w:t>
      </w:r>
      <w:r w:rsidR="00E7159E">
        <w:fldChar w:fldCharType="end"/>
      </w:r>
      <w:r w:rsidR="00E7159E">
        <w:fldChar w:fldCharType="begin"/>
      </w:r>
      <w:r w:rsidR="00E7159E">
        <w:instrText>HYPERLINK "https://www.bls.gov/ooh/computer-and-information-technology/software-developers.htm" \h</w:instrText>
      </w:r>
      <w:r w:rsidR="00E7159E">
        <w:fldChar w:fldCharType="separate"/>
      </w:r>
      <w:r w:rsidR="00E7159E" w:rsidRPr="753E7AF4">
        <w:rPr>
          <w:rStyle w:val="Hyperlink"/>
          <w:color w:val="467886"/>
        </w:rPr>
        <w:t>technology/software</w:t>
      </w:r>
      <w:r w:rsidR="00E7159E">
        <w:fldChar w:fldCharType="end"/>
      </w:r>
      <w:r>
        <w:fldChar w:fldCharType="begin"/>
      </w:r>
      <w:r>
        <w:instrText>HYPERLINK "https://www.bls.gov/ooh/computer-and-information-technology/software-developers.htm" \h</w:instrText>
      </w:r>
      <w:r>
        <w:fldChar w:fldCharType="separate"/>
      </w:r>
      <w:r>
        <w:rPr>
          <w:rStyle w:val="Hyperlink"/>
        </w:rPr>
        <w:t>https://www.bls.gov/ooh/computer-and-information-technology/software-developers.htm</w:t>
      </w:r>
      <w:r>
        <w:fldChar w:fldCharType="end"/>
      </w:r>
      <w:r w:rsidR="00E7159E">
        <w:fldChar w:fldCharType="begin"/>
      </w:r>
      <w:r w:rsidR="00E7159E">
        <w:instrText>HYPERLINK "https://www.bls.gov/ooh/computer-and-information-technology/software-developers.htm" \h</w:instrText>
      </w:r>
      <w:r w:rsidR="00E7159E">
        <w:fldChar w:fldCharType="separate"/>
      </w:r>
      <w:r w:rsidR="00E7159E" w:rsidRPr="753E7AF4">
        <w:rPr>
          <w:rStyle w:val="Hyperlink"/>
          <w:color w:val="467886"/>
        </w:rPr>
        <w:t>developers.htm</w:t>
      </w:r>
      <w:r w:rsidR="00E7159E">
        <w:fldChar w:fldCharType="end"/>
      </w:r>
      <w:r w:rsidR="00E7159E">
        <w:fldChar w:fldCharType="begin"/>
      </w:r>
      <w:r w:rsidR="00E7159E">
        <w:instrText>HYPERLINK "https://www.bls.gov/ooh/computer-and-information-technology/software-developers.htm" \h</w:instrText>
      </w:r>
      <w:r w:rsidR="00E7159E">
        <w:fldChar w:fldCharType="separate"/>
      </w:r>
      <w:r w:rsidR="00E7159E" w:rsidRPr="753E7AF4">
        <w:rPr>
          <w:rStyle w:val="Hyperlink"/>
          <w:color w:val="000000" w:themeColor="text1"/>
          <w:u w:val="none"/>
        </w:rPr>
        <w:t xml:space="preserve"> </w:t>
      </w:r>
      <w:r w:rsidR="00E7159E">
        <w:fldChar w:fldCharType="end"/>
      </w:r>
    </w:p>
    <w:p w14:paraId="144199D4" w14:textId="318F4184" w:rsidR="00E7159E" w:rsidRDefault="00771A21" w:rsidP="00587040">
      <w:pPr>
        <w:ind w:right="10"/>
        <w:rPr>
          <w:color w:val="000000" w:themeColor="text1"/>
        </w:rPr>
      </w:pPr>
      <w:r w:rsidRPr="753E7AF4">
        <w:rPr>
          <w:color w:val="000000" w:themeColor="text1"/>
        </w:rPr>
        <w:lastRenderedPageBreak/>
        <w:t xml:space="preserve">U.S. Bureau of Labor Statistics. (2023, September 6). </w:t>
      </w:r>
      <w:r w:rsidRPr="753E7AF4">
        <w:rPr>
          <w:i/>
          <w:color w:val="000000" w:themeColor="text1"/>
        </w:rPr>
        <w:t>Web developers</w:t>
      </w:r>
      <w:r w:rsidRPr="753E7AF4">
        <w:rPr>
          <w:color w:val="000000" w:themeColor="text1"/>
        </w:rPr>
        <w:t xml:space="preserve">. Occupational Outlook </w:t>
      </w:r>
    </w:p>
    <w:p w14:paraId="79A52B18" w14:textId="7EED04B0" w:rsidR="00E7159E" w:rsidRDefault="00771A21" w:rsidP="00587040">
      <w:pPr>
        <w:spacing w:after="164" w:line="270" w:lineRule="auto"/>
        <w:ind w:left="-5" w:right="573"/>
        <w:rPr>
          <w:color w:val="000000" w:themeColor="text1"/>
        </w:rPr>
      </w:pPr>
      <w:r w:rsidRPr="753E7AF4">
        <w:rPr>
          <w:color w:val="000000" w:themeColor="text1"/>
        </w:rPr>
        <w:t xml:space="preserve">Handbook. </w:t>
      </w:r>
      <w:hyperlink r:id="rId40">
        <w:r w:rsidR="00E7159E" w:rsidRPr="753E7AF4">
          <w:rPr>
            <w:rStyle w:val="Hyperlink"/>
            <w:color w:val="467886"/>
          </w:rPr>
          <w:t>https://www.bls.gov/ooh/computer</w:t>
        </w:r>
      </w:hyperlink>
      <w:hyperlink r:id="rId41">
        <w:r w:rsidR="00E7159E" w:rsidRPr="753E7AF4">
          <w:rPr>
            <w:rStyle w:val="Hyperlink"/>
            <w:color w:val="467886"/>
          </w:rPr>
          <w:t>-</w:t>
        </w:r>
      </w:hyperlink>
      <w:hyperlink r:id="rId42">
        <w:r w:rsidR="00E7159E" w:rsidRPr="753E7AF4">
          <w:rPr>
            <w:rStyle w:val="Hyperlink"/>
            <w:color w:val="467886"/>
          </w:rPr>
          <w:t>and</w:t>
        </w:r>
      </w:hyperlink>
      <w:hyperlink r:id="rId43">
        <w:r w:rsidR="00E7159E" w:rsidRPr="753E7AF4">
          <w:rPr>
            <w:rStyle w:val="Hyperlink"/>
            <w:color w:val="467886"/>
          </w:rPr>
          <w:t>-</w:t>
        </w:r>
      </w:hyperlink>
      <w:hyperlink r:id="rId44">
        <w:r w:rsidR="00E7159E" w:rsidRPr="753E7AF4">
          <w:rPr>
            <w:rStyle w:val="Hyperlink"/>
            <w:color w:val="467886"/>
          </w:rPr>
          <w:t>information</w:t>
        </w:r>
      </w:hyperlink>
      <w:hyperlink r:id="rId45">
        <w:r w:rsidR="00E7159E" w:rsidRPr="753E7AF4">
          <w:rPr>
            <w:rStyle w:val="Hyperlink"/>
            <w:color w:val="467886"/>
          </w:rPr>
          <w:t>-</w:t>
        </w:r>
      </w:hyperlink>
      <w:hyperlink r:id="rId46">
        <w:r w:rsidR="00E7159E" w:rsidRPr="753E7AF4">
          <w:rPr>
            <w:rStyle w:val="Hyperlink"/>
            <w:color w:val="467886"/>
          </w:rPr>
          <w:t>technology/web</w:t>
        </w:r>
      </w:hyperlink>
      <w:hyperlink r:id="rId47">
        <w:r w:rsidR="00E7159E" w:rsidRPr="753E7AF4">
          <w:rPr>
            <w:rStyle w:val="Hyperlink"/>
            <w:color w:val="467886"/>
          </w:rPr>
          <w:t>-</w:t>
        </w:r>
      </w:hyperlink>
      <w:hyperlink r:id="rId48">
        <w:r w:rsidR="00E7159E" w:rsidRPr="753E7AF4">
          <w:rPr>
            <w:rStyle w:val="Hyperlink"/>
            <w:color w:val="467886"/>
          </w:rPr>
          <w:t>developers.htm</w:t>
        </w:r>
      </w:hyperlink>
      <w:hyperlink r:id="rId49">
        <w:r w:rsidR="00E7159E" w:rsidRPr="753E7AF4">
          <w:rPr>
            <w:rStyle w:val="Hyperlink"/>
            <w:color w:val="000000" w:themeColor="text1"/>
            <w:u w:val="none"/>
          </w:rPr>
          <w:t xml:space="preserve"> </w:t>
        </w:r>
      </w:hyperlink>
    </w:p>
    <w:p w14:paraId="0FA9C496" w14:textId="1B813854" w:rsidR="00E7159E" w:rsidRDefault="00771A21" w:rsidP="00587040">
      <w:pPr>
        <w:spacing w:after="160"/>
        <w:ind w:right="665"/>
        <w:rPr>
          <w:color w:val="000000" w:themeColor="text1"/>
        </w:rPr>
      </w:pPr>
      <w:r w:rsidRPr="753E7AF4">
        <w:rPr>
          <w:color w:val="000000" w:themeColor="text1"/>
        </w:rPr>
        <w:t xml:space="preserve">Zoom Video Communications. (n.d.). </w:t>
      </w:r>
      <w:r w:rsidRPr="753E7AF4">
        <w:rPr>
          <w:i/>
          <w:color w:val="000000" w:themeColor="text1"/>
        </w:rPr>
        <w:t>OAuth for user authorized apps</w:t>
      </w:r>
      <w:r w:rsidRPr="753E7AF4">
        <w:rPr>
          <w:color w:val="000000" w:themeColor="text1"/>
        </w:rPr>
        <w:t xml:space="preserve">. Zoom Developer Platform. </w:t>
      </w:r>
      <w:hyperlink r:id="rId50">
        <w:r w:rsidR="00E7159E" w:rsidRPr="753E7AF4">
          <w:rPr>
            <w:rStyle w:val="Hyperlink"/>
            <w:color w:val="467886"/>
          </w:rPr>
          <w:t>https://developers.zoom.us/docs/integrations/oauth/</w:t>
        </w:r>
      </w:hyperlink>
      <w:hyperlink r:id="rId51">
        <w:r w:rsidR="00E7159E" w:rsidRPr="753E7AF4">
          <w:rPr>
            <w:rStyle w:val="Hyperlink"/>
            <w:color w:val="000000" w:themeColor="text1"/>
            <w:u w:val="none"/>
          </w:rPr>
          <w:t xml:space="preserve"> </w:t>
        </w:r>
      </w:hyperlink>
    </w:p>
    <w:p w14:paraId="31BBAE91" w14:textId="63C7DEC7" w:rsidR="753E7AF4" w:rsidRDefault="753E7AF4" w:rsidP="753E7AF4">
      <w:pPr>
        <w:spacing w:after="136" w:line="259" w:lineRule="auto"/>
        <w:rPr>
          <w:color w:val="000000" w:themeColor="text1"/>
        </w:rPr>
      </w:pPr>
    </w:p>
    <w:p w14:paraId="1999A31E" w14:textId="49E473C6" w:rsidR="00D53F3E" w:rsidRPr="00EB41E4" w:rsidRDefault="00D53F3E" w:rsidP="503F0872">
      <w:pPr>
        <w:pStyle w:val="Heading1"/>
      </w:pPr>
      <w:bookmarkStart w:id="6261" w:name="_Toc208608102"/>
      <w:r>
        <w:t>Appendix A: Project Decision Tracker</w:t>
      </w:r>
      <w:bookmarkEnd w:id="6261"/>
      <w:ins w:id="6262" w:author="Alondra Vega Pacheco" w:date="2025-09-12T22:26:00Z" w16du:dateUtc="2025-09-13T03:26:00Z">
        <w:r w:rsidR="006712F5">
          <w:t xml:space="preserve"> (updated in v4.</w:t>
        </w:r>
      </w:ins>
      <w:ins w:id="6263" w:author="Alondra Vega Pacheco" w:date="2025-10-14T11:25:00Z" w16du:dateUtc="2025-10-14T16:25:00Z">
        <w:r w:rsidR="00305AF4">
          <w:t>2</w:t>
        </w:r>
      </w:ins>
      <w:ins w:id="6264" w:author="Alondra Vega Pacheco" w:date="2025-09-12T22:26:00Z" w16du:dateUtc="2025-09-13T03:26:00Z">
        <w:r w:rsidR="006712F5">
          <w:t>)</w:t>
        </w:r>
      </w:ins>
    </w:p>
    <w:p w14:paraId="3613822D" w14:textId="66BF88E0" w:rsidR="00D53F3E" w:rsidRDefault="00D53F3E" w:rsidP="00EB41E4">
      <w:r>
        <w:t xml:space="preserve">This </w:t>
      </w:r>
      <w:del w:id="6265" w:author="Alondra Vega Pacheco" w:date="2025-09-12T22:28:00Z" w16du:dateUtc="2025-09-13T03:28:00Z">
        <w:r w:rsidDel="00FC136E">
          <w:delText xml:space="preserve">appendix </w:delText>
        </w:r>
      </w:del>
      <w:ins w:id="6266" w:author="Alondra Vega Pacheco" w:date="2025-09-12T22:28:00Z" w16du:dateUtc="2025-09-13T03:28:00Z">
        <w:r w:rsidR="00FC136E">
          <w:t xml:space="preserve">decision tracker </w:t>
        </w:r>
      </w:ins>
      <w:r>
        <w:t>document</w:t>
      </w:r>
      <w:ins w:id="6267" w:author="Alondra Vega Pacheco" w:date="2025-09-12T22:29:00Z" w16du:dateUtc="2025-09-13T03:29:00Z">
        <w:r w:rsidR="004F182C">
          <w:t xml:space="preserve"> highlights</w:t>
        </w:r>
      </w:ins>
      <w:del w:id="6268" w:author="Alondra Vega Pacheco" w:date="2025-09-12T22:28:00Z" w16du:dateUtc="2025-09-13T03:28:00Z">
        <w:r w:rsidDel="00FC136E">
          <w:delText>s</w:delText>
        </w:r>
      </w:del>
      <w:r>
        <w:t xml:space="preserve"> key project decisions made throughout the lifecycle. Each decision includes the date, decision owner, rationale, and impact. The tracker helps maintain transparency and provides traceability for future </w:t>
      </w:r>
      <w:proofErr w:type="spellStart"/>
      <w:proofErr w:type="gramStart"/>
      <w:r>
        <w:t>reference.</w:t>
      </w:r>
      <w:ins w:id="6269" w:author="Alondra Vega Pacheco" w:date="2025-09-12T22:29:00Z" w16du:dateUtc="2025-09-13T03:29:00Z">
        <w:r w:rsidR="004F182C">
          <w:t>This</w:t>
        </w:r>
        <w:proofErr w:type="spellEnd"/>
        <w:proofErr w:type="gramEnd"/>
        <w:r w:rsidR="004F182C">
          <w:t xml:space="preserve"> tracker is included as a supporting document attached with this document. </w:t>
        </w:r>
      </w:ins>
    </w:p>
    <w:p w14:paraId="3322BC9C" w14:textId="77777777" w:rsidR="00961BA7" w:rsidRDefault="00961BA7" w:rsidP="00EB41E4"/>
    <w:p w14:paraId="40B5D0F7" w14:textId="6F9D0DB3" w:rsidR="001D6786" w:rsidRPr="001D6786" w:rsidDel="00FC136E" w:rsidRDefault="00961BA7">
      <w:pPr>
        <w:ind w:left="-5"/>
        <w:rPr>
          <w:del w:id="6270" w:author="Alondra Vega Pacheco" w:date="2025-09-12T22:28:00Z" w16du:dateUtc="2025-09-13T03:28:00Z"/>
          <w:sz w:val="28"/>
          <w:rPrChange w:id="6271" w:author="Alondra Vega Pacheco" w:date="2025-09-12T18:44:00Z" w16du:dateUtc="2025-09-12T23:44:00Z">
            <w:rPr>
              <w:del w:id="6272" w:author="Alondra Vega Pacheco" w:date="2025-09-12T22:28:00Z" w16du:dateUtc="2025-09-13T03:28:00Z"/>
            </w:rPr>
          </w:rPrChange>
        </w:rPr>
        <w:pPrChange w:id="6273" w:author="Alondra Vega Pacheco" w:date="2025-09-12T18:44:00Z" w16du:dateUtc="2025-09-12T23:44:00Z">
          <w:pPr>
            <w:spacing w:after="178" w:line="259" w:lineRule="auto"/>
            <w:ind w:left="-5"/>
          </w:pPr>
        </w:pPrChange>
      </w:pPr>
      <w:del w:id="6274" w:author="Alondra Vega Pacheco" w:date="2025-09-12T18:44:00Z" w16du:dateUtc="2025-09-12T23:44:00Z">
        <w:r w:rsidRPr="001D6786" w:rsidDel="001D6786">
          <w:delText xml:space="preserve">1. </w:delText>
        </w:r>
      </w:del>
      <w:del w:id="6275" w:author="Alondra Vega Pacheco" w:date="2025-09-12T22:28:00Z" w16du:dateUtc="2025-09-13T03:28:00Z">
        <w:r w:rsidDel="00FC136E">
          <w:fldChar w:fldCharType="begin"/>
        </w:r>
        <w:r w:rsidDel="00FC136E">
          <w:delInstrText>HYPERLINK "https://umgcdev361.sharepoint.com/:x:/r/sites/SWEN670Fall2025/Shared%20Documents/Team%20A%20(Care%20Connect)/decisionTracker_SWEN670.xlsx?d=w302430fc69bb4fc4a7988fc333e25fa8&amp;csf=1&amp;web=1&amp;e=f07FT7"</w:delInstrText>
        </w:r>
        <w:r w:rsidDel="00FC136E">
          <w:fldChar w:fldCharType="separate"/>
        </w:r>
        <w:bookmarkStart w:id="6276" w:name="_Toc208608103"/>
        <w:r w:rsidRPr="001D6786" w:rsidDel="00FC136E">
          <w:rPr>
            <w:rStyle w:val="Hyperlink"/>
            <w:sz w:val="28"/>
          </w:rPr>
          <w:delText>Team  – A Decision Tracker</w:delText>
        </w:r>
        <w:r w:rsidDel="00FC136E">
          <w:fldChar w:fldCharType="end"/>
        </w:r>
        <w:bookmarkEnd w:id="6276"/>
      </w:del>
    </w:p>
    <w:p w14:paraId="228AD77C" w14:textId="2D0BA58E" w:rsidR="00EE3448" w:rsidRPr="001B7CF5" w:rsidDel="00FC136E" w:rsidRDefault="00961BA7" w:rsidP="00961BA7">
      <w:pPr>
        <w:spacing w:after="178" w:line="259" w:lineRule="auto"/>
        <w:ind w:left="-5"/>
        <w:rPr>
          <w:del w:id="6277" w:author="Alondra Vega Pacheco" w:date="2025-09-12T22:28:00Z" w16du:dateUtc="2025-09-13T03:28:00Z"/>
          <w:sz w:val="28"/>
        </w:rPr>
      </w:pPr>
      <w:del w:id="6278" w:author="Alondra Vega Pacheco" w:date="2025-09-12T22:16:00Z" w16du:dateUtc="2025-09-13T03:16:00Z">
        <w:r w:rsidRPr="001B7CF5" w:rsidDel="006A3FD1">
          <w:delText>2</w:delText>
        </w:r>
      </w:del>
      <w:del w:id="6279" w:author="Alondra Vega Pacheco" w:date="2025-09-12T22:28:00Z" w16du:dateUtc="2025-09-13T03:28:00Z">
        <w:r w:rsidDel="00FC136E">
          <w:fldChar w:fldCharType="begin"/>
        </w:r>
        <w:r w:rsidDel="00FC136E">
          <w:delInstrText>HYPERLINK "https://umgcdev361.sharepoint.com/:x:/r/sites/SWEN670Fall2025/Shared%20Documents/Team%20B%20(Care%20Connect)/TeamB_DecisionTrackers.xlsx?d=wbbea527b7ff24b0385c8ee8f4bd79c26&amp;csf=1&amp;web=1&amp;e=cdSYLt"</w:delInstrText>
        </w:r>
        <w:r w:rsidDel="00FC136E">
          <w:fldChar w:fldCharType="separate"/>
        </w:r>
      </w:del>
      <w:del w:id="6280" w:author="Alondra Vega Pacheco" w:date="2025-09-12T22:17:00Z" w16du:dateUtc="2025-09-13T03:17:00Z">
        <w:r w:rsidRPr="001B7CF5" w:rsidDel="006A3FD1">
          <w:rPr>
            <w:rStyle w:val="Hyperlink"/>
            <w:sz w:val="28"/>
          </w:rPr>
          <w:delText>.</w:delText>
        </w:r>
      </w:del>
      <w:del w:id="6281" w:author="Alondra Vega Pacheco" w:date="2025-09-12T22:28:00Z" w16du:dateUtc="2025-09-13T03:28:00Z">
        <w:r w:rsidRPr="001B7CF5" w:rsidDel="00FC136E">
          <w:rPr>
            <w:rStyle w:val="Hyperlink"/>
            <w:sz w:val="28"/>
          </w:rPr>
          <w:delText xml:space="preserve"> </w:delText>
        </w:r>
        <w:bookmarkStart w:id="6282" w:name="_Toc208608104"/>
        <w:r w:rsidRPr="001B7CF5" w:rsidDel="00FC136E">
          <w:rPr>
            <w:rStyle w:val="Hyperlink"/>
            <w:sz w:val="28"/>
          </w:rPr>
          <w:delText>Team  – B Decision Tracker</w:delText>
        </w:r>
        <w:bookmarkEnd w:id="6282"/>
        <w:r w:rsidDel="00FC136E">
          <w:fldChar w:fldCharType="end"/>
        </w:r>
      </w:del>
    </w:p>
    <w:p w14:paraId="28252AAB" w14:textId="547DC188" w:rsidR="0027321E" w:rsidRPr="001B7CF5" w:rsidDel="00FC136E" w:rsidRDefault="00961BA7" w:rsidP="00961BA7">
      <w:pPr>
        <w:spacing w:after="178" w:line="259" w:lineRule="auto"/>
        <w:ind w:left="-5"/>
        <w:rPr>
          <w:del w:id="6283" w:author="Alondra Vega Pacheco" w:date="2025-09-12T22:28:00Z" w16du:dateUtc="2025-09-13T03:28:00Z"/>
          <w:rStyle w:val="Hyperlink"/>
        </w:rPr>
      </w:pPr>
      <w:del w:id="6284" w:author="Alondra Vega Pacheco" w:date="2025-09-12T22:16:00Z" w16du:dateUtc="2025-09-13T03:16:00Z">
        <w:r w:rsidRPr="001B7CF5" w:rsidDel="006A3FD1">
          <w:delText xml:space="preserve">3. </w:delText>
        </w:r>
      </w:del>
      <w:del w:id="6285" w:author="Alondra Vega Pacheco" w:date="2025-09-12T22:28:00Z" w16du:dateUtc="2025-09-13T03:28:00Z">
        <w:r w:rsidDel="00FC136E">
          <w:fldChar w:fldCharType="begin"/>
        </w:r>
        <w:r w:rsidDel="00FC136E">
          <w:delInstrText>HYPERLINK "https://umgcdev361.sharepoint.com/:x:/r/sites/SWEN670Fall2025/Shared%20Documents/General/Deliverables/Milestone%201/Team%20C/Team%20C%20Decision%20Tracker-%20CareConnect.xlsx?d=w01ee8298f10f409893611d2aee99737e&amp;csf=1&amp;web=1&amp;e=OeXgxk"</w:delInstrText>
        </w:r>
        <w:r w:rsidDel="00FC136E">
          <w:fldChar w:fldCharType="separate"/>
        </w:r>
        <w:bookmarkStart w:id="6286" w:name="_Toc208608105"/>
        <w:r w:rsidRPr="001B7CF5" w:rsidDel="00FC136E">
          <w:rPr>
            <w:rStyle w:val="Hyperlink"/>
            <w:sz w:val="28"/>
          </w:rPr>
          <w:delText>Team  – C Decision Tracker</w:delText>
        </w:r>
        <w:bookmarkEnd w:id="6286"/>
        <w:r w:rsidDel="00FC136E">
          <w:fldChar w:fldCharType="end"/>
        </w:r>
      </w:del>
    </w:p>
    <w:p w14:paraId="3732A5D9" w14:textId="71081E76" w:rsidR="00493E19" w:rsidRDefault="00961BA7">
      <w:pPr>
        <w:rPr>
          <w:ins w:id="6287" w:author="Alondra Vega Pacheco" w:date="2025-10-14T11:24:00Z" w16du:dateUtc="2025-10-14T16:24:00Z"/>
        </w:rPr>
      </w:pPr>
      <w:bookmarkStart w:id="6288" w:name="_Toc208608106"/>
      <w:del w:id="6289" w:author="Alondra Vega Pacheco" w:date="2025-09-12T22:17:00Z" w16du:dateUtc="2025-09-13T03:17:00Z">
        <w:r w:rsidRPr="001B7CF5" w:rsidDel="004D526D">
          <w:delText xml:space="preserve">4. </w:delText>
        </w:r>
      </w:del>
      <w:del w:id="6290" w:author="Alondra Vega Pacheco" w:date="2025-09-12T22:28:00Z" w16du:dateUtc="2025-09-13T03:28:00Z">
        <w:r w:rsidDel="00FC136E">
          <w:fldChar w:fldCharType="begin"/>
        </w:r>
        <w:r w:rsidDel="00FC136E">
          <w:delInstrText>HYPERLINK "https://umgcdev361.sharepoint.com/:x:/r/sites/SWEN670Fall2025/Shared%20Documents/Team%20D%20(Care%20Connect)/Decision%20Trackers.xlsx?d=wf2da5356c2a640df97d927117040334f&amp;csf=1&amp;web=1&amp;e=rDZ4f8"</w:delInstrText>
        </w:r>
        <w:r w:rsidDel="00FC136E">
          <w:fldChar w:fldCharType="separate"/>
        </w:r>
        <w:r w:rsidRPr="001B7CF5" w:rsidDel="00FC136E">
          <w:rPr>
            <w:rStyle w:val="Hyperlink"/>
          </w:rPr>
          <w:delText>Team – D Decision Tracker</w:delText>
        </w:r>
        <w:bookmarkEnd w:id="6288"/>
        <w:r w:rsidDel="00FC136E">
          <w:fldChar w:fldCharType="end"/>
        </w:r>
        <w:r w:rsidDel="00FC136E">
          <w:delText xml:space="preserve"> </w:delText>
        </w:r>
      </w:del>
    </w:p>
    <w:p w14:paraId="1093152E" w14:textId="77777777" w:rsidR="00EE1DF4" w:rsidRDefault="00EE1DF4">
      <w:pPr>
        <w:rPr>
          <w:ins w:id="6291" w:author="Alondra Vega Pacheco" w:date="2025-10-14T11:24:00Z" w16du:dateUtc="2025-10-14T16:24:00Z"/>
        </w:rPr>
      </w:pPr>
    </w:p>
    <w:p w14:paraId="21709913" w14:textId="1671B0D2" w:rsidR="00EE1DF4" w:rsidRDefault="00D51659">
      <w:pPr>
        <w:rPr>
          <w:ins w:id="6292" w:author="Alondra Vega Pacheco" w:date="2025-10-14T11:23:00Z" w16du:dateUtc="2025-10-14T16:23:00Z"/>
        </w:rPr>
      </w:pPr>
      <w:ins w:id="6293" w:author="Alondra Vega Pacheco" w:date="2025-10-14T11:24:00Z" w16du:dateUtc="2025-10-14T16:24:00Z">
        <w:r>
          <w:t>*View in Web Mode to see entire</w:t>
        </w:r>
      </w:ins>
      <w:ins w:id="6294" w:author="Alondra Vega Pacheco" w:date="2025-10-14T11:25:00Z" w16du:dateUtc="2025-10-14T16:25:00Z">
        <w:r>
          <w:t xml:space="preserve"> table*</w:t>
        </w:r>
      </w:ins>
    </w:p>
    <w:p w14:paraId="3CBC3103" w14:textId="77777777" w:rsidR="00587040" w:rsidRDefault="00587040">
      <w:pPr>
        <w:rPr>
          <w:ins w:id="6295" w:author="Alondra Vega Pacheco" w:date="2025-10-14T11:23:00Z" w16du:dateUtc="2025-10-14T16:23:00Z"/>
        </w:rPr>
      </w:pPr>
    </w:p>
    <w:tbl>
      <w:tblPr>
        <w:tblW w:w="27580" w:type="dxa"/>
        <w:tblCellMar>
          <w:top w:w="15" w:type="dxa"/>
          <w:bottom w:w="15" w:type="dxa"/>
        </w:tblCellMar>
        <w:tblLook w:val="04A0" w:firstRow="1" w:lastRow="0" w:firstColumn="1" w:lastColumn="0" w:noHBand="0" w:noVBand="1"/>
      </w:tblPr>
      <w:tblGrid>
        <w:gridCol w:w="840"/>
        <w:gridCol w:w="1440"/>
        <w:gridCol w:w="1823"/>
        <w:gridCol w:w="3889"/>
        <w:gridCol w:w="3939"/>
        <w:gridCol w:w="3348"/>
        <w:gridCol w:w="3574"/>
        <w:gridCol w:w="3485"/>
        <w:gridCol w:w="1198"/>
        <w:gridCol w:w="2814"/>
        <w:gridCol w:w="1230"/>
      </w:tblGrid>
      <w:tr w:rsidR="00EE1DF4" w:rsidRPr="00C311AB" w14:paraId="00E38A90" w14:textId="77777777" w:rsidTr="000A3372">
        <w:trPr>
          <w:trHeight w:val="315"/>
          <w:ins w:id="6296" w:author="Alondra Vega Pacheco" w:date="2025-10-14T11:24:00Z" w16du:dateUtc="2025-10-14T16:24:00Z"/>
        </w:trPr>
        <w:tc>
          <w:tcPr>
            <w:tcW w:w="840" w:type="dxa"/>
            <w:tcBorders>
              <w:top w:val="single" w:sz="4" w:space="0" w:color="000000"/>
              <w:left w:val="single" w:sz="4" w:space="0" w:color="000000"/>
              <w:bottom w:val="nil"/>
              <w:right w:val="nil"/>
            </w:tcBorders>
            <w:shd w:val="clear" w:color="156082" w:fill="156082"/>
            <w:noWrap/>
            <w:vAlign w:val="bottom"/>
            <w:hideMark/>
          </w:tcPr>
          <w:p w14:paraId="4E479B42" w14:textId="77777777" w:rsidR="00EE1DF4" w:rsidRPr="00C311AB" w:rsidRDefault="00EE1DF4" w:rsidP="000A3372">
            <w:pPr>
              <w:spacing w:line="240" w:lineRule="auto"/>
              <w:rPr>
                <w:ins w:id="6297" w:author="Alondra Vega Pacheco" w:date="2025-10-14T11:24:00Z" w16du:dateUtc="2025-10-14T16:24:00Z"/>
                <w:rFonts w:ascii="Aptos Narrow" w:hAnsi="Aptos Narrow"/>
                <w:b/>
                <w:bCs/>
                <w:color w:val="FFFFFF"/>
                <w:sz w:val="22"/>
                <w:szCs w:val="22"/>
              </w:rPr>
            </w:pPr>
            <w:ins w:id="6298" w:author="Alondra Vega Pacheco" w:date="2025-10-14T11:24:00Z" w16du:dateUtc="2025-10-14T16:24:00Z">
              <w:r w:rsidRPr="00C311AB">
                <w:rPr>
                  <w:rFonts w:ascii="Aptos Narrow" w:hAnsi="Aptos Narrow"/>
                  <w:b/>
                  <w:bCs/>
                  <w:color w:val="FFFFFF"/>
                  <w:sz w:val="22"/>
                  <w:szCs w:val="22"/>
                </w:rPr>
                <w:t>Team</w:t>
              </w:r>
            </w:ins>
          </w:p>
        </w:tc>
        <w:tc>
          <w:tcPr>
            <w:tcW w:w="1440" w:type="dxa"/>
            <w:tcBorders>
              <w:top w:val="single" w:sz="4" w:space="0" w:color="000000"/>
              <w:left w:val="nil"/>
              <w:bottom w:val="nil"/>
              <w:right w:val="nil"/>
            </w:tcBorders>
            <w:shd w:val="clear" w:color="156082" w:fill="156082"/>
            <w:noWrap/>
            <w:vAlign w:val="bottom"/>
            <w:hideMark/>
          </w:tcPr>
          <w:p w14:paraId="2C1C010E" w14:textId="77777777" w:rsidR="00EE1DF4" w:rsidRPr="00C311AB" w:rsidRDefault="00EE1DF4" w:rsidP="000A3372">
            <w:pPr>
              <w:spacing w:line="240" w:lineRule="auto"/>
              <w:rPr>
                <w:ins w:id="6299" w:author="Alondra Vega Pacheco" w:date="2025-10-14T11:24:00Z" w16du:dateUtc="2025-10-14T16:24:00Z"/>
                <w:rFonts w:ascii="Aptos Narrow" w:hAnsi="Aptos Narrow"/>
                <w:b/>
                <w:bCs/>
                <w:color w:val="FFFFFF"/>
                <w:szCs w:val="24"/>
              </w:rPr>
            </w:pPr>
            <w:ins w:id="6300" w:author="Alondra Vega Pacheco" w:date="2025-10-14T11:24:00Z" w16du:dateUtc="2025-10-14T16:24:00Z">
              <w:r w:rsidRPr="00C311AB">
                <w:rPr>
                  <w:rFonts w:ascii="Aptos Narrow" w:hAnsi="Aptos Narrow"/>
                  <w:b/>
                  <w:bCs/>
                  <w:color w:val="FFFFFF"/>
                  <w:szCs w:val="24"/>
                </w:rPr>
                <w:t>Decision ID</w:t>
              </w:r>
            </w:ins>
          </w:p>
        </w:tc>
        <w:tc>
          <w:tcPr>
            <w:tcW w:w="1823" w:type="dxa"/>
            <w:tcBorders>
              <w:top w:val="single" w:sz="4" w:space="0" w:color="000000"/>
              <w:left w:val="nil"/>
              <w:bottom w:val="nil"/>
              <w:right w:val="nil"/>
            </w:tcBorders>
            <w:shd w:val="clear" w:color="156082" w:fill="156082"/>
            <w:noWrap/>
            <w:vAlign w:val="bottom"/>
            <w:hideMark/>
          </w:tcPr>
          <w:p w14:paraId="496133E7" w14:textId="77777777" w:rsidR="00EE1DF4" w:rsidRPr="00C311AB" w:rsidRDefault="00EE1DF4" w:rsidP="000A3372">
            <w:pPr>
              <w:spacing w:line="240" w:lineRule="auto"/>
              <w:rPr>
                <w:ins w:id="6301" w:author="Alondra Vega Pacheco" w:date="2025-10-14T11:24:00Z" w16du:dateUtc="2025-10-14T16:24:00Z"/>
                <w:rFonts w:ascii="Aptos Narrow" w:hAnsi="Aptos Narrow"/>
                <w:b/>
                <w:bCs/>
                <w:color w:val="FFFFFF"/>
                <w:szCs w:val="24"/>
              </w:rPr>
            </w:pPr>
            <w:ins w:id="6302" w:author="Alondra Vega Pacheco" w:date="2025-10-14T11:24:00Z" w16du:dateUtc="2025-10-14T16:24:00Z">
              <w:r w:rsidRPr="00C311AB">
                <w:rPr>
                  <w:rFonts w:ascii="Aptos Narrow" w:hAnsi="Aptos Narrow"/>
                  <w:b/>
                  <w:bCs/>
                  <w:color w:val="FFFFFF"/>
                  <w:szCs w:val="24"/>
                </w:rPr>
                <w:t>Date</w:t>
              </w:r>
            </w:ins>
          </w:p>
        </w:tc>
        <w:tc>
          <w:tcPr>
            <w:tcW w:w="3889" w:type="dxa"/>
            <w:tcBorders>
              <w:top w:val="single" w:sz="4" w:space="0" w:color="000000"/>
              <w:left w:val="nil"/>
              <w:bottom w:val="nil"/>
              <w:right w:val="nil"/>
            </w:tcBorders>
            <w:shd w:val="clear" w:color="156082" w:fill="156082"/>
            <w:vAlign w:val="bottom"/>
            <w:hideMark/>
          </w:tcPr>
          <w:p w14:paraId="3110F923" w14:textId="77777777" w:rsidR="00EE1DF4" w:rsidRPr="00C311AB" w:rsidRDefault="00EE1DF4" w:rsidP="000A3372">
            <w:pPr>
              <w:spacing w:line="240" w:lineRule="auto"/>
              <w:rPr>
                <w:ins w:id="6303" w:author="Alondra Vega Pacheco" w:date="2025-10-14T11:24:00Z" w16du:dateUtc="2025-10-14T16:24:00Z"/>
                <w:rFonts w:ascii="Aptos Narrow" w:hAnsi="Aptos Narrow"/>
                <w:b/>
                <w:bCs/>
                <w:color w:val="FFFFFF"/>
                <w:szCs w:val="24"/>
              </w:rPr>
            </w:pPr>
            <w:ins w:id="6304" w:author="Alondra Vega Pacheco" w:date="2025-10-14T11:24:00Z" w16du:dateUtc="2025-10-14T16:24:00Z">
              <w:r w:rsidRPr="00C311AB">
                <w:rPr>
                  <w:rFonts w:ascii="Aptos Narrow" w:hAnsi="Aptos Narrow"/>
                  <w:b/>
                  <w:bCs/>
                  <w:color w:val="FFFFFF"/>
                  <w:szCs w:val="24"/>
                </w:rPr>
                <w:t>Decision Title</w:t>
              </w:r>
            </w:ins>
          </w:p>
        </w:tc>
        <w:tc>
          <w:tcPr>
            <w:tcW w:w="3956" w:type="dxa"/>
            <w:tcBorders>
              <w:top w:val="single" w:sz="4" w:space="0" w:color="000000"/>
              <w:left w:val="nil"/>
              <w:bottom w:val="nil"/>
              <w:right w:val="nil"/>
            </w:tcBorders>
            <w:shd w:val="clear" w:color="156082" w:fill="156082"/>
            <w:vAlign w:val="bottom"/>
            <w:hideMark/>
          </w:tcPr>
          <w:p w14:paraId="733293D8" w14:textId="77777777" w:rsidR="00EE1DF4" w:rsidRPr="00C311AB" w:rsidRDefault="00EE1DF4" w:rsidP="000A3372">
            <w:pPr>
              <w:spacing w:line="240" w:lineRule="auto"/>
              <w:rPr>
                <w:ins w:id="6305" w:author="Alondra Vega Pacheco" w:date="2025-10-14T11:24:00Z" w16du:dateUtc="2025-10-14T16:24:00Z"/>
                <w:rFonts w:ascii="Aptos Narrow" w:hAnsi="Aptos Narrow"/>
                <w:b/>
                <w:bCs/>
                <w:color w:val="FFFFFF"/>
                <w:szCs w:val="24"/>
              </w:rPr>
            </w:pPr>
            <w:ins w:id="6306" w:author="Alondra Vega Pacheco" w:date="2025-10-14T11:24:00Z" w16du:dateUtc="2025-10-14T16:24:00Z">
              <w:r w:rsidRPr="00C311AB">
                <w:rPr>
                  <w:rFonts w:ascii="Aptos Narrow" w:hAnsi="Aptos Narrow"/>
                  <w:b/>
                  <w:bCs/>
                  <w:color w:val="FFFFFF"/>
                  <w:szCs w:val="24"/>
                </w:rPr>
                <w:t>Context/Background</w:t>
              </w:r>
            </w:ins>
          </w:p>
        </w:tc>
        <w:tc>
          <w:tcPr>
            <w:tcW w:w="3364" w:type="dxa"/>
            <w:tcBorders>
              <w:top w:val="single" w:sz="4" w:space="0" w:color="000000"/>
              <w:left w:val="nil"/>
              <w:bottom w:val="nil"/>
              <w:right w:val="nil"/>
            </w:tcBorders>
            <w:shd w:val="clear" w:color="156082" w:fill="156082"/>
            <w:vAlign w:val="bottom"/>
            <w:hideMark/>
          </w:tcPr>
          <w:p w14:paraId="765EC764" w14:textId="77777777" w:rsidR="00EE1DF4" w:rsidRPr="00C311AB" w:rsidRDefault="00EE1DF4" w:rsidP="000A3372">
            <w:pPr>
              <w:spacing w:line="240" w:lineRule="auto"/>
              <w:rPr>
                <w:ins w:id="6307" w:author="Alondra Vega Pacheco" w:date="2025-10-14T11:24:00Z" w16du:dateUtc="2025-10-14T16:24:00Z"/>
                <w:rFonts w:ascii="Aptos Narrow" w:hAnsi="Aptos Narrow"/>
                <w:b/>
                <w:bCs/>
                <w:color w:val="FFFFFF"/>
                <w:szCs w:val="24"/>
              </w:rPr>
            </w:pPr>
            <w:ins w:id="6308" w:author="Alondra Vega Pacheco" w:date="2025-10-14T11:24:00Z" w16du:dateUtc="2025-10-14T16:24:00Z">
              <w:r w:rsidRPr="00C311AB">
                <w:rPr>
                  <w:rFonts w:ascii="Aptos Narrow" w:hAnsi="Aptos Narrow"/>
                  <w:b/>
                  <w:bCs/>
                  <w:color w:val="FFFFFF"/>
                  <w:szCs w:val="24"/>
                </w:rPr>
                <w:t>Options Considered</w:t>
              </w:r>
            </w:ins>
          </w:p>
        </w:tc>
        <w:tc>
          <w:tcPr>
            <w:tcW w:w="3587" w:type="dxa"/>
            <w:tcBorders>
              <w:top w:val="single" w:sz="4" w:space="0" w:color="000000"/>
              <w:left w:val="nil"/>
              <w:bottom w:val="nil"/>
              <w:right w:val="nil"/>
            </w:tcBorders>
            <w:shd w:val="clear" w:color="156082" w:fill="156082"/>
            <w:vAlign w:val="bottom"/>
            <w:hideMark/>
          </w:tcPr>
          <w:p w14:paraId="2D144655" w14:textId="77777777" w:rsidR="00EE1DF4" w:rsidRPr="00C311AB" w:rsidRDefault="00EE1DF4" w:rsidP="000A3372">
            <w:pPr>
              <w:spacing w:line="240" w:lineRule="auto"/>
              <w:rPr>
                <w:ins w:id="6309" w:author="Alondra Vega Pacheco" w:date="2025-10-14T11:24:00Z" w16du:dateUtc="2025-10-14T16:24:00Z"/>
                <w:rFonts w:ascii="Aptos Narrow" w:hAnsi="Aptos Narrow"/>
                <w:b/>
                <w:bCs/>
                <w:color w:val="FFFFFF"/>
                <w:szCs w:val="24"/>
              </w:rPr>
            </w:pPr>
            <w:ins w:id="6310" w:author="Alondra Vega Pacheco" w:date="2025-10-14T11:24:00Z" w16du:dateUtc="2025-10-14T16:24:00Z">
              <w:r w:rsidRPr="00C311AB">
                <w:rPr>
                  <w:rFonts w:ascii="Aptos Narrow" w:hAnsi="Aptos Narrow"/>
                  <w:b/>
                  <w:bCs/>
                  <w:color w:val="FFFFFF"/>
                  <w:szCs w:val="24"/>
                </w:rPr>
                <w:t>Decision Made</w:t>
              </w:r>
            </w:ins>
          </w:p>
        </w:tc>
        <w:tc>
          <w:tcPr>
            <w:tcW w:w="3495" w:type="dxa"/>
            <w:tcBorders>
              <w:top w:val="single" w:sz="4" w:space="0" w:color="000000"/>
              <w:left w:val="nil"/>
              <w:bottom w:val="nil"/>
              <w:right w:val="nil"/>
            </w:tcBorders>
            <w:shd w:val="clear" w:color="156082" w:fill="156082"/>
            <w:vAlign w:val="bottom"/>
            <w:hideMark/>
          </w:tcPr>
          <w:p w14:paraId="7DDB0038" w14:textId="77777777" w:rsidR="00EE1DF4" w:rsidRPr="00C311AB" w:rsidRDefault="00EE1DF4" w:rsidP="000A3372">
            <w:pPr>
              <w:spacing w:line="240" w:lineRule="auto"/>
              <w:rPr>
                <w:ins w:id="6311" w:author="Alondra Vega Pacheco" w:date="2025-10-14T11:24:00Z" w16du:dateUtc="2025-10-14T16:24:00Z"/>
                <w:rFonts w:ascii="Aptos Narrow" w:hAnsi="Aptos Narrow"/>
                <w:b/>
                <w:bCs/>
                <w:color w:val="FFFFFF"/>
                <w:szCs w:val="24"/>
              </w:rPr>
            </w:pPr>
            <w:ins w:id="6312" w:author="Alondra Vega Pacheco" w:date="2025-10-14T11:24:00Z" w16du:dateUtc="2025-10-14T16:24:00Z">
              <w:r w:rsidRPr="00C311AB">
                <w:rPr>
                  <w:rFonts w:ascii="Aptos Narrow" w:hAnsi="Aptos Narrow"/>
                  <w:b/>
                  <w:bCs/>
                  <w:color w:val="FFFFFF"/>
                  <w:szCs w:val="24"/>
                </w:rPr>
                <w:t>Rationale</w:t>
              </w:r>
            </w:ins>
          </w:p>
        </w:tc>
        <w:tc>
          <w:tcPr>
            <w:tcW w:w="1142" w:type="dxa"/>
            <w:tcBorders>
              <w:top w:val="single" w:sz="4" w:space="0" w:color="000000"/>
              <w:left w:val="nil"/>
              <w:bottom w:val="nil"/>
              <w:right w:val="nil"/>
            </w:tcBorders>
            <w:shd w:val="clear" w:color="156082" w:fill="156082"/>
            <w:vAlign w:val="bottom"/>
            <w:hideMark/>
          </w:tcPr>
          <w:p w14:paraId="55A46046" w14:textId="77777777" w:rsidR="00EE1DF4" w:rsidRPr="00C311AB" w:rsidRDefault="00EE1DF4" w:rsidP="000A3372">
            <w:pPr>
              <w:spacing w:line="240" w:lineRule="auto"/>
              <w:rPr>
                <w:ins w:id="6313" w:author="Alondra Vega Pacheco" w:date="2025-10-14T11:24:00Z" w16du:dateUtc="2025-10-14T16:24:00Z"/>
                <w:rFonts w:ascii="Aptos Narrow" w:hAnsi="Aptos Narrow"/>
                <w:b/>
                <w:bCs/>
                <w:color w:val="FFFFFF"/>
                <w:szCs w:val="24"/>
              </w:rPr>
            </w:pPr>
            <w:ins w:id="6314" w:author="Alondra Vega Pacheco" w:date="2025-10-14T11:24:00Z" w16du:dateUtc="2025-10-14T16:24:00Z">
              <w:r w:rsidRPr="00C311AB">
                <w:rPr>
                  <w:rFonts w:ascii="Aptos Narrow" w:hAnsi="Aptos Narrow"/>
                  <w:b/>
                  <w:bCs/>
                  <w:color w:val="FFFFFF"/>
                  <w:szCs w:val="24"/>
                </w:rPr>
                <w:t>Status</w:t>
              </w:r>
            </w:ins>
          </w:p>
        </w:tc>
        <w:tc>
          <w:tcPr>
            <w:tcW w:w="2814" w:type="dxa"/>
            <w:tcBorders>
              <w:top w:val="single" w:sz="4" w:space="0" w:color="000000"/>
              <w:left w:val="nil"/>
              <w:bottom w:val="nil"/>
              <w:right w:val="nil"/>
            </w:tcBorders>
            <w:shd w:val="clear" w:color="156082" w:fill="156082"/>
            <w:vAlign w:val="bottom"/>
            <w:hideMark/>
          </w:tcPr>
          <w:p w14:paraId="1E0E480E" w14:textId="77777777" w:rsidR="00EE1DF4" w:rsidRPr="00C311AB" w:rsidRDefault="00EE1DF4" w:rsidP="000A3372">
            <w:pPr>
              <w:spacing w:line="240" w:lineRule="auto"/>
              <w:rPr>
                <w:ins w:id="6315" w:author="Alondra Vega Pacheco" w:date="2025-10-14T11:24:00Z" w16du:dateUtc="2025-10-14T16:24:00Z"/>
                <w:rFonts w:ascii="Aptos Narrow" w:hAnsi="Aptos Narrow"/>
                <w:b/>
                <w:bCs/>
                <w:color w:val="FFFFFF"/>
                <w:szCs w:val="24"/>
              </w:rPr>
            </w:pPr>
            <w:ins w:id="6316" w:author="Alondra Vega Pacheco" w:date="2025-10-14T11:24:00Z" w16du:dateUtc="2025-10-14T16:24:00Z">
              <w:r w:rsidRPr="00C311AB">
                <w:rPr>
                  <w:rFonts w:ascii="Aptos Narrow" w:hAnsi="Aptos Narrow"/>
                  <w:b/>
                  <w:bCs/>
                  <w:color w:val="FFFFFF"/>
                  <w:szCs w:val="24"/>
                </w:rPr>
                <w:t>Impact Area</w:t>
              </w:r>
            </w:ins>
          </w:p>
        </w:tc>
        <w:tc>
          <w:tcPr>
            <w:tcW w:w="1230" w:type="dxa"/>
            <w:tcBorders>
              <w:top w:val="single" w:sz="4" w:space="0" w:color="000000"/>
              <w:left w:val="nil"/>
              <w:bottom w:val="nil"/>
              <w:right w:val="single" w:sz="4" w:space="0" w:color="000000"/>
            </w:tcBorders>
            <w:shd w:val="clear" w:color="156082" w:fill="156082"/>
            <w:vAlign w:val="bottom"/>
            <w:hideMark/>
          </w:tcPr>
          <w:p w14:paraId="24EF06C5" w14:textId="77777777" w:rsidR="00EE1DF4" w:rsidRPr="00C311AB" w:rsidRDefault="00EE1DF4" w:rsidP="000A3372">
            <w:pPr>
              <w:spacing w:line="240" w:lineRule="auto"/>
              <w:rPr>
                <w:ins w:id="6317" w:author="Alondra Vega Pacheco" w:date="2025-10-14T11:24:00Z" w16du:dateUtc="2025-10-14T16:24:00Z"/>
                <w:rFonts w:ascii="Aptos Narrow" w:hAnsi="Aptos Narrow"/>
                <w:b/>
                <w:bCs/>
                <w:color w:val="FFFFFF"/>
                <w:szCs w:val="24"/>
              </w:rPr>
            </w:pPr>
            <w:ins w:id="6318" w:author="Alondra Vega Pacheco" w:date="2025-10-14T11:24:00Z" w16du:dateUtc="2025-10-14T16:24:00Z">
              <w:r w:rsidRPr="00C311AB">
                <w:rPr>
                  <w:rFonts w:ascii="Aptos Narrow" w:hAnsi="Aptos Narrow"/>
                  <w:b/>
                  <w:bCs/>
                  <w:color w:val="FFFFFF"/>
                  <w:szCs w:val="24"/>
                </w:rPr>
                <w:t>Owner</w:t>
              </w:r>
            </w:ins>
          </w:p>
        </w:tc>
      </w:tr>
      <w:tr w:rsidR="00EE1DF4" w:rsidRPr="00C311AB" w14:paraId="4B0C645C" w14:textId="77777777" w:rsidTr="000A3372">
        <w:trPr>
          <w:trHeight w:val="615"/>
          <w:ins w:id="6319"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3447655E" w14:textId="77777777" w:rsidR="00EE1DF4" w:rsidRPr="00C311AB" w:rsidRDefault="00EE1DF4" w:rsidP="000A3372">
            <w:pPr>
              <w:spacing w:line="240" w:lineRule="auto"/>
              <w:rPr>
                <w:ins w:id="6320" w:author="Alondra Vega Pacheco" w:date="2025-10-14T11:24:00Z" w16du:dateUtc="2025-10-14T16:24:00Z"/>
                <w:rFonts w:ascii="Aptos Narrow" w:hAnsi="Aptos Narrow"/>
                <w:color w:val="000000"/>
                <w:sz w:val="22"/>
                <w:szCs w:val="22"/>
              </w:rPr>
            </w:pPr>
            <w:ins w:id="6321" w:author="Alondra Vega Pacheco" w:date="2025-10-14T11:24:00Z" w16du:dateUtc="2025-10-14T16:24:00Z">
              <w:r w:rsidRPr="00C311AB">
                <w:rPr>
                  <w:rFonts w:ascii="Aptos Narrow" w:hAnsi="Aptos Narrow"/>
                  <w:color w:val="000000"/>
                  <w:sz w:val="22"/>
                  <w:szCs w:val="22"/>
                </w:rPr>
                <w:t>A</w:t>
              </w:r>
            </w:ins>
          </w:p>
        </w:tc>
        <w:tc>
          <w:tcPr>
            <w:tcW w:w="1440" w:type="dxa"/>
            <w:tcBorders>
              <w:top w:val="nil"/>
              <w:left w:val="nil"/>
              <w:bottom w:val="nil"/>
              <w:right w:val="nil"/>
            </w:tcBorders>
            <w:shd w:val="clear" w:color="C0E6F5" w:fill="C0E6F5"/>
            <w:noWrap/>
            <w:vAlign w:val="bottom"/>
            <w:hideMark/>
          </w:tcPr>
          <w:p w14:paraId="3208A3B0" w14:textId="77777777" w:rsidR="00EE1DF4" w:rsidRPr="00C311AB" w:rsidRDefault="00EE1DF4" w:rsidP="000A3372">
            <w:pPr>
              <w:spacing w:line="240" w:lineRule="auto"/>
              <w:rPr>
                <w:ins w:id="6322" w:author="Alondra Vega Pacheco" w:date="2025-10-14T11:24:00Z" w16du:dateUtc="2025-10-14T16:24:00Z"/>
                <w:rFonts w:ascii="Aptos Narrow" w:hAnsi="Aptos Narrow"/>
                <w:color w:val="000000"/>
                <w:szCs w:val="24"/>
              </w:rPr>
            </w:pPr>
            <w:ins w:id="6323" w:author="Alondra Vega Pacheco" w:date="2025-10-14T11:24:00Z" w16du:dateUtc="2025-10-14T16:24:00Z">
              <w:r w:rsidRPr="00C311AB">
                <w:rPr>
                  <w:rFonts w:ascii="Aptos Narrow" w:hAnsi="Aptos Narrow"/>
                  <w:color w:val="000000"/>
                  <w:szCs w:val="24"/>
                </w:rPr>
                <w:t>D-001</w:t>
              </w:r>
            </w:ins>
          </w:p>
        </w:tc>
        <w:tc>
          <w:tcPr>
            <w:tcW w:w="1823" w:type="dxa"/>
            <w:tcBorders>
              <w:top w:val="nil"/>
              <w:left w:val="nil"/>
              <w:bottom w:val="nil"/>
              <w:right w:val="nil"/>
            </w:tcBorders>
            <w:shd w:val="clear" w:color="C0E6F5" w:fill="C0E6F5"/>
            <w:noWrap/>
            <w:vAlign w:val="bottom"/>
            <w:hideMark/>
          </w:tcPr>
          <w:p w14:paraId="107C626E" w14:textId="77777777" w:rsidR="00EE1DF4" w:rsidRPr="00C311AB" w:rsidRDefault="00EE1DF4" w:rsidP="000A3372">
            <w:pPr>
              <w:spacing w:line="240" w:lineRule="auto"/>
              <w:jc w:val="right"/>
              <w:rPr>
                <w:ins w:id="6324" w:author="Alondra Vega Pacheco" w:date="2025-10-14T11:24:00Z" w16du:dateUtc="2025-10-14T16:24:00Z"/>
                <w:rFonts w:ascii="Aptos Narrow" w:hAnsi="Aptos Narrow"/>
                <w:color w:val="000000"/>
                <w:szCs w:val="24"/>
              </w:rPr>
            </w:pPr>
            <w:ins w:id="6325" w:author="Alondra Vega Pacheco" w:date="2025-10-14T11:24:00Z" w16du:dateUtc="2025-10-14T16:24:00Z">
              <w:r w:rsidRPr="00C311AB">
                <w:rPr>
                  <w:rFonts w:ascii="Aptos Narrow" w:hAnsi="Aptos Narrow"/>
                  <w:color w:val="000000"/>
                  <w:szCs w:val="24"/>
                </w:rPr>
                <w:t>8/15/2025</w:t>
              </w:r>
            </w:ins>
          </w:p>
        </w:tc>
        <w:tc>
          <w:tcPr>
            <w:tcW w:w="3889" w:type="dxa"/>
            <w:tcBorders>
              <w:top w:val="nil"/>
              <w:left w:val="nil"/>
              <w:bottom w:val="nil"/>
              <w:right w:val="nil"/>
            </w:tcBorders>
            <w:shd w:val="clear" w:color="C0E6F5" w:fill="C0E6F5"/>
            <w:noWrap/>
            <w:vAlign w:val="bottom"/>
            <w:hideMark/>
          </w:tcPr>
          <w:p w14:paraId="0ED8DCBC" w14:textId="77777777" w:rsidR="00EE1DF4" w:rsidRPr="00C311AB" w:rsidRDefault="00EE1DF4" w:rsidP="000A3372">
            <w:pPr>
              <w:spacing w:line="240" w:lineRule="auto"/>
              <w:rPr>
                <w:ins w:id="6326" w:author="Alondra Vega Pacheco" w:date="2025-10-14T11:24:00Z" w16du:dateUtc="2025-10-14T16:24:00Z"/>
                <w:rFonts w:ascii="Aptos Narrow" w:hAnsi="Aptos Narrow"/>
                <w:color w:val="000000"/>
                <w:szCs w:val="24"/>
              </w:rPr>
            </w:pPr>
            <w:ins w:id="6327" w:author="Alondra Vega Pacheco" w:date="2025-10-14T11:24:00Z" w16du:dateUtc="2025-10-14T16:24:00Z">
              <w:r w:rsidRPr="00C311AB">
                <w:rPr>
                  <w:rFonts w:ascii="Aptos Narrow" w:hAnsi="Aptos Narrow"/>
                  <w:color w:val="000000"/>
                  <w:szCs w:val="24"/>
                </w:rPr>
                <w:t>Teck Stack Alignment</w:t>
              </w:r>
            </w:ins>
          </w:p>
        </w:tc>
        <w:tc>
          <w:tcPr>
            <w:tcW w:w="3956" w:type="dxa"/>
            <w:tcBorders>
              <w:top w:val="nil"/>
              <w:left w:val="nil"/>
              <w:bottom w:val="nil"/>
              <w:right w:val="nil"/>
            </w:tcBorders>
            <w:shd w:val="clear" w:color="C0E6F5" w:fill="C0E6F5"/>
            <w:vAlign w:val="bottom"/>
            <w:hideMark/>
          </w:tcPr>
          <w:p w14:paraId="3098CE0F" w14:textId="77777777" w:rsidR="00EE1DF4" w:rsidRPr="00C311AB" w:rsidRDefault="00EE1DF4" w:rsidP="000A3372">
            <w:pPr>
              <w:spacing w:line="240" w:lineRule="auto"/>
              <w:rPr>
                <w:ins w:id="6328" w:author="Alondra Vega Pacheco" w:date="2025-10-14T11:24:00Z" w16du:dateUtc="2025-10-14T16:24:00Z"/>
                <w:rFonts w:ascii="Aptos Narrow" w:hAnsi="Aptos Narrow"/>
                <w:color w:val="000000"/>
                <w:szCs w:val="24"/>
              </w:rPr>
            </w:pPr>
            <w:ins w:id="6329" w:author="Alondra Vega Pacheco" w:date="2025-10-14T11:24:00Z" w16du:dateUtc="2025-10-14T16:24:00Z">
              <w:r w:rsidRPr="00C311AB">
                <w:rPr>
                  <w:rFonts w:ascii="Aptos Narrow" w:hAnsi="Aptos Narrow"/>
                  <w:color w:val="000000"/>
                  <w:szCs w:val="24"/>
                </w:rPr>
                <w:t>Choosing the cores technologies for frontend,</w:t>
              </w:r>
            </w:ins>
          </w:p>
        </w:tc>
        <w:tc>
          <w:tcPr>
            <w:tcW w:w="3364" w:type="dxa"/>
            <w:tcBorders>
              <w:top w:val="nil"/>
              <w:left w:val="nil"/>
              <w:bottom w:val="nil"/>
              <w:right w:val="nil"/>
            </w:tcBorders>
            <w:shd w:val="clear" w:color="C0E6F5" w:fill="C0E6F5"/>
            <w:vAlign w:val="bottom"/>
            <w:hideMark/>
          </w:tcPr>
          <w:p w14:paraId="7125E8A8" w14:textId="77777777" w:rsidR="00EE1DF4" w:rsidRPr="00C311AB" w:rsidRDefault="00EE1DF4" w:rsidP="000A3372">
            <w:pPr>
              <w:spacing w:line="240" w:lineRule="auto"/>
              <w:rPr>
                <w:ins w:id="6330" w:author="Alondra Vega Pacheco" w:date="2025-10-14T11:24:00Z" w16du:dateUtc="2025-10-14T16:24:00Z"/>
                <w:rFonts w:ascii="Aptos Narrow" w:hAnsi="Aptos Narrow"/>
                <w:color w:val="000000"/>
                <w:szCs w:val="24"/>
              </w:rPr>
            </w:pPr>
            <w:ins w:id="6331" w:author="Alondra Vega Pacheco" w:date="2025-10-14T11:24:00Z" w16du:dateUtc="2025-10-14T16:24:00Z">
              <w:r w:rsidRPr="00C311AB">
                <w:rPr>
                  <w:rFonts w:ascii="Aptos Narrow" w:hAnsi="Aptos Narrow"/>
                  <w:color w:val="000000"/>
                  <w:szCs w:val="24"/>
                </w:rPr>
                <w:t>Option 1: Use previous Spring 2025 stack</w:t>
              </w:r>
            </w:ins>
          </w:p>
        </w:tc>
        <w:tc>
          <w:tcPr>
            <w:tcW w:w="3587" w:type="dxa"/>
            <w:tcBorders>
              <w:top w:val="nil"/>
              <w:left w:val="nil"/>
              <w:bottom w:val="nil"/>
              <w:right w:val="nil"/>
            </w:tcBorders>
            <w:shd w:val="clear" w:color="C0E6F5" w:fill="C0E6F5"/>
            <w:vAlign w:val="bottom"/>
            <w:hideMark/>
          </w:tcPr>
          <w:p w14:paraId="565B5700" w14:textId="77777777" w:rsidR="00EE1DF4" w:rsidRPr="00C311AB" w:rsidRDefault="00EE1DF4" w:rsidP="000A3372">
            <w:pPr>
              <w:spacing w:line="240" w:lineRule="auto"/>
              <w:rPr>
                <w:ins w:id="6332" w:author="Alondra Vega Pacheco" w:date="2025-10-14T11:24:00Z" w16du:dateUtc="2025-10-14T16:24:00Z"/>
                <w:rFonts w:ascii="Aptos Narrow" w:hAnsi="Aptos Narrow"/>
                <w:color w:val="000000"/>
                <w:szCs w:val="24"/>
              </w:rPr>
            </w:pPr>
            <w:ins w:id="6333" w:author="Alondra Vega Pacheco" w:date="2025-10-14T11:24:00Z" w16du:dateUtc="2025-10-14T16:24:00Z">
              <w:r w:rsidRPr="00C311AB">
                <w:rPr>
                  <w:rFonts w:ascii="Aptos Narrow" w:hAnsi="Aptos Narrow"/>
                  <w:color w:val="000000"/>
                  <w:szCs w:val="24"/>
                </w:rPr>
                <w:t>Adopt professor’s Aug-2025 stack</w:t>
              </w:r>
            </w:ins>
          </w:p>
        </w:tc>
        <w:tc>
          <w:tcPr>
            <w:tcW w:w="3495" w:type="dxa"/>
            <w:tcBorders>
              <w:top w:val="nil"/>
              <w:left w:val="nil"/>
              <w:bottom w:val="nil"/>
              <w:right w:val="nil"/>
            </w:tcBorders>
            <w:shd w:val="clear" w:color="C0E6F5" w:fill="C0E6F5"/>
            <w:vAlign w:val="bottom"/>
            <w:hideMark/>
          </w:tcPr>
          <w:p w14:paraId="092574B1" w14:textId="77777777" w:rsidR="00EE1DF4" w:rsidRPr="00C311AB" w:rsidRDefault="00EE1DF4" w:rsidP="000A3372">
            <w:pPr>
              <w:spacing w:line="240" w:lineRule="auto"/>
              <w:rPr>
                <w:ins w:id="6334" w:author="Alondra Vega Pacheco" w:date="2025-10-14T11:24:00Z" w16du:dateUtc="2025-10-14T16:24:00Z"/>
                <w:rFonts w:ascii="Aptos Narrow" w:hAnsi="Aptos Narrow"/>
                <w:color w:val="000000"/>
                <w:szCs w:val="24"/>
              </w:rPr>
            </w:pPr>
            <w:ins w:id="6335" w:author="Alondra Vega Pacheco" w:date="2025-10-14T11:24:00Z" w16du:dateUtc="2025-10-14T16:24:00Z">
              <w:r w:rsidRPr="00C311AB">
                <w:rPr>
                  <w:rFonts w:ascii="Aptos Narrow" w:hAnsi="Aptos Narrow"/>
                  <w:color w:val="000000"/>
                  <w:szCs w:val="24"/>
                </w:rPr>
                <w:t xml:space="preserve">Aligns with the </w:t>
              </w:r>
              <w:proofErr w:type="spellStart"/>
              <w:r w:rsidRPr="00C311AB">
                <w:rPr>
                  <w:rFonts w:ascii="Aptos Narrow" w:hAnsi="Aptos Narrow"/>
                  <w:color w:val="000000"/>
                  <w:szCs w:val="24"/>
                </w:rPr>
                <w:t>manatory</w:t>
              </w:r>
              <w:proofErr w:type="spellEnd"/>
              <w:r w:rsidRPr="00C311AB">
                <w:rPr>
                  <w:rFonts w:ascii="Aptos Narrow" w:hAnsi="Aptos Narrow"/>
                  <w:color w:val="000000"/>
                  <w:szCs w:val="24"/>
                </w:rPr>
                <w:t xml:space="preserve"> guidelines,</w:t>
              </w:r>
            </w:ins>
          </w:p>
        </w:tc>
        <w:tc>
          <w:tcPr>
            <w:tcW w:w="1142" w:type="dxa"/>
            <w:tcBorders>
              <w:top w:val="nil"/>
              <w:left w:val="nil"/>
              <w:bottom w:val="nil"/>
              <w:right w:val="nil"/>
            </w:tcBorders>
            <w:shd w:val="clear" w:color="C0E6F5" w:fill="C0E6F5"/>
            <w:noWrap/>
            <w:vAlign w:val="bottom"/>
            <w:hideMark/>
          </w:tcPr>
          <w:p w14:paraId="7CFA6E08" w14:textId="77777777" w:rsidR="00EE1DF4" w:rsidRPr="00C311AB" w:rsidRDefault="00EE1DF4" w:rsidP="000A3372">
            <w:pPr>
              <w:spacing w:line="240" w:lineRule="auto"/>
              <w:rPr>
                <w:ins w:id="6336" w:author="Alondra Vega Pacheco" w:date="2025-10-14T11:24:00Z" w16du:dateUtc="2025-10-14T16:24:00Z"/>
                <w:rFonts w:ascii="Aptos Narrow" w:hAnsi="Aptos Narrow"/>
                <w:color w:val="000000"/>
                <w:szCs w:val="24"/>
              </w:rPr>
            </w:pPr>
            <w:ins w:id="6337" w:author="Alondra Vega Pacheco" w:date="2025-10-14T11:24:00Z" w16du:dateUtc="2025-10-14T16:24:00Z">
              <w:r w:rsidRPr="00C311AB">
                <w:rPr>
                  <w:rFonts w:ascii="Aptos Narrow" w:hAnsi="Aptos Narrow"/>
                  <w:color w:val="000000"/>
                  <w:szCs w:val="24"/>
                </w:rPr>
                <w:t>In Progress</w:t>
              </w:r>
            </w:ins>
          </w:p>
        </w:tc>
        <w:tc>
          <w:tcPr>
            <w:tcW w:w="2814" w:type="dxa"/>
            <w:tcBorders>
              <w:top w:val="nil"/>
              <w:left w:val="nil"/>
              <w:bottom w:val="nil"/>
              <w:right w:val="nil"/>
            </w:tcBorders>
            <w:shd w:val="clear" w:color="C0E6F5" w:fill="C0E6F5"/>
            <w:vAlign w:val="bottom"/>
            <w:hideMark/>
          </w:tcPr>
          <w:p w14:paraId="2E5C30E7" w14:textId="77777777" w:rsidR="00EE1DF4" w:rsidRPr="00C311AB" w:rsidRDefault="00EE1DF4" w:rsidP="000A3372">
            <w:pPr>
              <w:spacing w:line="240" w:lineRule="auto"/>
              <w:rPr>
                <w:ins w:id="6338" w:author="Alondra Vega Pacheco" w:date="2025-10-14T11:24:00Z" w16du:dateUtc="2025-10-14T16:24:00Z"/>
                <w:rFonts w:ascii="Aptos Narrow" w:hAnsi="Aptos Narrow"/>
                <w:color w:val="000000"/>
                <w:szCs w:val="24"/>
              </w:rPr>
            </w:pPr>
            <w:ins w:id="6339" w:author="Alondra Vega Pacheco" w:date="2025-10-14T11:24:00Z" w16du:dateUtc="2025-10-14T16:24:00Z">
              <w:r w:rsidRPr="00C311AB">
                <w:rPr>
                  <w:rFonts w:ascii="Aptos Narrow" w:hAnsi="Aptos Narrow"/>
                  <w:color w:val="000000"/>
                  <w:szCs w:val="24"/>
                </w:rPr>
                <w:t>Infrastructure</w:t>
              </w:r>
            </w:ins>
          </w:p>
        </w:tc>
        <w:tc>
          <w:tcPr>
            <w:tcW w:w="1230" w:type="dxa"/>
            <w:tcBorders>
              <w:top w:val="nil"/>
              <w:left w:val="nil"/>
              <w:bottom w:val="nil"/>
              <w:right w:val="single" w:sz="4" w:space="0" w:color="000000"/>
            </w:tcBorders>
            <w:shd w:val="clear" w:color="C0E6F5" w:fill="C0E6F5"/>
            <w:vAlign w:val="bottom"/>
            <w:hideMark/>
          </w:tcPr>
          <w:p w14:paraId="21CCDB79" w14:textId="77777777" w:rsidR="00EE1DF4" w:rsidRPr="00C311AB" w:rsidRDefault="00EE1DF4" w:rsidP="000A3372">
            <w:pPr>
              <w:spacing w:line="240" w:lineRule="auto"/>
              <w:rPr>
                <w:ins w:id="6340" w:author="Alondra Vega Pacheco" w:date="2025-10-14T11:24:00Z" w16du:dateUtc="2025-10-14T16:24:00Z"/>
                <w:rFonts w:ascii="Aptos Narrow" w:hAnsi="Aptos Narrow"/>
                <w:color w:val="000000"/>
                <w:szCs w:val="24"/>
              </w:rPr>
            </w:pPr>
            <w:ins w:id="6341" w:author="Alondra Vega Pacheco" w:date="2025-10-14T11:24:00Z" w16du:dateUtc="2025-10-14T16:24:00Z">
              <w:r w:rsidRPr="00C311AB">
                <w:rPr>
                  <w:rFonts w:ascii="Aptos Narrow" w:hAnsi="Aptos Narrow"/>
                  <w:color w:val="000000"/>
                  <w:szCs w:val="24"/>
                </w:rPr>
                <w:t>Professor</w:t>
              </w:r>
            </w:ins>
          </w:p>
        </w:tc>
      </w:tr>
      <w:tr w:rsidR="00EE1DF4" w:rsidRPr="00C311AB" w14:paraId="7FE4C888" w14:textId="77777777" w:rsidTr="000A3372">
        <w:trPr>
          <w:trHeight w:val="615"/>
          <w:ins w:id="6342"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3572E820" w14:textId="77777777" w:rsidR="00EE1DF4" w:rsidRPr="00C311AB" w:rsidRDefault="00EE1DF4" w:rsidP="000A3372">
            <w:pPr>
              <w:spacing w:line="240" w:lineRule="auto"/>
              <w:rPr>
                <w:ins w:id="6343" w:author="Alondra Vega Pacheco" w:date="2025-10-14T11:24:00Z" w16du:dateUtc="2025-10-14T16:24:00Z"/>
                <w:rFonts w:ascii="Aptos Narrow" w:hAnsi="Aptos Narrow"/>
                <w:color w:val="000000"/>
                <w:sz w:val="22"/>
                <w:szCs w:val="22"/>
              </w:rPr>
            </w:pPr>
            <w:ins w:id="6344" w:author="Alondra Vega Pacheco" w:date="2025-10-14T11:24:00Z" w16du:dateUtc="2025-10-14T16:24:00Z">
              <w:r w:rsidRPr="00C311AB">
                <w:rPr>
                  <w:rFonts w:ascii="Aptos Narrow" w:hAnsi="Aptos Narrow"/>
                  <w:color w:val="000000"/>
                  <w:sz w:val="22"/>
                  <w:szCs w:val="22"/>
                </w:rPr>
                <w:t>A</w:t>
              </w:r>
            </w:ins>
          </w:p>
        </w:tc>
        <w:tc>
          <w:tcPr>
            <w:tcW w:w="1440" w:type="dxa"/>
            <w:tcBorders>
              <w:top w:val="nil"/>
              <w:left w:val="nil"/>
              <w:bottom w:val="nil"/>
              <w:right w:val="nil"/>
            </w:tcBorders>
            <w:noWrap/>
            <w:vAlign w:val="bottom"/>
            <w:hideMark/>
          </w:tcPr>
          <w:p w14:paraId="143FF123" w14:textId="77777777" w:rsidR="00EE1DF4" w:rsidRPr="00C311AB" w:rsidRDefault="00EE1DF4" w:rsidP="000A3372">
            <w:pPr>
              <w:spacing w:line="240" w:lineRule="auto"/>
              <w:rPr>
                <w:ins w:id="6345"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noWrap/>
            <w:vAlign w:val="bottom"/>
            <w:hideMark/>
          </w:tcPr>
          <w:p w14:paraId="74129990" w14:textId="77777777" w:rsidR="00EE1DF4" w:rsidRPr="00C311AB" w:rsidRDefault="00EE1DF4" w:rsidP="000A3372">
            <w:pPr>
              <w:spacing w:line="240" w:lineRule="auto"/>
              <w:rPr>
                <w:ins w:id="6346" w:author="Alondra Vega Pacheco" w:date="2025-10-14T11:24:00Z" w16du:dateUtc="2025-10-14T16:24:00Z"/>
                <w:rFonts w:ascii="Times New Roman" w:hAnsi="Times New Roman"/>
                <w:sz w:val="20"/>
              </w:rPr>
            </w:pPr>
          </w:p>
        </w:tc>
        <w:tc>
          <w:tcPr>
            <w:tcW w:w="3889" w:type="dxa"/>
            <w:tcBorders>
              <w:top w:val="nil"/>
              <w:left w:val="nil"/>
              <w:bottom w:val="nil"/>
              <w:right w:val="nil"/>
            </w:tcBorders>
            <w:noWrap/>
            <w:vAlign w:val="bottom"/>
            <w:hideMark/>
          </w:tcPr>
          <w:p w14:paraId="089A1EF4" w14:textId="77777777" w:rsidR="00EE1DF4" w:rsidRPr="00C311AB" w:rsidRDefault="00EE1DF4" w:rsidP="000A3372">
            <w:pPr>
              <w:spacing w:line="240" w:lineRule="auto"/>
              <w:rPr>
                <w:ins w:id="6347"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bottom"/>
            <w:hideMark/>
          </w:tcPr>
          <w:p w14:paraId="1BA23103" w14:textId="77777777" w:rsidR="00EE1DF4" w:rsidRPr="00C311AB" w:rsidRDefault="00EE1DF4" w:rsidP="000A3372">
            <w:pPr>
              <w:spacing w:line="240" w:lineRule="auto"/>
              <w:rPr>
                <w:ins w:id="6348" w:author="Alondra Vega Pacheco" w:date="2025-10-14T11:24:00Z" w16du:dateUtc="2025-10-14T16:24:00Z"/>
                <w:rFonts w:ascii="Aptos Narrow" w:hAnsi="Aptos Narrow"/>
                <w:color w:val="000000"/>
                <w:szCs w:val="24"/>
              </w:rPr>
            </w:pPr>
            <w:ins w:id="6349" w:author="Alondra Vega Pacheco" w:date="2025-10-14T11:24:00Z" w16du:dateUtc="2025-10-14T16:24:00Z">
              <w:r w:rsidRPr="00C311AB">
                <w:rPr>
                  <w:rFonts w:ascii="Aptos Narrow" w:hAnsi="Aptos Narrow"/>
                  <w:color w:val="000000"/>
                  <w:szCs w:val="24"/>
                </w:rPr>
                <w:t>backend, loud, and infrastructure</w:t>
              </w:r>
            </w:ins>
          </w:p>
        </w:tc>
        <w:tc>
          <w:tcPr>
            <w:tcW w:w="3364" w:type="dxa"/>
            <w:tcBorders>
              <w:top w:val="nil"/>
              <w:left w:val="nil"/>
              <w:bottom w:val="nil"/>
              <w:right w:val="nil"/>
            </w:tcBorders>
            <w:vAlign w:val="bottom"/>
            <w:hideMark/>
          </w:tcPr>
          <w:p w14:paraId="383F06AC" w14:textId="77777777" w:rsidR="00EE1DF4" w:rsidRPr="00C311AB" w:rsidRDefault="00EE1DF4" w:rsidP="000A3372">
            <w:pPr>
              <w:spacing w:line="240" w:lineRule="auto"/>
              <w:rPr>
                <w:ins w:id="6350" w:author="Alondra Vega Pacheco" w:date="2025-10-14T11:24:00Z" w16du:dateUtc="2025-10-14T16:24:00Z"/>
                <w:rFonts w:ascii="Aptos Narrow" w:hAnsi="Aptos Narrow"/>
                <w:color w:val="000000"/>
                <w:szCs w:val="24"/>
              </w:rPr>
            </w:pPr>
            <w:ins w:id="6351" w:author="Alondra Vega Pacheco" w:date="2025-10-14T11:24:00Z" w16du:dateUtc="2025-10-14T16:24:00Z">
              <w:r w:rsidRPr="00C311AB">
                <w:rPr>
                  <w:rFonts w:ascii="Aptos Narrow" w:hAnsi="Aptos Narrow"/>
                  <w:color w:val="000000"/>
                  <w:szCs w:val="24"/>
                </w:rPr>
                <w:t>Option 2: Adopt the professor's Fall 2025 stack.</w:t>
              </w:r>
            </w:ins>
          </w:p>
        </w:tc>
        <w:tc>
          <w:tcPr>
            <w:tcW w:w="3587" w:type="dxa"/>
            <w:tcBorders>
              <w:top w:val="nil"/>
              <w:left w:val="nil"/>
              <w:bottom w:val="nil"/>
              <w:right w:val="nil"/>
            </w:tcBorders>
            <w:vAlign w:val="bottom"/>
            <w:hideMark/>
          </w:tcPr>
          <w:p w14:paraId="64EFD25E" w14:textId="77777777" w:rsidR="00EE1DF4" w:rsidRPr="00C311AB" w:rsidRDefault="00EE1DF4" w:rsidP="000A3372">
            <w:pPr>
              <w:spacing w:line="240" w:lineRule="auto"/>
              <w:rPr>
                <w:ins w:id="6352" w:author="Alondra Vega Pacheco" w:date="2025-10-14T11:24:00Z" w16du:dateUtc="2025-10-14T16:24:00Z"/>
                <w:rFonts w:ascii="Aptos Narrow" w:hAnsi="Aptos Narrow"/>
                <w:color w:val="000000"/>
                <w:szCs w:val="24"/>
              </w:rPr>
            </w:pPr>
            <w:ins w:id="6353" w:author="Alondra Vega Pacheco" w:date="2025-10-14T11:24:00Z" w16du:dateUtc="2025-10-14T16:24:00Z">
              <w:r w:rsidRPr="00C311AB">
                <w:rPr>
                  <w:rFonts w:ascii="Aptos Narrow" w:hAnsi="Aptos Narrow"/>
                  <w:color w:val="000000"/>
                  <w:szCs w:val="24"/>
                </w:rPr>
                <w:t xml:space="preserve">(Flutter, Java Spring Boot, AWS </w:t>
              </w:r>
              <w:proofErr w:type="spellStart"/>
              <w:r w:rsidRPr="00C311AB">
                <w:rPr>
                  <w:rFonts w:ascii="Aptos Narrow" w:hAnsi="Aptos Narrow"/>
                  <w:color w:val="000000"/>
                  <w:szCs w:val="24"/>
                </w:rPr>
                <w:t>Fargate</w:t>
              </w:r>
              <w:proofErr w:type="spellEnd"/>
              <w:r w:rsidRPr="00C311AB">
                <w:rPr>
                  <w:rFonts w:ascii="Aptos Narrow" w:hAnsi="Aptos Narrow"/>
                  <w:color w:val="000000"/>
                  <w:szCs w:val="24"/>
                </w:rPr>
                <w:t>/ECS,</w:t>
              </w:r>
            </w:ins>
          </w:p>
        </w:tc>
        <w:tc>
          <w:tcPr>
            <w:tcW w:w="3495" w:type="dxa"/>
            <w:tcBorders>
              <w:top w:val="nil"/>
              <w:left w:val="nil"/>
              <w:bottom w:val="nil"/>
              <w:right w:val="nil"/>
            </w:tcBorders>
            <w:vAlign w:val="bottom"/>
            <w:hideMark/>
          </w:tcPr>
          <w:p w14:paraId="5F6650D7" w14:textId="77777777" w:rsidR="00EE1DF4" w:rsidRPr="00C311AB" w:rsidRDefault="00EE1DF4" w:rsidP="000A3372">
            <w:pPr>
              <w:spacing w:line="240" w:lineRule="auto"/>
              <w:rPr>
                <w:ins w:id="6354" w:author="Alondra Vega Pacheco" w:date="2025-10-14T11:24:00Z" w16du:dateUtc="2025-10-14T16:24:00Z"/>
                <w:rFonts w:ascii="Aptos Narrow" w:hAnsi="Aptos Narrow"/>
                <w:color w:val="000000"/>
                <w:szCs w:val="24"/>
              </w:rPr>
            </w:pPr>
            <w:ins w:id="6355" w:author="Alondra Vega Pacheco" w:date="2025-10-14T11:24:00Z" w16du:dateUtc="2025-10-14T16:24:00Z">
              <w:r w:rsidRPr="00C311AB">
                <w:rPr>
                  <w:rFonts w:ascii="Aptos Narrow" w:hAnsi="Aptos Narrow"/>
                  <w:color w:val="000000"/>
                  <w:szCs w:val="24"/>
                </w:rPr>
                <w:t xml:space="preserve">ensuring </w:t>
              </w:r>
              <w:proofErr w:type="spellStart"/>
              <w:r w:rsidRPr="00C311AB">
                <w:rPr>
                  <w:rFonts w:ascii="Aptos Narrow" w:hAnsi="Aptos Narrow"/>
                  <w:color w:val="000000"/>
                  <w:szCs w:val="24"/>
                </w:rPr>
                <w:t>comliance</w:t>
              </w:r>
              <w:proofErr w:type="spellEnd"/>
              <w:r w:rsidRPr="00C311AB">
                <w:rPr>
                  <w:rFonts w:ascii="Aptos Narrow" w:hAnsi="Aptos Narrow"/>
                  <w:color w:val="000000"/>
                  <w:szCs w:val="24"/>
                </w:rPr>
                <w:t>, and best practices.</w:t>
              </w:r>
            </w:ins>
          </w:p>
        </w:tc>
        <w:tc>
          <w:tcPr>
            <w:tcW w:w="1142" w:type="dxa"/>
            <w:tcBorders>
              <w:top w:val="nil"/>
              <w:left w:val="nil"/>
              <w:bottom w:val="nil"/>
              <w:right w:val="nil"/>
            </w:tcBorders>
            <w:noWrap/>
            <w:vAlign w:val="bottom"/>
            <w:hideMark/>
          </w:tcPr>
          <w:p w14:paraId="73382923" w14:textId="77777777" w:rsidR="00EE1DF4" w:rsidRPr="00C311AB" w:rsidRDefault="00EE1DF4" w:rsidP="000A3372">
            <w:pPr>
              <w:spacing w:line="240" w:lineRule="auto"/>
              <w:rPr>
                <w:ins w:id="6356" w:author="Alondra Vega Pacheco" w:date="2025-10-14T11:24:00Z" w16du:dateUtc="2025-10-14T16:24:00Z"/>
                <w:rFonts w:ascii="Aptos Narrow" w:hAnsi="Aptos Narrow"/>
                <w:color w:val="000000"/>
                <w:szCs w:val="24"/>
              </w:rPr>
            </w:pPr>
          </w:p>
        </w:tc>
        <w:tc>
          <w:tcPr>
            <w:tcW w:w="2814" w:type="dxa"/>
            <w:tcBorders>
              <w:top w:val="nil"/>
              <w:left w:val="nil"/>
              <w:bottom w:val="nil"/>
              <w:right w:val="nil"/>
            </w:tcBorders>
            <w:vAlign w:val="bottom"/>
            <w:hideMark/>
          </w:tcPr>
          <w:p w14:paraId="4C8F062C" w14:textId="77777777" w:rsidR="00EE1DF4" w:rsidRPr="00C311AB" w:rsidRDefault="00EE1DF4" w:rsidP="000A3372">
            <w:pPr>
              <w:spacing w:line="240" w:lineRule="auto"/>
              <w:rPr>
                <w:ins w:id="6357"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vAlign w:val="bottom"/>
            <w:hideMark/>
          </w:tcPr>
          <w:p w14:paraId="25EC9389" w14:textId="77777777" w:rsidR="00EE1DF4" w:rsidRPr="00C311AB" w:rsidRDefault="00EE1DF4" w:rsidP="000A3372">
            <w:pPr>
              <w:spacing w:line="240" w:lineRule="auto"/>
              <w:rPr>
                <w:ins w:id="6358" w:author="Alondra Vega Pacheco" w:date="2025-10-14T11:24:00Z" w16du:dateUtc="2025-10-14T16:24:00Z"/>
                <w:rFonts w:ascii="Times New Roman" w:hAnsi="Times New Roman"/>
                <w:sz w:val="20"/>
              </w:rPr>
            </w:pPr>
          </w:p>
        </w:tc>
      </w:tr>
      <w:tr w:rsidR="00EE1DF4" w:rsidRPr="00C311AB" w14:paraId="3F657D08" w14:textId="77777777" w:rsidTr="000A3372">
        <w:trPr>
          <w:trHeight w:val="315"/>
          <w:ins w:id="6359"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06EDFA7A" w14:textId="77777777" w:rsidR="00EE1DF4" w:rsidRPr="00C311AB" w:rsidRDefault="00EE1DF4" w:rsidP="000A3372">
            <w:pPr>
              <w:spacing w:line="240" w:lineRule="auto"/>
              <w:rPr>
                <w:ins w:id="6360" w:author="Alondra Vega Pacheco" w:date="2025-10-14T11:24:00Z" w16du:dateUtc="2025-10-14T16:24:00Z"/>
                <w:rFonts w:ascii="Aptos Narrow" w:hAnsi="Aptos Narrow"/>
                <w:color w:val="000000"/>
                <w:sz w:val="22"/>
                <w:szCs w:val="22"/>
              </w:rPr>
            </w:pPr>
            <w:ins w:id="6361" w:author="Alondra Vega Pacheco" w:date="2025-10-14T11:24:00Z" w16du:dateUtc="2025-10-14T16:24:00Z">
              <w:r w:rsidRPr="00C311AB">
                <w:rPr>
                  <w:rFonts w:ascii="Aptos Narrow" w:hAnsi="Aptos Narrow"/>
                  <w:color w:val="000000"/>
                  <w:sz w:val="22"/>
                  <w:szCs w:val="22"/>
                </w:rPr>
                <w:t>A</w:t>
              </w:r>
            </w:ins>
          </w:p>
        </w:tc>
        <w:tc>
          <w:tcPr>
            <w:tcW w:w="1440" w:type="dxa"/>
            <w:tcBorders>
              <w:top w:val="nil"/>
              <w:left w:val="nil"/>
              <w:bottom w:val="nil"/>
              <w:right w:val="nil"/>
            </w:tcBorders>
            <w:shd w:val="clear" w:color="C0E6F5" w:fill="C0E6F5"/>
            <w:noWrap/>
            <w:vAlign w:val="bottom"/>
            <w:hideMark/>
          </w:tcPr>
          <w:p w14:paraId="72AED18A" w14:textId="77777777" w:rsidR="00EE1DF4" w:rsidRPr="00C311AB" w:rsidRDefault="00EE1DF4" w:rsidP="000A3372">
            <w:pPr>
              <w:spacing w:line="240" w:lineRule="auto"/>
              <w:rPr>
                <w:ins w:id="6362"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noWrap/>
            <w:vAlign w:val="bottom"/>
            <w:hideMark/>
          </w:tcPr>
          <w:p w14:paraId="37A99651" w14:textId="77777777" w:rsidR="00EE1DF4" w:rsidRPr="00C311AB" w:rsidRDefault="00EE1DF4" w:rsidP="000A3372">
            <w:pPr>
              <w:spacing w:line="240" w:lineRule="auto"/>
              <w:rPr>
                <w:ins w:id="6363"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noWrap/>
            <w:vAlign w:val="bottom"/>
            <w:hideMark/>
          </w:tcPr>
          <w:p w14:paraId="7FF86C93" w14:textId="77777777" w:rsidR="00EE1DF4" w:rsidRPr="00C311AB" w:rsidRDefault="00EE1DF4" w:rsidP="000A3372">
            <w:pPr>
              <w:spacing w:line="240" w:lineRule="auto"/>
              <w:rPr>
                <w:ins w:id="6364"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bottom"/>
            <w:hideMark/>
          </w:tcPr>
          <w:p w14:paraId="786A4AB8" w14:textId="77777777" w:rsidR="00EE1DF4" w:rsidRPr="00C311AB" w:rsidRDefault="00EE1DF4" w:rsidP="000A3372">
            <w:pPr>
              <w:spacing w:line="240" w:lineRule="auto"/>
              <w:rPr>
                <w:ins w:id="6365"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bottom"/>
            <w:hideMark/>
          </w:tcPr>
          <w:p w14:paraId="20C176D9" w14:textId="77777777" w:rsidR="00EE1DF4" w:rsidRPr="00C311AB" w:rsidRDefault="00EE1DF4" w:rsidP="000A3372">
            <w:pPr>
              <w:spacing w:line="240" w:lineRule="auto"/>
              <w:rPr>
                <w:ins w:id="6366" w:author="Alondra Vega Pacheco" w:date="2025-10-14T11:24:00Z" w16du:dateUtc="2025-10-14T16:24:00Z"/>
                <w:rFonts w:ascii="Times New Roman" w:hAnsi="Times New Roman"/>
                <w:sz w:val="20"/>
              </w:rPr>
            </w:pPr>
          </w:p>
        </w:tc>
        <w:tc>
          <w:tcPr>
            <w:tcW w:w="3587" w:type="dxa"/>
            <w:tcBorders>
              <w:top w:val="nil"/>
              <w:left w:val="nil"/>
              <w:bottom w:val="nil"/>
              <w:right w:val="nil"/>
            </w:tcBorders>
            <w:shd w:val="clear" w:color="C0E6F5" w:fill="C0E6F5"/>
            <w:vAlign w:val="bottom"/>
            <w:hideMark/>
          </w:tcPr>
          <w:p w14:paraId="38F91C01" w14:textId="77777777" w:rsidR="00EE1DF4" w:rsidRPr="00C311AB" w:rsidRDefault="00EE1DF4" w:rsidP="000A3372">
            <w:pPr>
              <w:spacing w:line="240" w:lineRule="auto"/>
              <w:rPr>
                <w:ins w:id="6367" w:author="Alondra Vega Pacheco" w:date="2025-10-14T11:24:00Z" w16du:dateUtc="2025-10-14T16:24:00Z"/>
                <w:rFonts w:ascii="Aptos Narrow" w:hAnsi="Aptos Narrow"/>
                <w:color w:val="000000"/>
                <w:szCs w:val="24"/>
              </w:rPr>
            </w:pPr>
            <w:ins w:id="6368" w:author="Alondra Vega Pacheco" w:date="2025-10-14T11:24:00Z" w16du:dateUtc="2025-10-14T16:24:00Z">
              <w:r w:rsidRPr="00C311AB">
                <w:rPr>
                  <w:rFonts w:ascii="Aptos Narrow" w:hAnsi="Aptos Narrow"/>
                  <w:color w:val="000000"/>
                  <w:szCs w:val="24"/>
                </w:rPr>
                <w:t>Aurora MySQL/Postgres, Terraform).</w:t>
              </w:r>
            </w:ins>
          </w:p>
        </w:tc>
        <w:tc>
          <w:tcPr>
            <w:tcW w:w="3495" w:type="dxa"/>
            <w:tcBorders>
              <w:top w:val="nil"/>
              <w:left w:val="nil"/>
              <w:bottom w:val="nil"/>
              <w:right w:val="nil"/>
            </w:tcBorders>
            <w:shd w:val="clear" w:color="C0E6F5" w:fill="C0E6F5"/>
            <w:vAlign w:val="bottom"/>
            <w:hideMark/>
          </w:tcPr>
          <w:p w14:paraId="47B41C8B" w14:textId="77777777" w:rsidR="00EE1DF4" w:rsidRPr="00C311AB" w:rsidRDefault="00EE1DF4" w:rsidP="000A3372">
            <w:pPr>
              <w:spacing w:line="240" w:lineRule="auto"/>
              <w:rPr>
                <w:ins w:id="6369" w:author="Alondra Vega Pacheco" w:date="2025-10-14T11:24:00Z" w16du:dateUtc="2025-10-14T16:24:00Z"/>
                <w:rFonts w:ascii="Aptos Narrow" w:hAnsi="Aptos Narrow"/>
                <w:color w:val="000000"/>
                <w:szCs w:val="24"/>
              </w:rPr>
            </w:pPr>
          </w:p>
        </w:tc>
        <w:tc>
          <w:tcPr>
            <w:tcW w:w="1142" w:type="dxa"/>
            <w:tcBorders>
              <w:top w:val="nil"/>
              <w:left w:val="nil"/>
              <w:bottom w:val="nil"/>
              <w:right w:val="nil"/>
            </w:tcBorders>
            <w:shd w:val="clear" w:color="C0E6F5" w:fill="C0E6F5"/>
            <w:noWrap/>
            <w:vAlign w:val="bottom"/>
            <w:hideMark/>
          </w:tcPr>
          <w:p w14:paraId="63B7D397" w14:textId="77777777" w:rsidR="00EE1DF4" w:rsidRPr="00C311AB" w:rsidRDefault="00EE1DF4" w:rsidP="000A3372">
            <w:pPr>
              <w:spacing w:line="240" w:lineRule="auto"/>
              <w:rPr>
                <w:ins w:id="6370"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vAlign w:val="bottom"/>
            <w:hideMark/>
          </w:tcPr>
          <w:p w14:paraId="1E3D328E" w14:textId="77777777" w:rsidR="00EE1DF4" w:rsidRPr="00C311AB" w:rsidRDefault="00EE1DF4" w:rsidP="000A3372">
            <w:pPr>
              <w:spacing w:line="240" w:lineRule="auto"/>
              <w:rPr>
                <w:ins w:id="6371"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vAlign w:val="bottom"/>
            <w:hideMark/>
          </w:tcPr>
          <w:p w14:paraId="2CC93E3D" w14:textId="77777777" w:rsidR="00EE1DF4" w:rsidRPr="00C311AB" w:rsidRDefault="00EE1DF4" w:rsidP="000A3372">
            <w:pPr>
              <w:spacing w:line="240" w:lineRule="auto"/>
              <w:rPr>
                <w:ins w:id="6372" w:author="Alondra Vega Pacheco" w:date="2025-10-14T11:24:00Z" w16du:dateUtc="2025-10-14T16:24:00Z"/>
                <w:rFonts w:ascii="Times New Roman" w:hAnsi="Times New Roman"/>
                <w:sz w:val="20"/>
              </w:rPr>
            </w:pPr>
          </w:p>
        </w:tc>
      </w:tr>
      <w:tr w:rsidR="00EE1DF4" w:rsidRPr="00C311AB" w14:paraId="250D008C" w14:textId="77777777" w:rsidTr="000A3372">
        <w:trPr>
          <w:trHeight w:val="885"/>
          <w:ins w:id="6373"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337A71B3" w14:textId="77777777" w:rsidR="00EE1DF4" w:rsidRPr="00C311AB" w:rsidRDefault="00EE1DF4" w:rsidP="000A3372">
            <w:pPr>
              <w:spacing w:line="240" w:lineRule="auto"/>
              <w:rPr>
                <w:ins w:id="6374" w:author="Alondra Vega Pacheco" w:date="2025-10-14T11:24:00Z" w16du:dateUtc="2025-10-14T16:24:00Z"/>
                <w:rFonts w:ascii="Aptos Narrow" w:hAnsi="Aptos Narrow"/>
                <w:color w:val="000000"/>
                <w:sz w:val="22"/>
                <w:szCs w:val="22"/>
              </w:rPr>
            </w:pPr>
            <w:ins w:id="6375" w:author="Alondra Vega Pacheco" w:date="2025-10-14T11:24:00Z" w16du:dateUtc="2025-10-14T16:24:00Z">
              <w:r w:rsidRPr="00C311AB">
                <w:rPr>
                  <w:rFonts w:ascii="Aptos Narrow" w:hAnsi="Aptos Narrow"/>
                  <w:color w:val="000000"/>
                  <w:sz w:val="22"/>
                  <w:szCs w:val="22"/>
                </w:rPr>
                <w:t>A</w:t>
              </w:r>
            </w:ins>
          </w:p>
        </w:tc>
        <w:tc>
          <w:tcPr>
            <w:tcW w:w="1440" w:type="dxa"/>
            <w:tcBorders>
              <w:top w:val="nil"/>
              <w:left w:val="nil"/>
              <w:bottom w:val="nil"/>
              <w:right w:val="nil"/>
            </w:tcBorders>
            <w:noWrap/>
            <w:vAlign w:val="bottom"/>
            <w:hideMark/>
          </w:tcPr>
          <w:p w14:paraId="7B68B90A" w14:textId="77777777" w:rsidR="00EE1DF4" w:rsidRPr="00C311AB" w:rsidRDefault="00EE1DF4" w:rsidP="000A3372">
            <w:pPr>
              <w:spacing w:line="240" w:lineRule="auto"/>
              <w:rPr>
                <w:ins w:id="6376" w:author="Alondra Vega Pacheco" w:date="2025-10-14T11:24:00Z" w16du:dateUtc="2025-10-14T16:24:00Z"/>
                <w:rFonts w:ascii="Times New Roman" w:hAnsi="Times New Roman"/>
                <w:color w:val="000000"/>
                <w:szCs w:val="24"/>
              </w:rPr>
            </w:pPr>
            <w:ins w:id="6377" w:author="Alondra Vega Pacheco" w:date="2025-10-14T11:24:00Z" w16du:dateUtc="2025-10-14T16:24:00Z">
              <w:r w:rsidRPr="00C311AB">
                <w:rPr>
                  <w:rFonts w:ascii="Times New Roman" w:hAnsi="Times New Roman"/>
                  <w:color w:val="000000"/>
                  <w:szCs w:val="24"/>
                </w:rPr>
                <w:t>D-M1-001</w:t>
              </w:r>
            </w:ins>
          </w:p>
        </w:tc>
        <w:tc>
          <w:tcPr>
            <w:tcW w:w="1823" w:type="dxa"/>
            <w:tcBorders>
              <w:top w:val="nil"/>
              <w:left w:val="nil"/>
              <w:bottom w:val="nil"/>
              <w:right w:val="nil"/>
            </w:tcBorders>
            <w:noWrap/>
            <w:vAlign w:val="bottom"/>
            <w:hideMark/>
          </w:tcPr>
          <w:p w14:paraId="7B8FACBD" w14:textId="77777777" w:rsidR="00EE1DF4" w:rsidRPr="00C311AB" w:rsidRDefault="00EE1DF4" w:rsidP="000A3372">
            <w:pPr>
              <w:spacing w:line="240" w:lineRule="auto"/>
              <w:jc w:val="right"/>
              <w:rPr>
                <w:ins w:id="6378" w:author="Alondra Vega Pacheco" w:date="2025-10-14T11:24:00Z" w16du:dateUtc="2025-10-14T16:24:00Z"/>
                <w:rFonts w:ascii="Times New Roman" w:hAnsi="Times New Roman"/>
                <w:color w:val="000000"/>
                <w:szCs w:val="24"/>
              </w:rPr>
            </w:pPr>
            <w:ins w:id="6379" w:author="Alondra Vega Pacheco" w:date="2025-10-14T11:24:00Z" w16du:dateUtc="2025-10-14T16:24:00Z">
              <w:r w:rsidRPr="00C311AB">
                <w:rPr>
                  <w:rFonts w:ascii="Times New Roman" w:hAnsi="Times New Roman"/>
                  <w:color w:val="000000"/>
                  <w:szCs w:val="24"/>
                </w:rPr>
                <w:t>8/17/2025</w:t>
              </w:r>
            </w:ins>
          </w:p>
        </w:tc>
        <w:tc>
          <w:tcPr>
            <w:tcW w:w="3889" w:type="dxa"/>
            <w:tcBorders>
              <w:top w:val="nil"/>
              <w:left w:val="nil"/>
              <w:bottom w:val="nil"/>
              <w:right w:val="nil"/>
            </w:tcBorders>
            <w:noWrap/>
            <w:vAlign w:val="bottom"/>
            <w:hideMark/>
          </w:tcPr>
          <w:p w14:paraId="51E2D575" w14:textId="77777777" w:rsidR="00EE1DF4" w:rsidRPr="00C311AB" w:rsidRDefault="00EE1DF4" w:rsidP="000A3372">
            <w:pPr>
              <w:spacing w:line="240" w:lineRule="auto"/>
              <w:rPr>
                <w:ins w:id="6380" w:author="Alondra Vega Pacheco" w:date="2025-10-14T11:24:00Z" w16du:dateUtc="2025-10-14T16:24:00Z"/>
                <w:rFonts w:ascii="Times New Roman" w:hAnsi="Times New Roman"/>
                <w:color w:val="000000"/>
                <w:szCs w:val="24"/>
              </w:rPr>
            </w:pPr>
            <w:ins w:id="6381" w:author="Alondra Vega Pacheco" w:date="2025-10-14T11:24:00Z" w16du:dateUtc="2025-10-14T16:24:00Z">
              <w:r w:rsidRPr="00C311AB">
                <w:rPr>
                  <w:rFonts w:ascii="Times New Roman" w:hAnsi="Times New Roman"/>
                  <w:color w:val="000000"/>
                  <w:szCs w:val="24"/>
                </w:rPr>
                <w:t>Delivery method: Hybrid plan → iterate</w:t>
              </w:r>
            </w:ins>
          </w:p>
        </w:tc>
        <w:tc>
          <w:tcPr>
            <w:tcW w:w="3956" w:type="dxa"/>
            <w:tcBorders>
              <w:top w:val="nil"/>
              <w:left w:val="nil"/>
              <w:bottom w:val="nil"/>
              <w:right w:val="nil"/>
            </w:tcBorders>
            <w:vAlign w:val="bottom"/>
            <w:hideMark/>
          </w:tcPr>
          <w:p w14:paraId="0623BAA8" w14:textId="77777777" w:rsidR="00EE1DF4" w:rsidRPr="00C311AB" w:rsidRDefault="00EE1DF4" w:rsidP="000A3372">
            <w:pPr>
              <w:spacing w:line="240" w:lineRule="auto"/>
              <w:rPr>
                <w:ins w:id="6382" w:author="Alondra Vega Pacheco" w:date="2025-10-14T11:24:00Z" w16du:dateUtc="2025-10-14T16:24:00Z"/>
                <w:rFonts w:ascii="Times New Roman" w:hAnsi="Times New Roman"/>
                <w:color w:val="000000"/>
                <w:szCs w:val="24"/>
              </w:rPr>
            </w:pPr>
            <w:ins w:id="6383" w:author="Alondra Vega Pacheco" w:date="2025-10-14T11:24:00Z" w16du:dateUtc="2025-10-14T16:24:00Z">
              <w:r w:rsidRPr="00C311AB">
                <w:rPr>
                  <w:rFonts w:ascii="Times New Roman" w:hAnsi="Times New Roman"/>
                  <w:color w:val="000000"/>
                  <w:szCs w:val="24"/>
                </w:rPr>
                <w:t>Balance academic artifacts with working software under tight timeline.</w:t>
              </w:r>
            </w:ins>
          </w:p>
        </w:tc>
        <w:tc>
          <w:tcPr>
            <w:tcW w:w="3364" w:type="dxa"/>
            <w:tcBorders>
              <w:top w:val="nil"/>
              <w:left w:val="nil"/>
              <w:bottom w:val="nil"/>
              <w:right w:val="nil"/>
            </w:tcBorders>
            <w:vAlign w:val="bottom"/>
            <w:hideMark/>
          </w:tcPr>
          <w:p w14:paraId="23BC67A5" w14:textId="77777777" w:rsidR="00EE1DF4" w:rsidRPr="00C311AB" w:rsidRDefault="00EE1DF4" w:rsidP="000A3372">
            <w:pPr>
              <w:spacing w:line="240" w:lineRule="auto"/>
              <w:rPr>
                <w:ins w:id="6384" w:author="Alondra Vega Pacheco" w:date="2025-10-14T11:24:00Z" w16du:dateUtc="2025-10-14T16:24:00Z"/>
                <w:rFonts w:ascii="Times New Roman" w:hAnsi="Times New Roman"/>
                <w:color w:val="000000"/>
                <w:szCs w:val="24"/>
              </w:rPr>
            </w:pPr>
            <w:ins w:id="6385" w:author="Alondra Vega Pacheco" w:date="2025-10-14T11:24:00Z" w16du:dateUtc="2025-10-14T16:24:00Z">
              <w:r w:rsidRPr="00C311AB">
                <w:rPr>
                  <w:rFonts w:ascii="Times New Roman" w:hAnsi="Times New Roman"/>
                  <w:color w:val="000000"/>
                  <w:szCs w:val="24"/>
                </w:rPr>
                <w:t>A) Waterfall; B) Pure Agile; C) Hybrid iterate</w:t>
              </w:r>
            </w:ins>
          </w:p>
        </w:tc>
        <w:tc>
          <w:tcPr>
            <w:tcW w:w="3587" w:type="dxa"/>
            <w:tcBorders>
              <w:top w:val="nil"/>
              <w:left w:val="nil"/>
              <w:bottom w:val="nil"/>
              <w:right w:val="nil"/>
            </w:tcBorders>
            <w:vAlign w:val="bottom"/>
            <w:hideMark/>
          </w:tcPr>
          <w:p w14:paraId="0DE0E9A7" w14:textId="77777777" w:rsidR="00EE1DF4" w:rsidRPr="00C311AB" w:rsidRDefault="00EE1DF4" w:rsidP="000A3372">
            <w:pPr>
              <w:spacing w:line="240" w:lineRule="auto"/>
              <w:rPr>
                <w:ins w:id="6386" w:author="Alondra Vega Pacheco" w:date="2025-10-14T11:24:00Z" w16du:dateUtc="2025-10-14T16:24:00Z"/>
                <w:rFonts w:ascii="Times New Roman" w:hAnsi="Times New Roman"/>
                <w:color w:val="000000"/>
                <w:szCs w:val="24"/>
              </w:rPr>
            </w:pPr>
            <w:ins w:id="6387" w:author="Alondra Vega Pacheco" w:date="2025-10-14T11:24:00Z" w16du:dateUtc="2025-10-14T16:24:00Z">
              <w:r w:rsidRPr="00C311AB">
                <w:rPr>
                  <w:rFonts w:ascii="Times New Roman" w:hAnsi="Times New Roman"/>
                  <w:color w:val="000000"/>
                  <w:szCs w:val="24"/>
                </w:rPr>
                <w:t>Use hybrid: publish PMP/RACI/Schedule in M1; deliver weekly increments with AC reviews.</w:t>
              </w:r>
            </w:ins>
          </w:p>
        </w:tc>
        <w:tc>
          <w:tcPr>
            <w:tcW w:w="3495" w:type="dxa"/>
            <w:tcBorders>
              <w:top w:val="nil"/>
              <w:left w:val="nil"/>
              <w:bottom w:val="nil"/>
              <w:right w:val="nil"/>
            </w:tcBorders>
            <w:vAlign w:val="bottom"/>
            <w:hideMark/>
          </w:tcPr>
          <w:p w14:paraId="087074CD" w14:textId="77777777" w:rsidR="00EE1DF4" w:rsidRPr="00C311AB" w:rsidRDefault="00EE1DF4" w:rsidP="000A3372">
            <w:pPr>
              <w:spacing w:line="240" w:lineRule="auto"/>
              <w:rPr>
                <w:ins w:id="6388" w:author="Alondra Vega Pacheco" w:date="2025-10-14T11:24:00Z" w16du:dateUtc="2025-10-14T16:24:00Z"/>
                <w:rFonts w:ascii="Times New Roman" w:hAnsi="Times New Roman"/>
                <w:color w:val="000000"/>
                <w:szCs w:val="24"/>
              </w:rPr>
            </w:pPr>
            <w:ins w:id="6389" w:author="Alondra Vega Pacheco" w:date="2025-10-14T11:24:00Z" w16du:dateUtc="2025-10-14T16:24:00Z">
              <w:r w:rsidRPr="00C311AB">
                <w:rPr>
                  <w:rFonts w:ascii="Times New Roman" w:hAnsi="Times New Roman"/>
                  <w:color w:val="000000"/>
                  <w:szCs w:val="24"/>
                </w:rPr>
                <w:t>Clear milestones + faster feedback; requires doc–code sync discipline.</w:t>
              </w:r>
            </w:ins>
          </w:p>
        </w:tc>
        <w:tc>
          <w:tcPr>
            <w:tcW w:w="1142" w:type="dxa"/>
            <w:tcBorders>
              <w:top w:val="nil"/>
              <w:left w:val="nil"/>
              <w:bottom w:val="nil"/>
              <w:right w:val="nil"/>
            </w:tcBorders>
            <w:noWrap/>
            <w:vAlign w:val="bottom"/>
            <w:hideMark/>
          </w:tcPr>
          <w:p w14:paraId="5D3D9ABD" w14:textId="77777777" w:rsidR="00EE1DF4" w:rsidRPr="00C311AB" w:rsidRDefault="00EE1DF4" w:rsidP="000A3372">
            <w:pPr>
              <w:spacing w:line="240" w:lineRule="auto"/>
              <w:rPr>
                <w:ins w:id="6390" w:author="Alondra Vega Pacheco" w:date="2025-10-14T11:24:00Z" w16du:dateUtc="2025-10-14T16:24:00Z"/>
                <w:rFonts w:ascii="Times New Roman" w:hAnsi="Times New Roman"/>
                <w:color w:val="000000"/>
                <w:szCs w:val="24"/>
              </w:rPr>
            </w:pPr>
            <w:ins w:id="6391" w:author="Alondra Vega Pacheco" w:date="2025-10-14T11:24:00Z" w16du:dateUtc="2025-10-14T16:24:00Z">
              <w:r w:rsidRPr="00C311AB">
                <w:rPr>
                  <w:rFonts w:ascii="Times New Roman" w:hAnsi="Times New Roman"/>
                  <w:color w:val="000000"/>
                  <w:szCs w:val="24"/>
                </w:rPr>
                <w:t>Approved</w:t>
              </w:r>
            </w:ins>
          </w:p>
        </w:tc>
        <w:tc>
          <w:tcPr>
            <w:tcW w:w="2814" w:type="dxa"/>
            <w:tcBorders>
              <w:top w:val="nil"/>
              <w:left w:val="nil"/>
              <w:bottom w:val="nil"/>
              <w:right w:val="nil"/>
            </w:tcBorders>
            <w:vAlign w:val="bottom"/>
            <w:hideMark/>
          </w:tcPr>
          <w:p w14:paraId="1F661C54" w14:textId="77777777" w:rsidR="00EE1DF4" w:rsidRPr="00C311AB" w:rsidRDefault="00EE1DF4" w:rsidP="000A3372">
            <w:pPr>
              <w:spacing w:line="240" w:lineRule="auto"/>
              <w:rPr>
                <w:ins w:id="6392" w:author="Alondra Vega Pacheco" w:date="2025-10-14T11:24:00Z" w16du:dateUtc="2025-10-14T16:24:00Z"/>
                <w:rFonts w:ascii="Times New Roman" w:hAnsi="Times New Roman"/>
                <w:color w:val="000000"/>
                <w:szCs w:val="24"/>
              </w:rPr>
            </w:pPr>
            <w:ins w:id="6393" w:author="Alondra Vega Pacheco" w:date="2025-10-14T11:24:00Z" w16du:dateUtc="2025-10-14T16:24:00Z">
              <w:r w:rsidRPr="00C311AB">
                <w:rPr>
                  <w:rFonts w:ascii="Times New Roman" w:hAnsi="Times New Roman"/>
                  <w:color w:val="000000"/>
                  <w:szCs w:val="24"/>
                </w:rPr>
                <w:t>Governance/ Process</w:t>
              </w:r>
            </w:ins>
          </w:p>
        </w:tc>
        <w:tc>
          <w:tcPr>
            <w:tcW w:w="1230" w:type="dxa"/>
            <w:tcBorders>
              <w:top w:val="nil"/>
              <w:left w:val="nil"/>
              <w:bottom w:val="nil"/>
              <w:right w:val="single" w:sz="4" w:space="0" w:color="000000"/>
            </w:tcBorders>
            <w:noWrap/>
            <w:vAlign w:val="bottom"/>
            <w:hideMark/>
          </w:tcPr>
          <w:p w14:paraId="2B5989ED" w14:textId="77777777" w:rsidR="00EE1DF4" w:rsidRPr="00C311AB" w:rsidRDefault="00EE1DF4" w:rsidP="000A3372">
            <w:pPr>
              <w:spacing w:line="240" w:lineRule="auto"/>
              <w:rPr>
                <w:ins w:id="6394" w:author="Alondra Vega Pacheco" w:date="2025-10-14T11:24:00Z" w16du:dateUtc="2025-10-14T16:24:00Z"/>
                <w:rFonts w:ascii="Calibri" w:hAnsi="Calibri" w:cs="Calibri"/>
                <w:color w:val="000000"/>
                <w:szCs w:val="24"/>
              </w:rPr>
            </w:pPr>
            <w:ins w:id="6395" w:author="Alondra Vega Pacheco" w:date="2025-10-14T11:24:00Z" w16du:dateUtc="2025-10-14T16:24:00Z">
              <w:r w:rsidRPr="00C311AB">
                <w:rPr>
                  <w:rFonts w:ascii="Calibri" w:hAnsi="Calibri" w:cs="Calibri"/>
                  <w:color w:val="000000"/>
                  <w:szCs w:val="24"/>
                </w:rPr>
                <w:t>Sadina</w:t>
              </w:r>
            </w:ins>
          </w:p>
        </w:tc>
      </w:tr>
      <w:tr w:rsidR="00EE1DF4" w:rsidRPr="00C311AB" w14:paraId="14899B9A" w14:textId="77777777" w:rsidTr="000A3372">
        <w:trPr>
          <w:trHeight w:val="585"/>
          <w:ins w:id="6396"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7EDABE37" w14:textId="77777777" w:rsidR="00EE1DF4" w:rsidRPr="00C311AB" w:rsidRDefault="00EE1DF4" w:rsidP="000A3372">
            <w:pPr>
              <w:spacing w:line="240" w:lineRule="auto"/>
              <w:rPr>
                <w:ins w:id="6397" w:author="Alondra Vega Pacheco" w:date="2025-10-14T11:24:00Z" w16du:dateUtc="2025-10-14T16:24:00Z"/>
                <w:rFonts w:ascii="Aptos Narrow" w:hAnsi="Aptos Narrow"/>
                <w:color w:val="000000"/>
                <w:sz w:val="22"/>
                <w:szCs w:val="22"/>
              </w:rPr>
            </w:pPr>
            <w:ins w:id="6398" w:author="Alondra Vega Pacheco" w:date="2025-10-14T11:24:00Z" w16du:dateUtc="2025-10-14T16:24:00Z">
              <w:r w:rsidRPr="00C311AB">
                <w:rPr>
                  <w:rFonts w:ascii="Aptos Narrow" w:hAnsi="Aptos Narrow"/>
                  <w:color w:val="000000"/>
                  <w:sz w:val="22"/>
                  <w:szCs w:val="22"/>
                </w:rPr>
                <w:t>A</w:t>
              </w:r>
            </w:ins>
          </w:p>
        </w:tc>
        <w:tc>
          <w:tcPr>
            <w:tcW w:w="1440" w:type="dxa"/>
            <w:tcBorders>
              <w:top w:val="nil"/>
              <w:left w:val="nil"/>
              <w:bottom w:val="nil"/>
              <w:right w:val="nil"/>
            </w:tcBorders>
            <w:shd w:val="clear" w:color="C0E6F5" w:fill="C0E6F5"/>
            <w:noWrap/>
            <w:vAlign w:val="bottom"/>
            <w:hideMark/>
          </w:tcPr>
          <w:p w14:paraId="28C04F80" w14:textId="77777777" w:rsidR="00EE1DF4" w:rsidRPr="00C311AB" w:rsidRDefault="00EE1DF4" w:rsidP="000A3372">
            <w:pPr>
              <w:spacing w:line="240" w:lineRule="auto"/>
              <w:rPr>
                <w:ins w:id="6399" w:author="Alondra Vega Pacheco" w:date="2025-10-14T11:24:00Z" w16du:dateUtc="2025-10-14T16:24:00Z"/>
                <w:rFonts w:ascii="Times New Roman" w:hAnsi="Times New Roman"/>
                <w:color w:val="000000"/>
                <w:szCs w:val="24"/>
              </w:rPr>
            </w:pPr>
            <w:ins w:id="6400" w:author="Alondra Vega Pacheco" w:date="2025-10-14T11:24:00Z" w16du:dateUtc="2025-10-14T16:24:00Z">
              <w:r w:rsidRPr="00C311AB">
                <w:rPr>
                  <w:rFonts w:ascii="Times New Roman" w:hAnsi="Times New Roman"/>
                  <w:color w:val="000000"/>
                  <w:szCs w:val="24"/>
                </w:rPr>
                <w:t>D-M1-002</w:t>
              </w:r>
            </w:ins>
          </w:p>
        </w:tc>
        <w:tc>
          <w:tcPr>
            <w:tcW w:w="1823" w:type="dxa"/>
            <w:tcBorders>
              <w:top w:val="nil"/>
              <w:left w:val="nil"/>
              <w:bottom w:val="nil"/>
              <w:right w:val="nil"/>
            </w:tcBorders>
            <w:shd w:val="clear" w:color="C0E6F5" w:fill="C0E6F5"/>
            <w:noWrap/>
            <w:vAlign w:val="bottom"/>
            <w:hideMark/>
          </w:tcPr>
          <w:p w14:paraId="74B69D5D" w14:textId="77777777" w:rsidR="00EE1DF4" w:rsidRPr="00C311AB" w:rsidRDefault="00EE1DF4" w:rsidP="000A3372">
            <w:pPr>
              <w:spacing w:line="240" w:lineRule="auto"/>
              <w:jc w:val="right"/>
              <w:rPr>
                <w:ins w:id="6401" w:author="Alondra Vega Pacheco" w:date="2025-10-14T11:24:00Z" w16du:dateUtc="2025-10-14T16:24:00Z"/>
                <w:rFonts w:ascii="Times New Roman" w:hAnsi="Times New Roman"/>
                <w:color w:val="000000"/>
                <w:szCs w:val="24"/>
              </w:rPr>
            </w:pPr>
            <w:ins w:id="6402" w:author="Alondra Vega Pacheco" w:date="2025-10-14T11:24:00Z" w16du:dateUtc="2025-10-14T16:24:00Z">
              <w:r w:rsidRPr="00C311AB">
                <w:rPr>
                  <w:rFonts w:ascii="Times New Roman" w:hAnsi="Times New Roman"/>
                  <w:color w:val="000000"/>
                  <w:szCs w:val="24"/>
                </w:rPr>
                <w:t>8/18/2025</w:t>
              </w:r>
            </w:ins>
          </w:p>
        </w:tc>
        <w:tc>
          <w:tcPr>
            <w:tcW w:w="3889" w:type="dxa"/>
            <w:tcBorders>
              <w:top w:val="nil"/>
              <w:left w:val="nil"/>
              <w:bottom w:val="nil"/>
              <w:right w:val="nil"/>
            </w:tcBorders>
            <w:shd w:val="clear" w:color="C0E6F5" w:fill="C0E6F5"/>
            <w:noWrap/>
            <w:vAlign w:val="bottom"/>
            <w:hideMark/>
          </w:tcPr>
          <w:p w14:paraId="1CBFFE03" w14:textId="77777777" w:rsidR="00EE1DF4" w:rsidRPr="00C311AB" w:rsidRDefault="00EE1DF4" w:rsidP="000A3372">
            <w:pPr>
              <w:spacing w:line="240" w:lineRule="auto"/>
              <w:rPr>
                <w:ins w:id="6403" w:author="Alondra Vega Pacheco" w:date="2025-10-14T11:24:00Z" w16du:dateUtc="2025-10-14T16:24:00Z"/>
                <w:rFonts w:ascii="Times New Roman" w:hAnsi="Times New Roman"/>
                <w:color w:val="000000"/>
                <w:szCs w:val="24"/>
              </w:rPr>
            </w:pPr>
            <w:ins w:id="6404" w:author="Alondra Vega Pacheco" w:date="2025-10-14T11:24:00Z" w16du:dateUtc="2025-10-14T16:24:00Z">
              <w:r w:rsidRPr="00C311AB">
                <w:rPr>
                  <w:rFonts w:ascii="Times New Roman" w:hAnsi="Times New Roman"/>
                  <w:color w:val="000000"/>
                  <w:szCs w:val="24"/>
                </w:rPr>
                <w:t>SRS ownership</w:t>
              </w:r>
            </w:ins>
          </w:p>
        </w:tc>
        <w:tc>
          <w:tcPr>
            <w:tcW w:w="3956" w:type="dxa"/>
            <w:tcBorders>
              <w:top w:val="nil"/>
              <w:left w:val="nil"/>
              <w:bottom w:val="nil"/>
              <w:right w:val="nil"/>
            </w:tcBorders>
            <w:shd w:val="clear" w:color="C0E6F5" w:fill="C0E6F5"/>
            <w:vAlign w:val="bottom"/>
            <w:hideMark/>
          </w:tcPr>
          <w:p w14:paraId="0C806B12" w14:textId="77777777" w:rsidR="00EE1DF4" w:rsidRPr="00C311AB" w:rsidRDefault="00EE1DF4" w:rsidP="000A3372">
            <w:pPr>
              <w:spacing w:line="240" w:lineRule="auto"/>
              <w:rPr>
                <w:ins w:id="6405" w:author="Alondra Vega Pacheco" w:date="2025-10-14T11:24:00Z" w16du:dateUtc="2025-10-14T16:24:00Z"/>
                <w:rFonts w:ascii="Times New Roman" w:hAnsi="Times New Roman"/>
                <w:color w:val="000000"/>
                <w:szCs w:val="24"/>
              </w:rPr>
            </w:pPr>
            <w:ins w:id="6406" w:author="Alondra Vega Pacheco" w:date="2025-10-14T11:24:00Z" w16du:dateUtc="2025-10-14T16:24:00Z">
              <w:r w:rsidRPr="00C311AB">
                <w:rPr>
                  <w:rFonts w:ascii="Times New Roman" w:hAnsi="Times New Roman"/>
                  <w:color w:val="000000"/>
                  <w:szCs w:val="24"/>
                </w:rPr>
                <w:t>Prevent requirement/test gaps; AC must be human-centered and testable.</w:t>
              </w:r>
            </w:ins>
          </w:p>
        </w:tc>
        <w:tc>
          <w:tcPr>
            <w:tcW w:w="3364" w:type="dxa"/>
            <w:tcBorders>
              <w:top w:val="nil"/>
              <w:left w:val="nil"/>
              <w:bottom w:val="nil"/>
              <w:right w:val="nil"/>
            </w:tcBorders>
            <w:shd w:val="clear" w:color="C0E6F5" w:fill="C0E6F5"/>
            <w:vAlign w:val="bottom"/>
            <w:hideMark/>
          </w:tcPr>
          <w:p w14:paraId="35984AEF" w14:textId="77777777" w:rsidR="00EE1DF4" w:rsidRPr="00C311AB" w:rsidRDefault="00EE1DF4" w:rsidP="000A3372">
            <w:pPr>
              <w:spacing w:line="240" w:lineRule="auto"/>
              <w:rPr>
                <w:ins w:id="6407" w:author="Alondra Vega Pacheco" w:date="2025-10-14T11:24:00Z" w16du:dateUtc="2025-10-14T16:24:00Z"/>
                <w:rFonts w:ascii="Times New Roman" w:hAnsi="Times New Roman"/>
                <w:color w:val="000000"/>
                <w:szCs w:val="24"/>
              </w:rPr>
            </w:pPr>
            <w:ins w:id="6408" w:author="Alondra Vega Pacheco" w:date="2025-10-14T11:24:00Z" w16du:dateUtc="2025-10-14T16:24:00Z">
              <w:r w:rsidRPr="00C311AB">
                <w:rPr>
                  <w:rFonts w:ascii="Times New Roman" w:hAnsi="Times New Roman"/>
                  <w:color w:val="000000"/>
                  <w:szCs w:val="24"/>
                </w:rPr>
                <w:t>A) BA owns all; B) Split across leads; C) Sign-ups</w:t>
              </w:r>
            </w:ins>
          </w:p>
        </w:tc>
        <w:tc>
          <w:tcPr>
            <w:tcW w:w="3587" w:type="dxa"/>
            <w:tcBorders>
              <w:top w:val="nil"/>
              <w:left w:val="nil"/>
              <w:bottom w:val="nil"/>
              <w:right w:val="nil"/>
            </w:tcBorders>
            <w:shd w:val="clear" w:color="C0E6F5" w:fill="C0E6F5"/>
            <w:vAlign w:val="bottom"/>
            <w:hideMark/>
          </w:tcPr>
          <w:p w14:paraId="2E7F91E9" w14:textId="77777777" w:rsidR="00EE1DF4" w:rsidRPr="00C311AB" w:rsidRDefault="00EE1DF4" w:rsidP="000A3372">
            <w:pPr>
              <w:spacing w:line="240" w:lineRule="auto"/>
              <w:rPr>
                <w:ins w:id="6409" w:author="Alondra Vega Pacheco" w:date="2025-10-14T11:24:00Z" w16du:dateUtc="2025-10-14T16:24:00Z"/>
                <w:rFonts w:ascii="Times New Roman" w:hAnsi="Times New Roman"/>
                <w:color w:val="000000"/>
                <w:szCs w:val="24"/>
              </w:rPr>
            </w:pPr>
            <w:ins w:id="6410" w:author="Alondra Vega Pacheco" w:date="2025-10-14T11:24:00Z" w16du:dateUtc="2025-10-14T16:24:00Z">
              <w:r w:rsidRPr="00C311AB">
                <w:rPr>
                  <w:rFonts w:ascii="Times New Roman" w:hAnsi="Times New Roman"/>
                  <w:color w:val="000000"/>
                  <w:szCs w:val="24"/>
                </w:rPr>
                <w:t>Adopt C; reflect in RACI.</w:t>
              </w:r>
            </w:ins>
          </w:p>
        </w:tc>
        <w:tc>
          <w:tcPr>
            <w:tcW w:w="3495" w:type="dxa"/>
            <w:tcBorders>
              <w:top w:val="nil"/>
              <w:left w:val="nil"/>
              <w:bottom w:val="nil"/>
              <w:right w:val="nil"/>
            </w:tcBorders>
            <w:shd w:val="clear" w:color="C0E6F5" w:fill="C0E6F5"/>
            <w:vAlign w:val="bottom"/>
            <w:hideMark/>
          </w:tcPr>
          <w:p w14:paraId="6F0D5E60" w14:textId="77777777" w:rsidR="00EE1DF4" w:rsidRPr="00C311AB" w:rsidRDefault="00EE1DF4" w:rsidP="000A3372">
            <w:pPr>
              <w:spacing w:line="240" w:lineRule="auto"/>
              <w:rPr>
                <w:ins w:id="6411" w:author="Alondra Vega Pacheco" w:date="2025-10-14T11:24:00Z" w16du:dateUtc="2025-10-14T16:24:00Z"/>
                <w:rFonts w:ascii="Times New Roman" w:hAnsi="Times New Roman"/>
                <w:color w:val="000000"/>
                <w:szCs w:val="24"/>
              </w:rPr>
            </w:pPr>
            <w:ins w:id="6412" w:author="Alondra Vega Pacheco" w:date="2025-10-14T11:24:00Z" w16du:dateUtc="2025-10-14T16:24:00Z">
              <w:r w:rsidRPr="00C311AB">
                <w:rPr>
                  <w:rFonts w:ascii="Times New Roman" w:hAnsi="Times New Roman"/>
                  <w:color w:val="000000"/>
                  <w:szCs w:val="24"/>
                </w:rPr>
                <w:t>Higher-quality AC; stronger traceability; clear accountability.</w:t>
              </w:r>
            </w:ins>
          </w:p>
        </w:tc>
        <w:tc>
          <w:tcPr>
            <w:tcW w:w="1142" w:type="dxa"/>
            <w:tcBorders>
              <w:top w:val="nil"/>
              <w:left w:val="nil"/>
              <w:bottom w:val="nil"/>
              <w:right w:val="nil"/>
            </w:tcBorders>
            <w:shd w:val="clear" w:color="C0E6F5" w:fill="C0E6F5"/>
            <w:noWrap/>
            <w:vAlign w:val="bottom"/>
            <w:hideMark/>
          </w:tcPr>
          <w:p w14:paraId="6EEA74B2" w14:textId="77777777" w:rsidR="00EE1DF4" w:rsidRPr="00C311AB" w:rsidRDefault="00EE1DF4" w:rsidP="000A3372">
            <w:pPr>
              <w:spacing w:line="240" w:lineRule="auto"/>
              <w:rPr>
                <w:ins w:id="6413" w:author="Alondra Vega Pacheco" w:date="2025-10-14T11:24:00Z" w16du:dateUtc="2025-10-14T16:24:00Z"/>
                <w:rFonts w:ascii="Times New Roman" w:hAnsi="Times New Roman"/>
                <w:color w:val="000000"/>
                <w:szCs w:val="24"/>
              </w:rPr>
            </w:pPr>
            <w:ins w:id="6414" w:author="Alondra Vega Pacheco" w:date="2025-10-14T11:24:00Z" w16du:dateUtc="2025-10-14T16:24:00Z">
              <w:r w:rsidRPr="00C311AB">
                <w:rPr>
                  <w:rFonts w:ascii="Times New Roman" w:hAnsi="Times New Roman"/>
                  <w:color w:val="000000"/>
                  <w:szCs w:val="24"/>
                </w:rPr>
                <w:t>Approved</w:t>
              </w:r>
            </w:ins>
          </w:p>
        </w:tc>
        <w:tc>
          <w:tcPr>
            <w:tcW w:w="2814" w:type="dxa"/>
            <w:tcBorders>
              <w:top w:val="nil"/>
              <w:left w:val="nil"/>
              <w:bottom w:val="nil"/>
              <w:right w:val="nil"/>
            </w:tcBorders>
            <w:shd w:val="clear" w:color="C0E6F5" w:fill="C0E6F5"/>
            <w:vAlign w:val="bottom"/>
            <w:hideMark/>
          </w:tcPr>
          <w:p w14:paraId="338BB931" w14:textId="77777777" w:rsidR="00EE1DF4" w:rsidRPr="00C311AB" w:rsidRDefault="00EE1DF4" w:rsidP="000A3372">
            <w:pPr>
              <w:spacing w:line="240" w:lineRule="auto"/>
              <w:rPr>
                <w:ins w:id="6415" w:author="Alondra Vega Pacheco" w:date="2025-10-14T11:24:00Z" w16du:dateUtc="2025-10-14T16:24:00Z"/>
                <w:rFonts w:ascii="Times New Roman" w:hAnsi="Times New Roman"/>
                <w:color w:val="000000"/>
                <w:szCs w:val="24"/>
              </w:rPr>
            </w:pPr>
            <w:ins w:id="6416" w:author="Alondra Vega Pacheco" w:date="2025-10-14T11:24:00Z" w16du:dateUtc="2025-10-14T16:24:00Z">
              <w:r w:rsidRPr="00C311AB">
                <w:rPr>
                  <w:rFonts w:ascii="Times New Roman" w:hAnsi="Times New Roman"/>
                  <w:color w:val="000000"/>
                  <w:szCs w:val="24"/>
                </w:rPr>
                <w:t>Governance/ Process</w:t>
              </w:r>
            </w:ins>
          </w:p>
        </w:tc>
        <w:tc>
          <w:tcPr>
            <w:tcW w:w="1230" w:type="dxa"/>
            <w:tcBorders>
              <w:top w:val="nil"/>
              <w:left w:val="nil"/>
              <w:bottom w:val="nil"/>
              <w:right w:val="single" w:sz="4" w:space="0" w:color="000000"/>
            </w:tcBorders>
            <w:shd w:val="clear" w:color="C0E6F5" w:fill="C0E6F5"/>
            <w:noWrap/>
            <w:vAlign w:val="bottom"/>
            <w:hideMark/>
          </w:tcPr>
          <w:p w14:paraId="124C4F44" w14:textId="77777777" w:rsidR="00EE1DF4" w:rsidRPr="00C311AB" w:rsidRDefault="00EE1DF4" w:rsidP="000A3372">
            <w:pPr>
              <w:spacing w:line="240" w:lineRule="auto"/>
              <w:rPr>
                <w:ins w:id="6417" w:author="Alondra Vega Pacheco" w:date="2025-10-14T11:24:00Z" w16du:dateUtc="2025-10-14T16:24:00Z"/>
                <w:rFonts w:ascii="Calibri" w:hAnsi="Calibri" w:cs="Calibri"/>
                <w:color w:val="000000"/>
                <w:szCs w:val="24"/>
              </w:rPr>
            </w:pPr>
            <w:ins w:id="6418" w:author="Alondra Vega Pacheco" w:date="2025-10-14T11:24:00Z" w16du:dateUtc="2025-10-14T16:24:00Z">
              <w:r w:rsidRPr="00C311AB">
                <w:rPr>
                  <w:rFonts w:ascii="Calibri" w:hAnsi="Calibri" w:cs="Calibri"/>
                  <w:color w:val="000000"/>
                  <w:szCs w:val="24"/>
                </w:rPr>
                <w:t>Sadina</w:t>
              </w:r>
            </w:ins>
          </w:p>
        </w:tc>
      </w:tr>
      <w:tr w:rsidR="00EE1DF4" w:rsidRPr="00C311AB" w14:paraId="5A34C8D0" w14:textId="77777777" w:rsidTr="000A3372">
        <w:trPr>
          <w:trHeight w:val="585"/>
          <w:ins w:id="6419"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7E2329C0" w14:textId="77777777" w:rsidR="00EE1DF4" w:rsidRPr="00C311AB" w:rsidRDefault="00EE1DF4" w:rsidP="000A3372">
            <w:pPr>
              <w:spacing w:line="240" w:lineRule="auto"/>
              <w:rPr>
                <w:ins w:id="6420" w:author="Alondra Vega Pacheco" w:date="2025-10-14T11:24:00Z" w16du:dateUtc="2025-10-14T16:24:00Z"/>
                <w:rFonts w:ascii="Aptos Narrow" w:hAnsi="Aptos Narrow"/>
                <w:color w:val="000000"/>
                <w:sz w:val="22"/>
                <w:szCs w:val="22"/>
              </w:rPr>
            </w:pPr>
            <w:ins w:id="6421" w:author="Alondra Vega Pacheco" w:date="2025-10-14T11:24:00Z" w16du:dateUtc="2025-10-14T16:24:00Z">
              <w:r w:rsidRPr="00C311AB">
                <w:rPr>
                  <w:rFonts w:ascii="Aptos Narrow" w:hAnsi="Aptos Narrow"/>
                  <w:color w:val="000000"/>
                  <w:sz w:val="22"/>
                  <w:szCs w:val="22"/>
                </w:rPr>
                <w:t>A</w:t>
              </w:r>
            </w:ins>
          </w:p>
        </w:tc>
        <w:tc>
          <w:tcPr>
            <w:tcW w:w="1440" w:type="dxa"/>
            <w:tcBorders>
              <w:top w:val="nil"/>
              <w:left w:val="nil"/>
              <w:bottom w:val="nil"/>
              <w:right w:val="nil"/>
            </w:tcBorders>
            <w:noWrap/>
            <w:vAlign w:val="bottom"/>
            <w:hideMark/>
          </w:tcPr>
          <w:p w14:paraId="26059D8B" w14:textId="77777777" w:rsidR="00EE1DF4" w:rsidRPr="00C311AB" w:rsidRDefault="00EE1DF4" w:rsidP="000A3372">
            <w:pPr>
              <w:spacing w:line="240" w:lineRule="auto"/>
              <w:rPr>
                <w:ins w:id="6422" w:author="Alondra Vega Pacheco" w:date="2025-10-14T11:24:00Z" w16du:dateUtc="2025-10-14T16:24:00Z"/>
                <w:rFonts w:ascii="Times New Roman" w:hAnsi="Times New Roman"/>
                <w:color w:val="000000"/>
                <w:szCs w:val="24"/>
              </w:rPr>
            </w:pPr>
            <w:ins w:id="6423" w:author="Alondra Vega Pacheco" w:date="2025-10-14T11:24:00Z" w16du:dateUtc="2025-10-14T16:24:00Z">
              <w:r w:rsidRPr="00C311AB">
                <w:rPr>
                  <w:rFonts w:ascii="Times New Roman" w:hAnsi="Times New Roman"/>
                  <w:color w:val="000000"/>
                  <w:szCs w:val="24"/>
                </w:rPr>
                <w:t>D-M1-003</w:t>
              </w:r>
            </w:ins>
          </w:p>
        </w:tc>
        <w:tc>
          <w:tcPr>
            <w:tcW w:w="1823" w:type="dxa"/>
            <w:tcBorders>
              <w:top w:val="nil"/>
              <w:left w:val="nil"/>
              <w:bottom w:val="nil"/>
              <w:right w:val="nil"/>
            </w:tcBorders>
            <w:noWrap/>
            <w:vAlign w:val="bottom"/>
            <w:hideMark/>
          </w:tcPr>
          <w:p w14:paraId="40799B76" w14:textId="77777777" w:rsidR="00EE1DF4" w:rsidRPr="00C311AB" w:rsidRDefault="00EE1DF4" w:rsidP="000A3372">
            <w:pPr>
              <w:spacing w:line="240" w:lineRule="auto"/>
              <w:jc w:val="right"/>
              <w:rPr>
                <w:ins w:id="6424" w:author="Alondra Vega Pacheco" w:date="2025-10-14T11:24:00Z" w16du:dateUtc="2025-10-14T16:24:00Z"/>
                <w:rFonts w:ascii="Times New Roman" w:hAnsi="Times New Roman"/>
                <w:color w:val="000000"/>
                <w:szCs w:val="24"/>
              </w:rPr>
            </w:pPr>
            <w:ins w:id="6425" w:author="Alondra Vega Pacheco" w:date="2025-10-14T11:24:00Z" w16du:dateUtc="2025-10-14T16:24:00Z">
              <w:r w:rsidRPr="00C311AB">
                <w:rPr>
                  <w:rFonts w:ascii="Times New Roman" w:hAnsi="Times New Roman"/>
                  <w:color w:val="000000"/>
                  <w:szCs w:val="24"/>
                </w:rPr>
                <w:t>8/18/2025</w:t>
              </w:r>
            </w:ins>
          </w:p>
        </w:tc>
        <w:tc>
          <w:tcPr>
            <w:tcW w:w="3889" w:type="dxa"/>
            <w:tcBorders>
              <w:top w:val="nil"/>
              <w:left w:val="nil"/>
              <w:bottom w:val="nil"/>
              <w:right w:val="nil"/>
            </w:tcBorders>
            <w:noWrap/>
            <w:vAlign w:val="bottom"/>
            <w:hideMark/>
          </w:tcPr>
          <w:p w14:paraId="144DE007" w14:textId="77777777" w:rsidR="00EE1DF4" w:rsidRPr="00C311AB" w:rsidRDefault="00EE1DF4" w:rsidP="000A3372">
            <w:pPr>
              <w:spacing w:line="240" w:lineRule="auto"/>
              <w:rPr>
                <w:ins w:id="6426" w:author="Alondra Vega Pacheco" w:date="2025-10-14T11:24:00Z" w16du:dateUtc="2025-10-14T16:24:00Z"/>
                <w:rFonts w:ascii="Times New Roman" w:hAnsi="Times New Roman"/>
                <w:color w:val="000000"/>
                <w:szCs w:val="24"/>
              </w:rPr>
            </w:pPr>
            <w:ins w:id="6427" w:author="Alondra Vega Pacheco" w:date="2025-10-14T11:24:00Z" w16du:dateUtc="2025-10-14T16:24:00Z">
              <w:r w:rsidRPr="00C311AB">
                <w:rPr>
                  <w:rFonts w:ascii="Times New Roman" w:hAnsi="Times New Roman"/>
                  <w:color w:val="000000"/>
                  <w:szCs w:val="24"/>
                </w:rPr>
                <w:t>PMP Ownership</w:t>
              </w:r>
            </w:ins>
          </w:p>
        </w:tc>
        <w:tc>
          <w:tcPr>
            <w:tcW w:w="3956" w:type="dxa"/>
            <w:tcBorders>
              <w:top w:val="nil"/>
              <w:left w:val="nil"/>
              <w:bottom w:val="nil"/>
              <w:right w:val="nil"/>
            </w:tcBorders>
            <w:vAlign w:val="bottom"/>
            <w:hideMark/>
          </w:tcPr>
          <w:p w14:paraId="0A981E13" w14:textId="77777777" w:rsidR="00EE1DF4" w:rsidRPr="00C311AB" w:rsidRDefault="00EE1DF4" w:rsidP="000A3372">
            <w:pPr>
              <w:spacing w:line="240" w:lineRule="auto"/>
              <w:rPr>
                <w:ins w:id="6428" w:author="Alondra Vega Pacheco" w:date="2025-10-14T11:24:00Z" w16du:dateUtc="2025-10-14T16:24:00Z"/>
                <w:rFonts w:ascii="Times New Roman" w:hAnsi="Times New Roman"/>
                <w:color w:val="000000"/>
                <w:szCs w:val="24"/>
              </w:rPr>
            </w:pPr>
            <w:ins w:id="6429" w:author="Alondra Vega Pacheco" w:date="2025-10-14T11:24:00Z" w16du:dateUtc="2025-10-14T16:24:00Z">
              <w:r w:rsidRPr="00C311AB">
                <w:rPr>
                  <w:rFonts w:ascii="Times New Roman" w:hAnsi="Times New Roman"/>
                  <w:color w:val="000000"/>
                  <w:szCs w:val="24"/>
                </w:rPr>
                <w:t>Need single accountability for PMP doc updates and submission.</w:t>
              </w:r>
            </w:ins>
          </w:p>
        </w:tc>
        <w:tc>
          <w:tcPr>
            <w:tcW w:w="3364" w:type="dxa"/>
            <w:tcBorders>
              <w:top w:val="nil"/>
              <w:left w:val="nil"/>
              <w:bottom w:val="nil"/>
              <w:right w:val="nil"/>
            </w:tcBorders>
            <w:vAlign w:val="bottom"/>
            <w:hideMark/>
          </w:tcPr>
          <w:p w14:paraId="08C674DB" w14:textId="77777777" w:rsidR="00EE1DF4" w:rsidRPr="00C311AB" w:rsidRDefault="00EE1DF4" w:rsidP="000A3372">
            <w:pPr>
              <w:spacing w:line="240" w:lineRule="auto"/>
              <w:rPr>
                <w:ins w:id="6430" w:author="Alondra Vega Pacheco" w:date="2025-10-14T11:24:00Z" w16du:dateUtc="2025-10-14T16:24:00Z"/>
                <w:rFonts w:ascii="Times New Roman" w:hAnsi="Times New Roman"/>
                <w:color w:val="000000"/>
                <w:szCs w:val="24"/>
              </w:rPr>
            </w:pPr>
            <w:ins w:id="6431" w:author="Alondra Vega Pacheco" w:date="2025-10-14T11:24:00Z" w16du:dateUtc="2025-10-14T16:24:00Z">
              <w:r w:rsidRPr="00C311AB">
                <w:rPr>
                  <w:rFonts w:ascii="Times New Roman" w:hAnsi="Times New Roman"/>
                  <w:color w:val="000000"/>
                  <w:szCs w:val="24"/>
                </w:rPr>
                <w:t>A) PL only; B) PL+PM share; C) Assign BA or QA</w:t>
              </w:r>
            </w:ins>
          </w:p>
        </w:tc>
        <w:tc>
          <w:tcPr>
            <w:tcW w:w="3587" w:type="dxa"/>
            <w:tcBorders>
              <w:top w:val="nil"/>
              <w:left w:val="nil"/>
              <w:bottom w:val="nil"/>
              <w:right w:val="nil"/>
            </w:tcBorders>
            <w:vAlign w:val="bottom"/>
            <w:hideMark/>
          </w:tcPr>
          <w:p w14:paraId="407DA0A5" w14:textId="77777777" w:rsidR="00EE1DF4" w:rsidRPr="00C311AB" w:rsidRDefault="00EE1DF4" w:rsidP="000A3372">
            <w:pPr>
              <w:spacing w:line="240" w:lineRule="auto"/>
              <w:rPr>
                <w:ins w:id="6432" w:author="Alondra Vega Pacheco" w:date="2025-10-14T11:24:00Z" w16du:dateUtc="2025-10-14T16:24:00Z"/>
                <w:rFonts w:ascii="Times New Roman" w:hAnsi="Times New Roman"/>
                <w:color w:val="000000"/>
                <w:szCs w:val="24"/>
              </w:rPr>
            </w:pPr>
            <w:ins w:id="6433" w:author="Alondra Vega Pacheco" w:date="2025-10-14T11:24:00Z" w16du:dateUtc="2025-10-14T16:24:00Z">
              <w:r w:rsidRPr="00C311AB">
                <w:rPr>
                  <w:rFonts w:ascii="Times New Roman" w:hAnsi="Times New Roman"/>
                  <w:color w:val="000000"/>
                  <w:szCs w:val="24"/>
                </w:rPr>
                <w:t>Assign PL (Sadina) as PMP owner with BA support for traceability.</w:t>
              </w:r>
            </w:ins>
          </w:p>
        </w:tc>
        <w:tc>
          <w:tcPr>
            <w:tcW w:w="3495" w:type="dxa"/>
            <w:tcBorders>
              <w:top w:val="nil"/>
              <w:left w:val="nil"/>
              <w:bottom w:val="nil"/>
              <w:right w:val="nil"/>
            </w:tcBorders>
            <w:vAlign w:val="bottom"/>
            <w:hideMark/>
          </w:tcPr>
          <w:p w14:paraId="2E889E6D" w14:textId="77777777" w:rsidR="00EE1DF4" w:rsidRPr="00C311AB" w:rsidRDefault="00EE1DF4" w:rsidP="000A3372">
            <w:pPr>
              <w:spacing w:line="240" w:lineRule="auto"/>
              <w:rPr>
                <w:ins w:id="6434" w:author="Alondra Vega Pacheco" w:date="2025-10-14T11:24:00Z" w16du:dateUtc="2025-10-14T16:24:00Z"/>
                <w:rFonts w:ascii="Times New Roman" w:hAnsi="Times New Roman"/>
                <w:color w:val="000000"/>
                <w:szCs w:val="24"/>
              </w:rPr>
            </w:pPr>
            <w:ins w:id="6435" w:author="Alondra Vega Pacheco" w:date="2025-10-14T11:24:00Z" w16du:dateUtc="2025-10-14T16:24:00Z">
              <w:r w:rsidRPr="00C311AB">
                <w:rPr>
                  <w:rFonts w:ascii="Times New Roman" w:hAnsi="Times New Roman"/>
                  <w:color w:val="000000"/>
                  <w:szCs w:val="24"/>
                </w:rPr>
                <w:t>Ensures alignment across scope/schedule/security; avoids drift.</w:t>
              </w:r>
            </w:ins>
          </w:p>
        </w:tc>
        <w:tc>
          <w:tcPr>
            <w:tcW w:w="1142" w:type="dxa"/>
            <w:tcBorders>
              <w:top w:val="nil"/>
              <w:left w:val="nil"/>
              <w:bottom w:val="nil"/>
              <w:right w:val="nil"/>
            </w:tcBorders>
            <w:noWrap/>
            <w:vAlign w:val="bottom"/>
            <w:hideMark/>
          </w:tcPr>
          <w:p w14:paraId="4A329630" w14:textId="77777777" w:rsidR="00EE1DF4" w:rsidRPr="00C311AB" w:rsidRDefault="00EE1DF4" w:rsidP="000A3372">
            <w:pPr>
              <w:spacing w:line="240" w:lineRule="auto"/>
              <w:rPr>
                <w:ins w:id="6436" w:author="Alondra Vega Pacheco" w:date="2025-10-14T11:24:00Z" w16du:dateUtc="2025-10-14T16:24:00Z"/>
                <w:rFonts w:ascii="Times New Roman" w:hAnsi="Times New Roman"/>
                <w:color w:val="000000"/>
                <w:szCs w:val="24"/>
              </w:rPr>
            </w:pPr>
            <w:ins w:id="6437" w:author="Alondra Vega Pacheco" w:date="2025-10-14T11:24:00Z" w16du:dateUtc="2025-10-14T16:24:00Z">
              <w:r w:rsidRPr="00C311AB">
                <w:rPr>
                  <w:rFonts w:ascii="Times New Roman" w:hAnsi="Times New Roman"/>
                  <w:color w:val="000000"/>
                  <w:szCs w:val="24"/>
                </w:rPr>
                <w:t>Approved</w:t>
              </w:r>
            </w:ins>
          </w:p>
        </w:tc>
        <w:tc>
          <w:tcPr>
            <w:tcW w:w="2814" w:type="dxa"/>
            <w:tcBorders>
              <w:top w:val="nil"/>
              <w:left w:val="nil"/>
              <w:bottom w:val="nil"/>
              <w:right w:val="nil"/>
            </w:tcBorders>
            <w:vAlign w:val="bottom"/>
            <w:hideMark/>
          </w:tcPr>
          <w:p w14:paraId="11B87A12" w14:textId="77777777" w:rsidR="00EE1DF4" w:rsidRPr="00C311AB" w:rsidRDefault="00EE1DF4" w:rsidP="000A3372">
            <w:pPr>
              <w:spacing w:line="240" w:lineRule="auto"/>
              <w:rPr>
                <w:ins w:id="6438" w:author="Alondra Vega Pacheco" w:date="2025-10-14T11:24:00Z" w16du:dateUtc="2025-10-14T16:24:00Z"/>
                <w:rFonts w:ascii="Times New Roman" w:hAnsi="Times New Roman"/>
                <w:color w:val="000000"/>
                <w:szCs w:val="24"/>
              </w:rPr>
            </w:pPr>
            <w:ins w:id="6439" w:author="Alondra Vega Pacheco" w:date="2025-10-14T11:24:00Z" w16du:dateUtc="2025-10-14T16:24:00Z">
              <w:r w:rsidRPr="00C311AB">
                <w:rPr>
                  <w:rFonts w:ascii="Times New Roman" w:hAnsi="Times New Roman"/>
                  <w:color w:val="000000"/>
                  <w:szCs w:val="24"/>
                </w:rPr>
                <w:t>Governance</w:t>
              </w:r>
            </w:ins>
          </w:p>
        </w:tc>
        <w:tc>
          <w:tcPr>
            <w:tcW w:w="1230" w:type="dxa"/>
            <w:tcBorders>
              <w:top w:val="nil"/>
              <w:left w:val="nil"/>
              <w:bottom w:val="nil"/>
              <w:right w:val="single" w:sz="4" w:space="0" w:color="000000"/>
            </w:tcBorders>
            <w:noWrap/>
            <w:vAlign w:val="bottom"/>
            <w:hideMark/>
          </w:tcPr>
          <w:p w14:paraId="6D2FB4B7" w14:textId="77777777" w:rsidR="00EE1DF4" w:rsidRPr="00C311AB" w:rsidRDefault="00EE1DF4" w:rsidP="000A3372">
            <w:pPr>
              <w:spacing w:line="240" w:lineRule="auto"/>
              <w:rPr>
                <w:ins w:id="6440" w:author="Alondra Vega Pacheco" w:date="2025-10-14T11:24:00Z" w16du:dateUtc="2025-10-14T16:24:00Z"/>
                <w:rFonts w:ascii="Calibri" w:hAnsi="Calibri" w:cs="Calibri"/>
                <w:color w:val="000000"/>
                <w:szCs w:val="24"/>
              </w:rPr>
            </w:pPr>
            <w:ins w:id="6441" w:author="Alondra Vega Pacheco" w:date="2025-10-14T11:24:00Z" w16du:dateUtc="2025-10-14T16:24:00Z">
              <w:r w:rsidRPr="00C311AB">
                <w:rPr>
                  <w:rFonts w:ascii="Calibri" w:hAnsi="Calibri" w:cs="Calibri"/>
                  <w:color w:val="000000"/>
                  <w:szCs w:val="24"/>
                </w:rPr>
                <w:t>Sadina</w:t>
              </w:r>
            </w:ins>
          </w:p>
        </w:tc>
      </w:tr>
      <w:tr w:rsidR="00EE1DF4" w:rsidRPr="00C311AB" w14:paraId="02E31400" w14:textId="77777777" w:rsidTr="000A3372">
        <w:trPr>
          <w:trHeight w:val="585"/>
          <w:ins w:id="6442"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3608C8FA" w14:textId="77777777" w:rsidR="00EE1DF4" w:rsidRPr="00C311AB" w:rsidRDefault="00EE1DF4" w:rsidP="000A3372">
            <w:pPr>
              <w:spacing w:line="240" w:lineRule="auto"/>
              <w:rPr>
                <w:ins w:id="6443" w:author="Alondra Vega Pacheco" w:date="2025-10-14T11:24:00Z" w16du:dateUtc="2025-10-14T16:24:00Z"/>
                <w:rFonts w:ascii="Aptos Narrow" w:hAnsi="Aptos Narrow"/>
                <w:color w:val="000000"/>
                <w:sz w:val="22"/>
                <w:szCs w:val="22"/>
              </w:rPr>
            </w:pPr>
            <w:ins w:id="6444" w:author="Alondra Vega Pacheco" w:date="2025-10-14T11:24:00Z" w16du:dateUtc="2025-10-14T16:24:00Z">
              <w:r w:rsidRPr="00C311AB">
                <w:rPr>
                  <w:rFonts w:ascii="Aptos Narrow" w:hAnsi="Aptos Narrow"/>
                  <w:color w:val="000000"/>
                  <w:sz w:val="22"/>
                  <w:szCs w:val="22"/>
                </w:rPr>
                <w:t>A</w:t>
              </w:r>
            </w:ins>
          </w:p>
        </w:tc>
        <w:tc>
          <w:tcPr>
            <w:tcW w:w="1440" w:type="dxa"/>
            <w:tcBorders>
              <w:top w:val="nil"/>
              <w:left w:val="nil"/>
              <w:bottom w:val="nil"/>
              <w:right w:val="nil"/>
            </w:tcBorders>
            <w:shd w:val="clear" w:color="C0E6F5" w:fill="C0E6F5"/>
            <w:noWrap/>
            <w:vAlign w:val="bottom"/>
            <w:hideMark/>
          </w:tcPr>
          <w:p w14:paraId="0A12EA80" w14:textId="77777777" w:rsidR="00EE1DF4" w:rsidRPr="00C311AB" w:rsidRDefault="00EE1DF4" w:rsidP="000A3372">
            <w:pPr>
              <w:spacing w:line="240" w:lineRule="auto"/>
              <w:rPr>
                <w:ins w:id="6445" w:author="Alondra Vega Pacheco" w:date="2025-10-14T11:24:00Z" w16du:dateUtc="2025-10-14T16:24:00Z"/>
                <w:rFonts w:ascii="Times New Roman" w:hAnsi="Times New Roman"/>
                <w:color w:val="000000"/>
                <w:szCs w:val="24"/>
              </w:rPr>
            </w:pPr>
            <w:ins w:id="6446" w:author="Alondra Vega Pacheco" w:date="2025-10-14T11:24:00Z" w16du:dateUtc="2025-10-14T16:24:00Z">
              <w:r w:rsidRPr="00C311AB">
                <w:rPr>
                  <w:rFonts w:ascii="Times New Roman" w:hAnsi="Times New Roman"/>
                  <w:color w:val="000000"/>
                  <w:szCs w:val="24"/>
                </w:rPr>
                <w:t>D-M1-004</w:t>
              </w:r>
            </w:ins>
          </w:p>
        </w:tc>
        <w:tc>
          <w:tcPr>
            <w:tcW w:w="1823" w:type="dxa"/>
            <w:tcBorders>
              <w:top w:val="nil"/>
              <w:left w:val="nil"/>
              <w:bottom w:val="nil"/>
              <w:right w:val="nil"/>
            </w:tcBorders>
            <w:shd w:val="clear" w:color="C0E6F5" w:fill="C0E6F5"/>
            <w:noWrap/>
            <w:vAlign w:val="bottom"/>
            <w:hideMark/>
          </w:tcPr>
          <w:p w14:paraId="12BAF583" w14:textId="77777777" w:rsidR="00EE1DF4" w:rsidRPr="00C311AB" w:rsidRDefault="00EE1DF4" w:rsidP="000A3372">
            <w:pPr>
              <w:spacing w:line="240" w:lineRule="auto"/>
              <w:jc w:val="right"/>
              <w:rPr>
                <w:ins w:id="6447" w:author="Alondra Vega Pacheco" w:date="2025-10-14T11:24:00Z" w16du:dateUtc="2025-10-14T16:24:00Z"/>
                <w:rFonts w:ascii="Times New Roman" w:hAnsi="Times New Roman"/>
                <w:color w:val="000000"/>
                <w:szCs w:val="24"/>
              </w:rPr>
            </w:pPr>
            <w:ins w:id="6448" w:author="Alondra Vega Pacheco" w:date="2025-10-14T11:24:00Z" w16du:dateUtc="2025-10-14T16:24:00Z">
              <w:r w:rsidRPr="00C311AB">
                <w:rPr>
                  <w:rFonts w:ascii="Times New Roman" w:hAnsi="Times New Roman"/>
                  <w:color w:val="000000"/>
                  <w:szCs w:val="24"/>
                </w:rPr>
                <w:t>8/19/2025</w:t>
              </w:r>
            </w:ins>
          </w:p>
        </w:tc>
        <w:tc>
          <w:tcPr>
            <w:tcW w:w="3889" w:type="dxa"/>
            <w:tcBorders>
              <w:top w:val="nil"/>
              <w:left w:val="nil"/>
              <w:bottom w:val="nil"/>
              <w:right w:val="nil"/>
            </w:tcBorders>
            <w:shd w:val="clear" w:color="C0E6F5" w:fill="C0E6F5"/>
            <w:noWrap/>
            <w:vAlign w:val="bottom"/>
            <w:hideMark/>
          </w:tcPr>
          <w:p w14:paraId="2969613B" w14:textId="77777777" w:rsidR="00EE1DF4" w:rsidRPr="00C311AB" w:rsidRDefault="00EE1DF4" w:rsidP="000A3372">
            <w:pPr>
              <w:spacing w:line="240" w:lineRule="auto"/>
              <w:rPr>
                <w:ins w:id="6449" w:author="Alondra Vega Pacheco" w:date="2025-10-14T11:24:00Z" w16du:dateUtc="2025-10-14T16:24:00Z"/>
                <w:rFonts w:ascii="Times New Roman" w:hAnsi="Times New Roman"/>
                <w:color w:val="000000"/>
                <w:szCs w:val="24"/>
              </w:rPr>
            </w:pPr>
            <w:ins w:id="6450" w:author="Alondra Vega Pacheco" w:date="2025-10-14T11:24:00Z" w16du:dateUtc="2025-10-14T16:24:00Z">
              <w:r w:rsidRPr="00C311AB">
                <w:rPr>
                  <w:rFonts w:ascii="Times New Roman" w:hAnsi="Times New Roman"/>
                  <w:color w:val="000000"/>
                  <w:szCs w:val="24"/>
                </w:rPr>
                <w:t>Weekly Meeting Cadence</w:t>
              </w:r>
            </w:ins>
          </w:p>
        </w:tc>
        <w:tc>
          <w:tcPr>
            <w:tcW w:w="3956" w:type="dxa"/>
            <w:tcBorders>
              <w:top w:val="nil"/>
              <w:left w:val="nil"/>
              <w:bottom w:val="nil"/>
              <w:right w:val="nil"/>
            </w:tcBorders>
            <w:shd w:val="clear" w:color="C0E6F5" w:fill="C0E6F5"/>
            <w:vAlign w:val="bottom"/>
            <w:hideMark/>
          </w:tcPr>
          <w:p w14:paraId="4AC3E894" w14:textId="77777777" w:rsidR="00EE1DF4" w:rsidRPr="00C311AB" w:rsidRDefault="00EE1DF4" w:rsidP="000A3372">
            <w:pPr>
              <w:spacing w:line="240" w:lineRule="auto"/>
              <w:rPr>
                <w:ins w:id="6451" w:author="Alondra Vega Pacheco" w:date="2025-10-14T11:24:00Z" w16du:dateUtc="2025-10-14T16:24:00Z"/>
                <w:rFonts w:ascii="Times New Roman" w:hAnsi="Times New Roman"/>
                <w:color w:val="000000"/>
                <w:szCs w:val="24"/>
              </w:rPr>
            </w:pPr>
            <w:ins w:id="6452" w:author="Alondra Vega Pacheco" w:date="2025-10-14T11:24:00Z" w16du:dateUtc="2025-10-14T16:24:00Z">
              <w:r w:rsidRPr="00C311AB">
                <w:rPr>
                  <w:rFonts w:ascii="Times New Roman" w:hAnsi="Times New Roman"/>
                  <w:color w:val="000000"/>
                  <w:szCs w:val="24"/>
                </w:rPr>
                <w:t>Prevent misalignment across multi-disciplinary team.</w:t>
              </w:r>
            </w:ins>
          </w:p>
        </w:tc>
        <w:tc>
          <w:tcPr>
            <w:tcW w:w="3364" w:type="dxa"/>
            <w:tcBorders>
              <w:top w:val="nil"/>
              <w:left w:val="nil"/>
              <w:bottom w:val="nil"/>
              <w:right w:val="nil"/>
            </w:tcBorders>
            <w:shd w:val="clear" w:color="C0E6F5" w:fill="C0E6F5"/>
            <w:vAlign w:val="bottom"/>
            <w:hideMark/>
          </w:tcPr>
          <w:p w14:paraId="58BE4EEE" w14:textId="77777777" w:rsidR="00EE1DF4" w:rsidRPr="00C311AB" w:rsidRDefault="00EE1DF4" w:rsidP="000A3372">
            <w:pPr>
              <w:spacing w:line="240" w:lineRule="auto"/>
              <w:rPr>
                <w:ins w:id="6453" w:author="Alondra Vega Pacheco" w:date="2025-10-14T11:24:00Z" w16du:dateUtc="2025-10-14T16:24:00Z"/>
                <w:rFonts w:ascii="Times New Roman" w:hAnsi="Times New Roman"/>
                <w:color w:val="000000"/>
                <w:szCs w:val="24"/>
              </w:rPr>
            </w:pPr>
            <w:ins w:id="6454" w:author="Alondra Vega Pacheco" w:date="2025-10-14T11:24:00Z" w16du:dateUtc="2025-10-14T16:24:00Z">
              <w:r w:rsidRPr="00C311AB">
                <w:rPr>
                  <w:rFonts w:ascii="Times New Roman" w:hAnsi="Times New Roman"/>
                  <w:color w:val="000000"/>
                  <w:szCs w:val="24"/>
                </w:rPr>
                <w:t>A) 1x weekly; B) 2x weekly; C) Async updates only</w:t>
              </w:r>
            </w:ins>
          </w:p>
        </w:tc>
        <w:tc>
          <w:tcPr>
            <w:tcW w:w="3587" w:type="dxa"/>
            <w:tcBorders>
              <w:top w:val="nil"/>
              <w:left w:val="nil"/>
              <w:bottom w:val="nil"/>
              <w:right w:val="nil"/>
            </w:tcBorders>
            <w:shd w:val="clear" w:color="C0E6F5" w:fill="C0E6F5"/>
            <w:vAlign w:val="bottom"/>
            <w:hideMark/>
          </w:tcPr>
          <w:p w14:paraId="17E6E026" w14:textId="77777777" w:rsidR="00EE1DF4" w:rsidRPr="00C311AB" w:rsidRDefault="00EE1DF4" w:rsidP="000A3372">
            <w:pPr>
              <w:spacing w:line="240" w:lineRule="auto"/>
              <w:rPr>
                <w:ins w:id="6455" w:author="Alondra Vega Pacheco" w:date="2025-10-14T11:24:00Z" w16du:dateUtc="2025-10-14T16:24:00Z"/>
                <w:rFonts w:ascii="Times New Roman" w:hAnsi="Times New Roman"/>
                <w:color w:val="000000"/>
                <w:szCs w:val="24"/>
              </w:rPr>
            </w:pPr>
            <w:ins w:id="6456" w:author="Alondra Vega Pacheco" w:date="2025-10-14T11:24:00Z" w16du:dateUtc="2025-10-14T16:24:00Z">
              <w:r w:rsidRPr="00C311AB">
                <w:rPr>
                  <w:rFonts w:ascii="Times New Roman" w:hAnsi="Times New Roman"/>
                  <w:color w:val="000000"/>
                  <w:szCs w:val="24"/>
                </w:rPr>
                <w:t>Adopt B: 2x weekly sync (client check-in + team working session).</w:t>
              </w:r>
            </w:ins>
          </w:p>
        </w:tc>
        <w:tc>
          <w:tcPr>
            <w:tcW w:w="3495" w:type="dxa"/>
            <w:tcBorders>
              <w:top w:val="nil"/>
              <w:left w:val="nil"/>
              <w:bottom w:val="nil"/>
              <w:right w:val="nil"/>
            </w:tcBorders>
            <w:shd w:val="clear" w:color="C0E6F5" w:fill="C0E6F5"/>
            <w:vAlign w:val="bottom"/>
            <w:hideMark/>
          </w:tcPr>
          <w:p w14:paraId="0F31C38F" w14:textId="77777777" w:rsidR="00EE1DF4" w:rsidRPr="00C311AB" w:rsidRDefault="00EE1DF4" w:rsidP="000A3372">
            <w:pPr>
              <w:spacing w:line="240" w:lineRule="auto"/>
              <w:rPr>
                <w:ins w:id="6457" w:author="Alondra Vega Pacheco" w:date="2025-10-14T11:24:00Z" w16du:dateUtc="2025-10-14T16:24:00Z"/>
                <w:rFonts w:ascii="Times New Roman" w:hAnsi="Times New Roman"/>
                <w:color w:val="000000"/>
                <w:szCs w:val="24"/>
              </w:rPr>
            </w:pPr>
            <w:ins w:id="6458" w:author="Alondra Vega Pacheco" w:date="2025-10-14T11:24:00Z" w16du:dateUtc="2025-10-14T16:24:00Z">
              <w:r w:rsidRPr="00C311AB">
                <w:rPr>
                  <w:rFonts w:ascii="Times New Roman" w:hAnsi="Times New Roman"/>
                  <w:color w:val="000000"/>
                  <w:szCs w:val="24"/>
                </w:rPr>
                <w:t>Keeps tight loop with client &amp; team; aligns with hybrid plan.</w:t>
              </w:r>
            </w:ins>
          </w:p>
        </w:tc>
        <w:tc>
          <w:tcPr>
            <w:tcW w:w="1142" w:type="dxa"/>
            <w:tcBorders>
              <w:top w:val="nil"/>
              <w:left w:val="nil"/>
              <w:bottom w:val="nil"/>
              <w:right w:val="nil"/>
            </w:tcBorders>
            <w:shd w:val="clear" w:color="C0E6F5" w:fill="C0E6F5"/>
            <w:noWrap/>
            <w:vAlign w:val="bottom"/>
            <w:hideMark/>
          </w:tcPr>
          <w:p w14:paraId="03280FCE" w14:textId="77777777" w:rsidR="00EE1DF4" w:rsidRPr="00C311AB" w:rsidRDefault="00EE1DF4" w:rsidP="000A3372">
            <w:pPr>
              <w:spacing w:line="240" w:lineRule="auto"/>
              <w:rPr>
                <w:ins w:id="6459" w:author="Alondra Vega Pacheco" w:date="2025-10-14T11:24:00Z" w16du:dateUtc="2025-10-14T16:24:00Z"/>
                <w:rFonts w:ascii="Times New Roman" w:hAnsi="Times New Roman"/>
                <w:color w:val="000000"/>
                <w:szCs w:val="24"/>
              </w:rPr>
            </w:pPr>
            <w:ins w:id="6460" w:author="Alondra Vega Pacheco" w:date="2025-10-14T11:24:00Z" w16du:dateUtc="2025-10-14T16:24:00Z">
              <w:r w:rsidRPr="00C311AB">
                <w:rPr>
                  <w:rFonts w:ascii="Times New Roman" w:hAnsi="Times New Roman"/>
                  <w:color w:val="000000"/>
                  <w:szCs w:val="24"/>
                </w:rPr>
                <w:t>Approved</w:t>
              </w:r>
            </w:ins>
          </w:p>
        </w:tc>
        <w:tc>
          <w:tcPr>
            <w:tcW w:w="2814" w:type="dxa"/>
            <w:tcBorders>
              <w:top w:val="nil"/>
              <w:left w:val="nil"/>
              <w:bottom w:val="nil"/>
              <w:right w:val="nil"/>
            </w:tcBorders>
            <w:shd w:val="clear" w:color="C0E6F5" w:fill="C0E6F5"/>
            <w:vAlign w:val="bottom"/>
            <w:hideMark/>
          </w:tcPr>
          <w:p w14:paraId="32F316EC" w14:textId="77777777" w:rsidR="00EE1DF4" w:rsidRPr="00C311AB" w:rsidRDefault="00EE1DF4" w:rsidP="000A3372">
            <w:pPr>
              <w:spacing w:line="240" w:lineRule="auto"/>
              <w:rPr>
                <w:ins w:id="6461" w:author="Alondra Vega Pacheco" w:date="2025-10-14T11:24:00Z" w16du:dateUtc="2025-10-14T16:24:00Z"/>
                <w:rFonts w:ascii="Times New Roman" w:hAnsi="Times New Roman"/>
                <w:color w:val="000000"/>
                <w:szCs w:val="24"/>
              </w:rPr>
            </w:pPr>
            <w:ins w:id="6462" w:author="Alondra Vega Pacheco" w:date="2025-10-14T11:24:00Z" w16du:dateUtc="2025-10-14T16:24:00Z">
              <w:r w:rsidRPr="00C311AB">
                <w:rPr>
                  <w:rFonts w:ascii="Times New Roman" w:hAnsi="Times New Roman"/>
                  <w:color w:val="000000"/>
                  <w:szCs w:val="24"/>
                </w:rPr>
                <w:t>Governance/ Process</w:t>
              </w:r>
            </w:ins>
          </w:p>
        </w:tc>
        <w:tc>
          <w:tcPr>
            <w:tcW w:w="1230" w:type="dxa"/>
            <w:tcBorders>
              <w:top w:val="nil"/>
              <w:left w:val="nil"/>
              <w:bottom w:val="nil"/>
              <w:right w:val="single" w:sz="4" w:space="0" w:color="000000"/>
            </w:tcBorders>
            <w:shd w:val="clear" w:color="C0E6F5" w:fill="C0E6F5"/>
            <w:noWrap/>
            <w:vAlign w:val="bottom"/>
            <w:hideMark/>
          </w:tcPr>
          <w:p w14:paraId="32C32159" w14:textId="77777777" w:rsidR="00EE1DF4" w:rsidRPr="00C311AB" w:rsidRDefault="00EE1DF4" w:rsidP="000A3372">
            <w:pPr>
              <w:spacing w:line="240" w:lineRule="auto"/>
              <w:rPr>
                <w:ins w:id="6463" w:author="Alondra Vega Pacheco" w:date="2025-10-14T11:24:00Z" w16du:dateUtc="2025-10-14T16:24:00Z"/>
                <w:rFonts w:ascii="Calibri" w:hAnsi="Calibri" w:cs="Calibri"/>
                <w:color w:val="000000"/>
                <w:szCs w:val="24"/>
              </w:rPr>
            </w:pPr>
            <w:ins w:id="6464" w:author="Alondra Vega Pacheco" w:date="2025-10-14T11:24:00Z" w16du:dateUtc="2025-10-14T16:24:00Z">
              <w:r w:rsidRPr="00C311AB">
                <w:rPr>
                  <w:rFonts w:ascii="Calibri" w:hAnsi="Calibri" w:cs="Calibri"/>
                  <w:color w:val="000000"/>
                  <w:szCs w:val="24"/>
                </w:rPr>
                <w:t>Sadina</w:t>
              </w:r>
            </w:ins>
          </w:p>
        </w:tc>
      </w:tr>
      <w:tr w:rsidR="00EE1DF4" w:rsidRPr="00C311AB" w14:paraId="452A1EA5" w14:textId="77777777" w:rsidTr="000A3372">
        <w:trPr>
          <w:trHeight w:val="585"/>
          <w:ins w:id="6465"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5C82EE1C" w14:textId="77777777" w:rsidR="00EE1DF4" w:rsidRPr="00C311AB" w:rsidRDefault="00EE1DF4" w:rsidP="000A3372">
            <w:pPr>
              <w:spacing w:line="240" w:lineRule="auto"/>
              <w:rPr>
                <w:ins w:id="6466" w:author="Alondra Vega Pacheco" w:date="2025-10-14T11:24:00Z" w16du:dateUtc="2025-10-14T16:24:00Z"/>
                <w:rFonts w:ascii="Aptos Narrow" w:hAnsi="Aptos Narrow"/>
                <w:color w:val="000000"/>
                <w:sz w:val="22"/>
                <w:szCs w:val="22"/>
              </w:rPr>
            </w:pPr>
            <w:ins w:id="6467" w:author="Alondra Vega Pacheco" w:date="2025-10-14T11:24:00Z" w16du:dateUtc="2025-10-14T16:24:00Z">
              <w:r w:rsidRPr="00C311AB">
                <w:rPr>
                  <w:rFonts w:ascii="Aptos Narrow" w:hAnsi="Aptos Narrow"/>
                  <w:color w:val="000000"/>
                  <w:sz w:val="22"/>
                  <w:szCs w:val="22"/>
                </w:rPr>
                <w:t>A</w:t>
              </w:r>
            </w:ins>
          </w:p>
        </w:tc>
        <w:tc>
          <w:tcPr>
            <w:tcW w:w="1440" w:type="dxa"/>
            <w:tcBorders>
              <w:top w:val="nil"/>
              <w:left w:val="nil"/>
              <w:bottom w:val="nil"/>
              <w:right w:val="nil"/>
            </w:tcBorders>
            <w:noWrap/>
            <w:vAlign w:val="bottom"/>
            <w:hideMark/>
          </w:tcPr>
          <w:p w14:paraId="25F5852A" w14:textId="77777777" w:rsidR="00EE1DF4" w:rsidRPr="00C311AB" w:rsidRDefault="00EE1DF4" w:rsidP="000A3372">
            <w:pPr>
              <w:spacing w:line="240" w:lineRule="auto"/>
              <w:rPr>
                <w:ins w:id="6468" w:author="Alondra Vega Pacheco" w:date="2025-10-14T11:24:00Z" w16du:dateUtc="2025-10-14T16:24:00Z"/>
                <w:rFonts w:ascii="Times New Roman" w:hAnsi="Times New Roman"/>
                <w:color w:val="000000"/>
                <w:szCs w:val="24"/>
              </w:rPr>
            </w:pPr>
            <w:ins w:id="6469" w:author="Alondra Vega Pacheco" w:date="2025-10-14T11:24:00Z" w16du:dateUtc="2025-10-14T16:24:00Z">
              <w:r w:rsidRPr="00C311AB">
                <w:rPr>
                  <w:rFonts w:ascii="Times New Roman" w:hAnsi="Times New Roman"/>
                  <w:color w:val="000000"/>
                  <w:szCs w:val="24"/>
                </w:rPr>
                <w:t>D-M1-005</w:t>
              </w:r>
            </w:ins>
          </w:p>
        </w:tc>
        <w:tc>
          <w:tcPr>
            <w:tcW w:w="1823" w:type="dxa"/>
            <w:tcBorders>
              <w:top w:val="nil"/>
              <w:left w:val="nil"/>
              <w:bottom w:val="nil"/>
              <w:right w:val="nil"/>
            </w:tcBorders>
            <w:noWrap/>
            <w:vAlign w:val="bottom"/>
            <w:hideMark/>
          </w:tcPr>
          <w:p w14:paraId="57025055" w14:textId="77777777" w:rsidR="00EE1DF4" w:rsidRPr="00C311AB" w:rsidRDefault="00EE1DF4" w:rsidP="000A3372">
            <w:pPr>
              <w:spacing w:line="240" w:lineRule="auto"/>
              <w:jc w:val="right"/>
              <w:rPr>
                <w:ins w:id="6470" w:author="Alondra Vega Pacheco" w:date="2025-10-14T11:24:00Z" w16du:dateUtc="2025-10-14T16:24:00Z"/>
                <w:rFonts w:ascii="Times New Roman" w:hAnsi="Times New Roman"/>
                <w:color w:val="000000"/>
                <w:szCs w:val="24"/>
              </w:rPr>
            </w:pPr>
            <w:ins w:id="6471" w:author="Alondra Vega Pacheco" w:date="2025-10-14T11:24:00Z" w16du:dateUtc="2025-10-14T16:24:00Z">
              <w:r w:rsidRPr="00C311AB">
                <w:rPr>
                  <w:rFonts w:ascii="Times New Roman" w:hAnsi="Times New Roman"/>
                  <w:color w:val="000000"/>
                  <w:szCs w:val="24"/>
                </w:rPr>
                <w:t>8/19/2025</w:t>
              </w:r>
            </w:ins>
          </w:p>
        </w:tc>
        <w:tc>
          <w:tcPr>
            <w:tcW w:w="3889" w:type="dxa"/>
            <w:tcBorders>
              <w:top w:val="nil"/>
              <w:left w:val="nil"/>
              <w:bottom w:val="nil"/>
              <w:right w:val="nil"/>
            </w:tcBorders>
            <w:noWrap/>
            <w:vAlign w:val="bottom"/>
            <w:hideMark/>
          </w:tcPr>
          <w:p w14:paraId="0ED0AFF0" w14:textId="77777777" w:rsidR="00EE1DF4" w:rsidRPr="00C311AB" w:rsidRDefault="00EE1DF4" w:rsidP="000A3372">
            <w:pPr>
              <w:spacing w:line="240" w:lineRule="auto"/>
              <w:rPr>
                <w:ins w:id="6472" w:author="Alondra Vega Pacheco" w:date="2025-10-14T11:24:00Z" w16du:dateUtc="2025-10-14T16:24:00Z"/>
                <w:rFonts w:ascii="Times New Roman" w:hAnsi="Times New Roman"/>
                <w:color w:val="000000"/>
                <w:szCs w:val="24"/>
              </w:rPr>
            </w:pPr>
            <w:ins w:id="6473" w:author="Alondra Vega Pacheco" w:date="2025-10-14T11:24:00Z" w16du:dateUtc="2025-10-14T16:24:00Z">
              <w:r w:rsidRPr="00C311AB">
                <w:rPr>
                  <w:rFonts w:ascii="Times New Roman" w:hAnsi="Times New Roman"/>
                  <w:color w:val="000000"/>
                  <w:szCs w:val="24"/>
                </w:rPr>
                <w:t>Assigned RACI</w:t>
              </w:r>
            </w:ins>
          </w:p>
        </w:tc>
        <w:tc>
          <w:tcPr>
            <w:tcW w:w="3956" w:type="dxa"/>
            <w:tcBorders>
              <w:top w:val="nil"/>
              <w:left w:val="nil"/>
              <w:bottom w:val="nil"/>
              <w:right w:val="nil"/>
            </w:tcBorders>
            <w:vAlign w:val="bottom"/>
            <w:hideMark/>
          </w:tcPr>
          <w:p w14:paraId="76FA429B" w14:textId="77777777" w:rsidR="00EE1DF4" w:rsidRPr="00C311AB" w:rsidRDefault="00EE1DF4" w:rsidP="000A3372">
            <w:pPr>
              <w:spacing w:line="240" w:lineRule="auto"/>
              <w:rPr>
                <w:ins w:id="6474" w:author="Alondra Vega Pacheco" w:date="2025-10-14T11:24:00Z" w16du:dateUtc="2025-10-14T16:24:00Z"/>
                <w:rFonts w:ascii="Times New Roman" w:hAnsi="Times New Roman"/>
                <w:color w:val="000000"/>
                <w:szCs w:val="24"/>
              </w:rPr>
            </w:pPr>
            <w:ins w:id="6475" w:author="Alondra Vega Pacheco" w:date="2025-10-14T11:24:00Z" w16du:dateUtc="2025-10-14T16:24:00Z">
              <w:r w:rsidRPr="00C311AB">
                <w:rPr>
                  <w:rFonts w:ascii="Times New Roman" w:hAnsi="Times New Roman"/>
                  <w:color w:val="000000"/>
                  <w:szCs w:val="24"/>
                </w:rPr>
                <w:t>Confusion on who reviews vs owns caused gaps in past capstones.</w:t>
              </w:r>
            </w:ins>
          </w:p>
        </w:tc>
        <w:tc>
          <w:tcPr>
            <w:tcW w:w="3364" w:type="dxa"/>
            <w:tcBorders>
              <w:top w:val="nil"/>
              <w:left w:val="nil"/>
              <w:bottom w:val="nil"/>
              <w:right w:val="nil"/>
            </w:tcBorders>
            <w:vAlign w:val="bottom"/>
            <w:hideMark/>
          </w:tcPr>
          <w:p w14:paraId="79DA2BE4" w14:textId="77777777" w:rsidR="00EE1DF4" w:rsidRPr="00C311AB" w:rsidRDefault="00EE1DF4" w:rsidP="000A3372">
            <w:pPr>
              <w:spacing w:line="240" w:lineRule="auto"/>
              <w:rPr>
                <w:ins w:id="6476" w:author="Alondra Vega Pacheco" w:date="2025-10-14T11:24:00Z" w16du:dateUtc="2025-10-14T16:24:00Z"/>
                <w:rFonts w:ascii="Times New Roman" w:hAnsi="Times New Roman"/>
                <w:color w:val="000000"/>
                <w:szCs w:val="24"/>
              </w:rPr>
            </w:pPr>
            <w:ins w:id="6477" w:author="Alondra Vega Pacheco" w:date="2025-10-14T11:24:00Z" w16du:dateUtc="2025-10-14T16:24:00Z">
              <w:r w:rsidRPr="00C311AB">
                <w:rPr>
                  <w:rFonts w:ascii="Times New Roman" w:hAnsi="Times New Roman"/>
                  <w:color w:val="000000"/>
                  <w:szCs w:val="24"/>
                </w:rPr>
                <w:t>A) Flat sign-up; B) Strict RACI by role; C) Hybrid w/ backup reviewer</w:t>
              </w:r>
            </w:ins>
          </w:p>
        </w:tc>
        <w:tc>
          <w:tcPr>
            <w:tcW w:w="3587" w:type="dxa"/>
            <w:tcBorders>
              <w:top w:val="nil"/>
              <w:left w:val="nil"/>
              <w:bottom w:val="nil"/>
              <w:right w:val="nil"/>
            </w:tcBorders>
            <w:vAlign w:val="bottom"/>
            <w:hideMark/>
          </w:tcPr>
          <w:p w14:paraId="41D2C622" w14:textId="77777777" w:rsidR="00EE1DF4" w:rsidRPr="00C311AB" w:rsidRDefault="00EE1DF4" w:rsidP="000A3372">
            <w:pPr>
              <w:spacing w:line="240" w:lineRule="auto"/>
              <w:rPr>
                <w:ins w:id="6478" w:author="Alondra Vega Pacheco" w:date="2025-10-14T11:24:00Z" w16du:dateUtc="2025-10-14T16:24:00Z"/>
                <w:rFonts w:ascii="Times New Roman" w:hAnsi="Times New Roman"/>
                <w:color w:val="000000"/>
                <w:szCs w:val="24"/>
              </w:rPr>
            </w:pPr>
            <w:ins w:id="6479" w:author="Alondra Vega Pacheco" w:date="2025-10-14T11:24:00Z" w16du:dateUtc="2025-10-14T16:24:00Z">
              <w:r w:rsidRPr="00C311AB">
                <w:rPr>
                  <w:rFonts w:ascii="Times New Roman" w:hAnsi="Times New Roman"/>
                  <w:color w:val="000000"/>
                  <w:szCs w:val="24"/>
                </w:rPr>
                <w:t>Adopt C: Role-based RACI with assigned backups (approved 8/19).</w:t>
              </w:r>
            </w:ins>
          </w:p>
        </w:tc>
        <w:tc>
          <w:tcPr>
            <w:tcW w:w="3495" w:type="dxa"/>
            <w:tcBorders>
              <w:top w:val="nil"/>
              <w:left w:val="nil"/>
              <w:bottom w:val="nil"/>
              <w:right w:val="nil"/>
            </w:tcBorders>
            <w:vAlign w:val="bottom"/>
            <w:hideMark/>
          </w:tcPr>
          <w:p w14:paraId="4E07ED61" w14:textId="77777777" w:rsidR="00EE1DF4" w:rsidRPr="00C311AB" w:rsidRDefault="00EE1DF4" w:rsidP="000A3372">
            <w:pPr>
              <w:spacing w:line="240" w:lineRule="auto"/>
              <w:rPr>
                <w:ins w:id="6480" w:author="Alondra Vega Pacheco" w:date="2025-10-14T11:24:00Z" w16du:dateUtc="2025-10-14T16:24:00Z"/>
                <w:rFonts w:ascii="Times New Roman" w:hAnsi="Times New Roman"/>
                <w:color w:val="000000"/>
                <w:szCs w:val="24"/>
              </w:rPr>
            </w:pPr>
            <w:ins w:id="6481" w:author="Alondra Vega Pacheco" w:date="2025-10-14T11:24:00Z" w16du:dateUtc="2025-10-14T16:24:00Z">
              <w:r w:rsidRPr="00C311AB">
                <w:rPr>
                  <w:rFonts w:ascii="Times New Roman" w:hAnsi="Times New Roman"/>
                  <w:color w:val="000000"/>
                  <w:szCs w:val="24"/>
                </w:rPr>
                <w:t>Clarity + redundancy; ensures peer-review coverage.</w:t>
              </w:r>
            </w:ins>
          </w:p>
        </w:tc>
        <w:tc>
          <w:tcPr>
            <w:tcW w:w="1142" w:type="dxa"/>
            <w:tcBorders>
              <w:top w:val="nil"/>
              <w:left w:val="nil"/>
              <w:bottom w:val="nil"/>
              <w:right w:val="nil"/>
            </w:tcBorders>
            <w:noWrap/>
            <w:vAlign w:val="bottom"/>
            <w:hideMark/>
          </w:tcPr>
          <w:p w14:paraId="212A72B7" w14:textId="77777777" w:rsidR="00EE1DF4" w:rsidRPr="00C311AB" w:rsidRDefault="00EE1DF4" w:rsidP="000A3372">
            <w:pPr>
              <w:spacing w:line="240" w:lineRule="auto"/>
              <w:rPr>
                <w:ins w:id="6482" w:author="Alondra Vega Pacheco" w:date="2025-10-14T11:24:00Z" w16du:dateUtc="2025-10-14T16:24:00Z"/>
                <w:rFonts w:ascii="Times New Roman" w:hAnsi="Times New Roman"/>
                <w:color w:val="000000"/>
                <w:szCs w:val="24"/>
              </w:rPr>
            </w:pPr>
            <w:ins w:id="6483" w:author="Alondra Vega Pacheco" w:date="2025-10-14T11:24:00Z" w16du:dateUtc="2025-10-14T16:24:00Z">
              <w:r w:rsidRPr="00C311AB">
                <w:rPr>
                  <w:rFonts w:ascii="Times New Roman" w:hAnsi="Times New Roman"/>
                  <w:color w:val="000000"/>
                  <w:szCs w:val="24"/>
                </w:rPr>
                <w:t>Approved</w:t>
              </w:r>
            </w:ins>
          </w:p>
        </w:tc>
        <w:tc>
          <w:tcPr>
            <w:tcW w:w="2814" w:type="dxa"/>
            <w:tcBorders>
              <w:top w:val="nil"/>
              <w:left w:val="nil"/>
              <w:bottom w:val="nil"/>
              <w:right w:val="nil"/>
            </w:tcBorders>
            <w:vAlign w:val="bottom"/>
            <w:hideMark/>
          </w:tcPr>
          <w:p w14:paraId="747F8D1A" w14:textId="77777777" w:rsidR="00EE1DF4" w:rsidRPr="00C311AB" w:rsidRDefault="00EE1DF4" w:rsidP="000A3372">
            <w:pPr>
              <w:spacing w:line="240" w:lineRule="auto"/>
              <w:rPr>
                <w:ins w:id="6484" w:author="Alondra Vega Pacheco" w:date="2025-10-14T11:24:00Z" w16du:dateUtc="2025-10-14T16:24:00Z"/>
                <w:rFonts w:ascii="Times New Roman" w:hAnsi="Times New Roman"/>
                <w:color w:val="000000"/>
                <w:szCs w:val="24"/>
              </w:rPr>
            </w:pPr>
            <w:ins w:id="6485" w:author="Alondra Vega Pacheco" w:date="2025-10-14T11:24:00Z" w16du:dateUtc="2025-10-14T16:24:00Z">
              <w:r w:rsidRPr="00C311AB">
                <w:rPr>
                  <w:rFonts w:ascii="Times New Roman" w:hAnsi="Times New Roman"/>
                  <w:color w:val="000000"/>
                  <w:szCs w:val="24"/>
                </w:rPr>
                <w:t>Governance</w:t>
              </w:r>
            </w:ins>
          </w:p>
        </w:tc>
        <w:tc>
          <w:tcPr>
            <w:tcW w:w="1230" w:type="dxa"/>
            <w:tcBorders>
              <w:top w:val="nil"/>
              <w:left w:val="nil"/>
              <w:bottom w:val="nil"/>
              <w:right w:val="single" w:sz="4" w:space="0" w:color="000000"/>
            </w:tcBorders>
            <w:noWrap/>
            <w:vAlign w:val="bottom"/>
            <w:hideMark/>
          </w:tcPr>
          <w:p w14:paraId="5C55083E" w14:textId="77777777" w:rsidR="00EE1DF4" w:rsidRPr="00C311AB" w:rsidRDefault="00EE1DF4" w:rsidP="000A3372">
            <w:pPr>
              <w:spacing w:line="240" w:lineRule="auto"/>
              <w:rPr>
                <w:ins w:id="6486" w:author="Alondra Vega Pacheco" w:date="2025-10-14T11:24:00Z" w16du:dateUtc="2025-10-14T16:24:00Z"/>
                <w:rFonts w:ascii="Calibri" w:hAnsi="Calibri" w:cs="Calibri"/>
                <w:color w:val="000000"/>
                <w:szCs w:val="24"/>
              </w:rPr>
            </w:pPr>
            <w:ins w:id="6487" w:author="Alondra Vega Pacheco" w:date="2025-10-14T11:24:00Z" w16du:dateUtc="2025-10-14T16:24:00Z">
              <w:r w:rsidRPr="00C311AB">
                <w:rPr>
                  <w:rFonts w:ascii="Calibri" w:hAnsi="Calibri" w:cs="Calibri"/>
                  <w:color w:val="000000"/>
                  <w:szCs w:val="24"/>
                </w:rPr>
                <w:t>Sadina</w:t>
              </w:r>
            </w:ins>
          </w:p>
        </w:tc>
      </w:tr>
      <w:tr w:rsidR="00EE1DF4" w:rsidRPr="00C311AB" w14:paraId="165EA18E" w14:textId="77777777" w:rsidTr="000A3372">
        <w:trPr>
          <w:trHeight w:val="885"/>
          <w:ins w:id="6488"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7BE67DE6" w14:textId="77777777" w:rsidR="00EE1DF4" w:rsidRPr="00C311AB" w:rsidRDefault="00EE1DF4" w:rsidP="000A3372">
            <w:pPr>
              <w:spacing w:line="240" w:lineRule="auto"/>
              <w:rPr>
                <w:ins w:id="6489" w:author="Alondra Vega Pacheco" w:date="2025-10-14T11:24:00Z" w16du:dateUtc="2025-10-14T16:24:00Z"/>
                <w:rFonts w:ascii="Aptos Narrow" w:hAnsi="Aptos Narrow"/>
                <w:color w:val="000000"/>
                <w:sz w:val="22"/>
                <w:szCs w:val="22"/>
              </w:rPr>
            </w:pPr>
            <w:ins w:id="6490" w:author="Alondra Vega Pacheco" w:date="2025-10-14T11:24:00Z" w16du:dateUtc="2025-10-14T16:24:00Z">
              <w:r w:rsidRPr="00C311AB">
                <w:rPr>
                  <w:rFonts w:ascii="Aptos Narrow" w:hAnsi="Aptos Narrow"/>
                  <w:color w:val="000000"/>
                  <w:sz w:val="22"/>
                  <w:szCs w:val="22"/>
                </w:rPr>
                <w:lastRenderedPageBreak/>
                <w:t>A</w:t>
              </w:r>
            </w:ins>
          </w:p>
        </w:tc>
        <w:tc>
          <w:tcPr>
            <w:tcW w:w="1440" w:type="dxa"/>
            <w:tcBorders>
              <w:top w:val="nil"/>
              <w:left w:val="nil"/>
              <w:bottom w:val="nil"/>
              <w:right w:val="nil"/>
            </w:tcBorders>
            <w:shd w:val="clear" w:color="C0E6F5" w:fill="C0E6F5"/>
            <w:noWrap/>
            <w:vAlign w:val="bottom"/>
            <w:hideMark/>
          </w:tcPr>
          <w:p w14:paraId="5478D837" w14:textId="77777777" w:rsidR="00EE1DF4" w:rsidRPr="00C311AB" w:rsidRDefault="00EE1DF4" w:rsidP="000A3372">
            <w:pPr>
              <w:spacing w:line="240" w:lineRule="auto"/>
              <w:rPr>
                <w:ins w:id="6491" w:author="Alondra Vega Pacheco" w:date="2025-10-14T11:24:00Z" w16du:dateUtc="2025-10-14T16:24:00Z"/>
                <w:rFonts w:ascii="Times New Roman" w:hAnsi="Times New Roman"/>
                <w:color w:val="000000"/>
                <w:szCs w:val="24"/>
              </w:rPr>
            </w:pPr>
            <w:ins w:id="6492" w:author="Alondra Vega Pacheco" w:date="2025-10-14T11:24:00Z" w16du:dateUtc="2025-10-14T16:24:00Z">
              <w:r w:rsidRPr="00C311AB">
                <w:rPr>
                  <w:rFonts w:ascii="Times New Roman" w:hAnsi="Times New Roman"/>
                  <w:color w:val="000000"/>
                  <w:szCs w:val="24"/>
                </w:rPr>
                <w:t>D-M1-006</w:t>
              </w:r>
            </w:ins>
          </w:p>
        </w:tc>
        <w:tc>
          <w:tcPr>
            <w:tcW w:w="1823" w:type="dxa"/>
            <w:tcBorders>
              <w:top w:val="nil"/>
              <w:left w:val="nil"/>
              <w:bottom w:val="nil"/>
              <w:right w:val="nil"/>
            </w:tcBorders>
            <w:shd w:val="clear" w:color="C0E6F5" w:fill="C0E6F5"/>
            <w:noWrap/>
            <w:vAlign w:val="bottom"/>
            <w:hideMark/>
          </w:tcPr>
          <w:p w14:paraId="3B0B92F8" w14:textId="77777777" w:rsidR="00EE1DF4" w:rsidRPr="00C311AB" w:rsidRDefault="00EE1DF4" w:rsidP="000A3372">
            <w:pPr>
              <w:spacing w:line="240" w:lineRule="auto"/>
              <w:jc w:val="right"/>
              <w:rPr>
                <w:ins w:id="6493" w:author="Alondra Vega Pacheco" w:date="2025-10-14T11:24:00Z" w16du:dateUtc="2025-10-14T16:24:00Z"/>
                <w:rFonts w:ascii="Times New Roman" w:hAnsi="Times New Roman"/>
                <w:color w:val="000000"/>
                <w:szCs w:val="24"/>
              </w:rPr>
            </w:pPr>
            <w:ins w:id="6494" w:author="Alondra Vega Pacheco" w:date="2025-10-14T11:24:00Z" w16du:dateUtc="2025-10-14T16:24:00Z">
              <w:r w:rsidRPr="00C311AB">
                <w:rPr>
                  <w:rFonts w:ascii="Times New Roman" w:hAnsi="Times New Roman"/>
                  <w:color w:val="000000"/>
                  <w:szCs w:val="24"/>
                </w:rPr>
                <w:t>8/20/2025</w:t>
              </w:r>
            </w:ins>
          </w:p>
        </w:tc>
        <w:tc>
          <w:tcPr>
            <w:tcW w:w="3889" w:type="dxa"/>
            <w:tcBorders>
              <w:top w:val="nil"/>
              <w:left w:val="nil"/>
              <w:bottom w:val="nil"/>
              <w:right w:val="nil"/>
            </w:tcBorders>
            <w:shd w:val="clear" w:color="C0E6F5" w:fill="C0E6F5"/>
            <w:noWrap/>
            <w:vAlign w:val="bottom"/>
            <w:hideMark/>
          </w:tcPr>
          <w:p w14:paraId="4611F787" w14:textId="77777777" w:rsidR="00EE1DF4" w:rsidRPr="00C311AB" w:rsidRDefault="00EE1DF4" w:rsidP="000A3372">
            <w:pPr>
              <w:spacing w:line="240" w:lineRule="auto"/>
              <w:rPr>
                <w:ins w:id="6495" w:author="Alondra Vega Pacheco" w:date="2025-10-14T11:24:00Z" w16du:dateUtc="2025-10-14T16:24:00Z"/>
                <w:rFonts w:ascii="Times New Roman" w:hAnsi="Times New Roman"/>
                <w:color w:val="000000"/>
                <w:szCs w:val="24"/>
              </w:rPr>
            </w:pPr>
            <w:ins w:id="6496" w:author="Alondra Vega Pacheco" w:date="2025-10-14T11:24:00Z" w16du:dateUtc="2025-10-14T16:24:00Z">
              <w:r w:rsidRPr="00C311AB">
                <w:rPr>
                  <w:rFonts w:ascii="Times New Roman" w:hAnsi="Times New Roman"/>
                  <w:color w:val="000000"/>
                  <w:szCs w:val="24"/>
                </w:rPr>
                <w:t>Security &amp; Privacy Coverage</w:t>
              </w:r>
            </w:ins>
          </w:p>
        </w:tc>
        <w:tc>
          <w:tcPr>
            <w:tcW w:w="3956" w:type="dxa"/>
            <w:tcBorders>
              <w:top w:val="nil"/>
              <w:left w:val="nil"/>
              <w:bottom w:val="nil"/>
              <w:right w:val="nil"/>
            </w:tcBorders>
            <w:shd w:val="clear" w:color="C0E6F5" w:fill="C0E6F5"/>
            <w:vAlign w:val="bottom"/>
            <w:hideMark/>
          </w:tcPr>
          <w:p w14:paraId="3A51E22A" w14:textId="77777777" w:rsidR="00EE1DF4" w:rsidRPr="00C311AB" w:rsidRDefault="00EE1DF4" w:rsidP="000A3372">
            <w:pPr>
              <w:spacing w:line="240" w:lineRule="auto"/>
              <w:rPr>
                <w:ins w:id="6497" w:author="Alondra Vega Pacheco" w:date="2025-10-14T11:24:00Z" w16du:dateUtc="2025-10-14T16:24:00Z"/>
                <w:rFonts w:ascii="Times New Roman" w:hAnsi="Times New Roman"/>
                <w:color w:val="000000"/>
                <w:szCs w:val="24"/>
              </w:rPr>
            </w:pPr>
            <w:ins w:id="6498" w:author="Alondra Vega Pacheco" w:date="2025-10-14T11:24:00Z" w16du:dateUtc="2025-10-14T16:24:00Z">
              <w:r w:rsidRPr="00C311AB">
                <w:rPr>
                  <w:rFonts w:ascii="Times New Roman" w:hAnsi="Times New Roman"/>
                  <w:color w:val="000000"/>
                  <w:szCs w:val="24"/>
                </w:rPr>
                <w:t>CareConnect handles PII/PHI; must plan for HIPAA/GDPR controls early.</w:t>
              </w:r>
            </w:ins>
          </w:p>
        </w:tc>
        <w:tc>
          <w:tcPr>
            <w:tcW w:w="3364" w:type="dxa"/>
            <w:tcBorders>
              <w:top w:val="nil"/>
              <w:left w:val="nil"/>
              <w:bottom w:val="nil"/>
              <w:right w:val="nil"/>
            </w:tcBorders>
            <w:shd w:val="clear" w:color="C0E6F5" w:fill="C0E6F5"/>
            <w:vAlign w:val="bottom"/>
            <w:hideMark/>
          </w:tcPr>
          <w:p w14:paraId="725E4337" w14:textId="77777777" w:rsidR="00EE1DF4" w:rsidRPr="00C311AB" w:rsidRDefault="00EE1DF4" w:rsidP="000A3372">
            <w:pPr>
              <w:spacing w:line="240" w:lineRule="auto"/>
              <w:rPr>
                <w:ins w:id="6499" w:author="Alondra Vega Pacheco" w:date="2025-10-14T11:24:00Z" w16du:dateUtc="2025-10-14T16:24:00Z"/>
                <w:rFonts w:ascii="Times New Roman" w:hAnsi="Times New Roman"/>
                <w:color w:val="000000"/>
                <w:szCs w:val="24"/>
              </w:rPr>
            </w:pPr>
            <w:ins w:id="6500" w:author="Alondra Vega Pacheco" w:date="2025-10-14T11:24:00Z" w16du:dateUtc="2025-10-14T16:24:00Z">
              <w:r w:rsidRPr="00C311AB">
                <w:rPr>
                  <w:rFonts w:ascii="Times New Roman" w:hAnsi="Times New Roman"/>
                  <w:color w:val="000000"/>
                  <w:szCs w:val="24"/>
                </w:rPr>
                <w:t>A) Handle later in Dev; B) Assign PL as Privacy/Security hat; C) Ad-hoc compliance</w:t>
              </w:r>
            </w:ins>
          </w:p>
        </w:tc>
        <w:tc>
          <w:tcPr>
            <w:tcW w:w="3587" w:type="dxa"/>
            <w:tcBorders>
              <w:top w:val="nil"/>
              <w:left w:val="nil"/>
              <w:bottom w:val="nil"/>
              <w:right w:val="nil"/>
            </w:tcBorders>
            <w:shd w:val="clear" w:color="C0E6F5" w:fill="C0E6F5"/>
            <w:vAlign w:val="bottom"/>
            <w:hideMark/>
          </w:tcPr>
          <w:p w14:paraId="25458CA5" w14:textId="77777777" w:rsidR="00EE1DF4" w:rsidRPr="00C311AB" w:rsidRDefault="00EE1DF4" w:rsidP="000A3372">
            <w:pPr>
              <w:spacing w:line="240" w:lineRule="auto"/>
              <w:rPr>
                <w:ins w:id="6501" w:author="Alondra Vega Pacheco" w:date="2025-10-14T11:24:00Z" w16du:dateUtc="2025-10-14T16:24:00Z"/>
                <w:rFonts w:ascii="Times New Roman" w:hAnsi="Times New Roman"/>
                <w:color w:val="000000"/>
                <w:szCs w:val="24"/>
              </w:rPr>
            </w:pPr>
            <w:ins w:id="6502" w:author="Alondra Vega Pacheco" w:date="2025-10-14T11:24:00Z" w16du:dateUtc="2025-10-14T16:24:00Z">
              <w:r w:rsidRPr="00C311AB">
                <w:rPr>
                  <w:rFonts w:ascii="Times New Roman" w:hAnsi="Times New Roman"/>
                  <w:color w:val="000000"/>
                  <w:szCs w:val="24"/>
                </w:rPr>
                <w:t xml:space="preserve">Adopt B: PL maintains Security/Privacy hat; security </w:t>
              </w:r>
              <w:proofErr w:type="spellStart"/>
              <w:r w:rsidRPr="00C311AB">
                <w:rPr>
                  <w:rFonts w:ascii="Times New Roman" w:hAnsi="Times New Roman"/>
                  <w:color w:val="000000"/>
                  <w:szCs w:val="24"/>
                </w:rPr>
                <w:t>reqs</w:t>
              </w:r>
              <w:proofErr w:type="spellEnd"/>
              <w:r w:rsidRPr="00C311AB">
                <w:rPr>
                  <w:rFonts w:ascii="Times New Roman" w:hAnsi="Times New Roman"/>
                  <w:color w:val="000000"/>
                  <w:szCs w:val="24"/>
                </w:rPr>
                <w:t xml:space="preserve"> embedded in SRS/PMP.</w:t>
              </w:r>
            </w:ins>
          </w:p>
        </w:tc>
        <w:tc>
          <w:tcPr>
            <w:tcW w:w="3495" w:type="dxa"/>
            <w:tcBorders>
              <w:top w:val="nil"/>
              <w:left w:val="nil"/>
              <w:bottom w:val="nil"/>
              <w:right w:val="nil"/>
            </w:tcBorders>
            <w:shd w:val="clear" w:color="C0E6F5" w:fill="C0E6F5"/>
            <w:vAlign w:val="bottom"/>
            <w:hideMark/>
          </w:tcPr>
          <w:p w14:paraId="78314C90" w14:textId="77777777" w:rsidR="00EE1DF4" w:rsidRPr="00C311AB" w:rsidRDefault="00EE1DF4" w:rsidP="000A3372">
            <w:pPr>
              <w:spacing w:line="240" w:lineRule="auto"/>
              <w:rPr>
                <w:ins w:id="6503" w:author="Alondra Vega Pacheco" w:date="2025-10-14T11:24:00Z" w16du:dateUtc="2025-10-14T16:24:00Z"/>
                <w:rFonts w:ascii="Times New Roman" w:hAnsi="Times New Roman"/>
                <w:color w:val="000000"/>
                <w:szCs w:val="24"/>
              </w:rPr>
            </w:pPr>
            <w:ins w:id="6504" w:author="Alondra Vega Pacheco" w:date="2025-10-14T11:24:00Z" w16du:dateUtc="2025-10-14T16:24:00Z">
              <w:r w:rsidRPr="00C311AB">
                <w:rPr>
                  <w:rFonts w:ascii="Times New Roman" w:hAnsi="Times New Roman"/>
                  <w:color w:val="000000"/>
                  <w:szCs w:val="24"/>
                </w:rPr>
                <w:t>Builds compliance into design; no rework later.</w:t>
              </w:r>
            </w:ins>
          </w:p>
        </w:tc>
        <w:tc>
          <w:tcPr>
            <w:tcW w:w="1142" w:type="dxa"/>
            <w:tcBorders>
              <w:top w:val="nil"/>
              <w:left w:val="nil"/>
              <w:bottom w:val="nil"/>
              <w:right w:val="nil"/>
            </w:tcBorders>
            <w:shd w:val="clear" w:color="C0E6F5" w:fill="C0E6F5"/>
            <w:noWrap/>
            <w:vAlign w:val="bottom"/>
            <w:hideMark/>
          </w:tcPr>
          <w:p w14:paraId="16531A1D" w14:textId="77777777" w:rsidR="00EE1DF4" w:rsidRPr="00C311AB" w:rsidRDefault="00EE1DF4" w:rsidP="000A3372">
            <w:pPr>
              <w:spacing w:line="240" w:lineRule="auto"/>
              <w:rPr>
                <w:ins w:id="6505" w:author="Alondra Vega Pacheco" w:date="2025-10-14T11:24:00Z" w16du:dateUtc="2025-10-14T16:24:00Z"/>
                <w:rFonts w:ascii="Times New Roman" w:hAnsi="Times New Roman"/>
                <w:color w:val="000000"/>
                <w:szCs w:val="24"/>
              </w:rPr>
            </w:pPr>
            <w:ins w:id="6506" w:author="Alondra Vega Pacheco" w:date="2025-10-14T11:24:00Z" w16du:dateUtc="2025-10-14T16:24:00Z">
              <w:r w:rsidRPr="00C311AB">
                <w:rPr>
                  <w:rFonts w:ascii="Times New Roman" w:hAnsi="Times New Roman"/>
                  <w:color w:val="000000"/>
                  <w:szCs w:val="24"/>
                </w:rPr>
                <w:t>Approved</w:t>
              </w:r>
            </w:ins>
          </w:p>
        </w:tc>
        <w:tc>
          <w:tcPr>
            <w:tcW w:w="2814" w:type="dxa"/>
            <w:tcBorders>
              <w:top w:val="nil"/>
              <w:left w:val="nil"/>
              <w:bottom w:val="nil"/>
              <w:right w:val="nil"/>
            </w:tcBorders>
            <w:shd w:val="clear" w:color="C0E6F5" w:fill="C0E6F5"/>
            <w:vAlign w:val="bottom"/>
            <w:hideMark/>
          </w:tcPr>
          <w:p w14:paraId="0D1D904C" w14:textId="77777777" w:rsidR="00EE1DF4" w:rsidRPr="00C311AB" w:rsidRDefault="00EE1DF4" w:rsidP="000A3372">
            <w:pPr>
              <w:spacing w:line="240" w:lineRule="auto"/>
              <w:rPr>
                <w:ins w:id="6507" w:author="Alondra Vega Pacheco" w:date="2025-10-14T11:24:00Z" w16du:dateUtc="2025-10-14T16:24:00Z"/>
                <w:rFonts w:ascii="Times New Roman" w:hAnsi="Times New Roman"/>
                <w:color w:val="000000"/>
                <w:szCs w:val="24"/>
              </w:rPr>
            </w:pPr>
            <w:ins w:id="6508" w:author="Alondra Vega Pacheco" w:date="2025-10-14T11:24:00Z" w16du:dateUtc="2025-10-14T16:24:00Z">
              <w:r w:rsidRPr="00C311AB">
                <w:rPr>
                  <w:rFonts w:ascii="Times New Roman" w:hAnsi="Times New Roman"/>
                  <w:color w:val="000000"/>
                  <w:szCs w:val="24"/>
                </w:rPr>
                <w:t>Governance/ Process</w:t>
              </w:r>
            </w:ins>
          </w:p>
        </w:tc>
        <w:tc>
          <w:tcPr>
            <w:tcW w:w="1230" w:type="dxa"/>
            <w:tcBorders>
              <w:top w:val="nil"/>
              <w:left w:val="nil"/>
              <w:bottom w:val="nil"/>
              <w:right w:val="single" w:sz="4" w:space="0" w:color="000000"/>
            </w:tcBorders>
            <w:shd w:val="clear" w:color="C0E6F5" w:fill="C0E6F5"/>
            <w:noWrap/>
            <w:vAlign w:val="bottom"/>
            <w:hideMark/>
          </w:tcPr>
          <w:p w14:paraId="42356B35" w14:textId="77777777" w:rsidR="00EE1DF4" w:rsidRPr="00C311AB" w:rsidRDefault="00EE1DF4" w:rsidP="000A3372">
            <w:pPr>
              <w:spacing w:line="240" w:lineRule="auto"/>
              <w:rPr>
                <w:ins w:id="6509" w:author="Alondra Vega Pacheco" w:date="2025-10-14T11:24:00Z" w16du:dateUtc="2025-10-14T16:24:00Z"/>
                <w:rFonts w:ascii="Calibri" w:hAnsi="Calibri" w:cs="Calibri"/>
                <w:color w:val="000000"/>
                <w:szCs w:val="24"/>
              </w:rPr>
            </w:pPr>
            <w:ins w:id="6510" w:author="Alondra Vega Pacheco" w:date="2025-10-14T11:24:00Z" w16du:dateUtc="2025-10-14T16:24:00Z">
              <w:r w:rsidRPr="00C311AB">
                <w:rPr>
                  <w:rFonts w:ascii="Calibri" w:hAnsi="Calibri" w:cs="Calibri"/>
                  <w:color w:val="000000"/>
                  <w:szCs w:val="24"/>
                </w:rPr>
                <w:t>Sadina</w:t>
              </w:r>
            </w:ins>
          </w:p>
        </w:tc>
      </w:tr>
      <w:tr w:rsidR="00EE1DF4" w:rsidRPr="00C311AB" w14:paraId="52DA5269" w14:textId="77777777" w:rsidTr="000A3372">
        <w:trPr>
          <w:trHeight w:val="585"/>
          <w:ins w:id="6511"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47687B22" w14:textId="77777777" w:rsidR="00EE1DF4" w:rsidRPr="00C311AB" w:rsidRDefault="00EE1DF4" w:rsidP="000A3372">
            <w:pPr>
              <w:spacing w:line="240" w:lineRule="auto"/>
              <w:rPr>
                <w:ins w:id="6512" w:author="Alondra Vega Pacheco" w:date="2025-10-14T11:24:00Z" w16du:dateUtc="2025-10-14T16:24:00Z"/>
                <w:rFonts w:ascii="Aptos Narrow" w:hAnsi="Aptos Narrow"/>
                <w:color w:val="000000"/>
                <w:sz w:val="22"/>
                <w:szCs w:val="22"/>
              </w:rPr>
            </w:pPr>
            <w:ins w:id="6513" w:author="Alondra Vega Pacheco" w:date="2025-10-14T11:24:00Z" w16du:dateUtc="2025-10-14T16:24:00Z">
              <w:r w:rsidRPr="00C311AB">
                <w:rPr>
                  <w:rFonts w:ascii="Aptos Narrow" w:hAnsi="Aptos Narrow"/>
                  <w:color w:val="000000"/>
                  <w:sz w:val="22"/>
                  <w:szCs w:val="22"/>
                </w:rPr>
                <w:t>A</w:t>
              </w:r>
            </w:ins>
          </w:p>
        </w:tc>
        <w:tc>
          <w:tcPr>
            <w:tcW w:w="1440" w:type="dxa"/>
            <w:tcBorders>
              <w:top w:val="nil"/>
              <w:left w:val="nil"/>
              <w:bottom w:val="nil"/>
              <w:right w:val="nil"/>
            </w:tcBorders>
            <w:noWrap/>
            <w:vAlign w:val="bottom"/>
            <w:hideMark/>
          </w:tcPr>
          <w:p w14:paraId="0E48AA2F" w14:textId="77777777" w:rsidR="00EE1DF4" w:rsidRPr="00C311AB" w:rsidRDefault="00EE1DF4" w:rsidP="000A3372">
            <w:pPr>
              <w:spacing w:line="240" w:lineRule="auto"/>
              <w:rPr>
                <w:ins w:id="6514" w:author="Alondra Vega Pacheco" w:date="2025-10-14T11:24:00Z" w16du:dateUtc="2025-10-14T16:24:00Z"/>
                <w:rFonts w:ascii="Times New Roman" w:hAnsi="Times New Roman"/>
                <w:color w:val="000000"/>
                <w:szCs w:val="24"/>
              </w:rPr>
            </w:pPr>
            <w:ins w:id="6515" w:author="Alondra Vega Pacheco" w:date="2025-10-14T11:24:00Z" w16du:dateUtc="2025-10-14T16:24:00Z">
              <w:r w:rsidRPr="00C311AB">
                <w:rPr>
                  <w:rFonts w:ascii="Times New Roman" w:hAnsi="Times New Roman"/>
                  <w:color w:val="000000"/>
                  <w:szCs w:val="24"/>
                </w:rPr>
                <w:t>D-M1-007</w:t>
              </w:r>
            </w:ins>
          </w:p>
        </w:tc>
        <w:tc>
          <w:tcPr>
            <w:tcW w:w="1823" w:type="dxa"/>
            <w:tcBorders>
              <w:top w:val="nil"/>
              <w:left w:val="nil"/>
              <w:bottom w:val="nil"/>
              <w:right w:val="nil"/>
            </w:tcBorders>
            <w:noWrap/>
            <w:vAlign w:val="bottom"/>
            <w:hideMark/>
          </w:tcPr>
          <w:p w14:paraId="14B596F5" w14:textId="77777777" w:rsidR="00EE1DF4" w:rsidRPr="00C311AB" w:rsidRDefault="00EE1DF4" w:rsidP="000A3372">
            <w:pPr>
              <w:spacing w:line="240" w:lineRule="auto"/>
              <w:jc w:val="right"/>
              <w:rPr>
                <w:ins w:id="6516" w:author="Alondra Vega Pacheco" w:date="2025-10-14T11:24:00Z" w16du:dateUtc="2025-10-14T16:24:00Z"/>
                <w:rFonts w:ascii="Times New Roman" w:hAnsi="Times New Roman"/>
                <w:color w:val="000000"/>
                <w:szCs w:val="24"/>
              </w:rPr>
            </w:pPr>
            <w:ins w:id="6517" w:author="Alondra Vega Pacheco" w:date="2025-10-14T11:24:00Z" w16du:dateUtc="2025-10-14T16:24:00Z">
              <w:r w:rsidRPr="00C311AB">
                <w:rPr>
                  <w:rFonts w:ascii="Times New Roman" w:hAnsi="Times New Roman"/>
                  <w:color w:val="000000"/>
                  <w:szCs w:val="24"/>
                </w:rPr>
                <w:t>8/20/2025</w:t>
              </w:r>
            </w:ins>
          </w:p>
        </w:tc>
        <w:tc>
          <w:tcPr>
            <w:tcW w:w="3889" w:type="dxa"/>
            <w:tcBorders>
              <w:top w:val="nil"/>
              <w:left w:val="nil"/>
              <w:bottom w:val="nil"/>
              <w:right w:val="nil"/>
            </w:tcBorders>
            <w:noWrap/>
            <w:vAlign w:val="bottom"/>
            <w:hideMark/>
          </w:tcPr>
          <w:p w14:paraId="156CEC3B" w14:textId="77777777" w:rsidR="00EE1DF4" w:rsidRPr="00C311AB" w:rsidRDefault="00EE1DF4" w:rsidP="000A3372">
            <w:pPr>
              <w:spacing w:line="240" w:lineRule="auto"/>
              <w:rPr>
                <w:ins w:id="6518" w:author="Alondra Vega Pacheco" w:date="2025-10-14T11:24:00Z" w16du:dateUtc="2025-10-14T16:24:00Z"/>
                <w:rFonts w:ascii="Times New Roman" w:hAnsi="Times New Roman"/>
                <w:color w:val="000000"/>
                <w:szCs w:val="24"/>
              </w:rPr>
            </w:pPr>
            <w:ins w:id="6519" w:author="Alondra Vega Pacheco" w:date="2025-10-14T11:24:00Z" w16du:dateUtc="2025-10-14T16:24:00Z">
              <w:r w:rsidRPr="00C311AB">
                <w:rPr>
                  <w:rFonts w:ascii="Times New Roman" w:hAnsi="Times New Roman"/>
                  <w:color w:val="000000"/>
                  <w:szCs w:val="24"/>
                </w:rPr>
                <w:t>Compliance Checklist (Week 2)</w:t>
              </w:r>
            </w:ins>
          </w:p>
        </w:tc>
        <w:tc>
          <w:tcPr>
            <w:tcW w:w="3956" w:type="dxa"/>
            <w:tcBorders>
              <w:top w:val="nil"/>
              <w:left w:val="nil"/>
              <w:bottom w:val="nil"/>
              <w:right w:val="nil"/>
            </w:tcBorders>
            <w:vAlign w:val="bottom"/>
            <w:hideMark/>
          </w:tcPr>
          <w:p w14:paraId="0EAF41E4" w14:textId="77777777" w:rsidR="00EE1DF4" w:rsidRPr="00C311AB" w:rsidRDefault="00EE1DF4" w:rsidP="000A3372">
            <w:pPr>
              <w:spacing w:line="240" w:lineRule="auto"/>
              <w:rPr>
                <w:ins w:id="6520" w:author="Alondra Vega Pacheco" w:date="2025-10-14T11:24:00Z" w16du:dateUtc="2025-10-14T16:24:00Z"/>
                <w:rFonts w:ascii="Times New Roman" w:hAnsi="Times New Roman"/>
                <w:color w:val="000000"/>
                <w:szCs w:val="24"/>
              </w:rPr>
            </w:pPr>
            <w:ins w:id="6521" w:author="Alondra Vega Pacheco" w:date="2025-10-14T11:24:00Z" w16du:dateUtc="2025-10-14T16:24:00Z">
              <w:r w:rsidRPr="00C311AB">
                <w:rPr>
                  <w:rFonts w:ascii="Times New Roman" w:hAnsi="Times New Roman"/>
                  <w:color w:val="000000"/>
                  <w:szCs w:val="24"/>
                </w:rPr>
                <w:t>Risk of missing compliance in SRS draft.</w:t>
              </w:r>
            </w:ins>
          </w:p>
        </w:tc>
        <w:tc>
          <w:tcPr>
            <w:tcW w:w="3364" w:type="dxa"/>
            <w:tcBorders>
              <w:top w:val="nil"/>
              <w:left w:val="nil"/>
              <w:bottom w:val="nil"/>
              <w:right w:val="nil"/>
            </w:tcBorders>
            <w:vAlign w:val="bottom"/>
            <w:hideMark/>
          </w:tcPr>
          <w:p w14:paraId="747F92FA" w14:textId="77777777" w:rsidR="00EE1DF4" w:rsidRPr="00C311AB" w:rsidRDefault="00EE1DF4" w:rsidP="000A3372">
            <w:pPr>
              <w:spacing w:line="240" w:lineRule="auto"/>
              <w:rPr>
                <w:ins w:id="6522" w:author="Alondra Vega Pacheco" w:date="2025-10-14T11:24:00Z" w16du:dateUtc="2025-10-14T16:24:00Z"/>
                <w:rFonts w:ascii="Times New Roman" w:hAnsi="Times New Roman"/>
                <w:color w:val="000000"/>
                <w:szCs w:val="24"/>
              </w:rPr>
            </w:pPr>
            <w:ins w:id="6523" w:author="Alondra Vega Pacheco" w:date="2025-10-14T11:24:00Z" w16du:dateUtc="2025-10-14T16:24:00Z">
              <w:r w:rsidRPr="00C311AB">
                <w:rPr>
                  <w:rFonts w:ascii="Times New Roman" w:hAnsi="Times New Roman"/>
                  <w:color w:val="000000"/>
                  <w:szCs w:val="24"/>
                </w:rPr>
                <w:t>A) Ignore in M1; B) Add lightweight checklist; C) Formal audit doc</w:t>
              </w:r>
            </w:ins>
          </w:p>
        </w:tc>
        <w:tc>
          <w:tcPr>
            <w:tcW w:w="3587" w:type="dxa"/>
            <w:tcBorders>
              <w:top w:val="nil"/>
              <w:left w:val="nil"/>
              <w:bottom w:val="nil"/>
              <w:right w:val="nil"/>
            </w:tcBorders>
            <w:vAlign w:val="bottom"/>
            <w:hideMark/>
          </w:tcPr>
          <w:p w14:paraId="5D368824" w14:textId="77777777" w:rsidR="00EE1DF4" w:rsidRPr="00C311AB" w:rsidRDefault="00EE1DF4" w:rsidP="000A3372">
            <w:pPr>
              <w:spacing w:line="240" w:lineRule="auto"/>
              <w:rPr>
                <w:ins w:id="6524" w:author="Alondra Vega Pacheco" w:date="2025-10-14T11:24:00Z" w16du:dateUtc="2025-10-14T16:24:00Z"/>
                <w:rFonts w:ascii="Times New Roman" w:hAnsi="Times New Roman"/>
                <w:color w:val="000000"/>
                <w:szCs w:val="24"/>
              </w:rPr>
            </w:pPr>
            <w:ins w:id="6525" w:author="Alondra Vega Pacheco" w:date="2025-10-14T11:24:00Z" w16du:dateUtc="2025-10-14T16:24:00Z">
              <w:r w:rsidRPr="00C311AB">
                <w:rPr>
                  <w:rFonts w:ascii="Times New Roman" w:hAnsi="Times New Roman"/>
                  <w:color w:val="000000"/>
                  <w:szCs w:val="24"/>
                </w:rPr>
                <w:t>Adopt B: lightweight compliance checklist tied to constraints section.</w:t>
              </w:r>
            </w:ins>
          </w:p>
        </w:tc>
        <w:tc>
          <w:tcPr>
            <w:tcW w:w="3495" w:type="dxa"/>
            <w:tcBorders>
              <w:top w:val="nil"/>
              <w:left w:val="nil"/>
              <w:bottom w:val="nil"/>
              <w:right w:val="nil"/>
            </w:tcBorders>
            <w:vAlign w:val="bottom"/>
            <w:hideMark/>
          </w:tcPr>
          <w:p w14:paraId="1011A8B8" w14:textId="77777777" w:rsidR="00EE1DF4" w:rsidRPr="00C311AB" w:rsidRDefault="00EE1DF4" w:rsidP="000A3372">
            <w:pPr>
              <w:spacing w:line="240" w:lineRule="auto"/>
              <w:rPr>
                <w:ins w:id="6526" w:author="Alondra Vega Pacheco" w:date="2025-10-14T11:24:00Z" w16du:dateUtc="2025-10-14T16:24:00Z"/>
                <w:rFonts w:ascii="Times New Roman" w:hAnsi="Times New Roman"/>
                <w:color w:val="000000"/>
                <w:szCs w:val="24"/>
              </w:rPr>
            </w:pPr>
            <w:proofErr w:type="gramStart"/>
            <w:ins w:id="6527" w:author="Alondra Vega Pacheco" w:date="2025-10-14T11:24:00Z" w16du:dateUtc="2025-10-14T16:24:00Z">
              <w:r w:rsidRPr="00C311AB">
                <w:rPr>
                  <w:rFonts w:ascii="Times New Roman" w:hAnsi="Times New Roman"/>
                  <w:color w:val="000000"/>
                  <w:szCs w:val="24"/>
                </w:rPr>
                <w:t>Ensures</w:t>
              </w:r>
              <w:proofErr w:type="gramEnd"/>
              <w:r w:rsidRPr="00C311AB">
                <w:rPr>
                  <w:rFonts w:ascii="Times New Roman" w:hAnsi="Times New Roman"/>
                  <w:color w:val="000000"/>
                  <w:szCs w:val="24"/>
                </w:rPr>
                <w:t xml:space="preserve"> compliance is traceable but not over-burdened early.</w:t>
              </w:r>
            </w:ins>
          </w:p>
        </w:tc>
        <w:tc>
          <w:tcPr>
            <w:tcW w:w="1142" w:type="dxa"/>
            <w:tcBorders>
              <w:top w:val="nil"/>
              <w:left w:val="nil"/>
              <w:bottom w:val="nil"/>
              <w:right w:val="nil"/>
            </w:tcBorders>
            <w:noWrap/>
            <w:vAlign w:val="bottom"/>
            <w:hideMark/>
          </w:tcPr>
          <w:p w14:paraId="108253F1" w14:textId="77777777" w:rsidR="00EE1DF4" w:rsidRPr="00C311AB" w:rsidRDefault="00EE1DF4" w:rsidP="000A3372">
            <w:pPr>
              <w:spacing w:line="240" w:lineRule="auto"/>
              <w:rPr>
                <w:ins w:id="6528" w:author="Alondra Vega Pacheco" w:date="2025-10-14T11:24:00Z" w16du:dateUtc="2025-10-14T16:24:00Z"/>
                <w:rFonts w:ascii="Times New Roman" w:hAnsi="Times New Roman"/>
                <w:color w:val="000000"/>
                <w:szCs w:val="24"/>
              </w:rPr>
            </w:pPr>
            <w:ins w:id="6529" w:author="Alondra Vega Pacheco" w:date="2025-10-14T11:24:00Z" w16du:dateUtc="2025-10-14T16:24:00Z">
              <w:r w:rsidRPr="00C311AB">
                <w:rPr>
                  <w:rFonts w:ascii="Times New Roman" w:hAnsi="Times New Roman"/>
                  <w:color w:val="000000"/>
                  <w:szCs w:val="24"/>
                </w:rPr>
                <w:t>Approved</w:t>
              </w:r>
            </w:ins>
          </w:p>
        </w:tc>
        <w:tc>
          <w:tcPr>
            <w:tcW w:w="2814" w:type="dxa"/>
            <w:tcBorders>
              <w:top w:val="nil"/>
              <w:left w:val="nil"/>
              <w:bottom w:val="nil"/>
              <w:right w:val="nil"/>
            </w:tcBorders>
            <w:vAlign w:val="bottom"/>
            <w:hideMark/>
          </w:tcPr>
          <w:p w14:paraId="72DB07C2" w14:textId="77777777" w:rsidR="00EE1DF4" w:rsidRPr="00C311AB" w:rsidRDefault="00EE1DF4" w:rsidP="000A3372">
            <w:pPr>
              <w:spacing w:line="240" w:lineRule="auto"/>
              <w:rPr>
                <w:ins w:id="6530" w:author="Alondra Vega Pacheco" w:date="2025-10-14T11:24:00Z" w16du:dateUtc="2025-10-14T16:24:00Z"/>
                <w:rFonts w:ascii="Times New Roman" w:hAnsi="Times New Roman"/>
                <w:color w:val="000000"/>
                <w:szCs w:val="24"/>
              </w:rPr>
            </w:pPr>
            <w:ins w:id="6531" w:author="Alondra Vega Pacheco" w:date="2025-10-14T11:24:00Z" w16du:dateUtc="2025-10-14T16:24:00Z">
              <w:r w:rsidRPr="00C311AB">
                <w:rPr>
                  <w:rFonts w:ascii="Times New Roman" w:hAnsi="Times New Roman"/>
                  <w:color w:val="000000"/>
                  <w:szCs w:val="24"/>
                </w:rPr>
                <w:t>Governance/ Process</w:t>
              </w:r>
            </w:ins>
          </w:p>
        </w:tc>
        <w:tc>
          <w:tcPr>
            <w:tcW w:w="1230" w:type="dxa"/>
            <w:tcBorders>
              <w:top w:val="nil"/>
              <w:left w:val="nil"/>
              <w:bottom w:val="nil"/>
              <w:right w:val="single" w:sz="4" w:space="0" w:color="000000"/>
            </w:tcBorders>
            <w:noWrap/>
            <w:vAlign w:val="bottom"/>
            <w:hideMark/>
          </w:tcPr>
          <w:p w14:paraId="57C59B0E" w14:textId="77777777" w:rsidR="00EE1DF4" w:rsidRPr="00C311AB" w:rsidRDefault="00EE1DF4" w:rsidP="000A3372">
            <w:pPr>
              <w:spacing w:line="240" w:lineRule="auto"/>
              <w:rPr>
                <w:ins w:id="6532" w:author="Alondra Vega Pacheco" w:date="2025-10-14T11:24:00Z" w16du:dateUtc="2025-10-14T16:24:00Z"/>
                <w:rFonts w:ascii="Calibri" w:hAnsi="Calibri" w:cs="Calibri"/>
                <w:color w:val="000000"/>
                <w:szCs w:val="24"/>
              </w:rPr>
            </w:pPr>
            <w:ins w:id="6533" w:author="Alondra Vega Pacheco" w:date="2025-10-14T11:24:00Z" w16du:dateUtc="2025-10-14T16:24:00Z">
              <w:r w:rsidRPr="00C311AB">
                <w:rPr>
                  <w:rFonts w:ascii="Calibri" w:hAnsi="Calibri" w:cs="Calibri"/>
                  <w:color w:val="000000"/>
                  <w:szCs w:val="24"/>
                </w:rPr>
                <w:t>Sadina</w:t>
              </w:r>
            </w:ins>
          </w:p>
        </w:tc>
      </w:tr>
      <w:tr w:rsidR="00EE1DF4" w:rsidRPr="00C311AB" w14:paraId="477EBD0C" w14:textId="77777777" w:rsidTr="000A3372">
        <w:trPr>
          <w:trHeight w:val="585"/>
          <w:ins w:id="6534"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1C985652" w14:textId="77777777" w:rsidR="00EE1DF4" w:rsidRPr="00C311AB" w:rsidRDefault="00EE1DF4" w:rsidP="000A3372">
            <w:pPr>
              <w:spacing w:line="240" w:lineRule="auto"/>
              <w:rPr>
                <w:ins w:id="6535" w:author="Alondra Vega Pacheco" w:date="2025-10-14T11:24:00Z" w16du:dateUtc="2025-10-14T16:24:00Z"/>
                <w:rFonts w:ascii="Aptos Narrow" w:hAnsi="Aptos Narrow"/>
                <w:color w:val="000000"/>
                <w:sz w:val="22"/>
                <w:szCs w:val="22"/>
              </w:rPr>
            </w:pPr>
            <w:ins w:id="6536" w:author="Alondra Vega Pacheco" w:date="2025-10-14T11:24:00Z" w16du:dateUtc="2025-10-14T16:24:00Z">
              <w:r w:rsidRPr="00C311AB">
                <w:rPr>
                  <w:rFonts w:ascii="Aptos Narrow" w:hAnsi="Aptos Narrow"/>
                  <w:color w:val="000000"/>
                  <w:sz w:val="22"/>
                  <w:szCs w:val="22"/>
                </w:rPr>
                <w:t>A</w:t>
              </w:r>
            </w:ins>
          </w:p>
        </w:tc>
        <w:tc>
          <w:tcPr>
            <w:tcW w:w="1440" w:type="dxa"/>
            <w:tcBorders>
              <w:top w:val="nil"/>
              <w:left w:val="nil"/>
              <w:bottom w:val="nil"/>
              <w:right w:val="nil"/>
            </w:tcBorders>
            <w:shd w:val="clear" w:color="C0E6F5" w:fill="C0E6F5"/>
            <w:noWrap/>
            <w:vAlign w:val="bottom"/>
            <w:hideMark/>
          </w:tcPr>
          <w:p w14:paraId="1B3448E8" w14:textId="77777777" w:rsidR="00EE1DF4" w:rsidRPr="00C311AB" w:rsidRDefault="00EE1DF4" w:rsidP="000A3372">
            <w:pPr>
              <w:spacing w:line="240" w:lineRule="auto"/>
              <w:rPr>
                <w:ins w:id="6537" w:author="Alondra Vega Pacheco" w:date="2025-10-14T11:24:00Z" w16du:dateUtc="2025-10-14T16:24:00Z"/>
                <w:rFonts w:ascii="Times New Roman" w:hAnsi="Times New Roman"/>
                <w:color w:val="000000"/>
                <w:szCs w:val="24"/>
              </w:rPr>
            </w:pPr>
            <w:ins w:id="6538" w:author="Alondra Vega Pacheco" w:date="2025-10-14T11:24:00Z" w16du:dateUtc="2025-10-14T16:24:00Z">
              <w:r w:rsidRPr="00C311AB">
                <w:rPr>
                  <w:rFonts w:ascii="Times New Roman" w:hAnsi="Times New Roman"/>
                  <w:color w:val="000000"/>
                  <w:szCs w:val="24"/>
                </w:rPr>
                <w:t>D-M1-008</w:t>
              </w:r>
            </w:ins>
          </w:p>
        </w:tc>
        <w:tc>
          <w:tcPr>
            <w:tcW w:w="1823" w:type="dxa"/>
            <w:tcBorders>
              <w:top w:val="nil"/>
              <w:left w:val="nil"/>
              <w:bottom w:val="nil"/>
              <w:right w:val="nil"/>
            </w:tcBorders>
            <w:shd w:val="clear" w:color="C0E6F5" w:fill="C0E6F5"/>
            <w:noWrap/>
            <w:vAlign w:val="bottom"/>
            <w:hideMark/>
          </w:tcPr>
          <w:p w14:paraId="3FDD99D7" w14:textId="77777777" w:rsidR="00EE1DF4" w:rsidRPr="00C311AB" w:rsidRDefault="00EE1DF4" w:rsidP="000A3372">
            <w:pPr>
              <w:spacing w:line="240" w:lineRule="auto"/>
              <w:jc w:val="right"/>
              <w:rPr>
                <w:ins w:id="6539" w:author="Alondra Vega Pacheco" w:date="2025-10-14T11:24:00Z" w16du:dateUtc="2025-10-14T16:24:00Z"/>
                <w:rFonts w:ascii="Times New Roman" w:hAnsi="Times New Roman"/>
                <w:color w:val="000000"/>
                <w:szCs w:val="24"/>
              </w:rPr>
            </w:pPr>
            <w:ins w:id="6540" w:author="Alondra Vega Pacheco" w:date="2025-10-14T11:24:00Z" w16du:dateUtc="2025-10-14T16:24:00Z">
              <w:r w:rsidRPr="00C311AB">
                <w:rPr>
                  <w:rFonts w:ascii="Times New Roman" w:hAnsi="Times New Roman"/>
                  <w:color w:val="000000"/>
                  <w:szCs w:val="24"/>
                </w:rPr>
                <w:t>8/21/2025</w:t>
              </w:r>
            </w:ins>
          </w:p>
        </w:tc>
        <w:tc>
          <w:tcPr>
            <w:tcW w:w="3889" w:type="dxa"/>
            <w:tcBorders>
              <w:top w:val="nil"/>
              <w:left w:val="nil"/>
              <w:bottom w:val="nil"/>
              <w:right w:val="nil"/>
            </w:tcBorders>
            <w:shd w:val="clear" w:color="C0E6F5" w:fill="C0E6F5"/>
            <w:noWrap/>
            <w:vAlign w:val="bottom"/>
            <w:hideMark/>
          </w:tcPr>
          <w:p w14:paraId="3363915E" w14:textId="77777777" w:rsidR="00EE1DF4" w:rsidRPr="00C311AB" w:rsidRDefault="00EE1DF4" w:rsidP="000A3372">
            <w:pPr>
              <w:spacing w:line="240" w:lineRule="auto"/>
              <w:rPr>
                <w:ins w:id="6541" w:author="Alondra Vega Pacheco" w:date="2025-10-14T11:24:00Z" w16du:dateUtc="2025-10-14T16:24:00Z"/>
                <w:rFonts w:ascii="Times New Roman" w:hAnsi="Times New Roman"/>
                <w:color w:val="000000"/>
                <w:szCs w:val="24"/>
              </w:rPr>
            </w:pPr>
            <w:ins w:id="6542" w:author="Alondra Vega Pacheco" w:date="2025-10-14T11:24:00Z" w16du:dateUtc="2025-10-14T16:24:00Z">
              <w:r w:rsidRPr="00C311AB">
                <w:rPr>
                  <w:rFonts w:ascii="Times New Roman" w:hAnsi="Times New Roman"/>
                  <w:color w:val="000000"/>
                  <w:szCs w:val="24"/>
                </w:rPr>
                <w:t>Tooling Standardization</w:t>
              </w:r>
            </w:ins>
          </w:p>
        </w:tc>
        <w:tc>
          <w:tcPr>
            <w:tcW w:w="3956" w:type="dxa"/>
            <w:tcBorders>
              <w:top w:val="nil"/>
              <w:left w:val="nil"/>
              <w:bottom w:val="nil"/>
              <w:right w:val="nil"/>
            </w:tcBorders>
            <w:shd w:val="clear" w:color="C0E6F5" w:fill="C0E6F5"/>
            <w:vAlign w:val="bottom"/>
            <w:hideMark/>
          </w:tcPr>
          <w:p w14:paraId="0DCC88D6" w14:textId="77777777" w:rsidR="00EE1DF4" w:rsidRPr="00C311AB" w:rsidRDefault="00EE1DF4" w:rsidP="000A3372">
            <w:pPr>
              <w:spacing w:line="240" w:lineRule="auto"/>
              <w:rPr>
                <w:ins w:id="6543" w:author="Alondra Vega Pacheco" w:date="2025-10-14T11:24:00Z" w16du:dateUtc="2025-10-14T16:24:00Z"/>
                <w:rFonts w:ascii="Times New Roman" w:hAnsi="Times New Roman"/>
                <w:color w:val="000000"/>
                <w:szCs w:val="24"/>
              </w:rPr>
            </w:pPr>
            <w:ins w:id="6544" w:author="Alondra Vega Pacheco" w:date="2025-10-14T11:24:00Z" w16du:dateUtc="2025-10-14T16:24:00Z">
              <w:r w:rsidRPr="00C311AB">
                <w:rPr>
                  <w:rFonts w:ascii="Times New Roman" w:hAnsi="Times New Roman"/>
                  <w:color w:val="000000"/>
                  <w:szCs w:val="24"/>
                </w:rPr>
                <w:t>Risk of scattered repos and version drift.</w:t>
              </w:r>
            </w:ins>
          </w:p>
        </w:tc>
        <w:tc>
          <w:tcPr>
            <w:tcW w:w="3364" w:type="dxa"/>
            <w:tcBorders>
              <w:top w:val="nil"/>
              <w:left w:val="nil"/>
              <w:bottom w:val="nil"/>
              <w:right w:val="nil"/>
            </w:tcBorders>
            <w:shd w:val="clear" w:color="C0E6F5" w:fill="C0E6F5"/>
            <w:vAlign w:val="bottom"/>
            <w:hideMark/>
          </w:tcPr>
          <w:p w14:paraId="7AAA2A5E" w14:textId="77777777" w:rsidR="00EE1DF4" w:rsidRPr="00C311AB" w:rsidRDefault="00EE1DF4" w:rsidP="000A3372">
            <w:pPr>
              <w:spacing w:line="240" w:lineRule="auto"/>
              <w:rPr>
                <w:ins w:id="6545" w:author="Alondra Vega Pacheco" w:date="2025-10-14T11:24:00Z" w16du:dateUtc="2025-10-14T16:24:00Z"/>
                <w:rFonts w:ascii="Times New Roman" w:hAnsi="Times New Roman"/>
                <w:color w:val="000000"/>
                <w:szCs w:val="24"/>
              </w:rPr>
            </w:pPr>
            <w:ins w:id="6546" w:author="Alondra Vega Pacheco" w:date="2025-10-14T11:24:00Z" w16du:dateUtc="2025-10-14T16:24:00Z">
              <w:r w:rsidRPr="00C311AB">
                <w:rPr>
                  <w:rFonts w:ascii="Times New Roman" w:hAnsi="Times New Roman"/>
                  <w:color w:val="000000"/>
                  <w:szCs w:val="24"/>
                </w:rPr>
                <w:t>A) Allow ad-hoc tools; B) Central GitHub + MS Teams + shared tracker</w:t>
              </w:r>
            </w:ins>
          </w:p>
        </w:tc>
        <w:tc>
          <w:tcPr>
            <w:tcW w:w="3587" w:type="dxa"/>
            <w:tcBorders>
              <w:top w:val="nil"/>
              <w:left w:val="nil"/>
              <w:bottom w:val="nil"/>
              <w:right w:val="nil"/>
            </w:tcBorders>
            <w:shd w:val="clear" w:color="C0E6F5" w:fill="C0E6F5"/>
            <w:vAlign w:val="bottom"/>
            <w:hideMark/>
          </w:tcPr>
          <w:p w14:paraId="6D2853ED" w14:textId="77777777" w:rsidR="00EE1DF4" w:rsidRPr="00C311AB" w:rsidRDefault="00EE1DF4" w:rsidP="000A3372">
            <w:pPr>
              <w:spacing w:line="240" w:lineRule="auto"/>
              <w:rPr>
                <w:ins w:id="6547" w:author="Alondra Vega Pacheco" w:date="2025-10-14T11:24:00Z" w16du:dateUtc="2025-10-14T16:24:00Z"/>
                <w:rFonts w:ascii="Times New Roman" w:hAnsi="Times New Roman"/>
                <w:color w:val="000000"/>
                <w:szCs w:val="24"/>
              </w:rPr>
            </w:pPr>
            <w:ins w:id="6548" w:author="Alondra Vega Pacheco" w:date="2025-10-14T11:24:00Z" w16du:dateUtc="2025-10-14T16:24:00Z">
              <w:r w:rsidRPr="00C311AB">
                <w:rPr>
                  <w:rFonts w:ascii="Times New Roman" w:hAnsi="Times New Roman"/>
                  <w:color w:val="000000"/>
                  <w:szCs w:val="24"/>
                </w:rPr>
                <w:t>Adopt B: GitHub as single repo of record + Teams file locker.</w:t>
              </w:r>
            </w:ins>
          </w:p>
        </w:tc>
        <w:tc>
          <w:tcPr>
            <w:tcW w:w="3495" w:type="dxa"/>
            <w:tcBorders>
              <w:top w:val="nil"/>
              <w:left w:val="nil"/>
              <w:bottom w:val="nil"/>
              <w:right w:val="nil"/>
            </w:tcBorders>
            <w:shd w:val="clear" w:color="C0E6F5" w:fill="C0E6F5"/>
            <w:vAlign w:val="bottom"/>
            <w:hideMark/>
          </w:tcPr>
          <w:p w14:paraId="3F28ADFF" w14:textId="77777777" w:rsidR="00EE1DF4" w:rsidRPr="00C311AB" w:rsidRDefault="00EE1DF4" w:rsidP="000A3372">
            <w:pPr>
              <w:spacing w:line="240" w:lineRule="auto"/>
              <w:rPr>
                <w:ins w:id="6549" w:author="Alondra Vega Pacheco" w:date="2025-10-14T11:24:00Z" w16du:dateUtc="2025-10-14T16:24:00Z"/>
                <w:rFonts w:ascii="Times New Roman" w:hAnsi="Times New Roman"/>
                <w:color w:val="000000"/>
                <w:szCs w:val="24"/>
              </w:rPr>
            </w:pPr>
            <w:ins w:id="6550" w:author="Alondra Vega Pacheco" w:date="2025-10-14T11:24:00Z" w16du:dateUtc="2025-10-14T16:24:00Z">
              <w:r w:rsidRPr="00C311AB">
                <w:rPr>
                  <w:rFonts w:ascii="Times New Roman" w:hAnsi="Times New Roman"/>
                  <w:color w:val="000000"/>
                  <w:szCs w:val="24"/>
                </w:rPr>
                <w:t>Reduces confusion, supports CI/CD &amp; AC reviews.</w:t>
              </w:r>
            </w:ins>
          </w:p>
        </w:tc>
        <w:tc>
          <w:tcPr>
            <w:tcW w:w="1142" w:type="dxa"/>
            <w:tcBorders>
              <w:top w:val="nil"/>
              <w:left w:val="nil"/>
              <w:bottom w:val="nil"/>
              <w:right w:val="nil"/>
            </w:tcBorders>
            <w:shd w:val="clear" w:color="C0E6F5" w:fill="C0E6F5"/>
            <w:noWrap/>
            <w:vAlign w:val="bottom"/>
            <w:hideMark/>
          </w:tcPr>
          <w:p w14:paraId="16A7F611" w14:textId="77777777" w:rsidR="00EE1DF4" w:rsidRPr="00C311AB" w:rsidRDefault="00EE1DF4" w:rsidP="000A3372">
            <w:pPr>
              <w:spacing w:line="240" w:lineRule="auto"/>
              <w:rPr>
                <w:ins w:id="6551" w:author="Alondra Vega Pacheco" w:date="2025-10-14T11:24:00Z" w16du:dateUtc="2025-10-14T16:24:00Z"/>
                <w:rFonts w:ascii="Times New Roman" w:hAnsi="Times New Roman"/>
                <w:color w:val="000000"/>
                <w:szCs w:val="24"/>
              </w:rPr>
            </w:pPr>
            <w:ins w:id="6552" w:author="Alondra Vega Pacheco" w:date="2025-10-14T11:24:00Z" w16du:dateUtc="2025-10-14T16:24:00Z">
              <w:r w:rsidRPr="00C311AB">
                <w:rPr>
                  <w:rFonts w:ascii="Times New Roman" w:hAnsi="Times New Roman"/>
                  <w:color w:val="000000"/>
                  <w:szCs w:val="24"/>
                </w:rPr>
                <w:t>Approved</w:t>
              </w:r>
            </w:ins>
          </w:p>
        </w:tc>
        <w:tc>
          <w:tcPr>
            <w:tcW w:w="2814" w:type="dxa"/>
            <w:tcBorders>
              <w:top w:val="nil"/>
              <w:left w:val="nil"/>
              <w:bottom w:val="nil"/>
              <w:right w:val="nil"/>
            </w:tcBorders>
            <w:shd w:val="clear" w:color="C0E6F5" w:fill="C0E6F5"/>
            <w:vAlign w:val="bottom"/>
            <w:hideMark/>
          </w:tcPr>
          <w:p w14:paraId="4497A944" w14:textId="77777777" w:rsidR="00EE1DF4" w:rsidRPr="00C311AB" w:rsidRDefault="00EE1DF4" w:rsidP="000A3372">
            <w:pPr>
              <w:spacing w:line="240" w:lineRule="auto"/>
              <w:rPr>
                <w:ins w:id="6553" w:author="Alondra Vega Pacheco" w:date="2025-10-14T11:24:00Z" w16du:dateUtc="2025-10-14T16:24:00Z"/>
                <w:rFonts w:ascii="Times New Roman" w:hAnsi="Times New Roman"/>
                <w:color w:val="000000"/>
                <w:szCs w:val="24"/>
              </w:rPr>
            </w:pPr>
            <w:ins w:id="6554" w:author="Alondra Vega Pacheco" w:date="2025-10-14T11:24:00Z" w16du:dateUtc="2025-10-14T16:24:00Z">
              <w:r w:rsidRPr="00C311AB">
                <w:rPr>
                  <w:rFonts w:ascii="Times New Roman" w:hAnsi="Times New Roman"/>
                  <w:color w:val="000000"/>
                  <w:szCs w:val="24"/>
                </w:rPr>
                <w:t>Process/Tools</w:t>
              </w:r>
            </w:ins>
          </w:p>
        </w:tc>
        <w:tc>
          <w:tcPr>
            <w:tcW w:w="1230" w:type="dxa"/>
            <w:tcBorders>
              <w:top w:val="nil"/>
              <w:left w:val="nil"/>
              <w:bottom w:val="nil"/>
              <w:right w:val="single" w:sz="4" w:space="0" w:color="000000"/>
            </w:tcBorders>
            <w:shd w:val="clear" w:color="C0E6F5" w:fill="C0E6F5"/>
            <w:noWrap/>
            <w:vAlign w:val="bottom"/>
            <w:hideMark/>
          </w:tcPr>
          <w:p w14:paraId="09456D4C" w14:textId="77777777" w:rsidR="00EE1DF4" w:rsidRPr="00C311AB" w:rsidRDefault="00EE1DF4" w:rsidP="000A3372">
            <w:pPr>
              <w:spacing w:line="240" w:lineRule="auto"/>
              <w:rPr>
                <w:ins w:id="6555" w:author="Alondra Vega Pacheco" w:date="2025-10-14T11:24:00Z" w16du:dateUtc="2025-10-14T16:24:00Z"/>
                <w:rFonts w:ascii="Calibri" w:hAnsi="Calibri" w:cs="Calibri"/>
                <w:color w:val="000000"/>
                <w:szCs w:val="24"/>
              </w:rPr>
            </w:pPr>
            <w:ins w:id="6556" w:author="Alondra Vega Pacheco" w:date="2025-10-14T11:24:00Z" w16du:dateUtc="2025-10-14T16:24:00Z">
              <w:r w:rsidRPr="00C311AB">
                <w:rPr>
                  <w:rFonts w:ascii="Calibri" w:hAnsi="Calibri" w:cs="Calibri"/>
                  <w:color w:val="000000"/>
                  <w:szCs w:val="24"/>
                </w:rPr>
                <w:t>Sadina</w:t>
              </w:r>
            </w:ins>
          </w:p>
        </w:tc>
      </w:tr>
      <w:tr w:rsidR="00EE1DF4" w:rsidRPr="00C311AB" w14:paraId="00062CFE" w14:textId="77777777" w:rsidTr="000A3372">
        <w:trPr>
          <w:trHeight w:val="585"/>
          <w:ins w:id="6557"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6427574A" w14:textId="77777777" w:rsidR="00EE1DF4" w:rsidRPr="00C311AB" w:rsidRDefault="00EE1DF4" w:rsidP="000A3372">
            <w:pPr>
              <w:spacing w:line="240" w:lineRule="auto"/>
              <w:rPr>
                <w:ins w:id="6558" w:author="Alondra Vega Pacheco" w:date="2025-10-14T11:24:00Z" w16du:dateUtc="2025-10-14T16:24:00Z"/>
                <w:rFonts w:ascii="Aptos Narrow" w:hAnsi="Aptos Narrow"/>
                <w:color w:val="000000"/>
                <w:sz w:val="22"/>
                <w:szCs w:val="22"/>
              </w:rPr>
            </w:pPr>
            <w:ins w:id="6559" w:author="Alondra Vega Pacheco" w:date="2025-10-14T11:24:00Z" w16du:dateUtc="2025-10-14T16:24:00Z">
              <w:r w:rsidRPr="00C311AB">
                <w:rPr>
                  <w:rFonts w:ascii="Aptos Narrow" w:hAnsi="Aptos Narrow"/>
                  <w:color w:val="000000"/>
                  <w:sz w:val="22"/>
                  <w:szCs w:val="22"/>
                </w:rPr>
                <w:t>A</w:t>
              </w:r>
            </w:ins>
          </w:p>
        </w:tc>
        <w:tc>
          <w:tcPr>
            <w:tcW w:w="1440" w:type="dxa"/>
            <w:tcBorders>
              <w:top w:val="nil"/>
              <w:left w:val="nil"/>
              <w:bottom w:val="nil"/>
              <w:right w:val="nil"/>
            </w:tcBorders>
            <w:noWrap/>
            <w:vAlign w:val="bottom"/>
            <w:hideMark/>
          </w:tcPr>
          <w:p w14:paraId="544C9B3B" w14:textId="77777777" w:rsidR="00EE1DF4" w:rsidRPr="00C311AB" w:rsidRDefault="00EE1DF4" w:rsidP="000A3372">
            <w:pPr>
              <w:spacing w:line="240" w:lineRule="auto"/>
              <w:rPr>
                <w:ins w:id="6560" w:author="Alondra Vega Pacheco" w:date="2025-10-14T11:24:00Z" w16du:dateUtc="2025-10-14T16:24:00Z"/>
                <w:rFonts w:ascii="Times New Roman" w:hAnsi="Times New Roman"/>
                <w:color w:val="000000"/>
                <w:szCs w:val="24"/>
              </w:rPr>
            </w:pPr>
            <w:ins w:id="6561" w:author="Alondra Vega Pacheco" w:date="2025-10-14T11:24:00Z" w16du:dateUtc="2025-10-14T16:24:00Z">
              <w:r w:rsidRPr="00C311AB">
                <w:rPr>
                  <w:rFonts w:ascii="Times New Roman" w:hAnsi="Times New Roman"/>
                  <w:color w:val="000000"/>
                  <w:szCs w:val="24"/>
                </w:rPr>
                <w:t>D-M1-009</w:t>
              </w:r>
            </w:ins>
          </w:p>
        </w:tc>
        <w:tc>
          <w:tcPr>
            <w:tcW w:w="1823" w:type="dxa"/>
            <w:tcBorders>
              <w:top w:val="nil"/>
              <w:left w:val="nil"/>
              <w:bottom w:val="nil"/>
              <w:right w:val="nil"/>
            </w:tcBorders>
            <w:noWrap/>
            <w:vAlign w:val="bottom"/>
            <w:hideMark/>
          </w:tcPr>
          <w:p w14:paraId="19EC0F1C" w14:textId="77777777" w:rsidR="00EE1DF4" w:rsidRPr="00C311AB" w:rsidRDefault="00EE1DF4" w:rsidP="000A3372">
            <w:pPr>
              <w:spacing w:line="240" w:lineRule="auto"/>
              <w:jc w:val="right"/>
              <w:rPr>
                <w:ins w:id="6562" w:author="Alondra Vega Pacheco" w:date="2025-10-14T11:24:00Z" w16du:dateUtc="2025-10-14T16:24:00Z"/>
                <w:rFonts w:ascii="Times New Roman" w:hAnsi="Times New Roman"/>
                <w:color w:val="000000"/>
                <w:szCs w:val="24"/>
              </w:rPr>
            </w:pPr>
            <w:ins w:id="6563" w:author="Alondra Vega Pacheco" w:date="2025-10-14T11:24:00Z" w16du:dateUtc="2025-10-14T16:24:00Z">
              <w:r w:rsidRPr="00C311AB">
                <w:rPr>
                  <w:rFonts w:ascii="Times New Roman" w:hAnsi="Times New Roman"/>
                  <w:color w:val="000000"/>
                  <w:szCs w:val="24"/>
                </w:rPr>
                <w:t>8/22/2025</w:t>
              </w:r>
            </w:ins>
          </w:p>
        </w:tc>
        <w:tc>
          <w:tcPr>
            <w:tcW w:w="3889" w:type="dxa"/>
            <w:tcBorders>
              <w:top w:val="nil"/>
              <w:left w:val="nil"/>
              <w:bottom w:val="nil"/>
              <w:right w:val="nil"/>
            </w:tcBorders>
            <w:noWrap/>
            <w:vAlign w:val="bottom"/>
            <w:hideMark/>
          </w:tcPr>
          <w:p w14:paraId="100C7580" w14:textId="77777777" w:rsidR="00EE1DF4" w:rsidRPr="00C311AB" w:rsidRDefault="00EE1DF4" w:rsidP="000A3372">
            <w:pPr>
              <w:spacing w:line="240" w:lineRule="auto"/>
              <w:rPr>
                <w:ins w:id="6564" w:author="Alondra Vega Pacheco" w:date="2025-10-14T11:24:00Z" w16du:dateUtc="2025-10-14T16:24:00Z"/>
                <w:rFonts w:ascii="Times New Roman" w:hAnsi="Times New Roman"/>
                <w:color w:val="000000"/>
                <w:szCs w:val="24"/>
              </w:rPr>
            </w:pPr>
            <w:ins w:id="6565" w:author="Alondra Vega Pacheco" w:date="2025-10-14T11:24:00Z" w16du:dateUtc="2025-10-14T16:24:00Z">
              <w:r w:rsidRPr="00C311AB">
                <w:rPr>
                  <w:rFonts w:ascii="Times New Roman" w:hAnsi="Times New Roman"/>
                  <w:color w:val="000000"/>
                  <w:szCs w:val="24"/>
                </w:rPr>
                <w:t>Traceability Method</w:t>
              </w:r>
            </w:ins>
          </w:p>
        </w:tc>
        <w:tc>
          <w:tcPr>
            <w:tcW w:w="3956" w:type="dxa"/>
            <w:tcBorders>
              <w:top w:val="nil"/>
              <w:left w:val="nil"/>
              <w:bottom w:val="nil"/>
              <w:right w:val="nil"/>
            </w:tcBorders>
            <w:vAlign w:val="bottom"/>
            <w:hideMark/>
          </w:tcPr>
          <w:p w14:paraId="49045830" w14:textId="77777777" w:rsidR="00EE1DF4" w:rsidRPr="00C311AB" w:rsidRDefault="00EE1DF4" w:rsidP="000A3372">
            <w:pPr>
              <w:spacing w:line="240" w:lineRule="auto"/>
              <w:rPr>
                <w:ins w:id="6566" w:author="Alondra Vega Pacheco" w:date="2025-10-14T11:24:00Z" w16du:dateUtc="2025-10-14T16:24:00Z"/>
                <w:rFonts w:ascii="Times New Roman" w:hAnsi="Times New Roman"/>
                <w:color w:val="000000"/>
                <w:szCs w:val="24"/>
              </w:rPr>
            </w:pPr>
            <w:ins w:id="6567" w:author="Alondra Vega Pacheco" w:date="2025-10-14T11:24:00Z" w16du:dateUtc="2025-10-14T16:24:00Z">
              <w:r w:rsidRPr="00C311AB">
                <w:rPr>
                  <w:rFonts w:ascii="Times New Roman" w:hAnsi="Times New Roman"/>
                  <w:color w:val="000000"/>
                  <w:szCs w:val="24"/>
                </w:rPr>
                <w:t xml:space="preserve">Requirements must </w:t>
              </w:r>
              <w:proofErr w:type="gramStart"/>
              <w:r w:rsidRPr="00C311AB">
                <w:rPr>
                  <w:rFonts w:ascii="Times New Roman" w:hAnsi="Times New Roman"/>
                  <w:color w:val="000000"/>
                  <w:szCs w:val="24"/>
                </w:rPr>
                <w:t>map → design →</w:t>
              </w:r>
              <w:proofErr w:type="gramEnd"/>
              <w:r w:rsidRPr="00C311AB">
                <w:rPr>
                  <w:rFonts w:ascii="Times New Roman" w:hAnsi="Times New Roman"/>
                  <w:color w:val="000000"/>
                  <w:szCs w:val="24"/>
                </w:rPr>
                <w:t xml:space="preserve"> tests.</w:t>
              </w:r>
            </w:ins>
          </w:p>
        </w:tc>
        <w:tc>
          <w:tcPr>
            <w:tcW w:w="3364" w:type="dxa"/>
            <w:tcBorders>
              <w:top w:val="nil"/>
              <w:left w:val="nil"/>
              <w:bottom w:val="nil"/>
              <w:right w:val="nil"/>
            </w:tcBorders>
            <w:vAlign w:val="bottom"/>
            <w:hideMark/>
          </w:tcPr>
          <w:p w14:paraId="46B7F51D" w14:textId="77777777" w:rsidR="00EE1DF4" w:rsidRPr="00C311AB" w:rsidRDefault="00EE1DF4" w:rsidP="000A3372">
            <w:pPr>
              <w:spacing w:line="240" w:lineRule="auto"/>
              <w:rPr>
                <w:ins w:id="6568" w:author="Alondra Vega Pacheco" w:date="2025-10-14T11:24:00Z" w16du:dateUtc="2025-10-14T16:24:00Z"/>
                <w:rFonts w:ascii="Times New Roman" w:hAnsi="Times New Roman"/>
                <w:color w:val="000000"/>
                <w:szCs w:val="24"/>
              </w:rPr>
            </w:pPr>
            <w:ins w:id="6569" w:author="Alondra Vega Pacheco" w:date="2025-10-14T11:24:00Z" w16du:dateUtc="2025-10-14T16:24:00Z">
              <w:r w:rsidRPr="00C311AB">
                <w:rPr>
                  <w:rFonts w:ascii="Times New Roman" w:hAnsi="Times New Roman"/>
                  <w:color w:val="000000"/>
                  <w:szCs w:val="24"/>
                </w:rPr>
                <w:t xml:space="preserve">A) Spreadsheet RTM only; B) JSON schema; C) Hybrid </w:t>
              </w:r>
              <w:proofErr w:type="spellStart"/>
              <w:r w:rsidRPr="00C311AB">
                <w:rPr>
                  <w:rFonts w:ascii="Times New Roman" w:hAnsi="Times New Roman"/>
                  <w:color w:val="000000"/>
                  <w:szCs w:val="24"/>
                </w:rPr>
                <w:t>RTM+schema</w:t>
              </w:r>
              <w:proofErr w:type="spellEnd"/>
            </w:ins>
          </w:p>
        </w:tc>
        <w:tc>
          <w:tcPr>
            <w:tcW w:w="3587" w:type="dxa"/>
            <w:tcBorders>
              <w:top w:val="nil"/>
              <w:left w:val="nil"/>
              <w:bottom w:val="nil"/>
              <w:right w:val="nil"/>
            </w:tcBorders>
            <w:vAlign w:val="bottom"/>
            <w:hideMark/>
          </w:tcPr>
          <w:p w14:paraId="1A4344E9" w14:textId="77777777" w:rsidR="00EE1DF4" w:rsidRPr="00C311AB" w:rsidRDefault="00EE1DF4" w:rsidP="000A3372">
            <w:pPr>
              <w:spacing w:line="240" w:lineRule="auto"/>
              <w:rPr>
                <w:ins w:id="6570" w:author="Alondra Vega Pacheco" w:date="2025-10-14T11:24:00Z" w16du:dateUtc="2025-10-14T16:24:00Z"/>
                <w:rFonts w:ascii="Times New Roman" w:hAnsi="Times New Roman"/>
                <w:color w:val="000000"/>
                <w:szCs w:val="24"/>
              </w:rPr>
            </w:pPr>
            <w:ins w:id="6571" w:author="Alondra Vega Pacheco" w:date="2025-10-14T11:24:00Z" w16du:dateUtc="2025-10-14T16:24:00Z">
              <w:r w:rsidRPr="00C311AB">
                <w:rPr>
                  <w:rFonts w:ascii="Times New Roman" w:hAnsi="Times New Roman"/>
                  <w:color w:val="000000"/>
                  <w:szCs w:val="24"/>
                </w:rPr>
                <w:t>Adopt C: JSON schema (lightweight) + RTM table.</w:t>
              </w:r>
            </w:ins>
          </w:p>
        </w:tc>
        <w:tc>
          <w:tcPr>
            <w:tcW w:w="3495" w:type="dxa"/>
            <w:tcBorders>
              <w:top w:val="nil"/>
              <w:left w:val="nil"/>
              <w:bottom w:val="nil"/>
              <w:right w:val="nil"/>
            </w:tcBorders>
            <w:vAlign w:val="bottom"/>
            <w:hideMark/>
          </w:tcPr>
          <w:p w14:paraId="21B75D49" w14:textId="77777777" w:rsidR="00EE1DF4" w:rsidRPr="00C311AB" w:rsidRDefault="00EE1DF4" w:rsidP="000A3372">
            <w:pPr>
              <w:spacing w:line="240" w:lineRule="auto"/>
              <w:rPr>
                <w:ins w:id="6572" w:author="Alondra Vega Pacheco" w:date="2025-10-14T11:24:00Z" w16du:dateUtc="2025-10-14T16:24:00Z"/>
                <w:rFonts w:ascii="Times New Roman" w:hAnsi="Times New Roman"/>
                <w:color w:val="000000"/>
                <w:szCs w:val="24"/>
              </w:rPr>
            </w:pPr>
            <w:ins w:id="6573" w:author="Alondra Vega Pacheco" w:date="2025-10-14T11:24:00Z" w16du:dateUtc="2025-10-14T16:24:00Z">
              <w:r w:rsidRPr="00C311AB">
                <w:rPr>
                  <w:rFonts w:ascii="Times New Roman" w:hAnsi="Times New Roman"/>
                  <w:color w:val="000000"/>
                  <w:szCs w:val="24"/>
                </w:rPr>
                <w:t>Standardized format; future automation; satisfies audit.</w:t>
              </w:r>
            </w:ins>
          </w:p>
        </w:tc>
        <w:tc>
          <w:tcPr>
            <w:tcW w:w="1142" w:type="dxa"/>
            <w:tcBorders>
              <w:top w:val="nil"/>
              <w:left w:val="nil"/>
              <w:bottom w:val="nil"/>
              <w:right w:val="nil"/>
            </w:tcBorders>
            <w:noWrap/>
            <w:vAlign w:val="bottom"/>
            <w:hideMark/>
          </w:tcPr>
          <w:p w14:paraId="12828DAB" w14:textId="77777777" w:rsidR="00EE1DF4" w:rsidRPr="00C311AB" w:rsidRDefault="00EE1DF4" w:rsidP="000A3372">
            <w:pPr>
              <w:spacing w:line="240" w:lineRule="auto"/>
              <w:rPr>
                <w:ins w:id="6574" w:author="Alondra Vega Pacheco" w:date="2025-10-14T11:24:00Z" w16du:dateUtc="2025-10-14T16:24:00Z"/>
                <w:rFonts w:ascii="Times New Roman" w:hAnsi="Times New Roman"/>
                <w:color w:val="000000"/>
                <w:szCs w:val="24"/>
              </w:rPr>
            </w:pPr>
            <w:ins w:id="6575" w:author="Alondra Vega Pacheco" w:date="2025-10-14T11:24:00Z" w16du:dateUtc="2025-10-14T16:24:00Z">
              <w:r w:rsidRPr="00C311AB">
                <w:rPr>
                  <w:rFonts w:ascii="Times New Roman" w:hAnsi="Times New Roman"/>
                  <w:color w:val="000000"/>
                  <w:szCs w:val="24"/>
                </w:rPr>
                <w:t>Approved</w:t>
              </w:r>
            </w:ins>
          </w:p>
        </w:tc>
        <w:tc>
          <w:tcPr>
            <w:tcW w:w="2814" w:type="dxa"/>
            <w:tcBorders>
              <w:top w:val="nil"/>
              <w:left w:val="nil"/>
              <w:bottom w:val="nil"/>
              <w:right w:val="nil"/>
            </w:tcBorders>
            <w:vAlign w:val="bottom"/>
            <w:hideMark/>
          </w:tcPr>
          <w:p w14:paraId="35818BEC" w14:textId="77777777" w:rsidR="00EE1DF4" w:rsidRPr="00C311AB" w:rsidRDefault="00EE1DF4" w:rsidP="000A3372">
            <w:pPr>
              <w:spacing w:line="240" w:lineRule="auto"/>
              <w:rPr>
                <w:ins w:id="6576" w:author="Alondra Vega Pacheco" w:date="2025-10-14T11:24:00Z" w16du:dateUtc="2025-10-14T16:24:00Z"/>
                <w:rFonts w:ascii="Times New Roman" w:hAnsi="Times New Roman"/>
                <w:color w:val="000000"/>
                <w:szCs w:val="24"/>
              </w:rPr>
            </w:pPr>
            <w:ins w:id="6577" w:author="Alondra Vega Pacheco" w:date="2025-10-14T11:24:00Z" w16du:dateUtc="2025-10-14T16:24:00Z">
              <w:r w:rsidRPr="00C311AB">
                <w:rPr>
                  <w:rFonts w:ascii="Times New Roman" w:hAnsi="Times New Roman"/>
                  <w:color w:val="000000"/>
                  <w:szCs w:val="24"/>
                </w:rPr>
                <w:t>Requirements/Quality</w:t>
              </w:r>
            </w:ins>
          </w:p>
        </w:tc>
        <w:tc>
          <w:tcPr>
            <w:tcW w:w="1230" w:type="dxa"/>
            <w:tcBorders>
              <w:top w:val="nil"/>
              <w:left w:val="nil"/>
              <w:bottom w:val="nil"/>
              <w:right w:val="single" w:sz="4" w:space="0" w:color="000000"/>
            </w:tcBorders>
            <w:noWrap/>
            <w:vAlign w:val="bottom"/>
            <w:hideMark/>
          </w:tcPr>
          <w:p w14:paraId="45E1BC6B" w14:textId="77777777" w:rsidR="00EE1DF4" w:rsidRPr="00C311AB" w:rsidRDefault="00EE1DF4" w:rsidP="000A3372">
            <w:pPr>
              <w:spacing w:line="240" w:lineRule="auto"/>
              <w:rPr>
                <w:ins w:id="6578" w:author="Alondra Vega Pacheco" w:date="2025-10-14T11:24:00Z" w16du:dateUtc="2025-10-14T16:24:00Z"/>
                <w:rFonts w:ascii="Calibri" w:hAnsi="Calibri" w:cs="Calibri"/>
                <w:color w:val="000000"/>
                <w:szCs w:val="24"/>
              </w:rPr>
            </w:pPr>
            <w:ins w:id="6579" w:author="Alondra Vega Pacheco" w:date="2025-10-14T11:24:00Z" w16du:dateUtc="2025-10-14T16:24:00Z">
              <w:r w:rsidRPr="00C311AB">
                <w:rPr>
                  <w:rFonts w:ascii="Calibri" w:hAnsi="Calibri" w:cs="Calibri"/>
                  <w:color w:val="000000"/>
                  <w:szCs w:val="24"/>
                </w:rPr>
                <w:t>Sadina</w:t>
              </w:r>
            </w:ins>
          </w:p>
        </w:tc>
      </w:tr>
      <w:tr w:rsidR="00EE1DF4" w:rsidRPr="00C311AB" w14:paraId="783771D7" w14:textId="77777777" w:rsidTr="000A3372">
        <w:trPr>
          <w:trHeight w:val="585"/>
          <w:ins w:id="6580"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07F8B0C4" w14:textId="77777777" w:rsidR="00EE1DF4" w:rsidRPr="00C311AB" w:rsidRDefault="00EE1DF4" w:rsidP="000A3372">
            <w:pPr>
              <w:spacing w:line="240" w:lineRule="auto"/>
              <w:rPr>
                <w:ins w:id="6581" w:author="Alondra Vega Pacheco" w:date="2025-10-14T11:24:00Z" w16du:dateUtc="2025-10-14T16:24:00Z"/>
                <w:rFonts w:ascii="Aptos Narrow" w:hAnsi="Aptos Narrow"/>
                <w:color w:val="000000"/>
                <w:sz w:val="22"/>
                <w:szCs w:val="22"/>
              </w:rPr>
            </w:pPr>
            <w:ins w:id="6582" w:author="Alondra Vega Pacheco" w:date="2025-10-14T11:24:00Z" w16du:dateUtc="2025-10-14T16:24:00Z">
              <w:r w:rsidRPr="00C311AB">
                <w:rPr>
                  <w:rFonts w:ascii="Aptos Narrow" w:hAnsi="Aptos Narrow"/>
                  <w:color w:val="000000"/>
                  <w:sz w:val="22"/>
                  <w:szCs w:val="22"/>
                </w:rPr>
                <w:t>A</w:t>
              </w:r>
            </w:ins>
          </w:p>
        </w:tc>
        <w:tc>
          <w:tcPr>
            <w:tcW w:w="1440" w:type="dxa"/>
            <w:tcBorders>
              <w:top w:val="nil"/>
              <w:left w:val="nil"/>
              <w:bottom w:val="nil"/>
              <w:right w:val="nil"/>
            </w:tcBorders>
            <w:shd w:val="clear" w:color="C0E6F5" w:fill="C0E6F5"/>
            <w:noWrap/>
            <w:vAlign w:val="bottom"/>
            <w:hideMark/>
          </w:tcPr>
          <w:p w14:paraId="6AA21449" w14:textId="77777777" w:rsidR="00EE1DF4" w:rsidRPr="00C311AB" w:rsidRDefault="00EE1DF4" w:rsidP="000A3372">
            <w:pPr>
              <w:spacing w:line="240" w:lineRule="auto"/>
              <w:rPr>
                <w:ins w:id="6583" w:author="Alondra Vega Pacheco" w:date="2025-10-14T11:24:00Z" w16du:dateUtc="2025-10-14T16:24:00Z"/>
                <w:rFonts w:ascii="Times New Roman" w:hAnsi="Times New Roman"/>
                <w:color w:val="000000"/>
                <w:szCs w:val="24"/>
              </w:rPr>
            </w:pPr>
            <w:ins w:id="6584" w:author="Alondra Vega Pacheco" w:date="2025-10-14T11:24:00Z" w16du:dateUtc="2025-10-14T16:24:00Z">
              <w:r w:rsidRPr="00C311AB">
                <w:rPr>
                  <w:rFonts w:ascii="Times New Roman" w:hAnsi="Times New Roman"/>
                  <w:color w:val="000000"/>
                  <w:szCs w:val="24"/>
                </w:rPr>
                <w:t>D-M1-010</w:t>
              </w:r>
            </w:ins>
          </w:p>
        </w:tc>
        <w:tc>
          <w:tcPr>
            <w:tcW w:w="1823" w:type="dxa"/>
            <w:tcBorders>
              <w:top w:val="nil"/>
              <w:left w:val="nil"/>
              <w:bottom w:val="nil"/>
              <w:right w:val="nil"/>
            </w:tcBorders>
            <w:shd w:val="clear" w:color="C0E6F5" w:fill="C0E6F5"/>
            <w:noWrap/>
            <w:vAlign w:val="bottom"/>
            <w:hideMark/>
          </w:tcPr>
          <w:p w14:paraId="66F12E25" w14:textId="77777777" w:rsidR="00EE1DF4" w:rsidRPr="00C311AB" w:rsidRDefault="00EE1DF4" w:rsidP="000A3372">
            <w:pPr>
              <w:spacing w:line="240" w:lineRule="auto"/>
              <w:jc w:val="right"/>
              <w:rPr>
                <w:ins w:id="6585" w:author="Alondra Vega Pacheco" w:date="2025-10-14T11:24:00Z" w16du:dateUtc="2025-10-14T16:24:00Z"/>
                <w:rFonts w:ascii="Times New Roman" w:hAnsi="Times New Roman"/>
                <w:color w:val="000000"/>
                <w:szCs w:val="24"/>
              </w:rPr>
            </w:pPr>
            <w:ins w:id="6586" w:author="Alondra Vega Pacheco" w:date="2025-10-14T11:24:00Z" w16du:dateUtc="2025-10-14T16:24:00Z">
              <w:r w:rsidRPr="00C311AB">
                <w:rPr>
                  <w:rFonts w:ascii="Times New Roman" w:hAnsi="Times New Roman"/>
                  <w:color w:val="000000"/>
                  <w:szCs w:val="24"/>
                </w:rPr>
                <w:t>8/22/2025</w:t>
              </w:r>
            </w:ins>
          </w:p>
        </w:tc>
        <w:tc>
          <w:tcPr>
            <w:tcW w:w="3889" w:type="dxa"/>
            <w:tcBorders>
              <w:top w:val="nil"/>
              <w:left w:val="nil"/>
              <w:bottom w:val="nil"/>
              <w:right w:val="nil"/>
            </w:tcBorders>
            <w:shd w:val="clear" w:color="C0E6F5" w:fill="C0E6F5"/>
            <w:noWrap/>
            <w:vAlign w:val="bottom"/>
            <w:hideMark/>
          </w:tcPr>
          <w:p w14:paraId="4D843235" w14:textId="77777777" w:rsidR="00EE1DF4" w:rsidRPr="00C311AB" w:rsidRDefault="00EE1DF4" w:rsidP="000A3372">
            <w:pPr>
              <w:spacing w:line="240" w:lineRule="auto"/>
              <w:rPr>
                <w:ins w:id="6587" w:author="Alondra Vega Pacheco" w:date="2025-10-14T11:24:00Z" w16du:dateUtc="2025-10-14T16:24:00Z"/>
                <w:rFonts w:ascii="Times New Roman" w:hAnsi="Times New Roman"/>
                <w:color w:val="000000"/>
                <w:szCs w:val="24"/>
              </w:rPr>
            </w:pPr>
            <w:ins w:id="6588" w:author="Alondra Vega Pacheco" w:date="2025-10-14T11:24:00Z" w16du:dateUtc="2025-10-14T16:24:00Z">
              <w:r w:rsidRPr="00C311AB">
                <w:rPr>
                  <w:rFonts w:ascii="Times New Roman" w:hAnsi="Times New Roman"/>
                  <w:color w:val="000000"/>
                  <w:szCs w:val="24"/>
                </w:rPr>
                <w:t>Risk Register Startup</w:t>
              </w:r>
            </w:ins>
          </w:p>
        </w:tc>
        <w:tc>
          <w:tcPr>
            <w:tcW w:w="3956" w:type="dxa"/>
            <w:tcBorders>
              <w:top w:val="nil"/>
              <w:left w:val="nil"/>
              <w:bottom w:val="nil"/>
              <w:right w:val="nil"/>
            </w:tcBorders>
            <w:shd w:val="clear" w:color="C0E6F5" w:fill="C0E6F5"/>
            <w:vAlign w:val="bottom"/>
            <w:hideMark/>
          </w:tcPr>
          <w:p w14:paraId="63870341" w14:textId="77777777" w:rsidR="00EE1DF4" w:rsidRPr="00C311AB" w:rsidRDefault="00EE1DF4" w:rsidP="000A3372">
            <w:pPr>
              <w:spacing w:line="240" w:lineRule="auto"/>
              <w:rPr>
                <w:ins w:id="6589" w:author="Alondra Vega Pacheco" w:date="2025-10-14T11:24:00Z" w16du:dateUtc="2025-10-14T16:24:00Z"/>
                <w:rFonts w:ascii="Times New Roman" w:hAnsi="Times New Roman"/>
                <w:color w:val="000000"/>
                <w:szCs w:val="24"/>
              </w:rPr>
            </w:pPr>
            <w:ins w:id="6590" w:author="Alondra Vega Pacheco" w:date="2025-10-14T11:24:00Z" w16du:dateUtc="2025-10-14T16:24:00Z">
              <w:r w:rsidRPr="00C311AB">
                <w:rPr>
                  <w:rFonts w:ascii="Times New Roman" w:hAnsi="Times New Roman"/>
                  <w:color w:val="000000"/>
                  <w:szCs w:val="24"/>
                </w:rPr>
                <w:t xml:space="preserve">Faculty guidance: risk </w:t>
              </w:r>
              <w:proofErr w:type="spellStart"/>
              <w:r w:rsidRPr="00C311AB">
                <w:rPr>
                  <w:rFonts w:ascii="Times New Roman" w:hAnsi="Times New Roman"/>
                  <w:color w:val="000000"/>
                  <w:szCs w:val="24"/>
                </w:rPr>
                <w:t>mgmt</w:t>
              </w:r>
              <w:proofErr w:type="spellEnd"/>
              <w:r w:rsidRPr="00C311AB">
                <w:rPr>
                  <w:rFonts w:ascii="Times New Roman" w:hAnsi="Times New Roman"/>
                  <w:color w:val="000000"/>
                  <w:szCs w:val="24"/>
                </w:rPr>
                <w:t xml:space="preserve"> is graded; need early start.</w:t>
              </w:r>
            </w:ins>
          </w:p>
        </w:tc>
        <w:tc>
          <w:tcPr>
            <w:tcW w:w="3364" w:type="dxa"/>
            <w:tcBorders>
              <w:top w:val="nil"/>
              <w:left w:val="nil"/>
              <w:bottom w:val="nil"/>
              <w:right w:val="nil"/>
            </w:tcBorders>
            <w:shd w:val="clear" w:color="C0E6F5" w:fill="C0E6F5"/>
            <w:vAlign w:val="bottom"/>
            <w:hideMark/>
          </w:tcPr>
          <w:p w14:paraId="4D94B2F3" w14:textId="77777777" w:rsidR="00EE1DF4" w:rsidRPr="00C311AB" w:rsidRDefault="00EE1DF4" w:rsidP="000A3372">
            <w:pPr>
              <w:spacing w:line="240" w:lineRule="auto"/>
              <w:rPr>
                <w:ins w:id="6591" w:author="Alondra Vega Pacheco" w:date="2025-10-14T11:24:00Z" w16du:dateUtc="2025-10-14T16:24:00Z"/>
                <w:rFonts w:ascii="Times New Roman" w:hAnsi="Times New Roman"/>
                <w:color w:val="000000"/>
                <w:szCs w:val="24"/>
              </w:rPr>
            </w:pPr>
            <w:ins w:id="6592" w:author="Alondra Vega Pacheco" w:date="2025-10-14T11:24:00Z" w16du:dateUtc="2025-10-14T16:24:00Z">
              <w:r w:rsidRPr="00C311AB">
                <w:rPr>
                  <w:rFonts w:ascii="Times New Roman" w:hAnsi="Times New Roman"/>
                  <w:color w:val="000000"/>
                  <w:szCs w:val="24"/>
                </w:rPr>
                <w:t>A) Wait until Dev; B) Start in M1 with seed risks</w:t>
              </w:r>
            </w:ins>
          </w:p>
        </w:tc>
        <w:tc>
          <w:tcPr>
            <w:tcW w:w="3587" w:type="dxa"/>
            <w:tcBorders>
              <w:top w:val="nil"/>
              <w:left w:val="nil"/>
              <w:bottom w:val="nil"/>
              <w:right w:val="nil"/>
            </w:tcBorders>
            <w:shd w:val="clear" w:color="C0E6F5" w:fill="C0E6F5"/>
            <w:vAlign w:val="bottom"/>
            <w:hideMark/>
          </w:tcPr>
          <w:p w14:paraId="5CA1E20D" w14:textId="77777777" w:rsidR="00EE1DF4" w:rsidRPr="00C311AB" w:rsidRDefault="00EE1DF4" w:rsidP="000A3372">
            <w:pPr>
              <w:spacing w:line="240" w:lineRule="auto"/>
              <w:rPr>
                <w:ins w:id="6593" w:author="Alondra Vega Pacheco" w:date="2025-10-14T11:24:00Z" w16du:dateUtc="2025-10-14T16:24:00Z"/>
                <w:rFonts w:ascii="Times New Roman" w:hAnsi="Times New Roman"/>
                <w:color w:val="000000"/>
                <w:szCs w:val="24"/>
              </w:rPr>
            </w:pPr>
            <w:ins w:id="6594" w:author="Alondra Vega Pacheco" w:date="2025-10-14T11:24:00Z" w16du:dateUtc="2025-10-14T16:24:00Z">
              <w:r w:rsidRPr="00C311AB">
                <w:rPr>
                  <w:rFonts w:ascii="Times New Roman" w:hAnsi="Times New Roman"/>
                  <w:color w:val="000000"/>
                  <w:szCs w:val="24"/>
                </w:rPr>
                <w:t xml:space="preserve">Adopt B: maintain live risk register starting </w:t>
              </w:r>
              <w:proofErr w:type="spellStart"/>
              <w:r w:rsidRPr="00C311AB">
                <w:rPr>
                  <w:rFonts w:ascii="Times New Roman" w:hAnsi="Times New Roman"/>
                  <w:color w:val="000000"/>
                  <w:szCs w:val="24"/>
                </w:rPr>
                <w:t>Wk</w:t>
              </w:r>
              <w:proofErr w:type="spellEnd"/>
              <w:r w:rsidRPr="00C311AB">
                <w:rPr>
                  <w:rFonts w:ascii="Times New Roman" w:hAnsi="Times New Roman"/>
                  <w:color w:val="000000"/>
                  <w:szCs w:val="24"/>
                </w:rPr>
                <w:t xml:space="preserve"> 2.</w:t>
              </w:r>
            </w:ins>
          </w:p>
        </w:tc>
        <w:tc>
          <w:tcPr>
            <w:tcW w:w="3495" w:type="dxa"/>
            <w:tcBorders>
              <w:top w:val="nil"/>
              <w:left w:val="nil"/>
              <w:bottom w:val="nil"/>
              <w:right w:val="nil"/>
            </w:tcBorders>
            <w:shd w:val="clear" w:color="C0E6F5" w:fill="C0E6F5"/>
            <w:vAlign w:val="bottom"/>
            <w:hideMark/>
          </w:tcPr>
          <w:p w14:paraId="4969FB64" w14:textId="77777777" w:rsidR="00EE1DF4" w:rsidRPr="00C311AB" w:rsidRDefault="00EE1DF4" w:rsidP="000A3372">
            <w:pPr>
              <w:spacing w:line="240" w:lineRule="auto"/>
              <w:rPr>
                <w:ins w:id="6595" w:author="Alondra Vega Pacheco" w:date="2025-10-14T11:24:00Z" w16du:dateUtc="2025-10-14T16:24:00Z"/>
                <w:rFonts w:ascii="Times New Roman" w:hAnsi="Times New Roman"/>
                <w:color w:val="000000"/>
                <w:szCs w:val="24"/>
              </w:rPr>
            </w:pPr>
            <w:ins w:id="6596" w:author="Alondra Vega Pacheco" w:date="2025-10-14T11:24:00Z" w16du:dateUtc="2025-10-14T16:24:00Z">
              <w:r w:rsidRPr="00C311AB">
                <w:rPr>
                  <w:rFonts w:ascii="Times New Roman" w:hAnsi="Times New Roman"/>
                  <w:color w:val="000000"/>
                  <w:szCs w:val="24"/>
                </w:rPr>
                <w:t>Early risk visibility; prevents surprises.</w:t>
              </w:r>
            </w:ins>
          </w:p>
        </w:tc>
        <w:tc>
          <w:tcPr>
            <w:tcW w:w="1142" w:type="dxa"/>
            <w:tcBorders>
              <w:top w:val="nil"/>
              <w:left w:val="nil"/>
              <w:bottom w:val="nil"/>
              <w:right w:val="nil"/>
            </w:tcBorders>
            <w:shd w:val="clear" w:color="C0E6F5" w:fill="C0E6F5"/>
            <w:noWrap/>
            <w:vAlign w:val="bottom"/>
            <w:hideMark/>
          </w:tcPr>
          <w:p w14:paraId="01DE1009" w14:textId="77777777" w:rsidR="00EE1DF4" w:rsidRPr="00C311AB" w:rsidRDefault="00EE1DF4" w:rsidP="000A3372">
            <w:pPr>
              <w:spacing w:line="240" w:lineRule="auto"/>
              <w:rPr>
                <w:ins w:id="6597" w:author="Alondra Vega Pacheco" w:date="2025-10-14T11:24:00Z" w16du:dateUtc="2025-10-14T16:24:00Z"/>
                <w:rFonts w:ascii="Times New Roman" w:hAnsi="Times New Roman"/>
                <w:color w:val="000000"/>
                <w:szCs w:val="24"/>
              </w:rPr>
            </w:pPr>
            <w:ins w:id="6598" w:author="Alondra Vega Pacheco" w:date="2025-10-14T11:24:00Z" w16du:dateUtc="2025-10-14T16:24:00Z">
              <w:r w:rsidRPr="00C311AB">
                <w:rPr>
                  <w:rFonts w:ascii="Times New Roman" w:hAnsi="Times New Roman"/>
                  <w:color w:val="000000"/>
                  <w:szCs w:val="24"/>
                </w:rPr>
                <w:t>Approved</w:t>
              </w:r>
            </w:ins>
          </w:p>
        </w:tc>
        <w:tc>
          <w:tcPr>
            <w:tcW w:w="2814" w:type="dxa"/>
            <w:tcBorders>
              <w:top w:val="nil"/>
              <w:left w:val="nil"/>
              <w:bottom w:val="nil"/>
              <w:right w:val="nil"/>
            </w:tcBorders>
            <w:shd w:val="clear" w:color="C0E6F5" w:fill="C0E6F5"/>
            <w:vAlign w:val="bottom"/>
            <w:hideMark/>
          </w:tcPr>
          <w:p w14:paraId="3F19E18B" w14:textId="77777777" w:rsidR="00EE1DF4" w:rsidRPr="00C311AB" w:rsidRDefault="00EE1DF4" w:rsidP="000A3372">
            <w:pPr>
              <w:spacing w:line="240" w:lineRule="auto"/>
              <w:rPr>
                <w:ins w:id="6599" w:author="Alondra Vega Pacheco" w:date="2025-10-14T11:24:00Z" w16du:dateUtc="2025-10-14T16:24:00Z"/>
                <w:rFonts w:ascii="Times New Roman" w:hAnsi="Times New Roman"/>
                <w:color w:val="000000"/>
                <w:szCs w:val="24"/>
              </w:rPr>
            </w:pPr>
            <w:ins w:id="6600" w:author="Alondra Vega Pacheco" w:date="2025-10-14T11:24:00Z" w16du:dateUtc="2025-10-14T16:24:00Z">
              <w:r w:rsidRPr="00C311AB">
                <w:rPr>
                  <w:rFonts w:ascii="Times New Roman" w:hAnsi="Times New Roman"/>
                  <w:color w:val="000000"/>
                  <w:szCs w:val="24"/>
                </w:rPr>
                <w:t>Risk/Process</w:t>
              </w:r>
            </w:ins>
          </w:p>
        </w:tc>
        <w:tc>
          <w:tcPr>
            <w:tcW w:w="1230" w:type="dxa"/>
            <w:tcBorders>
              <w:top w:val="nil"/>
              <w:left w:val="nil"/>
              <w:bottom w:val="nil"/>
              <w:right w:val="single" w:sz="4" w:space="0" w:color="000000"/>
            </w:tcBorders>
            <w:shd w:val="clear" w:color="C0E6F5" w:fill="C0E6F5"/>
            <w:noWrap/>
            <w:vAlign w:val="bottom"/>
            <w:hideMark/>
          </w:tcPr>
          <w:p w14:paraId="5EEE54C8" w14:textId="77777777" w:rsidR="00EE1DF4" w:rsidRPr="00C311AB" w:rsidRDefault="00EE1DF4" w:rsidP="000A3372">
            <w:pPr>
              <w:spacing w:line="240" w:lineRule="auto"/>
              <w:rPr>
                <w:ins w:id="6601" w:author="Alondra Vega Pacheco" w:date="2025-10-14T11:24:00Z" w16du:dateUtc="2025-10-14T16:24:00Z"/>
                <w:rFonts w:ascii="Calibri" w:hAnsi="Calibri" w:cs="Calibri"/>
                <w:color w:val="000000"/>
                <w:szCs w:val="24"/>
              </w:rPr>
            </w:pPr>
            <w:ins w:id="6602" w:author="Alondra Vega Pacheco" w:date="2025-10-14T11:24:00Z" w16du:dateUtc="2025-10-14T16:24:00Z">
              <w:r w:rsidRPr="00C311AB">
                <w:rPr>
                  <w:rFonts w:ascii="Calibri" w:hAnsi="Calibri" w:cs="Calibri"/>
                  <w:color w:val="000000"/>
                  <w:szCs w:val="24"/>
                </w:rPr>
                <w:t>Sadina</w:t>
              </w:r>
            </w:ins>
          </w:p>
        </w:tc>
      </w:tr>
      <w:tr w:rsidR="00EE1DF4" w:rsidRPr="00C311AB" w14:paraId="1245ABBF" w14:textId="77777777" w:rsidTr="000A3372">
        <w:trPr>
          <w:trHeight w:val="885"/>
          <w:ins w:id="6603"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0217489C" w14:textId="77777777" w:rsidR="00EE1DF4" w:rsidRPr="00C311AB" w:rsidRDefault="00EE1DF4" w:rsidP="000A3372">
            <w:pPr>
              <w:spacing w:line="240" w:lineRule="auto"/>
              <w:rPr>
                <w:ins w:id="6604" w:author="Alondra Vega Pacheco" w:date="2025-10-14T11:24:00Z" w16du:dateUtc="2025-10-14T16:24:00Z"/>
                <w:rFonts w:ascii="Aptos Narrow" w:hAnsi="Aptos Narrow"/>
                <w:color w:val="000000"/>
                <w:sz w:val="22"/>
                <w:szCs w:val="22"/>
              </w:rPr>
            </w:pPr>
            <w:ins w:id="6605" w:author="Alondra Vega Pacheco" w:date="2025-10-14T11:24:00Z" w16du:dateUtc="2025-10-14T16:24:00Z">
              <w:r w:rsidRPr="00C311AB">
                <w:rPr>
                  <w:rFonts w:ascii="Aptos Narrow" w:hAnsi="Aptos Narrow"/>
                  <w:color w:val="000000"/>
                  <w:sz w:val="22"/>
                  <w:szCs w:val="22"/>
                </w:rPr>
                <w:t>A</w:t>
              </w:r>
            </w:ins>
          </w:p>
        </w:tc>
        <w:tc>
          <w:tcPr>
            <w:tcW w:w="1440" w:type="dxa"/>
            <w:tcBorders>
              <w:top w:val="nil"/>
              <w:left w:val="nil"/>
              <w:bottom w:val="nil"/>
              <w:right w:val="nil"/>
            </w:tcBorders>
            <w:noWrap/>
            <w:vAlign w:val="bottom"/>
            <w:hideMark/>
          </w:tcPr>
          <w:p w14:paraId="524933C1" w14:textId="77777777" w:rsidR="00EE1DF4" w:rsidRPr="00C311AB" w:rsidRDefault="00EE1DF4" w:rsidP="000A3372">
            <w:pPr>
              <w:spacing w:line="240" w:lineRule="auto"/>
              <w:rPr>
                <w:ins w:id="6606" w:author="Alondra Vega Pacheco" w:date="2025-10-14T11:24:00Z" w16du:dateUtc="2025-10-14T16:24:00Z"/>
                <w:rFonts w:ascii="Times New Roman" w:hAnsi="Times New Roman"/>
                <w:color w:val="000000"/>
                <w:szCs w:val="24"/>
              </w:rPr>
            </w:pPr>
            <w:ins w:id="6607" w:author="Alondra Vega Pacheco" w:date="2025-10-14T11:24:00Z" w16du:dateUtc="2025-10-14T16:24:00Z">
              <w:r w:rsidRPr="00C311AB">
                <w:rPr>
                  <w:rFonts w:ascii="Times New Roman" w:hAnsi="Times New Roman"/>
                  <w:color w:val="000000"/>
                  <w:szCs w:val="24"/>
                </w:rPr>
                <w:t>D-M1-011</w:t>
              </w:r>
            </w:ins>
          </w:p>
        </w:tc>
        <w:tc>
          <w:tcPr>
            <w:tcW w:w="1823" w:type="dxa"/>
            <w:tcBorders>
              <w:top w:val="nil"/>
              <w:left w:val="nil"/>
              <w:bottom w:val="nil"/>
              <w:right w:val="nil"/>
            </w:tcBorders>
            <w:noWrap/>
            <w:vAlign w:val="bottom"/>
            <w:hideMark/>
          </w:tcPr>
          <w:p w14:paraId="5D535DF6" w14:textId="77777777" w:rsidR="00EE1DF4" w:rsidRPr="00C311AB" w:rsidRDefault="00EE1DF4" w:rsidP="000A3372">
            <w:pPr>
              <w:spacing w:line="240" w:lineRule="auto"/>
              <w:jc w:val="right"/>
              <w:rPr>
                <w:ins w:id="6608" w:author="Alondra Vega Pacheco" w:date="2025-10-14T11:24:00Z" w16du:dateUtc="2025-10-14T16:24:00Z"/>
                <w:rFonts w:ascii="Times New Roman" w:hAnsi="Times New Roman"/>
                <w:color w:val="000000"/>
                <w:szCs w:val="24"/>
              </w:rPr>
            </w:pPr>
            <w:ins w:id="6609" w:author="Alondra Vega Pacheco" w:date="2025-10-14T11:24:00Z" w16du:dateUtc="2025-10-14T16:24:00Z">
              <w:r w:rsidRPr="00C311AB">
                <w:rPr>
                  <w:rFonts w:ascii="Times New Roman" w:hAnsi="Times New Roman"/>
                  <w:color w:val="000000"/>
                  <w:szCs w:val="24"/>
                </w:rPr>
                <w:t>8/21/2025</w:t>
              </w:r>
            </w:ins>
          </w:p>
        </w:tc>
        <w:tc>
          <w:tcPr>
            <w:tcW w:w="3889" w:type="dxa"/>
            <w:tcBorders>
              <w:top w:val="nil"/>
              <w:left w:val="nil"/>
              <w:bottom w:val="nil"/>
              <w:right w:val="nil"/>
            </w:tcBorders>
            <w:noWrap/>
            <w:vAlign w:val="bottom"/>
            <w:hideMark/>
          </w:tcPr>
          <w:p w14:paraId="624897F5" w14:textId="77777777" w:rsidR="00EE1DF4" w:rsidRPr="00C311AB" w:rsidRDefault="00EE1DF4" w:rsidP="000A3372">
            <w:pPr>
              <w:spacing w:line="240" w:lineRule="auto"/>
              <w:rPr>
                <w:ins w:id="6610" w:author="Alondra Vega Pacheco" w:date="2025-10-14T11:24:00Z" w16du:dateUtc="2025-10-14T16:24:00Z"/>
                <w:rFonts w:ascii="Times New Roman" w:hAnsi="Times New Roman"/>
                <w:color w:val="000000"/>
                <w:szCs w:val="24"/>
              </w:rPr>
            </w:pPr>
            <w:ins w:id="6611" w:author="Alondra Vega Pacheco" w:date="2025-10-14T11:24:00Z" w16du:dateUtc="2025-10-14T16:24:00Z">
              <w:r w:rsidRPr="00C311AB">
                <w:rPr>
                  <w:rFonts w:ascii="Times New Roman" w:hAnsi="Times New Roman"/>
                  <w:color w:val="000000"/>
                  <w:szCs w:val="24"/>
                </w:rPr>
                <w:t>Project Reporting</w:t>
              </w:r>
            </w:ins>
          </w:p>
        </w:tc>
        <w:tc>
          <w:tcPr>
            <w:tcW w:w="3956" w:type="dxa"/>
            <w:tcBorders>
              <w:top w:val="nil"/>
              <w:left w:val="nil"/>
              <w:bottom w:val="nil"/>
              <w:right w:val="nil"/>
            </w:tcBorders>
            <w:vAlign w:val="bottom"/>
            <w:hideMark/>
          </w:tcPr>
          <w:p w14:paraId="15FA79EF" w14:textId="77777777" w:rsidR="00EE1DF4" w:rsidRPr="00C311AB" w:rsidRDefault="00EE1DF4" w:rsidP="000A3372">
            <w:pPr>
              <w:spacing w:line="240" w:lineRule="auto"/>
              <w:rPr>
                <w:ins w:id="6612" w:author="Alondra Vega Pacheco" w:date="2025-10-14T11:24:00Z" w16du:dateUtc="2025-10-14T16:24:00Z"/>
                <w:rFonts w:ascii="Times New Roman" w:hAnsi="Times New Roman"/>
                <w:color w:val="000000"/>
                <w:szCs w:val="24"/>
              </w:rPr>
            </w:pPr>
            <w:ins w:id="6613" w:author="Alondra Vega Pacheco" w:date="2025-10-14T11:24:00Z" w16du:dateUtc="2025-10-14T16:24:00Z">
              <w:r w:rsidRPr="00C311AB">
                <w:rPr>
                  <w:rFonts w:ascii="Times New Roman" w:hAnsi="Times New Roman"/>
                  <w:color w:val="000000"/>
                  <w:szCs w:val="24"/>
                </w:rPr>
                <w:t>PMP decision on how reporting throughout the project will go.</w:t>
              </w:r>
            </w:ins>
          </w:p>
        </w:tc>
        <w:tc>
          <w:tcPr>
            <w:tcW w:w="3364" w:type="dxa"/>
            <w:tcBorders>
              <w:top w:val="nil"/>
              <w:left w:val="nil"/>
              <w:bottom w:val="nil"/>
              <w:right w:val="nil"/>
            </w:tcBorders>
            <w:vAlign w:val="bottom"/>
            <w:hideMark/>
          </w:tcPr>
          <w:p w14:paraId="452476D4" w14:textId="77777777" w:rsidR="00EE1DF4" w:rsidRPr="00C311AB" w:rsidRDefault="00EE1DF4" w:rsidP="000A3372">
            <w:pPr>
              <w:spacing w:line="240" w:lineRule="auto"/>
              <w:rPr>
                <w:ins w:id="6614" w:author="Alondra Vega Pacheco" w:date="2025-10-14T11:24:00Z" w16du:dateUtc="2025-10-14T16:24:00Z"/>
                <w:rFonts w:ascii="Times New Roman" w:hAnsi="Times New Roman"/>
                <w:color w:val="000000"/>
                <w:szCs w:val="24"/>
              </w:rPr>
            </w:pPr>
            <w:ins w:id="6615" w:author="Alondra Vega Pacheco" w:date="2025-10-14T11:24:00Z" w16du:dateUtc="2025-10-14T16:24:00Z">
              <w:r w:rsidRPr="00C311AB">
                <w:rPr>
                  <w:rFonts w:ascii="Times New Roman" w:hAnsi="Times New Roman"/>
                  <w:color w:val="000000"/>
                  <w:szCs w:val="24"/>
                </w:rPr>
                <w:t>A) Internal meetings, B) External Meetings, C) Cross Team Meetings, D) Ad-Hoc Meetings</w:t>
              </w:r>
            </w:ins>
          </w:p>
        </w:tc>
        <w:tc>
          <w:tcPr>
            <w:tcW w:w="3587" w:type="dxa"/>
            <w:tcBorders>
              <w:top w:val="nil"/>
              <w:left w:val="nil"/>
              <w:bottom w:val="nil"/>
              <w:right w:val="nil"/>
            </w:tcBorders>
            <w:vAlign w:val="bottom"/>
            <w:hideMark/>
          </w:tcPr>
          <w:p w14:paraId="22EF74EA" w14:textId="77777777" w:rsidR="00EE1DF4" w:rsidRPr="00C311AB" w:rsidRDefault="00EE1DF4" w:rsidP="000A3372">
            <w:pPr>
              <w:spacing w:line="240" w:lineRule="auto"/>
              <w:rPr>
                <w:ins w:id="6616" w:author="Alondra Vega Pacheco" w:date="2025-10-14T11:24:00Z" w16du:dateUtc="2025-10-14T16:24:00Z"/>
                <w:rFonts w:ascii="Times New Roman" w:hAnsi="Times New Roman"/>
                <w:color w:val="000000"/>
                <w:szCs w:val="24"/>
              </w:rPr>
            </w:pPr>
            <w:ins w:id="6617" w:author="Alondra Vega Pacheco" w:date="2025-10-14T11:24:00Z" w16du:dateUtc="2025-10-14T16:24:00Z">
              <w:r w:rsidRPr="00C311AB">
                <w:rPr>
                  <w:rFonts w:ascii="Times New Roman" w:hAnsi="Times New Roman"/>
                  <w:color w:val="000000"/>
                  <w:szCs w:val="24"/>
                </w:rPr>
                <w:t xml:space="preserve">Hybrid of all with A and B </w:t>
              </w:r>
              <w:proofErr w:type="gramStart"/>
              <w:r w:rsidRPr="00C311AB">
                <w:rPr>
                  <w:rFonts w:ascii="Times New Roman" w:hAnsi="Times New Roman"/>
                  <w:color w:val="000000"/>
                  <w:szCs w:val="24"/>
                </w:rPr>
                <w:t>being  reoccurring</w:t>
              </w:r>
              <w:proofErr w:type="gramEnd"/>
              <w:r w:rsidRPr="00C311AB">
                <w:rPr>
                  <w:rFonts w:ascii="Times New Roman" w:hAnsi="Times New Roman"/>
                  <w:color w:val="000000"/>
                  <w:szCs w:val="24"/>
                </w:rPr>
                <w:t xml:space="preserve"> scheduled and C &amp; D based on need.</w:t>
              </w:r>
            </w:ins>
          </w:p>
        </w:tc>
        <w:tc>
          <w:tcPr>
            <w:tcW w:w="3495" w:type="dxa"/>
            <w:tcBorders>
              <w:top w:val="nil"/>
              <w:left w:val="nil"/>
              <w:bottom w:val="nil"/>
              <w:right w:val="nil"/>
            </w:tcBorders>
            <w:vAlign w:val="bottom"/>
            <w:hideMark/>
          </w:tcPr>
          <w:p w14:paraId="5764FCF0" w14:textId="77777777" w:rsidR="00EE1DF4" w:rsidRPr="00C311AB" w:rsidRDefault="00EE1DF4" w:rsidP="000A3372">
            <w:pPr>
              <w:spacing w:line="240" w:lineRule="auto"/>
              <w:rPr>
                <w:ins w:id="6618" w:author="Alondra Vega Pacheco" w:date="2025-10-14T11:24:00Z" w16du:dateUtc="2025-10-14T16:24:00Z"/>
                <w:rFonts w:ascii="Times New Roman" w:hAnsi="Times New Roman"/>
                <w:color w:val="000000"/>
                <w:szCs w:val="24"/>
              </w:rPr>
            </w:pPr>
            <w:ins w:id="6619" w:author="Alondra Vega Pacheco" w:date="2025-10-14T11:24:00Z" w16du:dateUtc="2025-10-14T16:24:00Z">
              <w:r w:rsidRPr="00C311AB">
                <w:rPr>
                  <w:rFonts w:ascii="Times New Roman" w:hAnsi="Times New Roman"/>
                  <w:color w:val="000000"/>
                  <w:szCs w:val="24"/>
                </w:rPr>
                <w:t xml:space="preserve">Following guidance of PMP before and general team workflow so far in </w:t>
              </w:r>
              <w:proofErr w:type="spellStart"/>
              <w:r w:rsidRPr="00C311AB">
                <w:rPr>
                  <w:rFonts w:ascii="Times New Roman" w:hAnsi="Times New Roman"/>
                  <w:color w:val="000000"/>
                  <w:szCs w:val="24"/>
                </w:rPr>
                <w:t>proejct</w:t>
              </w:r>
              <w:proofErr w:type="spellEnd"/>
            </w:ins>
          </w:p>
        </w:tc>
        <w:tc>
          <w:tcPr>
            <w:tcW w:w="1142" w:type="dxa"/>
            <w:tcBorders>
              <w:top w:val="nil"/>
              <w:left w:val="nil"/>
              <w:bottom w:val="nil"/>
              <w:right w:val="nil"/>
            </w:tcBorders>
            <w:noWrap/>
            <w:vAlign w:val="bottom"/>
            <w:hideMark/>
          </w:tcPr>
          <w:p w14:paraId="58486B69" w14:textId="77777777" w:rsidR="00EE1DF4" w:rsidRPr="00C311AB" w:rsidRDefault="00EE1DF4" w:rsidP="000A3372">
            <w:pPr>
              <w:spacing w:line="240" w:lineRule="auto"/>
              <w:rPr>
                <w:ins w:id="6620" w:author="Alondra Vega Pacheco" w:date="2025-10-14T11:24:00Z" w16du:dateUtc="2025-10-14T16:24:00Z"/>
                <w:rFonts w:ascii="Times New Roman" w:hAnsi="Times New Roman"/>
                <w:color w:val="000000"/>
                <w:szCs w:val="24"/>
              </w:rPr>
            </w:pPr>
            <w:ins w:id="6621" w:author="Alondra Vega Pacheco" w:date="2025-10-14T11:24:00Z" w16du:dateUtc="2025-10-14T16:24:00Z">
              <w:r w:rsidRPr="00C311AB">
                <w:rPr>
                  <w:rFonts w:ascii="Times New Roman" w:hAnsi="Times New Roman"/>
                  <w:color w:val="000000"/>
                  <w:szCs w:val="24"/>
                </w:rPr>
                <w:t>Approved</w:t>
              </w:r>
            </w:ins>
          </w:p>
        </w:tc>
        <w:tc>
          <w:tcPr>
            <w:tcW w:w="2814" w:type="dxa"/>
            <w:tcBorders>
              <w:top w:val="nil"/>
              <w:left w:val="nil"/>
              <w:bottom w:val="nil"/>
              <w:right w:val="nil"/>
            </w:tcBorders>
            <w:vAlign w:val="bottom"/>
            <w:hideMark/>
          </w:tcPr>
          <w:p w14:paraId="6D4D8E62" w14:textId="77777777" w:rsidR="00EE1DF4" w:rsidRPr="00C311AB" w:rsidRDefault="00EE1DF4" w:rsidP="000A3372">
            <w:pPr>
              <w:spacing w:line="240" w:lineRule="auto"/>
              <w:rPr>
                <w:ins w:id="6622" w:author="Alondra Vega Pacheco" w:date="2025-10-14T11:24:00Z" w16du:dateUtc="2025-10-14T16:24:00Z"/>
                <w:rFonts w:ascii="Times New Roman" w:hAnsi="Times New Roman"/>
                <w:color w:val="000000"/>
                <w:szCs w:val="24"/>
              </w:rPr>
            </w:pPr>
            <w:ins w:id="6623" w:author="Alondra Vega Pacheco" w:date="2025-10-14T11:24:00Z" w16du:dateUtc="2025-10-14T16:24:00Z">
              <w:r w:rsidRPr="00C311AB">
                <w:rPr>
                  <w:rFonts w:ascii="Times New Roman" w:hAnsi="Times New Roman"/>
                  <w:color w:val="000000"/>
                  <w:szCs w:val="24"/>
                </w:rPr>
                <w:t>Governance/ Process</w:t>
              </w:r>
            </w:ins>
          </w:p>
        </w:tc>
        <w:tc>
          <w:tcPr>
            <w:tcW w:w="1230" w:type="dxa"/>
            <w:tcBorders>
              <w:top w:val="nil"/>
              <w:left w:val="nil"/>
              <w:bottom w:val="nil"/>
              <w:right w:val="single" w:sz="4" w:space="0" w:color="000000"/>
            </w:tcBorders>
            <w:noWrap/>
            <w:vAlign w:val="bottom"/>
            <w:hideMark/>
          </w:tcPr>
          <w:p w14:paraId="535C2D60" w14:textId="77777777" w:rsidR="00EE1DF4" w:rsidRPr="00C311AB" w:rsidRDefault="00EE1DF4" w:rsidP="000A3372">
            <w:pPr>
              <w:spacing w:line="240" w:lineRule="auto"/>
              <w:rPr>
                <w:ins w:id="6624" w:author="Alondra Vega Pacheco" w:date="2025-10-14T11:24:00Z" w16du:dateUtc="2025-10-14T16:24:00Z"/>
                <w:rFonts w:ascii="Calibri" w:hAnsi="Calibri" w:cs="Calibri"/>
                <w:color w:val="000000"/>
                <w:szCs w:val="24"/>
              </w:rPr>
            </w:pPr>
            <w:ins w:id="6625" w:author="Alondra Vega Pacheco" w:date="2025-10-14T11:24:00Z" w16du:dateUtc="2025-10-14T16:24:00Z">
              <w:r w:rsidRPr="00C311AB">
                <w:rPr>
                  <w:rFonts w:ascii="Calibri" w:hAnsi="Calibri" w:cs="Calibri"/>
                  <w:color w:val="000000"/>
                  <w:szCs w:val="24"/>
                </w:rPr>
                <w:t xml:space="preserve">Mitchell </w:t>
              </w:r>
            </w:ins>
          </w:p>
        </w:tc>
      </w:tr>
      <w:tr w:rsidR="00EE1DF4" w:rsidRPr="00C311AB" w14:paraId="51BABAA9" w14:textId="77777777" w:rsidTr="000A3372">
        <w:trPr>
          <w:trHeight w:val="885"/>
          <w:ins w:id="6626"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15DA7922" w14:textId="77777777" w:rsidR="00EE1DF4" w:rsidRPr="00C311AB" w:rsidRDefault="00EE1DF4" w:rsidP="000A3372">
            <w:pPr>
              <w:spacing w:line="240" w:lineRule="auto"/>
              <w:rPr>
                <w:ins w:id="6627" w:author="Alondra Vega Pacheco" w:date="2025-10-14T11:24:00Z" w16du:dateUtc="2025-10-14T16:24:00Z"/>
                <w:rFonts w:ascii="Aptos Narrow" w:hAnsi="Aptos Narrow"/>
                <w:color w:val="000000"/>
                <w:sz w:val="22"/>
                <w:szCs w:val="22"/>
              </w:rPr>
            </w:pPr>
            <w:ins w:id="6628" w:author="Alondra Vega Pacheco" w:date="2025-10-14T11:24:00Z" w16du:dateUtc="2025-10-14T16:24:00Z">
              <w:r w:rsidRPr="00C311AB">
                <w:rPr>
                  <w:rFonts w:ascii="Aptos Narrow" w:hAnsi="Aptos Narrow"/>
                  <w:color w:val="000000"/>
                  <w:sz w:val="22"/>
                  <w:szCs w:val="22"/>
                </w:rPr>
                <w:t>A</w:t>
              </w:r>
            </w:ins>
          </w:p>
        </w:tc>
        <w:tc>
          <w:tcPr>
            <w:tcW w:w="1440" w:type="dxa"/>
            <w:tcBorders>
              <w:top w:val="nil"/>
              <w:left w:val="nil"/>
              <w:bottom w:val="nil"/>
              <w:right w:val="nil"/>
            </w:tcBorders>
            <w:shd w:val="clear" w:color="C0E6F5" w:fill="C0E6F5"/>
            <w:noWrap/>
            <w:vAlign w:val="bottom"/>
            <w:hideMark/>
          </w:tcPr>
          <w:p w14:paraId="7965D069" w14:textId="77777777" w:rsidR="00EE1DF4" w:rsidRPr="00C311AB" w:rsidRDefault="00EE1DF4" w:rsidP="000A3372">
            <w:pPr>
              <w:spacing w:line="240" w:lineRule="auto"/>
              <w:rPr>
                <w:ins w:id="6629" w:author="Alondra Vega Pacheco" w:date="2025-10-14T11:24:00Z" w16du:dateUtc="2025-10-14T16:24:00Z"/>
                <w:rFonts w:ascii="Times New Roman" w:hAnsi="Times New Roman"/>
                <w:color w:val="000000"/>
                <w:szCs w:val="24"/>
              </w:rPr>
            </w:pPr>
            <w:ins w:id="6630" w:author="Alondra Vega Pacheco" w:date="2025-10-14T11:24:00Z" w16du:dateUtc="2025-10-14T16:24:00Z">
              <w:r w:rsidRPr="00C311AB">
                <w:rPr>
                  <w:rFonts w:ascii="Times New Roman" w:hAnsi="Times New Roman"/>
                  <w:color w:val="000000"/>
                  <w:szCs w:val="24"/>
                </w:rPr>
                <w:t>D-M1-012</w:t>
              </w:r>
            </w:ins>
          </w:p>
        </w:tc>
        <w:tc>
          <w:tcPr>
            <w:tcW w:w="1823" w:type="dxa"/>
            <w:tcBorders>
              <w:top w:val="nil"/>
              <w:left w:val="nil"/>
              <w:bottom w:val="nil"/>
              <w:right w:val="nil"/>
            </w:tcBorders>
            <w:shd w:val="clear" w:color="C0E6F5" w:fill="C0E6F5"/>
            <w:noWrap/>
            <w:vAlign w:val="bottom"/>
            <w:hideMark/>
          </w:tcPr>
          <w:p w14:paraId="51F93BC9" w14:textId="77777777" w:rsidR="00EE1DF4" w:rsidRPr="00C311AB" w:rsidRDefault="00EE1DF4" w:rsidP="000A3372">
            <w:pPr>
              <w:spacing w:line="240" w:lineRule="auto"/>
              <w:jc w:val="right"/>
              <w:rPr>
                <w:ins w:id="6631" w:author="Alondra Vega Pacheco" w:date="2025-10-14T11:24:00Z" w16du:dateUtc="2025-10-14T16:24:00Z"/>
                <w:rFonts w:ascii="Times New Roman" w:hAnsi="Times New Roman"/>
                <w:color w:val="000000"/>
                <w:szCs w:val="24"/>
              </w:rPr>
            </w:pPr>
            <w:ins w:id="6632" w:author="Alondra Vega Pacheco" w:date="2025-10-14T11:24:00Z" w16du:dateUtc="2025-10-14T16:24:00Z">
              <w:r w:rsidRPr="00C311AB">
                <w:rPr>
                  <w:rFonts w:ascii="Times New Roman" w:hAnsi="Times New Roman"/>
                  <w:color w:val="000000"/>
                  <w:szCs w:val="24"/>
                </w:rPr>
                <w:t>8/21/2025</w:t>
              </w:r>
            </w:ins>
          </w:p>
        </w:tc>
        <w:tc>
          <w:tcPr>
            <w:tcW w:w="3889" w:type="dxa"/>
            <w:tcBorders>
              <w:top w:val="nil"/>
              <w:left w:val="nil"/>
              <w:bottom w:val="nil"/>
              <w:right w:val="nil"/>
            </w:tcBorders>
            <w:shd w:val="clear" w:color="C0E6F5" w:fill="C0E6F5"/>
            <w:noWrap/>
            <w:vAlign w:val="bottom"/>
            <w:hideMark/>
          </w:tcPr>
          <w:p w14:paraId="617780BC" w14:textId="77777777" w:rsidR="00EE1DF4" w:rsidRPr="00C311AB" w:rsidRDefault="00EE1DF4" w:rsidP="000A3372">
            <w:pPr>
              <w:spacing w:line="240" w:lineRule="auto"/>
              <w:rPr>
                <w:ins w:id="6633" w:author="Alondra Vega Pacheco" w:date="2025-10-14T11:24:00Z" w16du:dateUtc="2025-10-14T16:24:00Z"/>
                <w:rFonts w:ascii="Times New Roman" w:hAnsi="Times New Roman"/>
                <w:color w:val="000000"/>
                <w:szCs w:val="24"/>
              </w:rPr>
            </w:pPr>
            <w:ins w:id="6634" w:author="Alondra Vega Pacheco" w:date="2025-10-14T11:24:00Z" w16du:dateUtc="2025-10-14T16:24:00Z">
              <w:r w:rsidRPr="00C311AB">
                <w:rPr>
                  <w:rFonts w:ascii="Times New Roman" w:hAnsi="Times New Roman"/>
                  <w:color w:val="000000"/>
                  <w:szCs w:val="24"/>
                </w:rPr>
                <w:t>Project Monitoring</w:t>
              </w:r>
            </w:ins>
          </w:p>
        </w:tc>
        <w:tc>
          <w:tcPr>
            <w:tcW w:w="3956" w:type="dxa"/>
            <w:tcBorders>
              <w:top w:val="nil"/>
              <w:left w:val="nil"/>
              <w:bottom w:val="nil"/>
              <w:right w:val="nil"/>
            </w:tcBorders>
            <w:shd w:val="clear" w:color="C0E6F5" w:fill="C0E6F5"/>
            <w:vAlign w:val="bottom"/>
            <w:hideMark/>
          </w:tcPr>
          <w:p w14:paraId="409289A8" w14:textId="77777777" w:rsidR="00EE1DF4" w:rsidRPr="00C311AB" w:rsidRDefault="00EE1DF4" w:rsidP="000A3372">
            <w:pPr>
              <w:spacing w:line="240" w:lineRule="auto"/>
              <w:rPr>
                <w:ins w:id="6635" w:author="Alondra Vega Pacheco" w:date="2025-10-14T11:24:00Z" w16du:dateUtc="2025-10-14T16:24:00Z"/>
                <w:rFonts w:ascii="Times New Roman" w:hAnsi="Times New Roman"/>
                <w:color w:val="000000"/>
                <w:szCs w:val="24"/>
              </w:rPr>
            </w:pPr>
            <w:ins w:id="6636" w:author="Alondra Vega Pacheco" w:date="2025-10-14T11:24:00Z" w16du:dateUtc="2025-10-14T16:24:00Z">
              <w:r w:rsidRPr="00C311AB">
                <w:rPr>
                  <w:rFonts w:ascii="Times New Roman" w:hAnsi="Times New Roman"/>
                  <w:color w:val="000000"/>
                  <w:szCs w:val="24"/>
                </w:rPr>
                <w:t xml:space="preserve">PMP </w:t>
              </w:r>
              <w:proofErr w:type="spellStart"/>
              <w:r w:rsidRPr="00C311AB">
                <w:rPr>
                  <w:rFonts w:ascii="Times New Roman" w:hAnsi="Times New Roman"/>
                  <w:color w:val="000000"/>
                  <w:szCs w:val="24"/>
                </w:rPr>
                <w:t>decison</w:t>
              </w:r>
              <w:proofErr w:type="spellEnd"/>
              <w:r w:rsidRPr="00C311AB">
                <w:rPr>
                  <w:rFonts w:ascii="Times New Roman" w:hAnsi="Times New Roman"/>
                  <w:color w:val="000000"/>
                  <w:szCs w:val="24"/>
                </w:rPr>
                <w:t xml:space="preserve"> on how monitoring throughout the </w:t>
              </w:r>
              <w:proofErr w:type="spellStart"/>
              <w:r w:rsidRPr="00C311AB">
                <w:rPr>
                  <w:rFonts w:ascii="Times New Roman" w:hAnsi="Times New Roman"/>
                  <w:color w:val="000000"/>
                  <w:szCs w:val="24"/>
                </w:rPr>
                <w:t>proejct</w:t>
              </w:r>
              <w:proofErr w:type="spellEnd"/>
              <w:r w:rsidRPr="00C311AB">
                <w:rPr>
                  <w:rFonts w:ascii="Times New Roman" w:hAnsi="Times New Roman"/>
                  <w:color w:val="000000"/>
                  <w:szCs w:val="24"/>
                </w:rPr>
                <w:t xml:space="preserve"> will go.</w:t>
              </w:r>
            </w:ins>
          </w:p>
        </w:tc>
        <w:tc>
          <w:tcPr>
            <w:tcW w:w="3364" w:type="dxa"/>
            <w:tcBorders>
              <w:top w:val="nil"/>
              <w:left w:val="nil"/>
              <w:bottom w:val="nil"/>
              <w:right w:val="nil"/>
            </w:tcBorders>
            <w:shd w:val="clear" w:color="C0E6F5" w:fill="C0E6F5"/>
            <w:vAlign w:val="bottom"/>
            <w:hideMark/>
          </w:tcPr>
          <w:p w14:paraId="50B7D84F" w14:textId="77777777" w:rsidR="00EE1DF4" w:rsidRPr="00C311AB" w:rsidRDefault="00EE1DF4" w:rsidP="000A3372">
            <w:pPr>
              <w:spacing w:line="240" w:lineRule="auto"/>
              <w:rPr>
                <w:ins w:id="6637" w:author="Alondra Vega Pacheco" w:date="2025-10-14T11:24:00Z" w16du:dateUtc="2025-10-14T16:24:00Z"/>
                <w:rFonts w:ascii="Times New Roman" w:hAnsi="Times New Roman"/>
                <w:color w:val="000000"/>
                <w:szCs w:val="24"/>
              </w:rPr>
            </w:pPr>
            <w:ins w:id="6638" w:author="Alondra Vega Pacheco" w:date="2025-10-14T11:24:00Z" w16du:dateUtc="2025-10-14T16:24:00Z">
              <w:r w:rsidRPr="00C311AB">
                <w:rPr>
                  <w:rFonts w:ascii="Times New Roman" w:hAnsi="Times New Roman"/>
                  <w:color w:val="000000"/>
                  <w:szCs w:val="24"/>
                </w:rPr>
                <w:t xml:space="preserve">A) CI/CD, B) Automated Testing and Dashboards, C) </w:t>
              </w:r>
              <w:proofErr w:type="spellStart"/>
              <w:r w:rsidRPr="00C311AB">
                <w:rPr>
                  <w:rFonts w:ascii="Times New Roman" w:hAnsi="Times New Roman"/>
                  <w:color w:val="000000"/>
                  <w:szCs w:val="24"/>
                </w:rPr>
                <w:t>Reoccuring</w:t>
              </w:r>
              <w:proofErr w:type="spellEnd"/>
              <w:r w:rsidRPr="00C311AB">
                <w:rPr>
                  <w:rFonts w:ascii="Times New Roman" w:hAnsi="Times New Roman"/>
                  <w:color w:val="000000"/>
                  <w:szCs w:val="24"/>
                </w:rPr>
                <w:t xml:space="preserve"> </w:t>
              </w:r>
              <w:proofErr w:type="spellStart"/>
              <w:r w:rsidRPr="00C311AB">
                <w:rPr>
                  <w:rFonts w:ascii="Times New Roman" w:hAnsi="Times New Roman"/>
                  <w:color w:val="000000"/>
                  <w:szCs w:val="24"/>
                </w:rPr>
                <w:t>meetingas</w:t>
              </w:r>
              <w:proofErr w:type="spellEnd"/>
              <w:r w:rsidRPr="00C311AB">
                <w:rPr>
                  <w:rFonts w:ascii="Times New Roman" w:hAnsi="Times New Roman"/>
                  <w:color w:val="000000"/>
                  <w:szCs w:val="24"/>
                </w:rPr>
                <w:t xml:space="preserve"> and reviews.</w:t>
              </w:r>
            </w:ins>
          </w:p>
        </w:tc>
        <w:tc>
          <w:tcPr>
            <w:tcW w:w="3587" w:type="dxa"/>
            <w:tcBorders>
              <w:top w:val="nil"/>
              <w:left w:val="nil"/>
              <w:bottom w:val="nil"/>
              <w:right w:val="nil"/>
            </w:tcBorders>
            <w:shd w:val="clear" w:color="C0E6F5" w:fill="C0E6F5"/>
            <w:vAlign w:val="bottom"/>
            <w:hideMark/>
          </w:tcPr>
          <w:p w14:paraId="37F22637" w14:textId="77777777" w:rsidR="00EE1DF4" w:rsidRPr="00C311AB" w:rsidRDefault="00EE1DF4" w:rsidP="000A3372">
            <w:pPr>
              <w:spacing w:line="240" w:lineRule="auto"/>
              <w:rPr>
                <w:ins w:id="6639" w:author="Alondra Vega Pacheco" w:date="2025-10-14T11:24:00Z" w16du:dateUtc="2025-10-14T16:24:00Z"/>
                <w:rFonts w:ascii="Times New Roman" w:hAnsi="Times New Roman"/>
                <w:color w:val="000000"/>
                <w:szCs w:val="24"/>
              </w:rPr>
            </w:pPr>
            <w:ins w:id="6640" w:author="Alondra Vega Pacheco" w:date="2025-10-14T11:24:00Z" w16du:dateUtc="2025-10-14T16:24:00Z">
              <w:r w:rsidRPr="00C311AB">
                <w:rPr>
                  <w:rFonts w:ascii="Times New Roman" w:hAnsi="Times New Roman"/>
                  <w:color w:val="000000"/>
                  <w:szCs w:val="24"/>
                </w:rPr>
                <w:t xml:space="preserve">Hybrid of all with A and B </w:t>
              </w:r>
              <w:proofErr w:type="spellStart"/>
              <w:r w:rsidRPr="00C311AB">
                <w:rPr>
                  <w:rFonts w:ascii="Times New Roman" w:hAnsi="Times New Roman"/>
                  <w:color w:val="000000"/>
                  <w:szCs w:val="24"/>
                </w:rPr>
                <w:t>autonomus</w:t>
              </w:r>
              <w:proofErr w:type="spellEnd"/>
              <w:r w:rsidRPr="00C311AB">
                <w:rPr>
                  <w:rFonts w:ascii="Times New Roman" w:hAnsi="Times New Roman"/>
                  <w:color w:val="000000"/>
                  <w:szCs w:val="24"/>
                </w:rPr>
                <w:t xml:space="preserve"> and C being </w:t>
              </w:r>
              <w:proofErr w:type="gramStart"/>
              <w:r w:rsidRPr="00C311AB">
                <w:rPr>
                  <w:rFonts w:ascii="Times New Roman" w:hAnsi="Times New Roman"/>
                  <w:color w:val="000000"/>
                  <w:szCs w:val="24"/>
                </w:rPr>
                <w:t>reoccurring</w:t>
              </w:r>
              <w:proofErr w:type="gramEnd"/>
              <w:r w:rsidRPr="00C311AB">
                <w:rPr>
                  <w:rFonts w:ascii="Times New Roman" w:hAnsi="Times New Roman"/>
                  <w:color w:val="000000"/>
                  <w:szCs w:val="24"/>
                </w:rPr>
                <w:t xml:space="preserve"> and built into project reporting as well.</w:t>
              </w:r>
            </w:ins>
          </w:p>
        </w:tc>
        <w:tc>
          <w:tcPr>
            <w:tcW w:w="3495" w:type="dxa"/>
            <w:tcBorders>
              <w:top w:val="nil"/>
              <w:left w:val="nil"/>
              <w:bottom w:val="nil"/>
              <w:right w:val="nil"/>
            </w:tcBorders>
            <w:shd w:val="clear" w:color="C0E6F5" w:fill="C0E6F5"/>
            <w:vAlign w:val="bottom"/>
            <w:hideMark/>
          </w:tcPr>
          <w:p w14:paraId="5FB0EBD0" w14:textId="77777777" w:rsidR="00EE1DF4" w:rsidRPr="00C311AB" w:rsidRDefault="00EE1DF4" w:rsidP="000A3372">
            <w:pPr>
              <w:spacing w:line="240" w:lineRule="auto"/>
              <w:rPr>
                <w:ins w:id="6641" w:author="Alondra Vega Pacheco" w:date="2025-10-14T11:24:00Z" w16du:dateUtc="2025-10-14T16:24:00Z"/>
                <w:rFonts w:ascii="Times New Roman" w:hAnsi="Times New Roman"/>
                <w:color w:val="000000"/>
                <w:szCs w:val="24"/>
              </w:rPr>
            </w:pPr>
            <w:ins w:id="6642" w:author="Alondra Vega Pacheco" w:date="2025-10-14T11:24:00Z" w16du:dateUtc="2025-10-14T16:24:00Z">
              <w:r w:rsidRPr="00C311AB">
                <w:rPr>
                  <w:rFonts w:ascii="Times New Roman" w:hAnsi="Times New Roman"/>
                  <w:color w:val="000000"/>
                  <w:szCs w:val="24"/>
                </w:rPr>
                <w:t xml:space="preserve">Following guidance of PMP before and general team workflow so far in </w:t>
              </w:r>
              <w:proofErr w:type="spellStart"/>
              <w:r w:rsidRPr="00C311AB">
                <w:rPr>
                  <w:rFonts w:ascii="Times New Roman" w:hAnsi="Times New Roman"/>
                  <w:color w:val="000000"/>
                  <w:szCs w:val="24"/>
                </w:rPr>
                <w:t>proejct</w:t>
              </w:r>
              <w:proofErr w:type="spellEnd"/>
            </w:ins>
          </w:p>
        </w:tc>
        <w:tc>
          <w:tcPr>
            <w:tcW w:w="1142" w:type="dxa"/>
            <w:tcBorders>
              <w:top w:val="nil"/>
              <w:left w:val="nil"/>
              <w:bottom w:val="nil"/>
              <w:right w:val="nil"/>
            </w:tcBorders>
            <w:shd w:val="clear" w:color="C0E6F5" w:fill="C0E6F5"/>
            <w:noWrap/>
            <w:vAlign w:val="bottom"/>
            <w:hideMark/>
          </w:tcPr>
          <w:p w14:paraId="2153709E" w14:textId="77777777" w:rsidR="00EE1DF4" w:rsidRPr="00C311AB" w:rsidRDefault="00EE1DF4" w:rsidP="000A3372">
            <w:pPr>
              <w:spacing w:line="240" w:lineRule="auto"/>
              <w:rPr>
                <w:ins w:id="6643" w:author="Alondra Vega Pacheco" w:date="2025-10-14T11:24:00Z" w16du:dateUtc="2025-10-14T16:24:00Z"/>
                <w:rFonts w:ascii="Times New Roman" w:hAnsi="Times New Roman"/>
                <w:color w:val="000000"/>
                <w:szCs w:val="24"/>
              </w:rPr>
            </w:pPr>
            <w:ins w:id="6644" w:author="Alondra Vega Pacheco" w:date="2025-10-14T11:24:00Z" w16du:dateUtc="2025-10-14T16:24:00Z">
              <w:r w:rsidRPr="00C311AB">
                <w:rPr>
                  <w:rFonts w:ascii="Times New Roman" w:hAnsi="Times New Roman"/>
                  <w:color w:val="000000"/>
                  <w:szCs w:val="24"/>
                </w:rPr>
                <w:t>Approved</w:t>
              </w:r>
            </w:ins>
          </w:p>
        </w:tc>
        <w:tc>
          <w:tcPr>
            <w:tcW w:w="2814" w:type="dxa"/>
            <w:tcBorders>
              <w:top w:val="nil"/>
              <w:left w:val="nil"/>
              <w:bottom w:val="nil"/>
              <w:right w:val="nil"/>
            </w:tcBorders>
            <w:shd w:val="clear" w:color="C0E6F5" w:fill="C0E6F5"/>
            <w:vAlign w:val="bottom"/>
            <w:hideMark/>
          </w:tcPr>
          <w:p w14:paraId="19142003" w14:textId="77777777" w:rsidR="00EE1DF4" w:rsidRPr="00C311AB" w:rsidRDefault="00EE1DF4" w:rsidP="000A3372">
            <w:pPr>
              <w:spacing w:line="240" w:lineRule="auto"/>
              <w:rPr>
                <w:ins w:id="6645" w:author="Alondra Vega Pacheco" w:date="2025-10-14T11:24:00Z" w16du:dateUtc="2025-10-14T16:24:00Z"/>
                <w:rFonts w:ascii="Times New Roman" w:hAnsi="Times New Roman"/>
                <w:color w:val="000000"/>
                <w:szCs w:val="24"/>
              </w:rPr>
            </w:pPr>
            <w:ins w:id="6646" w:author="Alondra Vega Pacheco" w:date="2025-10-14T11:24:00Z" w16du:dateUtc="2025-10-14T16:24:00Z">
              <w:r w:rsidRPr="00C311AB">
                <w:rPr>
                  <w:rFonts w:ascii="Times New Roman" w:hAnsi="Times New Roman"/>
                  <w:color w:val="000000"/>
                  <w:szCs w:val="24"/>
                </w:rPr>
                <w:t>Governance/ Process</w:t>
              </w:r>
            </w:ins>
          </w:p>
        </w:tc>
        <w:tc>
          <w:tcPr>
            <w:tcW w:w="1230" w:type="dxa"/>
            <w:tcBorders>
              <w:top w:val="nil"/>
              <w:left w:val="nil"/>
              <w:bottom w:val="nil"/>
              <w:right w:val="single" w:sz="4" w:space="0" w:color="000000"/>
            </w:tcBorders>
            <w:shd w:val="clear" w:color="C0E6F5" w:fill="C0E6F5"/>
            <w:noWrap/>
            <w:vAlign w:val="bottom"/>
            <w:hideMark/>
          </w:tcPr>
          <w:p w14:paraId="341CD8ED" w14:textId="77777777" w:rsidR="00EE1DF4" w:rsidRPr="00C311AB" w:rsidRDefault="00EE1DF4" w:rsidP="000A3372">
            <w:pPr>
              <w:spacing w:line="240" w:lineRule="auto"/>
              <w:rPr>
                <w:ins w:id="6647" w:author="Alondra Vega Pacheco" w:date="2025-10-14T11:24:00Z" w16du:dateUtc="2025-10-14T16:24:00Z"/>
                <w:rFonts w:ascii="Calibri" w:hAnsi="Calibri" w:cs="Calibri"/>
                <w:color w:val="000000"/>
                <w:szCs w:val="24"/>
              </w:rPr>
            </w:pPr>
            <w:ins w:id="6648" w:author="Alondra Vega Pacheco" w:date="2025-10-14T11:24:00Z" w16du:dateUtc="2025-10-14T16:24:00Z">
              <w:r w:rsidRPr="00C311AB">
                <w:rPr>
                  <w:rFonts w:ascii="Calibri" w:hAnsi="Calibri" w:cs="Calibri"/>
                  <w:color w:val="000000"/>
                  <w:szCs w:val="24"/>
                </w:rPr>
                <w:t xml:space="preserve">Mitchell </w:t>
              </w:r>
            </w:ins>
          </w:p>
        </w:tc>
      </w:tr>
      <w:tr w:rsidR="00EE1DF4" w:rsidRPr="00C311AB" w14:paraId="183CDED9" w14:textId="77777777" w:rsidTr="000A3372">
        <w:trPr>
          <w:trHeight w:val="885"/>
          <w:ins w:id="6649"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0397D8F0" w14:textId="77777777" w:rsidR="00EE1DF4" w:rsidRPr="00C311AB" w:rsidRDefault="00EE1DF4" w:rsidP="000A3372">
            <w:pPr>
              <w:spacing w:line="240" w:lineRule="auto"/>
              <w:rPr>
                <w:ins w:id="6650" w:author="Alondra Vega Pacheco" w:date="2025-10-14T11:24:00Z" w16du:dateUtc="2025-10-14T16:24:00Z"/>
                <w:rFonts w:ascii="Aptos Narrow" w:hAnsi="Aptos Narrow"/>
                <w:color w:val="000000"/>
                <w:sz w:val="22"/>
                <w:szCs w:val="22"/>
              </w:rPr>
            </w:pPr>
            <w:ins w:id="6651" w:author="Alondra Vega Pacheco" w:date="2025-10-14T11:24:00Z" w16du:dateUtc="2025-10-14T16:24:00Z">
              <w:r w:rsidRPr="00C311AB">
                <w:rPr>
                  <w:rFonts w:ascii="Aptos Narrow" w:hAnsi="Aptos Narrow"/>
                  <w:color w:val="000000"/>
                  <w:sz w:val="22"/>
                  <w:szCs w:val="22"/>
                </w:rPr>
                <w:t>A</w:t>
              </w:r>
            </w:ins>
          </w:p>
        </w:tc>
        <w:tc>
          <w:tcPr>
            <w:tcW w:w="1440" w:type="dxa"/>
            <w:tcBorders>
              <w:top w:val="nil"/>
              <w:left w:val="nil"/>
              <w:bottom w:val="nil"/>
              <w:right w:val="nil"/>
            </w:tcBorders>
            <w:noWrap/>
            <w:vAlign w:val="bottom"/>
            <w:hideMark/>
          </w:tcPr>
          <w:p w14:paraId="736A261B" w14:textId="77777777" w:rsidR="00EE1DF4" w:rsidRPr="00C311AB" w:rsidRDefault="00EE1DF4" w:rsidP="000A3372">
            <w:pPr>
              <w:spacing w:line="240" w:lineRule="auto"/>
              <w:rPr>
                <w:ins w:id="6652" w:author="Alondra Vega Pacheco" w:date="2025-10-14T11:24:00Z" w16du:dateUtc="2025-10-14T16:24:00Z"/>
                <w:rFonts w:ascii="Times New Roman" w:hAnsi="Times New Roman"/>
                <w:color w:val="000000"/>
                <w:szCs w:val="24"/>
              </w:rPr>
            </w:pPr>
            <w:ins w:id="6653" w:author="Alondra Vega Pacheco" w:date="2025-10-14T11:24:00Z" w16du:dateUtc="2025-10-14T16:24:00Z">
              <w:r w:rsidRPr="00C311AB">
                <w:rPr>
                  <w:rFonts w:ascii="Times New Roman" w:hAnsi="Times New Roman"/>
                  <w:color w:val="000000"/>
                  <w:szCs w:val="24"/>
                </w:rPr>
                <w:t>D-M1-013</w:t>
              </w:r>
            </w:ins>
          </w:p>
        </w:tc>
        <w:tc>
          <w:tcPr>
            <w:tcW w:w="1823" w:type="dxa"/>
            <w:tcBorders>
              <w:top w:val="nil"/>
              <w:left w:val="nil"/>
              <w:bottom w:val="nil"/>
              <w:right w:val="nil"/>
            </w:tcBorders>
            <w:noWrap/>
            <w:vAlign w:val="bottom"/>
            <w:hideMark/>
          </w:tcPr>
          <w:p w14:paraId="4A44DF7B" w14:textId="77777777" w:rsidR="00EE1DF4" w:rsidRPr="00C311AB" w:rsidRDefault="00EE1DF4" w:rsidP="000A3372">
            <w:pPr>
              <w:spacing w:line="240" w:lineRule="auto"/>
              <w:jc w:val="right"/>
              <w:rPr>
                <w:ins w:id="6654" w:author="Alondra Vega Pacheco" w:date="2025-10-14T11:24:00Z" w16du:dateUtc="2025-10-14T16:24:00Z"/>
                <w:rFonts w:ascii="Times New Roman" w:hAnsi="Times New Roman"/>
                <w:color w:val="000000"/>
                <w:szCs w:val="24"/>
              </w:rPr>
            </w:pPr>
            <w:ins w:id="6655" w:author="Alondra Vega Pacheco" w:date="2025-10-14T11:24:00Z" w16du:dateUtc="2025-10-14T16:24:00Z">
              <w:r w:rsidRPr="00C311AB">
                <w:rPr>
                  <w:rFonts w:ascii="Times New Roman" w:hAnsi="Times New Roman"/>
                  <w:color w:val="000000"/>
                  <w:szCs w:val="24"/>
                </w:rPr>
                <w:t>8/26/2025</w:t>
              </w:r>
            </w:ins>
          </w:p>
        </w:tc>
        <w:tc>
          <w:tcPr>
            <w:tcW w:w="3889" w:type="dxa"/>
            <w:tcBorders>
              <w:top w:val="nil"/>
              <w:left w:val="nil"/>
              <w:bottom w:val="nil"/>
              <w:right w:val="nil"/>
            </w:tcBorders>
            <w:noWrap/>
            <w:vAlign w:val="bottom"/>
            <w:hideMark/>
          </w:tcPr>
          <w:p w14:paraId="4F3E4D52" w14:textId="77777777" w:rsidR="00EE1DF4" w:rsidRPr="00C311AB" w:rsidRDefault="00EE1DF4" w:rsidP="000A3372">
            <w:pPr>
              <w:spacing w:line="240" w:lineRule="auto"/>
              <w:rPr>
                <w:ins w:id="6656" w:author="Alondra Vega Pacheco" w:date="2025-10-14T11:24:00Z" w16du:dateUtc="2025-10-14T16:24:00Z"/>
                <w:rFonts w:ascii="Times New Roman" w:hAnsi="Times New Roman"/>
                <w:color w:val="000000"/>
                <w:szCs w:val="24"/>
              </w:rPr>
            </w:pPr>
            <w:ins w:id="6657" w:author="Alondra Vega Pacheco" w:date="2025-10-14T11:24:00Z" w16du:dateUtc="2025-10-14T16:24:00Z">
              <w:r w:rsidRPr="00C311AB">
                <w:rPr>
                  <w:rFonts w:ascii="Times New Roman" w:hAnsi="Times New Roman"/>
                  <w:color w:val="000000"/>
                  <w:szCs w:val="24"/>
                </w:rPr>
                <w:t>Bring the professor in</w:t>
              </w:r>
            </w:ins>
          </w:p>
        </w:tc>
        <w:tc>
          <w:tcPr>
            <w:tcW w:w="3956" w:type="dxa"/>
            <w:tcBorders>
              <w:top w:val="nil"/>
              <w:left w:val="nil"/>
              <w:bottom w:val="nil"/>
              <w:right w:val="nil"/>
            </w:tcBorders>
            <w:vAlign w:val="bottom"/>
            <w:hideMark/>
          </w:tcPr>
          <w:p w14:paraId="24292240" w14:textId="77777777" w:rsidR="00EE1DF4" w:rsidRPr="00C311AB" w:rsidRDefault="00EE1DF4" w:rsidP="000A3372">
            <w:pPr>
              <w:spacing w:line="240" w:lineRule="auto"/>
              <w:rPr>
                <w:ins w:id="6658" w:author="Alondra Vega Pacheco" w:date="2025-10-14T11:24:00Z" w16du:dateUtc="2025-10-14T16:24:00Z"/>
                <w:rFonts w:ascii="Times New Roman" w:hAnsi="Times New Roman"/>
                <w:color w:val="000000"/>
                <w:szCs w:val="24"/>
              </w:rPr>
            </w:pPr>
            <w:ins w:id="6659" w:author="Alondra Vega Pacheco" w:date="2025-10-14T11:24:00Z" w16du:dateUtc="2025-10-14T16:24:00Z">
              <w:r w:rsidRPr="00C311AB">
                <w:rPr>
                  <w:rFonts w:ascii="Times New Roman" w:hAnsi="Times New Roman"/>
                  <w:color w:val="000000"/>
                  <w:szCs w:val="24"/>
                </w:rPr>
                <w:t xml:space="preserve">There is a lot of unclear communication between </w:t>
              </w:r>
              <w:proofErr w:type="gramStart"/>
              <w:r w:rsidRPr="00C311AB">
                <w:rPr>
                  <w:rFonts w:ascii="Times New Roman" w:hAnsi="Times New Roman"/>
                  <w:color w:val="000000"/>
                  <w:szCs w:val="24"/>
                </w:rPr>
                <w:t>client</w:t>
              </w:r>
              <w:proofErr w:type="gramEnd"/>
              <w:r w:rsidRPr="00C311AB">
                <w:rPr>
                  <w:rFonts w:ascii="Times New Roman" w:hAnsi="Times New Roman"/>
                  <w:color w:val="000000"/>
                  <w:szCs w:val="24"/>
                </w:rPr>
                <w:t xml:space="preserve"> and TL and PM.</w:t>
              </w:r>
            </w:ins>
          </w:p>
        </w:tc>
        <w:tc>
          <w:tcPr>
            <w:tcW w:w="3364" w:type="dxa"/>
            <w:tcBorders>
              <w:top w:val="nil"/>
              <w:left w:val="nil"/>
              <w:bottom w:val="nil"/>
              <w:right w:val="nil"/>
            </w:tcBorders>
            <w:vAlign w:val="bottom"/>
            <w:hideMark/>
          </w:tcPr>
          <w:p w14:paraId="5913B476" w14:textId="77777777" w:rsidR="00EE1DF4" w:rsidRPr="00C311AB" w:rsidRDefault="00EE1DF4" w:rsidP="000A3372">
            <w:pPr>
              <w:spacing w:line="240" w:lineRule="auto"/>
              <w:rPr>
                <w:ins w:id="6660" w:author="Alondra Vega Pacheco" w:date="2025-10-14T11:24:00Z" w16du:dateUtc="2025-10-14T16:24:00Z"/>
                <w:rFonts w:ascii="Times New Roman" w:hAnsi="Times New Roman"/>
                <w:color w:val="000000"/>
                <w:szCs w:val="24"/>
              </w:rPr>
            </w:pPr>
            <w:ins w:id="6661" w:author="Alondra Vega Pacheco" w:date="2025-10-14T11:24:00Z" w16du:dateUtc="2025-10-14T16:24:00Z">
              <w:r w:rsidRPr="00C311AB">
                <w:rPr>
                  <w:rFonts w:ascii="Times New Roman" w:hAnsi="Times New Roman"/>
                  <w:color w:val="000000"/>
                  <w:szCs w:val="24"/>
                </w:rPr>
                <w:t>A) Work out communication with PM B) Bring in professor to the conversation.</w:t>
              </w:r>
            </w:ins>
          </w:p>
        </w:tc>
        <w:tc>
          <w:tcPr>
            <w:tcW w:w="3587" w:type="dxa"/>
            <w:tcBorders>
              <w:top w:val="nil"/>
              <w:left w:val="nil"/>
              <w:bottom w:val="nil"/>
              <w:right w:val="nil"/>
            </w:tcBorders>
            <w:vAlign w:val="bottom"/>
            <w:hideMark/>
          </w:tcPr>
          <w:p w14:paraId="63FEEA15" w14:textId="77777777" w:rsidR="00EE1DF4" w:rsidRPr="00C311AB" w:rsidRDefault="00EE1DF4" w:rsidP="000A3372">
            <w:pPr>
              <w:spacing w:line="240" w:lineRule="auto"/>
              <w:rPr>
                <w:ins w:id="6662" w:author="Alondra Vega Pacheco" w:date="2025-10-14T11:24:00Z" w16du:dateUtc="2025-10-14T16:24:00Z"/>
                <w:rFonts w:ascii="Times New Roman" w:hAnsi="Times New Roman"/>
                <w:color w:val="000000"/>
                <w:szCs w:val="24"/>
              </w:rPr>
            </w:pPr>
            <w:ins w:id="6663" w:author="Alondra Vega Pacheco" w:date="2025-10-14T11:24:00Z" w16du:dateUtc="2025-10-14T16:24:00Z">
              <w:r w:rsidRPr="00C311AB">
                <w:rPr>
                  <w:rFonts w:ascii="Times New Roman" w:hAnsi="Times New Roman"/>
                  <w:color w:val="000000"/>
                  <w:szCs w:val="24"/>
                </w:rPr>
                <w:t xml:space="preserve">Team Lead attempted </w:t>
              </w:r>
              <w:proofErr w:type="gramStart"/>
              <w:r w:rsidRPr="00C311AB">
                <w:rPr>
                  <w:rFonts w:ascii="Times New Roman" w:hAnsi="Times New Roman"/>
                  <w:color w:val="000000"/>
                  <w:szCs w:val="24"/>
                </w:rPr>
                <w:t>A</w:t>
              </w:r>
              <w:proofErr w:type="gramEnd"/>
              <w:r w:rsidRPr="00C311AB">
                <w:rPr>
                  <w:rFonts w:ascii="Times New Roman" w:hAnsi="Times New Roman"/>
                  <w:color w:val="000000"/>
                  <w:szCs w:val="24"/>
                </w:rPr>
                <w:t xml:space="preserve"> but B had to be </w:t>
              </w:r>
              <w:proofErr w:type="spellStart"/>
              <w:r w:rsidRPr="00C311AB">
                <w:rPr>
                  <w:rFonts w:ascii="Times New Roman" w:hAnsi="Times New Roman"/>
                  <w:color w:val="000000"/>
                  <w:szCs w:val="24"/>
                </w:rPr>
                <w:t>intiated</w:t>
              </w:r>
              <w:proofErr w:type="spellEnd"/>
              <w:r w:rsidRPr="00C311AB">
                <w:rPr>
                  <w:rFonts w:ascii="Times New Roman" w:hAnsi="Times New Roman"/>
                  <w:color w:val="000000"/>
                  <w:szCs w:val="24"/>
                </w:rPr>
                <w:t xml:space="preserve"> after results from attempt at A</w:t>
              </w:r>
            </w:ins>
          </w:p>
        </w:tc>
        <w:tc>
          <w:tcPr>
            <w:tcW w:w="3495" w:type="dxa"/>
            <w:tcBorders>
              <w:top w:val="nil"/>
              <w:left w:val="nil"/>
              <w:bottom w:val="nil"/>
              <w:right w:val="nil"/>
            </w:tcBorders>
            <w:vAlign w:val="bottom"/>
            <w:hideMark/>
          </w:tcPr>
          <w:p w14:paraId="456711F4" w14:textId="77777777" w:rsidR="00EE1DF4" w:rsidRPr="00C311AB" w:rsidRDefault="00EE1DF4" w:rsidP="000A3372">
            <w:pPr>
              <w:spacing w:line="240" w:lineRule="auto"/>
              <w:rPr>
                <w:ins w:id="6664" w:author="Alondra Vega Pacheco" w:date="2025-10-14T11:24:00Z" w16du:dateUtc="2025-10-14T16:24:00Z"/>
                <w:rFonts w:ascii="Times New Roman" w:hAnsi="Times New Roman"/>
                <w:color w:val="000000"/>
                <w:szCs w:val="24"/>
              </w:rPr>
            </w:pPr>
            <w:ins w:id="6665" w:author="Alondra Vega Pacheco" w:date="2025-10-14T11:24:00Z" w16du:dateUtc="2025-10-14T16:24:00Z">
              <w:r w:rsidRPr="00C311AB">
                <w:rPr>
                  <w:rFonts w:ascii="Times New Roman" w:hAnsi="Times New Roman"/>
                  <w:color w:val="000000"/>
                  <w:szCs w:val="24"/>
                </w:rPr>
                <w:t xml:space="preserve">Need clear </w:t>
              </w:r>
              <w:proofErr w:type="spellStart"/>
              <w:r w:rsidRPr="00C311AB">
                <w:rPr>
                  <w:rFonts w:ascii="Times New Roman" w:hAnsi="Times New Roman"/>
                  <w:color w:val="000000"/>
                  <w:szCs w:val="24"/>
                </w:rPr>
                <w:t>communciation</w:t>
              </w:r>
              <w:proofErr w:type="spellEnd"/>
              <w:r w:rsidRPr="00C311AB">
                <w:rPr>
                  <w:rFonts w:ascii="Times New Roman" w:hAnsi="Times New Roman"/>
                  <w:color w:val="000000"/>
                  <w:szCs w:val="24"/>
                </w:rPr>
                <w:t xml:space="preserve"> of how much work the group has been doing.</w:t>
              </w:r>
            </w:ins>
          </w:p>
        </w:tc>
        <w:tc>
          <w:tcPr>
            <w:tcW w:w="1142" w:type="dxa"/>
            <w:tcBorders>
              <w:top w:val="nil"/>
              <w:left w:val="nil"/>
              <w:bottom w:val="nil"/>
              <w:right w:val="nil"/>
            </w:tcBorders>
            <w:noWrap/>
            <w:vAlign w:val="bottom"/>
            <w:hideMark/>
          </w:tcPr>
          <w:p w14:paraId="1E288DD1" w14:textId="77777777" w:rsidR="00EE1DF4" w:rsidRPr="00C311AB" w:rsidRDefault="00EE1DF4" w:rsidP="000A3372">
            <w:pPr>
              <w:spacing w:line="240" w:lineRule="auto"/>
              <w:rPr>
                <w:ins w:id="6666" w:author="Alondra Vega Pacheco" w:date="2025-10-14T11:24:00Z" w16du:dateUtc="2025-10-14T16:24:00Z"/>
                <w:rFonts w:ascii="Times New Roman" w:hAnsi="Times New Roman"/>
                <w:color w:val="000000"/>
                <w:szCs w:val="24"/>
              </w:rPr>
            </w:pPr>
            <w:ins w:id="6667" w:author="Alondra Vega Pacheco" w:date="2025-10-14T11:24:00Z" w16du:dateUtc="2025-10-14T16:24:00Z">
              <w:r w:rsidRPr="00C311AB">
                <w:rPr>
                  <w:rFonts w:ascii="Times New Roman" w:hAnsi="Times New Roman"/>
                  <w:color w:val="000000"/>
                  <w:szCs w:val="24"/>
                </w:rPr>
                <w:t>Approved</w:t>
              </w:r>
            </w:ins>
          </w:p>
        </w:tc>
        <w:tc>
          <w:tcPr>
            <w:tcW w:w="2814" w:type="dxa"/>
            <w:tcBorders>
              <w:top w:val="nil"/>
              <w:left w:val="nil"/>
              <w:bottom w:val="nil"/>
              <w:right w:val="nil"/>
            </w:tcBorders>
            <w:vAlign w:val="bottom"/>
            <w:hideMark/>
          </w:tcPr>
          <w:p w14:paraId="14D54C0B" w14:textId="77777777" w:rsidR="00EE1DF4" w:rsidRPr="00C311AB" w:rsidRDefault="00EE1DF4" w:rsidP="000A3372">
            <w:pPr>
              <w:spacing w:line="240" w:lineRule="auto"/>
              <w:rPr>
                <w:ins w:id="6668" w:author="Alondra Vega Pacheco" w:date="2025-10-14T11:24:00Z" w16du:dateUtc="2025-10-14T16:24:00Z"/>
                <w:rFonts w:ascii="Times New Roman" w:hAnsi="Times New Roman"/>
                <w:color w:val="000000"/>
                <w:szCs w:val="24"/>
              </w:rPr>
            </w:pPr>
            <w:ins w:id="6669" w:author="Alondra Vega Pacheco" w:date="2025-10-14T11:24:00Z" w16du:dateUtc="2025-10-14T16:24:00Z">
              <w:r w:rsidRPr="00C311AB">
                <w:rPr>
                  <w:rFonts w:ascii="Times New Roman" w:hAnsi="Times New Roman"/>
                  <w:color w:val="000000"/>
                  <w:szCs w:val="24"/>
                </w:rPr>
                <w:t>Governance/ Process</w:t>
              </w:r>
            </w:ins>
          </w:p>
        </w:tc>
        <w:tc>
          <w:tcPr>
            <w:tcW w:w="1230" w:type="dxa"/>
            <w:tcBorders>
              <w:top w:val="nil"/>
              <w:left w:val="nil"/>
              <w:bottom w:val="nil"/>
              <w:right w:val="single" w:sz="4" w:space="0" w:color="000000"/>
            </w:tcBorders>
            <w:noWrap/>
            <w:vAlign w:val="bottom"/>
            <w:hideMark/>
          </w:tcPr>
          <w:p w14:paraId="55D2EF8D" w14:textId="77777777" w:rsidR="00EE1DF4" w:rsidRPr="00C311AB" w:rsidRDefault="00EE1DF4" w:rsidP="000A3372">
            <w:pPr>
              <w:spacing w:line="240" w:lineRule="auto"/>
              <w:rPr>
                <w:ins w:id="6670" w:author="Alondra Vega Pacheco" w:date="2025-10-14T11:24:00Z" w16du:dateUtc="2025-10-14T16:24:00Z"/>
                <w:rFonts w:ascii="Calibri" w:hAnsi="Calibri" w:cs="Calibri"/>
                <w:color w:val="000000"/>
                <w:szCs w:val="24"/>
              </w:rPr>
            </w:pPr>
            <w:ins w:id="6671" w:author="Alondra Vega Pacheco" w:date="2025-10-14T11:24:00Z" w16du:dateUtc="2025-10-14T16:24:00Z">
              <w:r w:rsidRPr="00C311AB">
                <w:rPr>
                  <w:rFonts w:ascii="Calibri" w:hAnsi="Calibri" w:cs="Calibri"/>
                  <w:color w:val="000000"/>
                  <w:szCs w:val="24"/>
                </w:rPr>
                <w:t>Sadina</w:t>
              </w:r>
            </w:ins>
          </w:p>
        </w:tc>
      </w:tr>
      <w:tr w:rsidR="00EE1DF4" w:rsidRPr="00C311AB" w14:paraId="1B7AED1B" w14:textId="77777777" w:rsidTr="000A3372">
        <w:trPr>
          <w:trHeight w:val="1545"/>
          <w:ins w:id="6672"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723DF083" w14:textId="77777777" w:rsidR="00EE1DF4" w:rsidRPr="00C311AB" w:rsidRDefault="00EE1DF4" w:rsidP="000A3372">
            <w:pPr>
              <w:spacing w:line="240" w:lineRule="auto"/>
              <w:rPr>
                <w:ins w:id="6673" w:author="Alondra Vega Pacheco" w:date="2025-10-14T11:24:00Z" w16du:dateUtc="2025-10-14T16:24:00Z"/>
                <w:rFonts w:ascii="Aptos Narrow" w:hAnsi="Aptos Narrow"/>
                <w:color w:val="000000"/>
                <w:sz w:val="22"/>
                <w:szCs w:val="22"/>
              </w:rPr>
            </w:pPr>
            <w:ins w:id="6674" w:author="Alondra Vega Pacheco" w:date="2025-10-14T11:24:00Z" w16du:dateUtc="2025-10-14T16:24:00Z">
              <w:r w:rsidRPr="00C311AB">
                <w:rPr>
                  <w:rFonts w:ascii="Aptos Narrow" w:hAnsi="Aptos Narrow"/>
                  <w:color w:val="000000"/>
                  <w:sz w:val="22"/>
                  <w:szCs w:val="22"/>
                </w:rPr>
                <w:t>A</w:t>
              </w:r>
            </w:ins>
          </w:p>
        </w:tc>
        <w:tc>
          <w:tcPr>
            <w:tcW w:w="1440" w:type="dxa"/>
            <w:tcBorders>
              <w:top w:val="nil"/>
              <w:left w:val="nil"/>
              <w:bottom w:val="nil"/>
              <w:right w:val="nil"/>
            </w:tcBorders>
            <w:shd w:val="clear" w:color="C0E6F5" w:fill="C0E6F5"/>
            <w:noWrap/>
            <w:vAlign w:val="bottom"/>
            <w:hideMark/>
          </w:tcPr>
          <w:p w14:paraId="4D40CEF2" w14:textId="77777777" w:rsidR="00EE1DF4" w:rsidRPr="00C311AB" w:rsidRDefault="00EE1DF4" w:rsidP="000A3372">
            <w:pPr>
              <w:spacing w:line="240" w:lineRule="auto"/>
              <w:rPr>
                <w:ins w:id="6675" w:author="Alondra Vega Pacheco" w:date="2025-10-14T11:24:00Z" w16du:dateUtc="2025-10-14T16:24:00Z"/>
                <w:rFonts w:ascii="Aptos Narrow" w:hAnsi="Aptos Narrow"/>
                <w:color w:val="000000"/>
                <w:szCs w:val="24"/>
              </w:rPr>
            </w:pPr>
            <w:ins w:id="6676" w:author="Alondra Vega Pacheco" w:date="2025-10-14T11:24:00Z" w16du:dateUtc="2025-10-14T16:24:00Z">
              <w:r w:rsidRPr="00C311AB">
                <w:rPr>
                  <w:rFonts w:ascii="Aptos Narrow" w:hAnsi="Aptos Narrow"/>
                  <w:color w:val="000000"/>
                  <w:szCs w:val="24"/>
                </w:rPr>
                <w:t>D-M2-001</w:t>
              </w:r>
            </w:ins>
          </w:p>
        </w:tc>
        <w:tc>
          <w:tcPr>
            <w:tcW w:w="1823" w:type="dxa"/>
            <w:tcBorders>
              <w:top w:val="nil"/>
              <w:left w:val="nil"/>
              <w:bottom w:val="nil"/>
              <w:right w:val="nil"/>
            </w:tcBorders>
            <w:shd w:val="clear" w:color="C0E6F5" w:fill="C0E6F5"/>
            <w:noWrap/>
            <w:vAlign w:val="bottom"/>
            <w:hideMark/>
          </w:tcPr>
          <w:p w14:paraId="4A4FEF68" w14:textId="77777777" w:rsidR="00EE1DF4" w:rsidRPr="00C311AB" w:rsidRDefault="00EE1DF4" w:rsidP="000A3372">
            <w:pPr>
              <w:spacing w:line="240" w:lineRule="auto"/>
              <w:jc w:val="right"/>
              <w:rPr>
                <w:ins w:id="6677" w:author="Alondra Vega Pacheco" w:date="2025-10-14T11:24:00Z" w16du:dateUtc="2025-10-14T16:24:00Z"/>
                <w:rFonts w:ascii="Aptos Narrow" w:hAnsi="Aptos Narrow"/>
                <w:color w:val="000000"/>
                <w:szCs w:val="24"/>
              </w:rPr>
            </w:pPr>
            <w:ins w:id="6678" w:author="Alondra Vega Pacheco" w:date="2025-10-14T11:24:00Z" w16du:dateUtc="2025-10-14T16:24:00Z">
              <w:r w:rsidRPr="00C311AB">
                <w:rPr>
                  <w:rFonts w:ascii="Aptos Narrow" w:hAnsi="Aptos Narrow"/>
                  <w:color w:val="000000"/>
                  <w:szCs w:val="24"/>
                </w:rPr>
                <w:t>8/31/2025</w:t>
              </w:r>
            </w:ins>
          </w:p>
        </w:tc>
        <w:tc>
          <w:tcPr>
            <w:tcW w:w="3889" w:type="dxa"/>
            <w:tcBorders>
              <w:top w:val="nil"/>
              <w:left w:val="nil"/>
              <w:bottom w:val="nil"/>
              <w:right w:val="nil"/>
            </w:tcBorders>
            <w:shd w:val="clear" w:color="C0E6F5" w:fill="C0E6F5"/>
            <w:noWrap/>
            <w:vAlign w:val="bottom"/>
            <w:hideMark/>
          </w:tcPr>
          <w:p w14:paraId="77A04C48" w14:textId="77777777" w:rsidR="00EE1DF4" w:rsidRPr="00C311AB" w:rsidRDefault="00EE1DF4" w:rsidP="000A3372">
            <w:pPr>
              <w:spacing w:line="240" w:lineRule="auto"/>
              <w:rPr>
                <w:ins w:id="6679" w:author="Alondra Vega Pacheco" w:date="2025-10-14T11:24:00Z" w16du:dateUtc="2025-10-14T16:24:00Z"/>
                <w:rFonts w:ascii="Aptos Narrow" w:hAnsi="Aptos Narrow"/>
                <w:color w:val="000000"/>
                <w:szCs w:val="24"/>
              </w:rPr>
            </w:pPr>
            <w:ins w:id="6680" w:author="Alondra Vega Pacheco" w:date="2025-10-14T11:24:00Z" w16du:dateUtc="2025-10-14T16:24:00Z">
              <w:r w:rsidRPr="00C311AB">
                <w:rPr>
                  <w:rFonts w:ascii="Aptos Narrow" w:hAnsi="Aptos Narrow"/>
                  <w:color w:val="000000"/>
                  <w:szCs w:val="24"/>
                </w:rPr>
                <w:t>Tasking structure for estimates</w:t>
              </w:r>
            </w:ins>
          </w:p>
        </w:tc>
        <w:tc>
          <w:tcPr>
            <w:tcW w:w="3956" w:type="dxa"/>
            <w:tcBorders>
              <w:top w:val="nil"/>
              <w:left w:val="nil"/>
              <w:bottom w:val="nil"/>
              <w:right w:val="nil"/>
            </w:tcBorders>
            <w:shd w:val="clear" w:color="C0E6F5" w:fill="C0E6F5"/>
            <w:vAlign w:val="bottom"/>
            <w:hideMark/>
          </w:tcPr>
          <w:p w14:paraId="5B9B6EC0" w14:textId="77777777" w:rsidR="00EE1DF4" w:rsidRPr="00C311AB" w:rsidRDefault="00EE1DF4" w:rsidP="000A3372">
            <w:pPr>
              <w:spacing w:line="240" w:lineRule="auto"/>
              <w:rPr>
                <w:ins w:id="6681" w:author="Alondra Vega Pacheco" w:date="2025-10-14T11:24:00Z" w16du:dateUtc="2025-10-14T16:24:00Z"/>
                <w:rFonts w:ascii="Aptos Narrow" w:hAnsi="Aptos Narrow"/>
                <w:color w:val="000000"/>
                <w:szCs w:val="24"/>
              </w:rPr>
            </w:pPr>
            <w:proofErr w:type="gramStart"/>
            <w:ins w:id="6682" w:author="Alondra Vega Pacheco" w:date="2025-10-14T11:24:00Z" w16du:dateUtc="2025-10-14T16:24:00Z">
              <w:r w:rsidRPr="00C311AB">
                <w:rPr>
                  <w:rFonts w:ascii="Aptos Narrow" w:hAnsi="Aptos Narrow"/>
                  <w:color w:val="000000"/>
                  <w:szCs w:val="24"/>
                </w:rPr>
                <w:t>Task</w:t>
              </w:r>
              <w:proofErr w:type="gramEnd"/>
              <w:r w:rsidRPr="00C311AB">
                <w:rPr>
                  <w:rFonts w:ascii="Aptos Narrow" w:hAnsi="Aptos Narrow"/>
                  <w:color w:val="000000"/>
                  <w:szCs w:val="24"/>
                </w:rPr>
                <w:t xml:space="preserve"> were </w:t>
              </w:r>
              <w:proofErr w:type="spellStart"/>
              <w:r w:rsidRPr="00C311AB">
                <w:rPr>
                  <w:rFonts w:ascii="Aptos Narrow" w:hAnsi="Aptos Narrow"/>
                  <w:color w:val="000000"/>
                  <w:szCs w:val="24"/>
                </w:rPr>
                <w:t>initally</w:t>
              </w:r>
              <w:proofErr w:type="spellEnd"/>
              <w:r w:rsidRPr="00C311AB">
                <w:rPr>
                  <w:rFonts w:ascii="Aptos Narrow" w:hAnsi="Aptos Narrow"/>
                  <w:color w:val="000000"/>
                  <w:szCs w:val="24"/>
                </w:rPr>
                <w:t xml:space="preserve"> assigned in a way where presentations were not prioritized</w:t>
              </w:r>
            </w:ins>
          </w:p>
        </w:tc>
        <w:tc>
          <w:tcPr>
            <w:tcW w:w="3364" w:type="dxa"/>
            <w:tcBorders>
              <w:top w:val="nil"/>
              <w:left w:val="nil"/>
              <w:bottom w:val="nil"/>
              <w:right w:val="nil"/>
            </w:tcBorders>
            <w:shd w:val="clear" w:color="C0E6F5" w:fill="C0E6F5"/>
            <w:vAlign w:val="bottom"/>
            <w:hideMark/>
          </w:tcPr>
          <w:p w14:paraId="74F49AAE" w14:textId="77777777" w:rsidR="00EE1DF4" w:rsidRPr="00C311AB" w:rsidRDefault="00EE1DF4" w:rsidP="000A3372">
            <w:pPr>
              <w:spacing w:line="240" w:lineRule="auto"/>
              <w:rPr>
                <w:ins w:id="6683" w:author="Alondra Vega Pacheco" w:date="2025-10-14T11:24:00Z" w16du:dateUtc="2025-10-14T16:24:00Z"/>
                <w:rFonts w:ascii="Aptos Narrow" w:hAnsi="Aptos Narrow"/>
                <w:color w:val="000000"/>
                <w:szCs w:val="24"/>
              </w:rPr>
            </w:pPr>
            <w:ins w:id="6684" w:author="Alondra Vega Pacheco" w:date="2025-10-14T11:24:00Z" w16du:dateUtc="2025-10-14T16:24:00Z">
              <w:r w:rsidRPr="00C311AB">
                <w:rPr>
                  <w:rFonts w:ascii="Aptos Narrow" w:hAnsi="Aptos Narrow"/>
                  <w:color w:val="000000"/>
                  <w:szCs w:val="24"/>
                </w:rPr>
                <w:t xml:space="preserve">A) keep tasking as given by the lead </w:t>
              </w:r>
              <w:proofErr w:type="spellStart"/>
              <w:r w:rsidRPr="00C311AB">
                <w:rPr>
                  <w:rFonts w:ascii="Aptos Narrow" w:hAnsi="Aptos Narrow"/>
                  <w:color w:val="000000"/>
                  <w:szCs w:val="24"/>
                </w:rPr>
                <w:t>intially</w:t>
              </w:r>
              <w:proofErr w:type="spellEnd"/>
              <w:r w:rsidRPr="00C311AB">
                <w:rPr>
                  <w:rFonts w:ascii="Aptos Narrow" w:hAnsi="Aptos Narrow"/>
                  <w:color w:val="000000"/>
                  <w:szCs w:val="24"/>
                </w:rPr>
                <w:t xml:space="preserve"> B) Shift assignments not about the estimate presentation to later and focus on details of the </w:t>
              </w:r>
              <w:proofErr w:type="spellStart"/>
              <w:r w:rsidRPr="00C311AB">
                <w:rPr>
                  <w:rFonts w:ascii="Aptos Narrow" w:hAnsi="Aptos Narrow"/>
                  <w:color w:val="000000"/>
                  <w:szCs w:val="24"/>
                </w:rPr>
                <w:t>techncial</w:t>
              </w:r>
              <w:proofErr w:type="spellEnd"/>
              <w:r w:rsidRPr="00C311AB">
                <w:rPr>
                  <w:rFonts w:ascii="Aptos Narrow" w:hAnsi="Aptos Narrow"/>
                  <w:color w:val="000000"/>
                  <w:szCs w:val="24"/>
                </w:rPr>
                <w:t xml:space="preserve"> needs of the BNS</w:t>
              </w:r>
            </w:ins>
          </w:p>
        </w:tc>
        <w:tc>
          <w:tcPr>
            <w:tcW w:w="3587" w:type="dxa"/>
            <w:tcBorders>
              <w:top w:val="nil"/>
              <w:left w:val="nil"/>
              <w:bottom w:val="nil"/>
              <w:right w:val="nil"/>
            </w:tcBorders>
            <w:shd w:val="clear" w:color="C0E6F5" w:fill="C0E6F5"/>
            <w:vAlign w:val="bottom"/>
            <w:hideMark/>
          </w:tcPr>
          <w:p w14:paraId="66DF0ABB" w14:textId="77777777" w:rsidR="00EE1DF4" w:rsidRPr="00C311AB" w:rsidRDefault="00EE1DF4" w:rsidP="000A3372">
            <w:pPr>
              <w:spacing w:line="240" w:lineRule="auto"/>
              <w:rPr>
                <w:ins w:id="6685" w:author="Alondra Vega Pacheco" w:date="2025-10-14T11:24:00Z" w16du:dateUtc="2025-10-14T16:24:00Z"/>
                <w:rFonts w:ascii="Aptos Narrow" w:hAnsi="Aptos Narrow"/>
                <w:color w:val="000000"/>
                <w:szCs w:val="24"/>
              </w:rPr>
            </w:pPr>
            <w:ins w:id="6686" w:author="Alondra Vega Pacheco" w:date="2025-10-14T11:24:00Z" w16du:dateUtc="2025-10-14T16:24:00Z">
              <w:r w:rsidRPr="00C311AB">
                <w:rPr>
                  <w:rFonts w:ascii="Aptos Narrow" w:hAnsi="Aptos Narrow"/>
                  <w:color w:val="000000"/>
                  <w:szCs w:val="24"/>
                </w:rPr>
                <w:t xml:space="preserve">Team decided that B was the </w:t>
              </w:r>
              <w:proofErr w:type="spellStart"/>
              <w:r w:rsidRPr="00C311AB">
                <w:rPr>
                  <w:rFonts w:ascii="Aptos Narrow" w:hAnsi="Aptos Narrow"/>
                  <w:color w:val="000000"/>
                  <w:szCs w:val="24"/>
                </w:rPr>
                <w:t>apporach</w:t>
              </w:r>
              <w:proofErr w:type="spellEnd"/>
            </w:ins>
          </w:p>
        </w:tc>
        <w:tc>
          <w:tcPr>
            <w:tcW w:w="3495" w:type="dxa"/>
            <w:tcBorders>
              <w:top w:val="nil"/>
              <w:left w:val="nil"/>
              <w:bottom w:val="nil"/>
              <w:right w:val="nil"/>
            </w:tcBorders>
            <w:shd w:val="clear" w:color="C0E6F5" w:fill="C0E6F5"/>
            <w:vAlign w:val="bottom"/>
            <w:hideMark/>
          </w:tcPr>
          <w:p w14:paraId="15AB9C26" w14:textId="77777777" w:rsidR="00EE1DF4" w:rsidRPr="00C311AB" w:rsidRDefault="00EE1DF4" w:rsidP="000A3372">
            <w:pPr>
              <w:spacing w:line="240" w:lineRule="auto"/>
              <w:rPr>
                <w:ins w:id="6687" w:author="Alondra Vega Pacheco" w:date="2025-10-14T11:24:00Z" w16du:dateUtc="2025-10-14T16:24:00Z"/>
                <w:rFonts w:ascii="Aptos Narrow" w:hAnsi="Aptos Narrow"/>
                <w:color w:val="000000"/>
                <w:szCs w:val="24"/>
              </w:rPr>
            </w:pPr>
            <w:ins w:id="6688" w:author="Alondra Vega Pacheco" w:date="2025-10-14T11:24:00Z" w16du:dateUtc="2025-10-14T16:24:00Z">
              <w:r w:rsidRPr="00C311AB">
                <w:rPr>
                  <w:rFonts w:ascii="Aptos Narrow" w:hAnsi="Aptos Narrow"/>
                  <w:color w:val="000000"/>
                  <w:szCs w:val="24"/>
                </w:rPr>
                <w:t>This is so that the early presentation material will be ready and that research can help work toward the TDD &amp; STP</w:t>
              </w:r>
            </w:ins>
          </w:p>
        </w:tc>
        <w:tc>
          <w:tcPr>
            <w:tcW w:w="1142" w:type="dxa"/>
            <w:tcBorders>
              <w:top w:val="nil"/>
              <w:left w:val="nil"/>
              <w:bottom w:val="nil"/>
              <w:right w:val="nil"/>
            </w:tcBorders>
            <w:shd w:val="clear" w:color="C0E6F5" w:fill="C0E6F5"/>
            <w:noWrap/>
            <w:vAlign w:val="bottom"/>
            <w:hideMark/>
          </w:tcPr>
          <w:p w14:paraId="73922D13" w14:textId="77777777" w:rsidR="00EE1DF4" w:rsidRPr="00C311AB" w:rsidRDefault="00EE1DF4" w:rsidP="000A3372">
            <w:pPr>
              <w:spacing w:line="240" w:lineRule="auto"/>
              <w:rPr>
                <w:ins w:id="6689" w:author="Alondra Vega Pacheco" w:date="2025-10-14T11:24:00Z" w16du:dateUtc="2025-10-14T16:24:00Z"/>
                <w:rFonts w:ascii="Aptos Narrow" w:hAnsi="Aptos Narrow"/>
                <w:color w:val="000000"/>
                <w:szCs w:val="24"/>
              </w:rPr>
            </w:pPr>
            <w:ins w:id="6690" w:author="Alondra Vega Pacheco" w:date="2025-10-14T11:24:00Z" w16du:dateUtc="2025-10-14T16:24:00Z">
              <w:r w:rsidRPr="00C311AB">
                <w:rPr>
                  <w:rFonts w:ascii="Aptos Narrow" w:hAnsi="Aptos Narrow"/>
                  <w:color w:val="000000"/>
                  <w:szCs w:val="24"/>
                </w:rPr>
                <w:t>Approved</w:t>
              </w:r>
            </w:ins>
          </w:p>
        </w:tc>
        <w:tc>
          <w:tcPr>
            <w:tcW w:w="2814" w:type="dxa"/>
            <w:tcBorders>
              <w:top w:val="nil"/>
              <w:left w:val="nil"/>
              <w:bottom w:val="nil"/>
              <w:right w:val="nil"/>
            </w:tcBorders>
            <w:shd w:val="clear" w:color="C0E6F5" w:fill="C0E6F5"/>
            <w:vAlign w:val="bottom"/>
            <w:hideMark/>
          </w:tcPr>
          <w:p w14:paraId="49D838D9" w14:textId="77777777" w:rsidR="00EE1DF4" w:rsidRPr="00C311AB" w:rsidRDefault="00EE1DF4" w:rsidP="000A3372">
            <w:pPr>
              <w:spacing w:line="240" w:lineRule="auto"/>
              <w:rPr>
                <w:ins w:id="6691" w:author="Alondra Vega Pacheco" w:date="2025-10-14T11:24:00Z" w16du:dateUtc="2025-10-14T16:24:00Z"/>
                <w:rFonts w:ascii="Times New Roman" w:hAnsi="Times New Roman"/>
                <w:color w:val="000000"/>
                <w:szCs w:val="24"/>
              </w:rPr>
            </w:pPr>
            <w:ins w:id="6692" w:author="Alondra Vega Pacheco" w:date="2025-10-14T11:24:00Z" w16du:dateUtc="2025-10-14T16:24:00Z">
              <w:r w:rsidRPr="00C311AB">
                <w:rPr>
                  <w:rFonts w:ascii="Times New Roman" w:hAnsi="Times New Roman"/>
                  <w:color w:val="000000"/>
                  <w:szCs w:val="24"/>
                </w:rPr>
                <w:t>Governance/ Process</w:t>
              </w:r>
            </w:ins>
          </w:p>
        </w:tc>
        <w:tc>
          <w:tcPr>
            <w:tcW w:w="1230" w:type="dxa"/>
            <w:tcBorders>
              <w:top w:val="nil"/>
              <w:left w:val="nil"/>
              <w:bottom w:val="nil"/>
              <w:right w:val="single" w:sz="4" w:space="0" w:color="000000"/>
            </w:tcBorders>
            <w:shd w:val="clear" w:color="C0E6F5" w:fill="C0E6F5"/>
            <w:noWrap/>
            <w:vAlign w:val="bottom"/>
            <w:hideMark/>
          </w:tcPr>
          <w:p w14:paraId="0709BBEB" w14:textId="77777777" w:rsidR="00EE1DF4" w:rsidRPr="00C311AB" w:rsidRDefault="00EE1DF4" w:rsidP="000A3372">
            <w:pPr>
              <w:spacing w:line="240" w:lineRule="auto"/>
              <w:rPr>
                <w:ins w:id="6693" w:author="Alondra Vega Pacheco" w:date="2025-10-14T11:24:00Z" w16du:dateUtc="2025-10-14T16:24:00Z"/>
                <w:rFonts w:ascii="Aptos Narrow" w:hAnsi="Aptos Narrow"/>
                <w:color w:val="000000"/>
                <w:szCs w:val="24"/>
              </w:rPr>
            </w:pPr>
            <w:ins w:id="6694" w:author="Alondra Vega Pacheco" w:date="2025-10-14T11:24:00Z" w16du:dateUtc="2025-10-14T16:24:00Z">
              <w:r w:rsidRPr="00C311AB">
                <w:rPr>
                  <w:rFonts w:ascii="Aptos Narrow" w:hAnsi="Aptos Narrow"/>
                  <w:color w:val="000000"/>
                  <w:szCs w:val="24"/>
                </w:rPr>
                <w:t xml:space="preserve">Mitchell </w:t>
              </w:r>
            </w:ins>
          </w:p>
        </w:tc>
      </w:tr>
      <w:tr w:rsidR="00EE1DF4" w:rsidRPr="00C311AB" w14:paraId="26DB2D0C" w14:textId="77777777" w:rsidTr="000A3372">
        <w:trPr>
          <w:trHeight w:val="870"/>
          <w:ins w:id="6695"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55E6EA44" w14:textId="77777777" w:rsidR="00EE1DF4" w:rsidRPr="00C311AB" w:rsidRDefault="00EE1DF4" w:rsidP="000A3372">
            <w:pPr>
              <w:spacing w:line="240" w:lineRule="auto"/>
              <w:rPr>
                <w:ins w:id="6696" w:author="Alondra Vega Pacheco" w:date="2025-10-14T11:24:00Z" w16du:dateUtc="2025-10-14T16:24:00Z"/>
                <w:rFonts w:ascii="Aptos Narrow" w:hAnsi="Aptos Narrow"/>
                <w:color w:val="000000"/>
                <w:sz w:val="22"/>
                <w:szCs w:val="22"/>
              </w:rPr>
            </w:pPr>
            <w:ins w:id="6697"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vAlign w:val="center"/>
            <w:hideMark/>
          </w:tcPr>
          <w:p w14:paraId="16B61B28" w14:textId="77777777" w:rsidR="00EE1DF4" w:rsidRPr="00C311AB" w:rsidRDefault="00EE1DF4" w:rsidP="000A3372">
            <w:pPr>
              <w:spacing w:line="240" w:lineRule="auto"/>
              <w:jc w:val="center"/>
              <w:rPr>
                <w:ins w:id="6698" w:author="Alondra Vega Pacheco" w:date="2025-10-14T11:24:00Z" w16du:dateUtc="2025-10-14T16:24:00Z"/>
                <w:rFonts w:ascii="Aptos Narrow" w:hAnsi="Aptos Narrow"/>
                <w:color w:val="000000"/>
                <w:sz w:val="22"/>
                <w:szCs w:val="22"/>
              </w:rPr>
            </w:pPr>
            <w:ins w:id="6699" w:author="Alondra Vega Pacheco" w:date="2025-10-14T11:24:00Z" w16du:dateUtc="2025-10-14T16:24:00Z">
              <w:r w:rsidRPr="00C311AB">
                <w:rPr>
                  <w:rFonts w:ascii="Aptos Narrow" w:hAnsi="Aptos Narrow"/>
                  <w:color w:val="000000"/>
                  <w:sz w:val="22"/>
                  <w:szCs w:val="22"/>
                </w:rPr>
                <w:t>1</w:t>
              </w:r>
            </w:ins>
          </w:p>
        </w:tc>
        <w:tc>
          <w:tcPr>
            <w:tcW w:w="1823" w:type="dxa"/>
            <w:tcBorders>
              <w:top w:val="nil"/>
              <w:left w:val="nil"/>
              <w:bottom w:val="nil"/>
              <w:right w:val="nil"/>
            </w:tcBorders>
            <w:vAlign w:val="center"/>
            <w:hideMark/>
          </w:tcPr>
          <w:p w14:paraId="633C88F3" w14:textId="77777777" w:rsidR="00EE1DF4" w:rsidRPr="00C311AB" w:rsidRDefault="00EE1DF4" w:rsidP="000A3372">
            <w:pPr>
              <w:spacing w:line="240" w:lineRule="auto"/>
              <w:jc w:val="right"/>
              <w:rPr>
                <w:ins w:id="6700" w:author="Alondra Vega Pacheco" w:date="2025-10-14T11:24:00Z" w16du:dateUtc="2025-10-14T16:24:00Z"/>
                <w:rFonts w:ascii="Aptos Narrow" w:hAnsi="Aptos Narrow"/>
                <w:color w:val="000000"/>
                <w:sz w:val="22"/>
                <w:szCs w:val="22"/>
              </w:rPr>
            </w:pPr>
            <w:ins w:id="6701" w:author="Alondra Vega Pacheco" w:date="2025-10-14T11:24:00Z" w16du:dateUtc="2025-10-14T16:24:00Z">
              <w:r w:rsidRPr="00C311AB">
                <w:rPr>
                  <w:rFonts w:ascii="Aptos Narrow" w:hAnsi="Aptos Narrow"/>
                  <w:color w:val="000000"/>
                  <w:sz w:val="22"/>
                  <w:szCs w:val="22"/>
                </w:rPr>
                <w:t>8/15/2025</w:t>
              </w:r>
            </w:ins>
          </w:p>
        </w:tc>
        <w:tc>
          <w:tcPr>
            <w:tcW w:w="3889" w:type="dxa"/>
            <w:tcBorders>
              <w:top w:val="nil"/>
              <w:left w:val="nil"/>
              <w:bottom w:val="nil"/>
              <w:right w:val="nil"/>
            </w:tcBorders>
            <w:vAlign w:val="center"/>
            <w:hideMark/>
          </w:tcPr>
          <w:p w14:paraId="245EADB1" w14:textId="77777777" w:rsidR="00EE1DF4" w:rsidRPr="00C311AB" w:rsidRDefault="00EE1DF4" w:rsidP="000A3372">
            <w:pPr>
              <w:spacing w:line="240" w:lineRule="auto"/>
              <w:rPr>
                <w:ins w:id="6702" w:author="Alondra Vega Pacheco" w:date="2025-10-14T11:24:00Z" w16du:dateUtc="2025-10-14T16:24:00Z"/>
                <w:rFonts w:ascii="Aptos Narrow" w:hAnsi="Aptos Narrow"/>
                <w:color w:val="000000"/>
                <w:sz w:val="22"/>
                <w:szCs w:val="22"/>
              </w:rPr>
            </w:pPr>
            <w:ins w:id="6703" w:author="Alondra Vega Pacheco" w:date="2025-10-14T11:24:00Z" w16du:dateUtc="2025-10-14T16:24:00Z">
              <w:r w:rsidRPr="00C311AB">
                <w:rPr>
                  <w:rFonts w:ascii="Aptos Narrow" w:hAnsi="Aptos Narrow"/>
                  <w:color w:val="000000"/>
                  <w:sz w:val="22"/>
                  <w:szCs w:val="22"/>
                </w:rPr>
                <w:t xml:space="preserve">Use of </w:t>
              </w:r>
              <w:proofErr w:type="spellStart"/>
              <w:r w:rsidRPr="00C311AB">
                <w:rPr>
                  <w:rFonts w:ascii="Aptos Narrow" w:hAnsi="Aptos Narrow"/>
                  <w:color w:val="000000"/>
                  <w:sz w:val="22"/>
                  <w:szCs w:val="22"/>
                </w:rPr>
                <w:t>FlutterFlow</w:t>
              </w:r>
              <w:proofErr w:type="spellEnd"/>
              <w:r w:rsidRPr="00C311AB">
                <w:rPr>
                  <w:rFonts w:ascii="Aptos Narrow" w:hAnsi="Aptos Narrow"/>
                  <w:color w:val="000000"/>
                  <w:sz w:val="22"/>
                  <w:szCs w:val="22"/>
                </w:rPr>
                <w:t xml:space="preserve"> for Mockups</w:t>
              </w:r>
            </w:ins>
          </w:p>
        </w:tc>
        <w:tc>
          <w:tcPr>
            <w:tcW w:w="3956" w:type="dxa"/>
            <w:tcBorders>
              <w:top w:val="nil"/>
              <w:left w:val="nil"/>
              <w:bottom w:val="nil"/>
              <w:right w:val="nil"/>
            </w:tcBorders>
            <w:vAlign w:val="center"/>
            <w:hideMark/>
          </w:tcPr>
          <w:p w14:paraId="5F3A29DA" w14:textId="77777777" w:rsidR="00EE1DF4" w:rsidRPr="00C311AB" w:rsidRDefault="00EE1DF4" w:rsidP="000A3372">
            <w:pPr>
              <w:spacing w:line="240" w:lineRule="auto"/>
              <w:rPr>
                <w:ins w:id="6704" w:author="Alondra Vega Pacheco" w:date="2025-10-14T11:24:00Z" w16du:dateUtc="2025-10-14T16:24:00Z"/>
                <w:rFonts w:ascii="Aptos Narrow" w:hAnsi="Aptos Narrow"/>
                <w:color w:val="000000"/>
                <w:sz w:val="22"/>
                <w:szCs w:val="22"/>
              </w:rPr>
            </w:pPr>
            <w:ins w:id="6705" w:author="Alondra Vega Pacheco" w:date="2025-10-14T11:24:00Z" w16du:dateUtc="2025-10-14T16:24:00Z">
              <w:r w:rsidRPr="00C311AB">
                <w:rPr>
                  <w:rFonts w:ascii="Aptos Narrow" w:hAnsi="Aptos Narrow"/>
                  <w:color w:val="000000"/>
                  <w:sz w:val="22"/>
                  <w:szCs w:val="22"/>
                </w:rPr>
                <w:t>Needed a rapid prototyping tool to build UI mockups quickly and demonstrate workflows to stakeholders.</w:t>
              </w:r>
            </w:ins>
          </w:p>
        </w:tc>
        <w:tc>
          <w:tcPr>
            <w:tcW w:w="3364" w:type="dxa"/>
            <w:tcBorders>
              <w:top w:val="nil"/>
              <w:left w:val="nil"/>
              <w:bottom w:val="nil"/>
              <w:right w:val="nil"/>
            </w:tcBorders>
            <w:vAlign w:val="center"/>
            <w:hideMark/>
          </w:tcPr>
          <w:p w14:paraId="55648622" w14:textId="77777777" w:rsidR="00EE1DF4" w:rsidRPr="00C311AB" w:rsidRDefault="00EE1DF4" w:rsidP="000A3372">
            <w:pPr>
              <w:spacing w:line="240" w:lineRule="auto"/>
              <w:rPr>
                <w:ins w:id="6706" w:author="Alondra Vega Pacheco" w:date="2025-10-14T11:24:00Z" w16du:dateUtc="2025-10-14T16:24:00Z"/>
                <w:rFonts w:ascii="Aptos Narrow" w:hAnsi="Aptos Narrow"/>
                <w:color w:val="000000"/>
                <w:sz w:val="22"/>
                <w:szCs w:val="22"/>
              </w:rPr>
            </w:pPr>
            <w:ins w:id="6707" w:author="Alondra Vega Pacheco" w:date="2025-10-14T11:24:00Z" w16du:dateUtc="2025-10-14T16:24:00Z">
              <w:r w:rsidRPr="00C311AB">
                <w:rPr>
                  <w:rFonts w:ascii="Aptos Narrow" w:hAnsi="Aptos Narrow"/>
                  <w:color w:val="000000"/>
                  <w:sz w:val="22"/>
                  <w:szCs w:val="22"/>
                </w:rPr>
                <w:t>1. Build mockups manually in Figma/Sketch</w:t>
              </w:r>
            </w:ins>
          </w:p>
        </w:tc>
        <w:tc>
          <w:tcPr>
            <w:tcW w:w="3587" w:type="dxa"/>
            <w:tcBorders>
              <w:top w:val="nil"/>
              <w:left w:val="nil"/>
              <w:bottom w:val="nil"/>
              <w:right w:val="nil"/>
            </w:tcBorders>
            <w:vAlign w:val="center"/>
            <w:hideMark/>
          </w:tcPr>
          <w:p w14:paraId="0C7A9C73" w14:textId="77777777" w:rsidR="00EE1DF4" w:rsidRPr="00C311AB" w:rsidRDefault="00EE1DF4" w:rsidP="000A3372">
            <w:pPr>
              <w:spacing w:line="240" w:lineRule="auto"/>
              <w:rPr>
                <w:ins w:id="6708" w:author="Alondra Vega Pacheco" w:date="2025-10-14T11:24:00Z" w16du:dateUtc="2025-10-14T16:24:00Z"/>
                <w:rFonts w:ascii="Aptos Narrow" w:hAnsi="Aptos Narrow"/>
                <w:color w:val="000000"/>
                <w:sz w:val="22"/>
                <w:szCs w:val="22"/>
              </w:rPr>
            </w:pPr>
            <w:proofErr w:type="gramStart"/>
            <w:ins w:id="6709" w:author="Alondra Vega Pacheco" w:date="2025-10-14T11:24:00Z" w16du:dateUtc="2025-10-14T16:24:00Z">
              <w:r w:rsidRPr="00C311AB">
                <w:rPr>
                  <w:rFonts w:ascii="Aptos Narrow" w:hAnsi="Aptos Narrow"/>
                  <w:color w:val="000000"/>
                  <w:sz w:val="22"/>
                  <w:szCs w:val="22"/>
                </w:rPr>
                <w:t>Chose</w:t>
              </w:r>
              <w:proofErr w:type="gramEnd"/>
              <w:r w:rsidRPr="00C311AB">
                <w:rPr>
                  <w:rFonts w:ascii="Aptos Narrow" w:hAnsi="Aptos Narrow"/>
                  <w:color w:val="000000"/>
                  <w:sz w:val="22"/>
                  <w:szCs w:val="22"/>
                </w:rPr>
                <w:t xml:space="preserve"> </w:t>
              </w:r>
              <w:proofErr w:type="spellStart"/>
              <w:r w:rsidRPr="00C311AB">
                <w:rPr>
                  <w:rFonts w:ascii="Aptos Narrow" w:hAnsi="Aptos Narrow"/>
                  <w:color w:val="000000"/>
                  <w:sz w:val="22"/>
                  <w:szCs w:val="22"/>
                </w:rPr>
                <w:t>FlutterFlow</w:t>
              </w:r>
              <w:proofErr w:type="spellEnd"/>
              <w:r w:rsidRPr="00C311AB">
                <w:rPr>
                  <w:rFonts w:ascii="Aptos Narrow" w:hAnsi="Aptos Narrow"/>
                  <w:color w:val="000000"/>
                  <w:sz w:val="22"/>
                  <w:szCs w:val="22"/>
                </w:rPr>
                <w:t xml:space="preserve"> for mockups.</w:t>
              </w:r>
            </w:ins>
          </w:p>
        </w:tc>
        <w:tc>
          <w:tcPr>
            <w:tcW w:w="3495" w:type="dxa"/>
            <w:tcBorders>
              <w:top w:val="nil"/>
              <w:left w:val="nil"/>
              <w:bottom w:val="nil"/>
              <w:right w:val="nil"/>
            </w:tcBorders>
            <w:vAlign w:val="center"/>
            <w:hideMark/>
          </w:tcPr>
          <w:p w14:paraId="56D08FF0" w14:textId="77777777" w:rsidR="00EE1DF4" w:rsidRPr="00C311AB" w:rsidRDefault="00EE1DF4" w:rsidP="000A3372">
            <w:pPr>
              <w:spacing w:line="240" w:lineRule="auto"/>
              <w:rPr>
                <w:ins w:id="6710" w:author="Alondra Vega Pacheco" w:date="2025-10-14T11:24:00Z" w16du:dateUtc="2025-10-14T16:24:00Z"/>
                <w:rFonts w:ascii="Aptos Narrow" w:hAnsi="Aptos Narrow"/>
                <w:color w:val="000000"/>
                <w:sz w:val="22"/>
                <w:szCs w:val="22"/>
              </w:rPr>
            </w:pPr>
            <w:ins w:id="6711" w:author="Alondra Vega Pacheco" w:date="2025-10-14T11:24:00Z" w16du:dateUtc="2025-10-14T16:24:00Z">
              <w:r w:rsidRPr="00C311AB">
                <w:rPr>
                  <w:rFonts w:ascii="Aptos Narrow" w:hAnsi="Aptos Narrow"/>
                  <w:color w:val="000000"/>
                  <w:sz w:val="22"/>
                  <w:szCs w:val="22"/>
                </w:rPr>
                <w:t>Allows fast, no-code mockups, interactive prototypes, and easier iteration with stakeholders.</w:t>
              </w:r>
            </w:ins>
          </w:p>
        </w:tc>
        <w:tc>
          <w:tcPr>
            <w:tcW w:w="1142" w:type="dxa"/>
            <w:tcBorders>
              <w:top w:val="nil"/>
              <w:left w:val="nil"/>
              <w:bottom w:val="nil"/>
              <w:right w:val="nil"/>
            </w:tcBorders>
            <w:vAlign w:val="center"/>
            <w:hideMark/>
          </w:tcPr>
          <w:p w14:paraId="1A2ED1D1" w14:textId="77777777" w:rsidR="00EE1DF4" w:rsidRPr="00C311AB" w:rsidRDefault="00EE1DF4" w:rsidP="000A3372">
            <w:pPr>
              <w:spacing w:line="240" w:lineRule="auto"/>
              <w:rPr>
                <w:ins w:id="6712" w:author="Alondra Vega Pacheco" w:date="2025-10-14T11:24:00Z" w16du:dateUtc="2025-10-14T16:24:00Z"/>
                <w:rFonts w:ascii="Aptos Narrow" w:hAnsi="Aptos Narrow"/>
                <w:color w:val="000000"/>
                <w:sz w:val="22"/>
                <w:szCs w:val="22"/>
              </w:rPr>
            </w:pPr>
            <w:ins w:id="6713" w:author="Alondra Vega Pacheco" w:date="2025-10-14T11:24:00Z" w16du:dateUtc="2025-10-14T16:24:00Z">
              <w:r w:rsidRPr="00C311AB">
                <w:rPr>
                  <w:rFonts w:ascii="Aptos Narrow" w:hAnsi="Aptos Narrow"/>
                  <w:color w:val="000000"/>
                  <w:sz w:val="22"/>
                  <w:szCs w:val="22"/>
                </w:rPr>
                <w:t>Completed</w:t>
              </w:r>
            </w:ins>
          </w:p>
        </w:tc>
        <w:tc>
          <w:tcPr>
            <w:tcW w:w="2814" w:type="dxa"/>
            <w:tcBorders>
              <w:top w:val="nil"/>
              <w:left w:val="nil"/>
              <w:bottom w:val="nil"/>
              <w:right w:val="nil"/>
            </w:tcBorders>
            <w:vAlign w:val="center"/>
            <w:hideMark/>
          </w:tcPr>
          <w:p w14:paraId="1133FA6C" w14:textId="77777777" w:rsidR="00EE1DF4" w:rsidRPr="00C311AB" w:rsidRDefault="00EE1DF4" w:rsidP="000A3372">
            <w:pPr>
              <w:spacing w:line="240" w:lineRule="auto"/>
              <w:rPr>
                <w:ins w:id="6714" w:author="Alondra Vega Pacheco" w:date="2025-10-14T11:24:00Z" w16du:dateUtc="2025-10-14T16:24:00Z"/>
                <w:rFonts w:ascii="Aptos Narrow" w:hAnsi="Aptos Narrow"/>
                <w:color w:val="000000"/>
                <w:sz w:val="22"/>
                <w:szCs w:val="22"/>
              </w:rPr>
            </w:pPr>
            <w:ins w:id="6715" w:author="Alondra Vega Pacheco" w:date="2025-10-14T11:24:00Z" w16du:dateUtc="2025-10-14T16:24:00Z">
              <w:r w:rsidRPr="00C311AB">
                <w:rPr>
                  <w:rFonts w:ascii="Aptos Narrow" w:hAnsi="Aptos Narrow"/>
                  <w:color w:val="000000"/>
                  <w:sz w:val="22"/>
                  <w:szCs w:val="22"/>
                </w:rPr>
                <w:t>SRS</w:t>
              </w:r>
            </w:ins>
          </w:p>
        </w:tc>
        <w:tc>
          <w:tcPr>
            <w:tcW w:w="1230" w:type="dxa"/>
            <w:tcBorders>
              <w:top w:val="nil"/>
              <w:left w:val="nil"/>
              <w:bottom w:val="nil"/>
              <w:right w:val="single" w:sz="4" w:space="0" w:color="000000"/>
            </w:tcBorders>
            <w:vAlign w:val="center"/>
            <w:hideMark/>
          </w:tcPr>
          <w:p w14:paraId="121ABD41" w14:textId="77777777" w:rsidR="00EE1DF4" w:rsidRPr="00C311AB" w:rsidRDefault="00EE1DF4" w:rsidP="000A3372">
            <w:pPr>
              <w:spacing w:line="240" w:lineRule="auto"/>
              <w:jc w:val="center"/>
              <w:rPr>
                <w:ins w:id="6716" w:author="Alondra Vega Pacheco" w:date="2025-10-14T11:24:00Z" w16du:dateUtc="2025-10-14T16:24:00Z"/>
                <w:rFonts w:ascii="Aptos Narrow" w:hAnsi="Aptos Narrow"/>
                <w:color w:val="000000"/>
                <w:sz w:val="22"/>
                <w:szCs w:val="22"/>
              </w:rPr>
            </w:pPr>
            <w:ins w:id="6717" w:author="Alondra Vega Pacheco" w:date="2025-10-14T11:24:00Z" w16du:dateUtc="2025-10-14T16:24:00Z">
              <w:r w:rsidRPr="00C311AB">
                <w:rPr>
                  <w:rFonts w:ascii="Aptos Narrow" w:hAnsi="Aptos Narrow"/>
                  <w:color w:val="000000"/>
                  <w:sz w:val="22"/>
                  <w:szCs w:val="22"/>
                </w:rPr>
                <w:t>Team-B</w:t>
              </w:r>
            </w:ins>
          </w:p>
        </w:tc>
      </w:tr>
      <w:tr w:rsidR="00EE1DF4" w:rsidRPr="00C311AB" w14:paraId="0C99F562" w14:textId="77777777" w:rsidTr="000A3372">
        <w:trPr>
          <w:trHeight w:val="300"/>
          <w:ins w:id="6718"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415BF54F" w14:textId="77777777" w:rsidR="00EE1DF4" w:rsidRPr="00C311AB" w:rsidRDefault="00EE1DF4" w:rsidP="000A3372">
            <w:pPr>
              <w:spacing w:line="240" w:lineRule="auto"/>
              <w:rPr>
                <w:ins w:id="6719" w:author="Alondra Vega Pacheco" w:date="2025-10-14T11:24:00Z" w16du:dateUtc="2025-10-14T16:24:00Z"/>
                <w:rFonts w:ascii="Aptos Narrow" w:hAnsi="Aptos Narrow"/>
                <w:color w:val="000000"/>
                <w:sz w:val="22"/>
                <w:szCs w:val="22"/>
              </w:rPr>
            </w:pPr>
            <w:ins w:id="6720"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shd w:val="clear" w:color="C0E6F5" w:fill="C0E6F5"/>
            <w:vAlign w:val="center"/>
            <w:hideMark/>
          </w:tcPr>
          <w:p w14:paraId="7FDEAA44" w14:textId="77777777" w:rsidR="00EE1DF4" w:rsidRPr="00C311AB" w:rsidRDefault="00EE1DF4" w:rsidP="000A3372">
            <w:pPr>
              <w:spacing w:line="240" w:lineRule="auto"/>
              <w:rPr>
                <w:ins w:id="6721"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vAlign w:val="center"/>
            <w:hideMark/>
          </w:tcPr>
          <w:p w14:paraId="1C36F95A" w14:textId="77777777" w:rsidR="00EE1DF4" w:rsidRPr="00C311AB" w:rsidRDefault="00EE1DF4" w:rsidP="000A3372">
            <w:pPr>
              <w:spacing w:line="240" w:lineRule="auto"/>
              <w:jc w:val="center"/>
              <w:rPr>
                <w:ins w:id="6722"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vAlign w:val="center"/>
            <w:hideMark/>
          </w:tcPr>
          <w:p w14:paraId="0408B4E9" w14:textId="77777777" w:rsidR="00EE1DF4" w:rsidRPr="00C311AB" w:rsidRDefault="00EE1DF4" w:rsidP="000A3372">
            <w:pPr>
              <w:spacing w:line="240" w:lineRule="auto"/>
              <w:rPr>
                <w:ins w:id="6723"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center"/>
            <w:hideMark/>
          </w:tcPr>
          <w:p w14:paraId="5D10FF7F" w14:textId="77777777" w:rsidR="00EE1DF4" w:rsidRPr="00C311AB" w:rsidRDefault="00EE1DF4" w:rsidP="000A3372">
            <w:pPr>
              <w:spacing w:line="240" w:lineRule="auto"/>
              <w:rPr>
                <w:ins w:id="6724"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center"/>
            <w:hideMark/>
          </w:tcPr>
          <w:p w14:paraId="70269575" w14:textId="77777777" w:rsidR="00EE1DF4" w:rsidRPr="00C311AB" w:rsidRDefault="00EE1DF4" w:rsidP="000A3372">
            <w:pPr>
              <w:spacing w:line="240" w:lineRule="auto"/>
              <w:rPr>
                <w:ins w:id="6725" w:author="Alondra Vega Pacheco" w:date="2025-10-14T11:24:00Z" w16du:dateUtc="2025-10-14T16:24:00Z"/>
                <w:rFonts w:ascii="Aptos Narrow" w:hAnsi="Aptos Narrow"/>
                <w:color w:val="000000"/>
                <w:sz w:val="22"/>
                <w:szCs w:val="22"/>
              </w:rPr>
            </w:pPr>
            <w:ins w:id="6726" w:author="Alondra Vega Pacheco" w:date="2025-10-14T11:24:00Z" w16du:dateUtc="2025-10-14T16:24:00Z">
              <w:r w:rsidRPr="00C311AB">
                <w:rPr>
                  <w:rFonts w:ascii="Aptos Narrow" w:hAnsi="Aptos Narrow"/>
                  <w:color w:val="000000"/>
                  <w:sz w:val="22"/>
                  <w:szCs w:val="22"/>
                </w:rPr>
                <w:t xml:space="preserve">2. Use </w:t>
              </w:r>
              <w:proofErr w:type="spellStart"/>
              <w:r w:rsidRPr="00C311AB">
                <w:rPr>
                  <w:rFonts w:ascii="Aptos Narrow" w:hAnsi="Aptos Narrow"/>
                  <w:color w:val="000000"/>
                  <w:sz w:val="22"/>
                  <w:szCs w:val="22"/>
                </w:rPr>
                <w:t>FlutterFlow</w:t>
              </w:r>
              <w:proofErr w:type="spellEnd"/>
            </w:ins>
          </w:p>
        </w:tc>
        <w:tc>
          <w:tcPr>
            <w:tcW w:w="3587" w:type="dxa"/>
            <w:tcBorders>
              <w:top w:val="nil"/>
              <w:left w:val="nil"/>
              <w:bottom w:val="nil"/>
              <w:right w:val="nil"/>
            </w:tcBorders>
            <w:shd w:val="clear" w:color="C0E6F5" w:fill="C0E6F5"/>
            <w:vAlign w:val="center"/>
            <w:hideMark/>
          </w:tcPr>
          <w:p w14:paraId="1340A00B" w14:textId="77777777" w:rsidR="00EE1DF4" w:rsidRPr="00C311AB" w:rsidRDefault="00EE1DF4" w:rsidP="000A3372">
            <w:pPr>
              <w:spacing w:line="240" w:lineRule="auto"/>
              <w:rPr>
                <w:ins w:id="6727"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shd w:val="clear" w:color="C0E6F5" w:fill="C0E6F5"/>
            <w:vAlign w:val="center"/>
            <w:hideMark/>
          </w:tcPr>
          <w:p w14:paraId="31488743" w14:textId="77777777" w:rsidR="00EE1DF4" w:rsidRPr="00C311AB" w:rsidRDefault="00EE1DF4" w:rsidP="000A3372">
            <w:pPr>
              <w:spacing w:line="240" w:lineRule="auto"/>
              <w:rPr>
                <w:ins w:id="6728" w:author="Alondra Vega Pacheco" w:date="2025-10-14T11:24:00Z" w16du:dateUtc="2025-10-14T16:24:00Z"/>
                <w:rFonts w:ascii="Times New Roman" w:hAnsi="Times New Roman"/>
                <w:sz w:val="20"/>
              </w:rPr>
            </w:pPr>
          </w:p>
        </w:tc>
        <w:tc>
          <w:tcPr>
            <w:tcW w:w="1142" w:type="dxa"/>
            <w:tcBorders>
              <w:top w:val="nil"/>
              <w:left w:val="nil"/>
              <w:bottom w:val="nil"/>
              <w:right w:val="nil"/>
            </w:tcBorders>
            <w:shd w:val="clear" w:color="C0E6F5" w:fill="C0E6F5"/>
            <w:vAlign w:val="center"/>
            <w:hideMark/>
          </w:tcPr>
          <w:p w14:paraId="4679D0D5" w14:textId="77777777" w:rsidR="00EE1DF4" w:rsidRPr="00C311AB" w:rsidRDefault="00EE1DF4" w:rsidP="000A3372">
            <w:pPr>
              <w:spacing w:line="240" w:lineRule="auto"/>
              <w:rPr>
                <w:ins w:id="6729"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vAlign w:val="center"/>
            <w:hideMark/>
          </w:tcPr>
          <w:p w14:paraId="4A4D5DC2" w14:textId="77777777" w:rsidR="00EE1DF4" w:rsidRPr="00C311AB" w:rsidRDefault="00EE1DF4" w:rsidP="000A3372">
            <w:pPr>
              <w:spacing w:line="240" w:lineRule="auto"/>
              <w:rPr>
                <w:ins w:id="6730"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vAlign w:val="center"/>
            <w:hideMark/>
          </w:tcPr>
          <w:p w14:paraId="1512C846" w14:textId="77777777" w:rsidR="00EE1DF4" w:rsidRPr="00C311AB" w:rsidRDefault="00EE1DF4" w:rsidP="000A3372">
            <w:pPr>
              <w:spacing w:line="240" w:lineRule="auto"/>
              <w:rPr>
                <w:ins w:id="6731" w:author="Alondra Vega Pacheco" w:date="2025-10-14T11:24:00Z" w16du:dateUtc="2025-10-14T16:24:00Z"/>
                <w:rFonts w:ascii="Times New Roman" w:hAnsi="Times New Roman"/>
                <w:sz w:val="20"/>
              </w:rPr>
            </w:pPr>
          </w:p>
        </w:tc>
      </w:tr>
      <w:tr w:rsidR="00EE1DF4" w:rsidRPr="00C311AB" w14:paraId="65B5F6EC" w14:textId="77777777" w:rsidTr="000A3372">
        <w:trPr>
          <w:trHeight w:val="300"/>
          <w:ins w:id="6732"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09675CD0" w14:textId="77777777" w:rsidR="00EE1DF4" w:rsidRPr="00C311AB" w:rsidRDefault="00EE1DF4" w:rsidP="000A3372">
            <w:pPr>
              <w:spacing w:line="240" w:lineRule="auto"/>
              <w:rPr>
                <w:ins w:id="6733" w:author="Alondra Vega Pacheco" w:date="2025-10-14T11:24:00Z" w16du:dateUtc="2025-10-14T16:24:00Z"/>
                <w:rFonts w:ascii="Aptos Narrow" w:hAnsi="Aptos Narrow"/>
                <w:color w:val="000000"/>
                <w:sz w:val="22"/>
                <w:szCs w:val="22"/>
              </w:rPr>
            </w:pPr>
            <w:ins w:id="6734"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vAlign w:val="center"/>
            <w:hideMark/>
          </w:tcPr>
          <w:p w14:paraId="5D60517B" w14:textId="77777777" w:rsidR="00EE1DF4" w:rsidRPr="00C311AB" w:rsidRDefault="00EE1DF4" w:rsidP="000A3372">
            <w:pPr>
              <w:spacing w:line="240" w:lineRule="auto"/>
              <w:rPr>
                <w:ins w:id="6735"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vAlign w:val="center"/>
            <w:hideMark/>
          </w:tcPr>
          <w:p w14:paraId="5322C52F" w14:textId="77777777" w:rsidR="00EE1DF4" w:rsidRPr="00C311AB" w:rsidRDefault="00EE1DF4" w:rsidP="000A3372">
            <w:pPr>
              <w:spacing w:line="240" w:lineRule="auto"/>
              <w:jc w:val="center"/>
              <w:rPr>
                <w:ins w:id="6736" w:author="Alondra Vega Pacheco" w:date="2025-10-14T11:24:00Z" w16du:dateUtc="2025-10-14T16:24:00Z"/>
                <w:rFonts w:ascii="Times New Roman" w:hAnsi="Times New Roman"/>
                <w:sz w:val="20"/>
              </w:rPr>
            </w:pPr>
          </w:p>
        </w:tc>
        <w:tc>
          <w:tcPr>
            <w:tcW w:w="3889" w:type="dxa"/>
            <w:tcBorders>
              <w:top w:val="nil"/>
              <w:left w:val="nil"/>
              <w:bottom w:val="nil"/>
              <w:right w:val="nil"/>
            </w:tcBorders>
            <w:vAlign w:val="center"/>
            <w:hideMark/>
          </w:tcPr>
          <w:p w14:paraId="77F36C52" w14:textId="77777777" w:rsidR="00EE1DF4" w:rsidRPr="00C311AB" w:rsidRDefault="00EE1DF4" w:rsidP="000A3372">
            <w:pPr>
              <w:spacing w:line="240" w:lineRule="auto"/>
              <w:rPr>
                <w:ins w:id="6737"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center"/>
            <w:hideMark/>
          </w:tcPr>
          <w:p w14:paraId="508F743C" w14:textId="77777777" w:rsidR="00EE1DF4" w:rsidRPr="00C311AB" w:rsidRDefault="00EE1DF4" w:rsidP="000A3372">
            <w:pPr>
              <w:spacing w:line="240" w:lineRule="auto"/>
              <w:rPr>
                <w:ins w:id="6738" w:author="Alondra Vega Pacheco" w:date="2025-10-14T11:24:00Z" w16du:dateUtc="2025-10-14T16:24:00Z"/>
                <w:rFonts w:ascii="Times New Roman" w:hAnsi="Times New Roman"/>
                <w:sz w:val="20"/>
              </w:rPr>
            </w:pPr>
          </w:p>
        </w:tc>
        <w:tc>
          <w:tcPr>
            <w:tcW w:w="3364" w:type="dxa"/>
            <w:tcBorders>
              <w:top w:val="nil"/>
              <w:left w:val="nil"/>
              <w:bottom w:val="nil"/>
              <w:right w:val="nil"/>
            </w:tcBorders>
            <w:vAlign w:val="center"/>
            <w:hideMark/>
          </w:tcPr>
          <w:p w14:paraId="2A6AF1BF" w14:textId="77777777" w:rsidR="00EE1DF4" w:rsidRPr="00C311AB" w:rsidRDefault="00EE1DF4" w:rsidP="000A3372">
            <w:pPr>
              <w:spacing w:line="240" w:lineRule="auto"/>
              <w:rPr>
                <w:ins w:id="6739" w:author="Alondra Vega Pacheco" w:date="2025-10-14T11:24:00Z" w16du:dateUtc="2025-10-14T16:24:00Z"/>
                <w:rFonts w:ascii="Aptos Narrow" w:hAnsi="Aptos Narrow"/>
                <w:color w:val="000000"/>
                <w:sz w:val="22"/>
                <w:szCs w:val="22"/>
              </w:rPr>
            </w:pPr>
            <w:ins w:id="6740" w:author="Alondra Vega Pacheco" w:date="2025-10-14T11:24:00Z" w16du:dateUtc="2025-10-14T16:24:00Z">
              <w:r w:rsidRPr="00C311AB">
                <w:rPr>
                  <w:rFonts w:ascii="Aptos Narrow" w:hAnsi="Aptos Narrow"/>
                  <w:color w:val="000000"/>
                  <w:sz w:val="22"/>
                  <w:szCs w:val="22"/>
                </w:rPr>
                <w:t>3. Develop sample screens using html/</w:t>
              </w:r>
              <w:proofErr w:type="spellStart"/>
              <w:r w:rsidRPr="00C311AB">
                <w:rPr>
                  <w:rFonts w:ascii="Aptos Narrow" w:hAnsi="Aptos Narrow"/>
                  <w:color w:val="000000"/>
                  <w:sz w:val="22"/>
                  <w:szCs w:val="22"/>
                </w:rPr>
                <w:t>css</w:t>
              </w:r>
              <w:proofErr w:type="spellEnd"/>
            </w:ins>
          </w:p>
        </w:tc>
        <w:tc>
          <w:tcPr>
            <w:tcW w:w="3587" w:type="dxa"/>
            <w:tcBorders>
              <w:top w:val="nil"/>
              <w:left w:val="nil"/>
              <w:bottom w:val="nil"/>
              <w:right w:val="nil"/>
            </w:tcBorders>
            <w:vAlign w:val="center"/>
            <w:hideMark/>
          </w:tcPr>
          <w:p w14:paraId="63C8FEF5" w14:textId="77777777" w:rsidR="00EE1DF4" w:rsidRPr="00C311AB" w:rsidRDefault="00EE1DF4" w:rsidP="000A3372">
            <w:pPr>
              <w:spacing w:line="240" w:lineRule="auto"/>
              <w:rPr>
                <w:ins w:id="6741"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vAlign w:val="center"/>
            <w:hideMark/>
          </w:tcPr>
          <w:p w14:paraId="30E9DD4A" w14:textId="77777777" w:rsidR="00EE1DF4" w:rsidRPr="00C311AB" w:rsidRDefault="00EE1DF4" w:rsidP="000A3372">
            <w:pPr>
              <w:spacing w:line="240" w:lineRule="auto"/>
              <w:rPr>
                <w:ins w:id="6742" w:author="Alondra Vega Pacheco" w:date="2025-10-14T11:24:00Z" w16du:dateUtc="2025-10-14T16:24:00Z"/>
                <w:rFonts w:ascii="Times New Roman" w:hAnsi="Times New Roman"/>
                <w:sz w:val="20"/>
              </w:rPr>
            </w:pPr>
          </w:p>
        </w:tc>
        <w:tc>
          <w:tcPr>
            <w:tcW w:w="1142" w:type="dxa"/>
            <w:tcBorders>
              <w:top w:val="nil"/>
              <w:left w:val="nil"/>
              <w:bottom w:val="nil"/>
              <w:right w:val="nil"/>
            </w:tcBorders>
            <w:vAlign w:val="center"/>
            <w:hideMark/>
          </w:tcPr>
          <w:p w14:paraId="16DB2305" w14:textId="77777777" w:rsidR="00EE1DF4" w:rsidRPr="00C311AB" w:rsidRDefault="00EE1DF4" w:rsidP="000A3372">
            <w:pPr>
              <w:spacing w:line="240" w:lineRule="auto"/>
              <w:rPr>
                <w:ins w:id="6743" w:author="Alondra Vega Pacheco" w:date="2025-10-14T11:24:00Z" w16du:dateUtc="2025-10-14T16:24:00Z"/>
                <w:rFonts w:ascii="Times New Roman" w:hAnsi="Times New Roman"/>
                <w:sz w:val="20"/>
              </w:rPr>
            </w:pPr>
          </w:p>
        </w:tc>
        <w:tc>
          <w:tcPr>
            <w:tcW w:w="2814" w:type="dxa"/>
            <w:tcBorders>
              <w:top w:val="nil"/>
              <w:left w:val="nil"/>
              <w:bottom w:val="nil"/>
              <w:right w:val="nil"/>
            </w:tcBorders>
            <w:vAlign w:val="center"/>
            <w:hideMark/>
          </w:tcPr>
          <w:p w14:paraId="6FDB4710" w14:textId="77777777" w:rsidR="00EE1DF4" w:rsidRPr="00C311AB" w:rsidRDefault="00EE1DF4" w:rsidP="000A3372">
            <w:pPr>
              <w:spacing w:line="240" w:lineRule="auto"/>
              <w:rPr>
                <w:ins w:id="6744"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vAlign w:val="center"/>
            <w:hideMark/>
          </w:tcPr>
          <w:p w14:paraId="4A421F42" w14:textId="77777777" w:rsidR="00EE1DF4" w:rsidRPr="00C311AB" w:rsidRDefault="00EE1DF4" w:rsidP="000A3372">
            <w:pPr>
              <w:spacing w:line="240" w:lineRule="auto"/>
              <w:rPr>
                <w:ins w:id="6745" w:author="Alondra Vega Pacheco" w:date="2025-10-14T11:24:00Z" w16du:dateUtc="2025-10-14T16:24:00Z"/>
                <w:rFonts w:ascii="Times New Roman" w:hAnsi="Times New Roman"/>
                <w:sz w:val="20"/>
              </w:rPr>
            </w:pPr>
          </w:p>
        </w:tc>
      </w:tr>
      <w:tr w:rsidR="00EE1DF4" w:rsidRPr="00C311AB" w14:paraId="4582D7B0" w14:textId="77777777" w:rsidTr="000A3372">
        <w:trPr>
          <w:trHeight w:val="585"/>
          <w:ins w:id="6746"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10CEB4AC" w14:textId="77777777" w:rsidR="00EE1DF4" w:rsidRPr="00C311AB" w:rsidRDefault="00EE1DF4" w:rsidP="000A3372">
            <w:pPr>
              <w:spacing w:line="240" w:lineRule="auto"/>
              <w:rPr>
                <w:ins w:id="6747" w:author="Alondra Vega Pacheco" w:date="2025-10-14T11:24:00Z" w16du:dateUtc="2025-10-14T16:24:00Z"/>
                <w:rFonts w:ascii="Aptos Narrow" w:hAnsi="Aptos Narrow"/>
                <w:color w:val="000000"/>
                <w:sz w:val="22"/>
                <w:szCs w:val="22"/>
              </w:rPr>
            </w:pPr>
            <w:ins w:id="6748"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shd w:val="clear" w:color="C0E6F5" w:fill="C0E6F5"/>
            <w:vAlign w:val="center"/>
            <w:hideMark/>
          </w:tcPr>
          <w:p w14:paraId="64F5E467" w14:textId="77777777" w:rsidR="00EE1DF4" w:rsidRPr="00C311AB" w:rsidRDefault="00EE1DF4" w:rsidP="000A3372">
            <w:pPr>
              <w:spacing w:line="240" w:lineRule="auto"/>
              <w:jc w:val="center"/>
              <w:rPr>
                <w:ins w:id="6749" w:author="Alondra Vega Pacheco" w:date="2025-10-14T11:24:00Z" w16du:dateUtc="2025-10-14T16:24:00Z"/>
                <w:rFonts w:ascii="Aptos Narrow" w:hAnsi="Aptos Narrow"/>
                <w:color w:val="000000"/>
                <w:sz w:val="22"/>
                <w:szCs w:val="22"/>
              </w:rPr>
            </w:pPr>
            <w:ins w:id="6750" w:author="Alondra Vega Pacheco" w:date="2025-10-14T11:24:00Z" w16du:dateUtc="2025-10-14T16:24:00Z">
              <w:r w:rsidRPr="00C311AB">
                <w:rPr>
                  <w:rFonts w:ascii="Aptos Narrow" w:hAnsi="Aptos Narrow"/>
                  <w:color w:val="000000"/>
                  <w:sz w:val="22"/>
                  <w:szCs w:val="22"/>
                </w:rPr>
                <w:t>2</w:t>
              </w:r>
            </w:ins>
          </w:p>
        </w:tc>
        <w:tc>
          <w:tcPr>
            <w:tcW w:w="1823" w:type="dxa"/>
            <w:tcBorders>
              <w:top w:val="nil"/>
              <w:left w:val="nil"/>
              <w:bottom w:val="nil"/>
              <w:right w:val="nil"/>
            </w:tcBorders>
            <w:shd w:val="clear" w:color="C0E6F5" w:fill="C0E6F5"/>
            <w:vAlign w:val="center"/>
            <w:hideMark/>
          </w:tcPr>
          <w:p w14:paraId="48482CEB" w14:textId="77777777" w:rsidR="00EE1DF4" w:rsidRPr="00C311AB" w:rsidRDefault="00EE1DF4" w:rsidP="000A3372">
            <w:pPr>
              <w:spacing w:line="240" w:lineRule="auto"/>
              <w:jc w:val="right"/>
              <w:rPr>
                <w:ins w:id="6751" w:author="Alondra Vega Pacheco" w:date="2025-10-14T11:24:00Z" w16du:dateUtc="2025-10-14T16:24:00Z"/>
                <w:rFonts w:ascii="Aptos Narrow" w:hAnsi="Aptos Narrow"/>
                <w:color w:val="000000"/>
                <w:sz w:val="22"/>
                <w:szCs w:val="22"/>
              </w:rPr>
            </w:pPr>
            <w:ins w:id="6752" w:author="Alondra Vega Pacheco" w:date="2025-10-14T11:24:00Z" w16du:dateUtc="2025-10-14T16:24:00Z">
              <w:r w:rsidRPr="00C311AB">
                <w:rPr>
                  <w:rFonts w:ascii="Aptos Narrow" w:hAnsi="Aptos Narrow"/>
                  <w:color w:val="000000"/>
                  <w:sz w:val="22"/>
                  <w:szCs w:val="22"/>
                </w:rPr>
                <w:t>8/15/2025</w:t>
              </w:r>
            </w:ins>
          </w:p>
        </w:tc>
        <w:tc>
          <w:tcPr>
            <w:tcW w:w="3889" w:type="dxa"/>
            <w:tcBorders>
              <w:top w:val="nil"/>
              <w:left w:val="nil"/>
              <w:bottom w:val="nil"/>
              <w:right w:val="nil"/>
            </w:tcBorders>
            <w:shd w:val="clear" w:color="C0E6F5" w:fill="C0E6F5"/>
            <w:vAlign w:val="center"/>
            <w:hideMark/>
          </w:tcPr>
          <w:p w14:paraId="13F0039F" w14:textId="77777777" w:rsidR="00EE1DF4" w:rsidRPr="00C311AB" w:rsidRDefault="00EE1DF4" w:rsidP="000A3372">
            <w:pPr>
              <w:spacing w:line="240" w:lineRule="auto"/>
              <w:rPr>
                <w:ins w:id="6753" w:author="Alondra Vega Pacheco" w:date="2025-10-14T11:24:00Z" w16du:dateUtc="2025-10-14T16:24:00Z"/>
                <w:rFonts w:ascii="Aptos Narrow" w:hAnsi="Aptos Narrow"/>
                <w:color w:val="000000"/>
                <w:sz w:val="22"/>
                <w:szCs w:val="22"/>
              </w:rPr>
            </w:pPr>
            <w:ins w:id="6754" w:author="Alondra Vega Pacheco" w:date="2025-10-14T11:24:00Z" w16du:dateUtc="2025-10-14T16:24:00Z">
              <w:r w:rsidRPr="00C311AB">
                <w:rPr>
                  <w:rFonts w:ascii="Aptos Narrow" w:hAnsi="Aptos Narrow"/>
                  <w:color w:val="000000"/>
                  <w:sz w:val="22"/>
                  <w:szCs w:val="22"/>
                </w:rPr>
                <w:t>Team B bi-weekly meeting</w:t>
              </w:r>
            </w:ins>
          </w:p>
        </w:tc>
        <w:tc>
          <w:tcPr>
            <w:tcW w:w="3956" w:type="dxa"/>
            <w:tcBorders>
              <w:top w:val="nil"/>
              <w:left w:val="nil"/>
              <w:bottom w:val="nil"/>
              <w:right w:val="nil"/>
            </w:tcBorders>
            <w:shd w:val="clear" w:color="C0E6F5" w:fill="C0E6F5"/>
            <w:vAlign w:val="center"/>
            <w:hideMark/>
          </w:tcPr>
          <w:p w14:paraId="79C7B2D7" w14:textId="77777777" w:rsidR="00EE1DF4" w:rsidRPr="00C311AB" w:rsidRDefault="00EE1DF4" w:rsidP="000A3372">
            <w:pPr>
              <w:spacing w:line="240" w:lineRule="auto"/>
              <w:rPr>
                <w:ins w:id="6755" w:author="Alondra Vega Pacheco" w:date="2025-10-14T11:24:00Z" w16du:dateUtc="2025-10-14T16:24:00Z"/>
                <w:rFonts w:ascii="Aptos Narrow" w:hAnsi="Aptos Narrow"/>
                <w:color w:val="000000"/>
                <w:sz w:val="22"/>
                <w:szCs w:val="22"/>
              </w:rPr>
            </w:pPr>
            <w:ins w:id="6756" w:author="Alondra Vega Pacheco" w:date="2025-10-14T11:24:00Z" w16du:dateUtc="2025-10-14T16:24:00Z">
              <w:r w:rsidRPr="00C311AB">
                <w:rPr>
                  <w:rFonts w:ascii="Aptos Narrow" w:hAnsi="Aptos Narrow"/>
                  <w:color w:val="000000"/>
                  <w:sz w:val="22"/>
                  <w:szCs w:val="22"/>
                </w:rPr>
                <w:t xml:space="preserve">Team B needs to have a bi-weekly meeting to discuss progress, blocked, and issues. </w:t>
              </w:r>
            </w:ins>
          </w:p>
        </w:tc>
        <w:tc>
          <w:tcPr>
            <w:tcW w:w="3364" w:type="dxa"/>
            <w:tcBorders>
              <w:top w:val="nil"/>
              <w:left w:val="nil"/>
              <w:bottom w:val="nil"/>
              <w:right w:val="nil"/>
            </w:tcBorders>
            <w:shd w:val="clear" w:color="C0E6F5" w:fill="C0E6F5"/>
            <w:vAlign w:val="center"/>
            <w:hideMark/>
          </w:tcPr>
          <w:p w14:paraId="7D24D844" w14:textId="77777777" w:rsidR="00EE1DF4" w:rsidRPr="00C311AB" w:rsidRDefault="00EE1DF4" w:rsidP="000A3372">
            <w:pPr>
              <w:spacing w:line="240" w:lineRule="auto"/>
              <w:rPr>
                <w:ins w:id="6757" w:author="Alondra Vega Pacheco" w:date="2025-10-14T11:24:00Z" w16du:dateUtc="2025-10-14T16:24:00Z"/>
                <w:rFonts w:ascii="Aptos Narrow" w:hAnsi="Aptos Narrow"/>
                <w:color w:val="000000"/>
                <w:sz w:val="22"/>
                <w:szCs w:val="22"/>
              </w:rPr>
            </w:pPr>
            <w:proofErr w:type="spellStart"/>
            <w:ins w:id="6758" w:author="Alondra Vega Pacheco" w:date="2025-10-14T11:24:00Z" w16du:dateUtc="2025-10-14T16:24:00Z">
              <w:r w:rsidRPr="00C311AB">
                <w:rPr>
                  <w:rFonts w:ascii="Aptos Narrow" w:hAnsi="Aptos Narrow"/>
                  <w:color w:val="000000"/>
                  <w:sz w:val="22"/>
                  <w:szCs w:val="22"/>
                </w:rPr>
                <w:t>Wedensday</w:t>
              </w:r>
              <w:proofErr w:type="spellEnd"/>
              <w:r w:rsidRPr="00C311AB">
                <w:rPr>
                  <w:rFonts w:ascii="Aptos Narrow" w:hAnsi="Aptos Narrow"/>
                  <w:color w:val="000000"/>
                  <w:sz w:val="22"/>
                  <w:szCs w:val="22"/>
                </w:rPr>
                <w:t xml:space="preserve"> and Friday were days where every member had </w:t>
              </w:r>
              <w:proofErr w:type="spellStart"/>
              <w:r w:rsidRPr="00C311AB">
                <w:rPr>
                  <w:rFonts w:ascii="Aptos Narrow" w:hAnsi="Aptos Narrow"/>
                  <w:color w:val="000000"/>
                  <w:sz w:val="22"/>
                  <w:szCs w:val="22"/>
                </w:rPr>
                <w:t>availablity</w:t>
              </w:r>
              <w:proofErr w:type="spellEnd"/>
            </w:ins>
          </w:p>
        </w:tc>
        <w:tc>
          <w:tcPr>
            <w:tcW w:w="3587" w:type="dxa"/>
            <w:tcBorders>
              <w:top w:val="nil"/>
              <w:left w:val="nil"/>
              <w:bottom w:val="nil"/>
              <w:right w:val="nil"/>
            </w:tcBorders>
            <w:shd w:val="clear" w:color="C0E6F5" w:fill="C0E6F5"/>
            <w:vAlign w:val="center"/>
            <w:hideMark/>
          </w:tcPr>
          <w:p w14:paraId="098993C8" w14:textId="77777777" w:rsidR="00EE1DF4" w:rsidRPr="00C311AB" w:rsidRDefault="00EE1DF4" w:rsidP="000A3372">
            <w:pPr>
              <w:spacing w:line="240" w:lineRule="auto"/>
              <w:rPr>
                <w:ins w:id="6759" w:author="Alondra Vega Pacheco" w:date="2025-10-14T11:24:00Z" w16du:dateUtc="2025-10-14T16:24:00Z"/>
                <w:rFonts w:ascii="Aptos Narrow" w:hAnsi="Aptos Narrow"/>
                <w:color w:val="000000"/>
                <w:sz w:val="22"/>
                <w:szCs w:val="22"/>
              </w:rPr>
            </w:pPr>
            <w:ins w:id="6760" w:author="Alondra Vega Pacheco" w:date="2025-10-14T11:24:00Z" w16du:dateUtc="2025-10-14T16:24:00Z">
              <w:r w:rsidRPr="00C311AB">
                <w:rPr>
                  <w:rFonts w:ascii="Aptos Narrow" w:hAnsi="Aptos Narrow"/>
                  <w:color w:val="000000"/>
                  <w:sz w:val="22"/>
                  <w:szCs w:val="22"/>
                </w:rPr>
                <w:t>Wed. and Monday at 8PM Eastern was selected</w:t>
              </w:r>
            </w:ins>
          </w:p>
        </w:tc>
        <w:tc>
          <w:tcPr>
            <w:tcW w:w="3495" w:type="dxa"/>
            <w:tcBorders>
              <w:top w:val="nil"/>
              <w:left w:val="nil"/>
              <w:bottom w:val="nil"/>
              <w:right w:val="nil"/>
            </w:tcBorders>
            <w:shd w:val="clear" w:color="C0E6F5" w:fill="C0E6F5"/>
            <w:vAlign w:val="center"/>
            <w:hideMark/>
          </w:tcPr>
          <w:p w14:paraId="7DF7027F" w14:textId="77777777" w:rsidR="00EE1DF4" w:rsidRPr="00C311AB" w:rsidRDefault="00EE1DF4" w:rsidP="000A3372">
            <w:pPr>
              <w:spacing w:line="240" w:lineRule="auto"/>
              <w:rPr>
                <w:ins w:id="6761" w:author="Alondra Vega Pacheco" w:date="2025-10-14T11:24:00Z" w16du:dateUtc="2025-10-14T16:24:00Z"/>
                <w:rFonts w:ascii="Aptos Narrow" w:hAnsi="Aptos Narrow"/>
                <w:color w:val="000000"/>
                <w:sz w:val="22"/>
                <w:szCs w:val="22"/>
              </w:rPr>
            </w:pPr>
            <w:ins w:id="6762" w:author="Alondra Vega Pacheco" w:date="2025-10-14T11:24:00Z" w16du:dateUtc="2025-10-14T16:24:00Z">
              <w:r w:rsidRPr="00C311AB">
                <w:rPr>
                  <w:rFonts w:ascii="Aptos Narrow" w:hAnsi="Aptos Narrow"/>
                  <w:color w:val="000000"/>
                  <w:sz w:val="22"/>
                  <w:szCs w:val="22"/>
                </w:rPr>
                <w:t xml:space="preserve">Team B needs to have a bi-weekly meeting to discuss progress, blocked, and issues. </w:t>
              </w:r>
            </w:ins>
          </w:p>
        </w:tc>
        <w:tc>
          <w:tcPr>
            <w:tcW w:w="1142" w:type="dxa"/>
            <w:tcBorders>
              <w:top w:val="nil"/>
              <w:left w:val="nil"/>
              <w:bottom w:val="nil"/>
              <w:right w:val="nil"/>
            </w:tcBorders>
            <w:shd w:val="clear" w:color="C0E6F5" w:fill="C0E6F5"/>
            <w:vAlign w:val="center"/>
            <w:hideMark/>
          </w:tcPr>
          <w:p w14:paraId="0827ADBD" w14:textId="77777777" w:rsidR="00EE1DF4" w:rsidRPr="00C311AB" w:rsidRDefault="00EE1DF4" w:rsidP="000A3372">
            <w:pPr>
              <w:spacing w:line="240" w:lineRule="auto"/>
              <w:rPr>
                <w:ins w:id="6763" w:author="Alondra Vega Pacheco" w:date="2025-10-14T11:24:00Z" w16du:dateUtc="2025-10-14T16:24:00Z"/>
                <w:rFonts w:ascii="Aptos Narrow" w:hAnsi="Aptos Narrow"/>
                <w:color w:val="000000"/>
                <w:sz w:val="22"/>
                <w:szCs w:val="22"/>
              </w:rPr>
            </w:pPr>
            <w:ins w:id="6764" w:author="Alondra Vega Pacheco" w:date="2025-10-14T11:24:00Z" w16du:dateUtc="2025-10-14T16:24:00Z">
              <w:r w:rsidRPr="00C311AB">
                <w:rPr>
                  <w:rFonts w:ascii="Aptos Narrow" w:hAnsi="Aptos Narrow"/>
                  <w:color w:val="000000"/>
                  <w:sz w:val="22"/>
                  <w:szCs w:val="22"/>
                </w:rPr>
                <w:t>Completed</w:t>
              </w:r>
            </w:ins>
          </w:p>
        </w:tc>
        <w:tc>
          <w:tcPr>
            <w:tcW w:w="2814" w:type="dxa"/>
            <w:tcBorders>
              <w:top w:val="nil"/>
              <w:left w:val="nil"/>
              <w:bottom w:val="nil"/>
              <w:right w:val="nil"/>
            </w:tcBorders>
            <w:shd w:val="clear" w:color="C0E6F5" w:fill="C0E6F5"/>
            <w:vAlign w:val="center"/>
            <w:hideMark/>
          </w:tcPr>
          <w:p w14:paraId="7540D8D7" w14:textId="77777777" w:rsidR="00EE1DF4" w:rsidRPr="00C311AB" w:rsidRDefault="00EE1DF4" w:rsidP="000A3372">
            <w:pPr>
              <w:spacing w:line="240" w:lineRule="auto"/>
              <w:rPr>
                <w:ins w:id="6765" w:author="Alondra Vega Pacheco" w:date="2025-10-14T11:24:00Z" w16du:dateUtc="2025-10-14T16:24:00Z"/>
                <w:rFonts w:ascii="Aptos Narrow" w:hAnsi="Aptos Narrow"/>
                <w:color w:val="000000"/>
                <w:sz w:val="22"/>
                <w:szCs w:val="22"/>
              </w:rPr>
            </w:pPr>
            <w:ins w:id="6766" w:author="Alondra Vega Pacheco" w:date="2025-10-14T11:24:00Z" w16du:dateUtc="2025-10-14T16:24:00Z">
              <w:r w:rsidRPr="00C311AB">
                <w:rPr>
                  <w:rFonts w:ascii="Aptos Narrow" w:hAnsi="Aptos Narrow"/>
                  <w:color w:val="000000"/>
                  <w:sz w:val="22"/>
                  <w:szCs w:val="22"/>
                </w:rPr>
                <w:t>Whole Project</w:t>
              </w:r>
            </w:ins>
          </w:p>
        </w:tc>
        <w:tc>
          <w:tcPr>
            <w:tcW w:w="1230" w:type="dxa"/>
            <w:tcBorders>
              <w:top w:val="nil"/>
              <w:left w:val="nil"/>
              <w:bottom w:val="nil"/>
              <w:right w:val="single" w:sz="4" w:space="0" w:color="000000"/>
            </w:tcBorders>
            <w:shd w:val="clear" w:color="C0E6F5" w:fill="C0E6F5"/>
            <w:vAlign w:val="center"/>
            <w:hideMark/>
          </w:tcPr>
          <w:p w14:paraId="53CB9E40" w14:textId="77777777" w:rsidR="00EE1DF4" w:rsidRPr="00C311AB" w:rsidRDefault="00EE1DF4" w:rsidP="000A3372">
            <w:pPr>
              <w:spacing w:line="240" w:lineRule="auto"/>
              <w:jc w:val="center"/>
              <w:rPr>
                <w:ins w:id="6767" w:author="Alondra Vega Pacheco" w:date="2025-10-14T11:24:00Z" w16du:dateUtc="2025-10-14T16:24:00Z"/>
                <w:rFonts w:ascii="Aptos Narrow" w:hAnsi="Aptos Narrow"/>
                <w:color w:val="000000"/>
                <w:sz w:val="22"/>
                <w:szCs w:val="22"/>
              </w:rPr>
            </w:pPr>
            <w:ins w:id="6768" w:author="Alondra Vega Pacheco" w:date="2025-10-14T11:24:00Z" w16du:dateUtc="2025-10-14T16:24:00Z">
              <w:r w:rsidRPr="00C311AB">
                <w:rPr>
                  <w:rFonts w:ascii="Aptos Narrow" w:hAnsi="Aptos Narrow"/>
                  <w:color w:val="000000"/>
                  <w:sz w:val="22"/>
                  <w:szCs w:val="22"/>
                </w:rPr>
                <w:t>Team-B</w:t>
              </w:r>
            </w:ins>
          </w:p>
        </w:tc>
      </w:tr>
      <w:tr w:rsidR="00EE1DF4" w:rsidRPr="00C311AB" w14:paraId="678A847B" w14:textId="77777777" w:rsidTr="000A3372">
        <w:trPr>
          <w:trHeight w:val="300"/>
          <w:ins w:id="6769"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47995DFE" w14:textId="77777777" w:rsidR="00EE1DF4" w:rsidRPr="00C311AB" w:rsidRDefault="00EE1DF4" w:rsidP="000A3372">
            <w:pPr>
              <w:spacing w:line="240" w:lineRule="auto"/>
              <w:rPr>
                <w:ins w:id="6770" w:author="Alondra Vega Pacheco" w:date="2025-10-14T11:24:00Z" w16du:dateUtc="2025-10-14T16:24:00Z"/>
                <w:rFonts w:ascii="Aptos Narrow" w:hAnsi="Aptos Narrow"/>
                <w:color w:val="000000"/>
                <w:sz w:val="22"/>
                <w:szCs w:val="22"/>
              </w:rPr>
            </w:pPr>
            <w:ins w:id="6771"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vAlign w:val="center"/>
            <w:hideMark/>
          </w:tcPr>
          <w:p w14:paraId="61B7B80E" w14:textId="77777777" w:rsidR="00EE1DF4" w:rsidRPr="00C311AB" w:rsidRDefault="00EE1DF4" w:rsidP="000A3372">
            <w:pPr>
              <w:spacing w:line="240" w:lineRule="auto"/>
              <w:rPr>
                <w:ins w:id="6772"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vAlign w:val="center"/>
            <w:hideMark/>
          </w:tcPr>
          <w:p w14:paraId="601CE8AB" w14:textId="77777777" w:rsidR="00EE1DF4" w:rsidRPr="00C311AB" w:rsidRDefault="00EE1DF4" w:rsidP="000A3372">
            <w:pPr>
              <w:spacing w:line="240" w:lineRule="auto"/>
              <w:jc w:val="center"/>
              <w:rPr>
                <w:ins w:id="6773" w:author="Alondra Vega Pacheco" w:date="2025-10-14T11:24:00Z" w16du:dateUtc="2025-10-14T16:24:00Z"/>
                <w:rFonts w:ascii="Times New Roman" w:hAnsi="Times New Roman"/>
                <w:sz w:val="20"/>
              </w:rPr>
            </w:pPr>
          </w:p>
        </w:tc>
        <w:tc>
          <w:tcPr>
            <w:tcW w:w="3889" w:type="dxa"/>
            <w:tcBorders>
              <w:top w:val="nil"/>
              <w:left w:val="nil"/>
              <w:bottom w:val="nil"/>
              <w:right w:val="nil"/>
            </w:tcBorders>
            <w:vAlign w:val="center"/>
            <w:hideMark/>
          </w:tcPr>
          <w:p w14:paraId="5016E46D" w14:textId="77777777" w:rsidR="00EE1DF4" w:rsidRPr="00C311AB" w:rsidRDefault="00EE1DF4" w:rsidP="000A3372">
            <w:pPr>
              <w:spacing w:line="240" w:lineRule="auto"/>
              <w:rPr>
                <w:ins w:id="6774"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center"/>
            <w:hideMark/>
          </w:tcPr>
          <w:p w14:paraId="1946108D" w14:textId="77777777" w:rsidR="00EE1DF4" w:rsidRPr="00C311AB" w:rsidRDefault="00EE1DF4" w:rsidP="000A3372">
            <w:pPr>
              <w:spacing w:line="240" w:lineRule="auto"/>
              <w:rPr>
                <w:ins w:id="6775" w:author="Alondra Vega Pacheco" w:date="2025-10-14T11:24:00Z" w16du:dateUtc="2025-10-14T16:24:00Z"/>
                <w:rFonts w:ascii="Times New Roman" w:hAnsi="Times New Roman"/>
                <w:sz w:val="20"/>
              </w:rPr>
            </w:pPr>
          </w:p>
        </w:tc>
        <w:tc>
          <w:tcPr>
            <w:tcW w:w="3364" w:type="dxa"/>
            <w:tcBorders>
              <w:top w:val="nil"/>
              <w:left w:val="nil"/>
              <w:bottom w:val="nil"/>
              <w:right w:val="nil"/>
            </w:tcBorders>
            <w:vAlign w:val="center"/>
            <w:hideMark/>
          </w:tcPr>
          <w:p w14:paraId="2FF5BABB" w14:textId="77777777" w:rsidR="00EE1DF4" w:rsidRPr="00C311AB" w:rsidRDefault="00EE1DF4" w:rsidP="000A3372">
            <w:pPr>
              <w:spacing w:line="240" w:lineRule="auto"/>
              <w:rPr>
                <w:ins w:id="6776" w:author="Alondra Vega Pacheco" w:date="2025-10-14T11:24:00Z" w16du:dateUtc="2025-10-14T16:24:00Z"/>
                <w:rFonts w:ascii="Times New Roman" w:hAnsi="Times New Roman"/>
                <w:sz w:val="20"/>
              </w:rPr>
            </w:pPr>
          </w:p>
        </w:tc>
        <w:tc>
          <w:tcPr>
            <w:tcW w:w="3587" w:type="dxa"/>
            <w:tcBorders>
              <w:top w:val="nil"/>
              <w:left w:val="nil"/>
              <w:bottom w:val="nil"/>
              <w:right w:val="nil"/>
            </w:tcBorders>
            <w:vAlign w:val="center"/>
            <w:hideMark/>
          </w:tcPr>
          <w:p w14:paraId="010952AE" w14:textId="77777777" w:rsidR="00EE1DF4" w:rsidRPr="00C311AB" w:rsidRDefault="00EE1DF4" w:rsidP="000A3372">
            <w:pPr>
              <w:spacing w:line="240" w:lineRule="auto"/>
              <w:rPr>
                <w:ins w:id="6777" w:author="Alondra Vega Pacheco" w:date="2025-10-14T11:24:00Z" w16du:dateUtc="2025-10-14T16:24:00Z"/>
                <w:rFonts w:ascii="Times New Roman" w:hAnsi="Times New Roman"/>
                <w:sz w:val="20"/>
              </w:rPr>
            </w:pPr>
          </w:p>
        </w:tc>
        <w:tc>
          <w:tcPr>
            <w:tcW w:w="3495" w:type="dxa"/>
            <w:tcBorders>
              <w:top w:val="nil"/>
              <w:left w:val="nil"/>
              <w:bottom w:val="nil"/>
              <w:right w:val="nil"/>
            </w:tcBorders>
            <w:vAlign w:val="center"/>
            <w:hideMark/>
          </w:tcPr>
          <w:p w14:paraId="5DB5A045" w14:textId="77777777" w:rsidR="00EE1DF4" w:rsidRPr="00C311AB" w:rsidRDefault="00EE1DF4" w:rsidP="000A3372">
            <w:pPr>
              <w:spacing w:line="240" w:lineRule="auto"/>
              <w:rPr>
                <w:ins w:id="6778" w:author="Alondra Vega Pacheco" w:date="2025-10-14T11:24:00Z" w16du:dateUtc="2025-10-14T16:24:00Z"/>
                <w:rFonts w:ascii="Times New Roman" w:hAnsi="Times New Roman"/>
                <w:sz w:val="20"/>
              </w:rPr>
            </w:pPr>
          </w:p>
        </w:tc>
        <w:tc>
          <w:tcPr>
            <w:tcW w:w="1142" w:type="dxa"/>
            <w:tcBorders>
              <w:top w:val="nil"/>
              <w:left w:val="nil"/>
              <w:bottom w:val="nil"/>
              <w:right w:val="nil"/>
            </w:tcBorders>
            <w:vAlign w:val="center"/>
            <w:hideMark/>
          </w:tcPr>
          <w:p w14:paraId="1BD266B7" w14:textId="77777777" w:rsidR="00EE1DF4" w:rsidRPr="00C311AB" w:rsidRDefault="00EE1DF4" w:rsidP="000A3372">
            <w:pPr>
              <w:spacing w:line="240" w:lineRule="auto"/>
              <w:rPr>
                <w:ins w:id="6779" w:author="Alondra Vega Pacheco" w:date="2025-10-14T11:24:00Z" w16du:dateUtc="2025-10-14T16:24:00Z"/>
                <w:rFonts w:ascii="Times New Roman" w:hAnsi="Times New Roman"/>
                <w:sz w:val="20"/>
              </w:rPr>
            </w:pPr>
          </w:p>
        </w:tc>
        <w:tc>
          <w:tcPr>
            <w:tcW w:w="2814" w:type="dxa"/>
            <w:tcBorders>
              <w:top w:val="nil"/>
              <w:left w:val="nil"/>
              <w:bottom w:val="nil"/>
              <w:right w:val="nil"/>
            </w:tcBorders>
            <w:vAlign w:val="center"/>
            <w:hideMark/>
          </w:tcPr>
          <w:p w14:paraId="71BB2BC8" w14:textId="77777777" w:rsidR="00EE1DF4" w:rsidRPr="00C311AB" w:rsidRDefault="00EE1DF4" w:rsidP="000A3372">
            <w:pPr>
              <w:spacing w:line="240" w:lineRule="auto"/>
              <w:rPr>
                <w:ins w:id="6780"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vAlign w:val="center"/>
            <w:hideMark/>
          </w:tcPr>
          <w:p w14:paraId="348B856D" w14:textId="77777777" w:rsidR="00EE1DF4" w:rsidRPr="00C311AB" w:rsidRDefault="00EE1DF4" w:rsidP="000A3372">
            <w:pPr>
              <w:spacing w:line="240" w:lineRule="auto"/>
              <w:rPr>
                <w:ins w:id="6781" w:author="Alondra Vega Pacheco" w:date="2025-10-14T11:24:00Z" w16du:dateUtc="2025-10-14T16:24:00Z"/>
                <w:rFonts w:ascii="Times New Roman" w:hAnsi="Times New Roman"/>
                <w:sz w:val="20"/>
              </w:rPr>
            </w:pPr>
          </w:p>
        </w:tc>
      </w:tr>
      <w:tr w:rsidR="00EE1DF4" w:rsidRPr="00C311AB" w14:paraId="6A128964" w14:textId="77777777" w:rsidTr="000A3372">
        <w:trPr>
          <w:trHeight w:val="300"/>
          <w:ins w:id="6782"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48095360" w14:textId="77777777" w:rsidR="00EE1DF4" w:rsidRPr="00C311AB" w:rsidRDefault="00EE1DF4" w:rsidP="000A3372">
            <w:pPr>
              <w:spacing w:line="240" w:lineRule="auto"/>
              <w:rPr>
                <w:ins w:id="6783" w:author="Alondra Vega Pacheco" w:date="2025-10-14T11:24:00Z" w16du:dateUtc="2025-10-14T16:24:00Z"/>
                <w:rFonts w:ascii="Aptos Narrow" w:hAnsi="Aptos Narrow"/>
                <w:color w:val="000000"/>
                <w:sz w:val="22"/>
                <w:szCs w:val="22"/>
              </w:rPr>
            </w:pPr>
            <w:ins w:id="6784"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shd w:val="clear" w:color="C0E6F5" w:fill="C0E6F5"/>
            <w:vAlign w:val="center"/>
            <w:hideMark/>
          </w:tcPr>
          <w:p w14:paraId="28D06AE9" w14:textId="77777777" w:rsidR="00EE1DF4" w:rsidRPr="00C311AB" w:rsidRDefault="00EE1DF4" w:rsidP="000A3372">
            <w:pPr>
              <w:spacing w:line="240" w:lineRule="auto"/>
              <w:rPr>
                <w:ins w:id="6785"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vAlign w:val="center"/>
            <w:hideMark/>
          </w:tcPr>
          <w:p w14:paraId="5EA228BC" w14:textId="77777777" w:rsidR="00EE1DF4" w:rsidRPr="00C311AB" w:rsidRDefault="00EE1DF4" w:rsidP="000A3372">
            <w:pPr>
              <w:spacing w:line="240" w:lineRule="auto"/>
              <w:jc w:val="center"/>
              <w:rPr>
                <w:ins w:id="6786"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vAlign w:val="center"/>
            <w:hideMark/>
          </w:tcPr>
          <w:p w14:paraId="0E01A811" w14:textId="77777777" w:rsidR="00EE1DF4" w:rsidRPr="00C311AB" w:rsidRDefault="00EE1DF4" w:rsidP="000A3372">
            <w:pPr>
              <w:spacing w:line="240" w:lineRule="auto"/>
              <w:rPr>
                <w:ins w:id="6787"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center"/>
            <w:hideMark/>
          </w:tcPr>
          <w:p w14:paraId="709939A3" w14:textId="77777777" w:rsidR="00EE1DF4" w:rsidRPr="00C311AB" w:rsidRDefault="00EE1DF4" w:rsidP="000A3372">
            <w:pPr>
              <w:spacing w:line="240" w:lineRule="auto"/>
              <w:rPr>
                <w:ins w:id="6788"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center"/>
            <w:hideMark/>
          </w:tcPr>
          <w:p w14:paraId="41451B86" w14:textId="77777777" w:rsidR="00EE1DF4" w:rsidRPr="00C311AB" w:rsidRDefault="00EE1DF4" w:rsidP="000A3372">
            <w:pPr>
              <w:spacing w:line="240" w:lineRule="auto"/>
              <w:rPr>
                <w:ins w:id="6789" w:author="Alondra Vega Pacheco" w:date="2025-10-14T11:24:00Z" w16du:dateUtc="2025-10-14T16:24:00Z"/>
                <w:rFonts w:ascii="Times New Roman" w:hAnsi="Times New Roman"/>
                <w:sz w:val="20"/>
              </w:rPr>
            </w:pPr>
          </w:p>
        </w:tc>
        <w:tc>
          <w:tcPr>
            <w:tcW w:w="3587" w:type="dxa"/>
            <w:tcBorders>
              <w:top w:val="nil"/>
              <w:left w:val="nil"/>
              <w:bottom w:val="nil"/>
              <w:right w:val="nil"/>
            </w:tcBorders>
            <w:shd w:val="clear" w:color="C0E6F5" w:fill="C0E6F5"/>
            <w:vAlign w:val="center"/>
            <w:hideMark/>
          </w:tcPr>
          <w:p w14:paraId="133DC085" w14:textId="77777777" w:rsidR="00EE1DF4" w:rsidRPr="00C311AB" w:rsidRDefault="00EE1DF4" w:rsidP="000A3372">
            <w:pPr>
              <w:spacing w:line="240" w:lineRule="auto"/>
              <w:rPr>
                <w:ins w:id="6790" w:author="Alondra Vega Pacheco" w:date="2025-10-14T11:24:00Z" w16du:dateUtc="2025-10-14T16:24:00Z"/>
                <w:rFonts w:ascii="Times New Roman" w:hAnsi="Times New Roman"/>
                <w:sz w:val="20"/>
              </w:rPr>
            </w:pPr>
          </w:p>
        </w:tc>
        <w:tc>
          <w:tcPr>
            <w:tcW w:w="3495" w:type="dxa"/>
            <w:tcBorders>
              <w:top w:val="nil"/>
              <w:left w:val="nil"/>
              <w:bottom w:val="nil"/>
              <w:right w:val="nil"/>
            </w:tcBorders>
            <w:shd w:val="clear" w:color="C0E6F5" w:fill="C0E6F5"/>
            <w:vAlign w:val="center"/>
            <w:hideMark/>
          </w:tcPr>
          <w:p w14:paraId="430F63D1" w14:textId="77777777" w:rsidR="00EE1DF4" w:rsidRPr="00C311AB" w:rsidRDefault="00EE1DF4" w:rsidP="000A3372">
            <w:pPr>
              <w:spacing w:line="240" w:lineRule="auto"/>
              <w:rPr>
                <w:ins w:id="6791" w:author="Alondra Vega Pacheco" w:date="2025-10-14T11:24:00Z" w16du:dateUtc="2025-10-14T16:24:00Z"/>
                <w:rFonts w:ascii="Times New Roman" w:hAnsi="Times New Roman"/>
                <w:sz w:val="20"/>
              </w:rPr>
            </w:pPr>
          </w:p>
        </w:tc>
        <w:tc>
          <w:tcPr>
            <w:tcW w:w="1142" w:type="dxa"/>
            <w:tcBorders>
              <w:top w:val="nil"/>
              <w:left w:val="nil"/>
              <w:bottom w:val="nil"/>
              <w:right w:val="nil"/>
            </w:tcBorders>
            <w:shd w:val="clear" w:color="C0E6F5" w:fill="C0E6F5"/>
            <w:vAlign w:val="center"/>
            <w:hideMark/>
          </w:tcPr>
          <w:p w14:paraId="407516ED" w14:textId="77777777" w:rsidR="00EE1DF4" w:rsidRPr="00C311AB" w:rsidRDefault="00EE1DF4" w:rsidP="000A3372">
            <w:pPr>
              <w:spacing w:line="240" w:lineRule="auto"/>
              <w:rPr>
                <w:ins w:id="6792"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vAlign w:val="center"/>
            <w:hideMark/>
          </w:tcPr>
          <w:p w14:paraId="66FD5F4E" w14:textId="77777777" w:rsidR="00EE1DF4" w:rsidRPr="00C311AB" w:rsidRDefault="00EE1DF4" w:rsidP="000A3372">
            <w:pPr>
              <w:spacing w:line="240" w:lineRule="auto"/>
              <w:rPr>
                <w:ins w:id="6793"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vAlign w:val="center"/>
            <w:hideMark/>
          </w:tcPr>
          <w:p w14:paraId="213E320B" w14:textId="77777777" w:rsidR="00EE1DF4" w:rsidRPr="00C311AB" w:rsidRDefault="00EE1DF4" w:rsidP="000A3372">
            <w:pPr>
              <w:spacing w:line="240" w:lineRule="auto"/>
              <w:rPr>
                <w:ins w:id="6794" w:author="Alondra Vega Pacheco" w:date="2025-10-14T11:24:00Z" w16du:dateUtc="2025-10-14T16:24:00Z"/>
                <w:rFonts w:ascii="Times New Roman" w:hAnsi="Times New Roman"/>
                <w:sz w:val="20"/>
              </w:rPr>
            </w:pPr>
          </w:p>
        </w:tc>
      </w:tr>
      <w:tr w:rsidR="00EE1DF4" w:rsidRPr="00C311AB" w14:paraId="037ED7A0" w14:textId="77777777" w:rsidTr="000A3372">
        <w:trPr>
          <w:trHeight w:val="585"/>
          <w:ins w:id="6795"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642DA069" w14:textId="77777777" w:rsidR="00EE1DF4" w:rsidRPr="00C311AB" w:rsidRDefault="00EE1DF4" w:rsidP="000A3372">
            <w:pPr>
              <w:spacing w:line="240" w:lineRule="auto"/>
              <w:rPr>
                <w:ins w:id="6796" w:author="Alondra Vega Pacheco" w:date="2025-10-14T11:24:00Z" w16du:dateUtc="2025-10-14T16:24:00Z"/>
                <w:rFonts w:ascii="Aptos Narrow" w:hAnsi="Aptos Narrow"/>
                <w:color w:val="000000"/>
                <w:sz w:val="22"/>
                <w:szCs w:val="22"/>
              </w:rPr>
            </w:pPr>
            <w:ins w:id="6797" w:author="Alondra Vega Pacheco" w:date="2025-10-14T11:24:00Z" w16du:dateUtc="2025-10-14T16:24:00Z">
              <w:r w:rsidRPr="00C311AB">
                <w:rPr>
                  <w:rFonts w:ascii="Aptos Narrow" w:hAnsi="Aptos Narrow"/>
                  <w:color w:val="000000"/>
                  <w:sz w:val="22"/>
                  <w:szCs w:val="22"/>
                </w:rPr>
                <w:lastRenderedPageBreak/>
                <w:t>B</w:t>
              </w:r>
            </w:ins>
          </w:p>
        </w:tc>
        <w:tc>
          <w:tcPr>
            <w:tcW w:w="1440" w:type="dxa"/>
            <w:tcBorders>
              <w:top w:val="nil"/>
              <w:left w:val="nil"/>
              <w:bottom w:val="nil"/>
              <w:right w:val="nil"/>
            </w:tcBorders>
            <w:vAlign w:val="center"/>
            <w:hideMark/>
          </w:tcPr>
          <w:p w14:paraId="456FC93D" w14:textId="77777777" w:rsidR="00EE1DF4" w:rsidRPr="00C311AB" w:rsidRDefault="00EE1DF4" w:rsidP="000A3372">
            <w:pPr>
              <w:spacing w:line="240" w:lineRule="auto"/>
              <w:jc w:val="center"/>
              <w:rPr>
                <w:ins w:id="6798" w:author="Alondra Vega Pacheco" w:date="2025-10-14T11:24:00Z" w16du:dateUtc="2025-10-14T16:24:00Z"/>
                <w:rFonts w:ascii="Aptos Narrow" w:hAnsi="Aptos Narrow"/>
                <w:color w:val="000000"/>
                <w:sz w:val="22"/>
                <w:szCs w:val="22"/>
              </w:rPr>
            </w:pPr>
            <w:ins w:id="6799" w:author="Alondra Vega Pacheco" w:date="2025-10-14T11:24:00Z" w16du:dateUtc="2025-10-14T16:24:00Z">
              <w:r w:rsidRPr="00C311AB">
                <w:rPr>
                  <w:rFonts w:ascii="Aptos Narrow" w:hAnsi="Aptos Narrow"/>
                  <w:color w:val="000000"/>
                  <w:sz w:val="22"/>
                  <w:szCs w:val="22"/>
                </w:rPr>
                <w:t>3</w:t>
              </w:r>
            </w:ins>
          </w:p>
        </w:tc>
        <w:tc>
          <w:tcPr>
            <w:tcW w:w="1823" w:type="dxa"/>
            <w:tcBorders>
              <w:top w:val="nil"/>
              <w:left w:val="nil"/>
              <w:bottom w:val="nil"/>
              <w:right w:val="nil"/>
            </w:tcBorders>
            <w:vAlign w:val="center"/>
            <w:hideMark/>
          </w:tcPr>
          <w:p w14:paraId="6C8814FB" w14:textId="77777777" w:rsidR="00EE1DF4" w:rsidRPr="00C311AB" w:rsidRDefault="00EE1DF4" w:rsidP="000A3372">
            <w:pPr>
              <w:spacing w:line="240" w:lineRule="auto"/>
              <w:jc w:val="right"/>
              <w:rPr>
                <w:ins w:id="6800" w:author="Alondra Vega Pacheco" w:date="2025-10-14T11:24:00Z" w16du:dateUtc="2025-10-14T16:24:00Z"/>
                <w:rFonts w:ascii="Aptos Narrow" w:hAnsi="Aptos Narrow"/>
                <w:color w:val="000000"/>
                <w:sz w:val="22"/>
                <w:szCs w:val="22"/>
              </w:rPr>
            </w:pPr>
            <w:ins w:id="6801" w:author="Alondra Vega Pacheco" w:date="2025-10-14T11:24:00Z" w16du:dateUtc="2025-10-14T16:24:00Z">
              <w:r w:rsidRPr="00C311AB">
                <w:rPr>
                  <w:rFonts w:ascii="Aptos Narrow" w:hAnsi="Aptos Narrow"/>
                  <w:color w:val="000000"/>
                  <w:sz w:val="22"/>
                  <w:szCs w:val="22"/>
                </w:rPr>
                <w:t>8/22/2025</w:t>
              </w:r>
            </w:ins>
          </w:p>
        </w:tc>
        <w:tc>
          <w:tcPr>
            <w:tcW w:w="3889" w:type="dxa"/>
            <w:tcBorders>
              <w:top w:val="nil"/>
              <w:left w:val="nil"/>
              <w:bottom w:val="nil"/>
              <w:right w:val="nil"/>
            </w:tcBorders>
            <w:vAlign w:val="center"/>
            <w:hideMark/>
          </w:tcPr>
          <w:p w14:paraId="3B99C9A2" w14:textId="77777777" w:rsidR="00EE1DF4" w:rsidRPr="00C311AB" w:rsidRDefault="00EE1DF4" w:rsidP="000A3372">
            <w:pPr>
              <w:spacing w:line="240" w:lineRule="auto"/>
              <w:rPr>
                <w:ins w:id="6802" w:author="Alondra Vega Pacheco" w:date="2025-10-14T11:24:00Z" w16du:dateUtc="2025-10-14T16:24:00Z"/>
                <w:rFonts w:ascii="Aptos Narrow" w:hAnsi="Aptos Narrow"/>
                <w:color w:val="000000"/>
                <w:sz w:val="22"/>
                <w:szCs w:val="22"/>
              </w:rPr>
            </w:pPr>
            <w:ins w:id="6803" w:author="Alondra Vega Pacheco" w:date="2025-10-14T11:24:00Z" w16du:dateUtc="2025-10-14T16:24:00Z">
              <w:r w:rsidRPr="00C311AB">
                <w:rPr>
                  <w:rFonts w:ascii="Aptos Narrow" w:hAnsi="Aptos Narrow"/>
                  <w:color w:val="000000"/>
                  <w:sz w:val="22"/>
                  <w:szCs w:val="22"/>
                </w:rPr>
                <w:t>Use of Figma Make for Mockups</w:t>
              </w:r>
            </w:ins>
          </w:p>
        </w:tc>
        <w:tc>
          <w:tcPr>
            <w:tcW w:w="3956" w:type="dxa"/>
            <w:tcBorders>
              <w:top w:val="nil"/>
              <w:left w:val="nil"/>
              <w:bottom w:val="nil"/>
              <w:right w:val="nil"/>
            </w:tcBorders>
            <w:vAlign w:val="center"/>
            <w:hideMark/>
          </w:tcPr>
          <w:p w14:paraId="15D92DC9" w14:textId="77777777" w:rsidR="00EE1DF4" w:rsidRPr="00C311AB" w:rsidRDefault="00EE1DF4" w:rsidP="000A3372">
            <w:pPr>
              <w:spacing w:line="240" w:lineRule="auto"/>
              <w:rPr>
                <w:ins w:id="6804" w:author="Alondra Vega Pacheco" w:date="2025-10-14T11:24:00Z" w16du:dateUtc="2025-10-14T16:24:00Z"/>
                <w:rFonts w:ascii="Aptos Narrow" w:hAnsi="Aptos Narrow"/>
                <w:color w:val="000000"/>
                <w:sz w:val="22"/>
                <w:szCs w:val="22"/>
              </w:rPr>
            </w:pPr>
            <w:proofErr w:type="spellStart"/>
            <w:ins w:id="6805" w:author="Alondra Vega Pacheco" w:date="2025-10-14T11:24:00Z" w16du:dateUtc="2025-10-14T16:24:00Z">
              <w:r w:rsidRPr="00C311AB">
                <w:rPr>
                  <w:rFonts w:ascii="Aptos Narrow" w:hAnsi="Aptos Narrow"/>
                  <w:color w:val="000000"/>
                  <w:sz w:val="22"/>
                  <w:szCs w:val="22"/>
                </w:rPr>
                <w:t>FlutterFlow</w:t>
              </w:r>
              <w:proofErr w:type="spellEnd"/>
              <w:r w:rsidRPr="00C311AB">
                <w:rPr>
                  <w:rFonts w:ascii="Aptos Narrow" w:hAnsi="Aptos Narrow"/>
                  <w:color w:val="000000"/>
                  <w:sz w:val="22"/>
                  <w:szCs w:val="22"/>
                </w:rPr>
                <w:t xml:space="preserve"> has a learning curve which could prevent Team B from completing the SRS</w:t>
              </w:r>
            </w:ins>
          </w:p>
        </w:tc>
        <w:tc>
          <w:tcPr>
            <w:tcW w:w="3364" w:type="dxa"/>
            <w:tcBorders>
              <w:top w:val="nil"/>
              <w:left w:val="nil"/>
              <w:bottom w:val="nil"/>
              <w:right w:val="nil"/>
            </w:tcBorders>
            <w:vAlign w:val="center"/>
            <w:hideMark/>
          </w:tcPr>
          <w:p w14:paraId="47BE3B01" w14:textId="77777777" w:rsidR="00EE1DF4" w:rsidRPr="00C311AB" w:rsidRDefault="00EE1DF4" w:rsidP="000A3372">
            <w:pPr>
              <w:spacing w:line="240" w:lineRule="auto"/>
              <w:rPr>
                <w:ins w:id="6806" w:author="Alondra Vega Pacheco" w:date="2025-10-14T11:24:00Z" w16du:dateUtc="2025-10-14T16:24:00Z"/>
                <w:rFonts w:ascii="Aptos Narrow" w:hAnsi="Aptos Narrow"/>
                <w:color w:val="000000"/>
                <w:sz w:val="22"/>
                <w:szCs w:val="22"/>
              </w:rPr>
            </w:pPr>
            <w:ins w:id="6807" w:author="Alondra Vega Pacheco" w:date="2025-10-14T11:24:00Z" w16du:dateUtc="2025-10-14T16:24:00Z">
              <w:r w:rsidRPr="00C311AB">
                <w:rPr>
                  <w:rFonts w:ascii="Aptos Narrow" w:hAnsi="Aptos Narrow"/>
                  <w:color w:val="000000"/>
                  <w:sz w:val="22"/>
                  <w:szCs w:val="22"/>
                </w:rPr>
                <w:t>1. Build mockups manually in Figma/Sketch</w:t>
              </w:r>
            </w:ins>
          </w:p>
        </w:tc>
        <w:tc>
          <w:tcPr>
            <w:tcW w:w="3587" w:type="dxa"/>
            <w:tcBorders>
              <w:top w:val="nil"/>
              <w:left w:val="nil"/>
              <w:bottom w:val="nil"/>
              <w:right w:val="nil"/>
            </w:tcBorders>
            <w:vAlign w:val="center"/>
            <w:hideMark/>
          </w:tcPr>
          <w:p w14:paraId="67EA7E09" w14:textId="77777777" w:rsidR="00EE1DF4" w:rsidRPr="00C311AB" w:rsidRDefault="00EE1DF4" w:rsidP="000A3372">
            <w:pPr>
              <w:spacing w:line="240" w:lineRule="auto"/>
              <w:rPr>
                <w:ins w:id="6808" w:author="Alondra Vega Pacheco" w:date="2025-10-14T11:24:00Z" w16du:dateUtc="2025-10-14T16:24:00Z"/>
                <w:rFonts w:ascii="Aptos Narrow" w:hAnsi="Aptos Narrow"/>
                <w:color w:val="000000"/>
                <w:sz w:val="22"/>
                <w:szCs w:val="22"/>
              </w:rPr>
            </w:pPr>
            <w:ins w:id="6809" w:author="Alondra Vega Pacheco" w:date="2025-10-14T11:24:00Z" w16du:dateUtc="2025-10-14T16:24:00Z">
              <w:r w:rsidRPr="00C311AB">
                <w:rPr>
                  <w:rFonts w:ascii="Aptos Narrow" w:hAnsi="Aptos Narrow"/>
                  <w:color w:val="000000"/>
                  <w:sz w:val="22"/>
                  <w:szCs w:val="22"/>
                </w:rPr>
                <w:t xml:space="preserve">Migrate Team B </w:t>
              </w:r>
              <w:proofErr w:type="gramStart"/>
              <w:r w:rsidRPr="00C311AB">
                <w:rPr>
                  <w:rFonts w:ascii="Aptos Narrow" w:hAnsi="Aptos Narrow"/>
                  <w:color w:val="000000"/>
                  <w:sz w:val="22"/>
                  <w:szCs w:val="22"/>
                </w:rPr>
                <w:t>mock up</w:t>
              </w:r>
              <w:proofErr w:type="gramEnd"/>
              <w:r w:rsidRPr="00C311AB">
                <w:rPr>
                  <w:rFonts w:ascii="Aptos Narrow" w:hAnsi="Aptos Narrow"/>
                  <w:color w:val="000000"/>
                  <w:sz w:val="22"/>
                  <w:szCs w:val="22"/>
                </w:rPr>
                <w:t xml:space="preserve"> to Figma Make</w:t>
              </w:r>
            </w:ins>
          </w:p>
        </w:tc>
        <w:tc>
          <w:tcPr>
            <w:tcW w:w="3495" w:type="dxa"/>
            <w:tcBorders>
              <w:top w:val="nil"/>
              <w:left w:val="nil"/>
              <w:bottom w:val="nil"/>
              <w:right w:val="nil"/>
            </w:tcBorders>
            <w:vAlign w:val="center"/>
            <w:hideMark/>
          </w:tcPr>
          <w:p w14:paraId="29F215F5" w14:textId="77777777" w:rsidR="00EE1DF4" w:rsidRPr="00C311AB" w:rsidRDefault="00EE1DF4" w:rsidP="000A3372">
            <w:pPr>
              <w:spacing w:line="240" w:lineRule="auto"/>
              <w:rPr>
                <w:ins w:id="6810" w:author="Alondra Vega Pacheco" w:date="2025-10-14T11:24:00Z" w16du:dateUtc="2025-10-14T16:24:00Z"/>
                <w:rFonts w:ascii="Aptos Narrow" w:hAnsi="Aptos Narrow"/>
                <w:color w:val="000000"/>
                <w:sz w:val="22"/>
                <w:szCs w:val="22"/>
              </w:rPr>
            </w:pPr>
            <w:ins w:id="6811" w:author="Alondra Vega Pacheco" w:date="2025-10-14T11:24:00Z" w16du:dateUtc="2025-10-14T16:24:00Z">
              <w:r w:rsidRPr="00C311AB">
                <w:rPr>
                  <w:rFonts w:ascii="Aptos Narrow" w:hAnsi="Aptos Narrow"/>
                  <w:color w:val="000000"/>
                  <w:sz w:val="22"/>
                  <w:szCs w:val="22"/>
                </w:rPr>
                <w:t xml:space="preserve">Figma Make leverages AI to quickly generate </w:t>
              </w:r>
              <w:proofErr w:type="gramStart"/>
              <w:r w:rsidRPr="00C311AB">
                <w:rPr>
                  <w:rFonts w:ascii="Aptos Narrow" w:hAnsi="Aptos Narrow"/>
                  <w:color w:val="000000"/>
                  <w:sz w:val="22"/>
                  <w:szCs w:val="22"/>
                </w:rPr>
                <w:t>mock ups</w:t>
              </w:r>
              <w:proofErr w:type="gramEnd"/>
            </w:ins>
          </w:p>
        </w:tc>
        <w:tc>
          <w:tcPr>
            <w:tcW w:w="1142" w:type="dxa"/>
            <w:tcBorders>
              <w:top w:val="nil"/>
              <w:left w:val="nil"/>
              <w:bottom w:val="nil"/>
              <w:right w:val="nil"/>
            </w:tcBorders>
            <w:vAlign w:val="center"/>
            <w:hideMark/>
          </w:tcPr>
          <w:p w14:paraId="4741270E" w14:textId="77777777" w:rsidR="00EE1DF4" w:rsidRPr="00C311AB" w:rsidRDefault="00EE1DF4" w:rsidP="000A3372">
            <w:pPr>
              <w:spacing w:line="240" w:lineRule="auto"/>
              <w:rPr>
                <w:ins w:id="6812" w:author="Alondra Vega Pacheco" w:date="2025-10-14T11:24:00Z" w16du:dateUtc="2025-10-14T16:24:00Z"/>
                <w:rFonts w:ascii="Aptos Narrow" w:hAnsi="Aptos Narrow"/>
                <w:color w:val="000000"/>
                <w:sz w:val="22"/>
                <w:szCs w:val="22"/>
              </w:rPr>
            </w:pPr>
            <w:ins w:id="6813" w:author="Alondra Vega Pacheco" w:date="2025-10-14T11:24:00Z" w16du:dateUtc="2025-10-14T16:24:00Z">
              <w:r w:rsidRPr="00C311AB">
                <w:rPr>
                  <w:rFonts w:ascii="Aptos Narrow" w:hAnsi="Aptos Narrow"/>
                  <w:color w:val="000000"/>
                  <w:sz w:val="22"/>
                  <w:szCs w:val="22"/>
                </w:rPr>
                <w:t>Completed</w:t>
              </w:r>
            </w:ins>
          </w:p>
        </w:tc>
        <w:tc>
          <w:tcPr>
            <w:tcW w:w="2814" w:type="dxa"/>
            <w:tcBorders>
              <w:top w:val="nil"/>
              <w:left w:val="nil"/>
              <w:bottom w:val="nil"/>
              <w:right w:val="nil"/>
            </w:tcBorders>
            <w:vAlign w:val="center"/>
            <w:hideMark/>
          </w:tcPr>
          <w:p w14:paraId="29840FC4" w14:textId="77777777" w:rsidR="00EE1DF4" w:rsidRPr="00C311AB" w:rsidRDefault="00EE1DF4" w:rsidP="000A3372">
            <w:pPr>
              <w:spacing w:line="240" w:lineRule="auto"/>
              <w:rPr>
                <w:ins w:id="6814" w:author="Alondra Vega Pacheco" w:date="2025-10-14T11:24:00Z" w16du:dateUtc="2025-10-14T16:24:00Z"/>
                <w:rFonts w:ascii="Aptos Narrow" w:hAnsi="Aptos Narrow"/>
                <w:color w:val="000000"/>
                <w:sz w:val="22"/>
                <w:szCs w:val="22"/>
              </w:rPr>
            </w:pPr>
            <w:ins w:id="6815" w:author="Alondra Vega Pacheco" w:date="2025-10-14T11:24:00Z" w16du:dateUtc="2025-10-14T16:24:00Z">
              <w:r w:rsidRPr="00C311AB">
                <w:rPr>
                  <w:rFonts w:ascii="Aptos Narrow" w:hAnsi="Aptos Narrow"/>
                  <w:color w:val="000000"/>
                  <w:sz w:val="22"/>
                  <w:szCs w:val="22"/>
                </w:rPr>
                <w:t>SRS</w:t>
              </w:r>
            </w:ins>
          </w:p>
        </w:tc>
        <w:tc>
          <w:tcPr>
            <w:tcW w:w="1230" w:type="dxa"/>
            <w:tcBorders>
              <w:top w:val="nil"/>
              <w:left w:val="nil"/>
              <w:bottom w:val="nil"/>
              <w:right w:val="single" w:sz="4" w:space="0" w:color="000000"/>
            </w:tcBorders>
            <w:vAlign w:val="center"/>
            <w:hideMark/>
          </w:tcPr>
          <w:p w14:paraId="4A5D9736" w14:textId="77777777" w:rsidR="00EE1DF4" w:rsidRPr="00C311AB" w:rsidRDefault="00EE1DF4" w:rsidP="000A3372">
            <w:pPr>
              <w:spacing w:line="240" w:lineRule="auto"/>
              <w:jc w:val="center"/>
              <w:rPr>
                <w:ins w:id="6816" w:author="Alondra Vega Pacheco" w:date="2025-10-14T11:24:00Z" w16du:dateUtc="2025-10-14T16:24:00Z"/>
                <w:rFonts w:ascii="Aptos Narrow" w:hAnsi="Aptos Narrow"/>
                <w:color w:val="000000"/>
                <w:sz w:val="22"/>
                <w:szCs w:val="22"/>
              </w:rPr>
            </w:pPr>
            <w:ins w:id="6817" w:author="Alondra Vega Pacheco" w:date="2025-10-14T11:24:00Z" w16du:dateUtc="2025-10-14T16:24:00Z">
              <w:r w:rsidRPr="00C311AB">
                <w:rPr>
                  <w:rFonts w:ascii="Aptos Narrow" w:hAnsi="Aptos Narrow"/>
                  <w:color w:val="000000"/>
                  <w:sz w:val="22"/>
                  <w:szCs w:val="22"/>
                </w:rPr>
                <w:t>Team-B</w:t>
              </w:r>
            </w:ins>
          </w:p>
        </w:tc>
      </w:tr>
      <w:tr w:rsidR="00EE1DF4" w:rsidRPr="00C311AB" w14:paraId="36287B80" w14:textId="77777777" w:rsidTr="000A3372">
        <w:trPr>
          <w:trHeight w:val="300"/>
          <w:ins w:id="6818"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3422C2E8" w14:textId="77777777" w:rsidR="00EE1DF4" w:rsidRPr="00C311AB" w:rsidRDefault="00EE1DF4" w:rsidP="000A3372">
            <w:pPr>
              <w:spacing w:line="240" w:lineRule="auto"/>
              <w:rPr>
                <w:ins w:id="6819" w:author="Alondra Vega Pacheco" w:date="2025-10-14T11:24:00Z" w16du:dateUtc="2025-10-14T16:24:00Z"/>
                <w:rFonts w:ascii="Aptos Narrow" w:hAnsi="Aptos Narrow"/>
                <w:color w:val="000000"/>
                <w:sz w:val="22"/>
                <w:szCs w:val="22"/>
              </w:rPr>
            </w:pPr>
            <w:ins w:id="6820"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shd w:val="clear" w:color="C0E6F5" w:fill="C0E6F5"/>
            <w:vAlign w:val="center"/>
            <w:hideMark/>
          </w:tcPr>
          <w:p w14:paraId="349C1772" w14:textId="77777777" w:rsidR="00EE1DF4" w:rsidRPr="00C311AB" w:rsidRDefault="00EE1DF4" w:rsidP="000A3372">
            <w:pPr>
              <w:spacing w:line="240" w:lineRule="auto"/>
              <w:rPr>
                <w:ins w:id="6821"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vAlign w:val="center"/>
            <w:hideMark/>
          </w:tcPr>
          <w:p w14:paraId="633C5018" w14:textId="77777777" w:rsidR="00EE1DF4" w:rsidRPr="00C311AB" w:rsidRDefault="00EE1DF4" w:rsidP="000A3372">
            <w:pPr>
              <w:spacing w:line="240" w:lineRule="auto"/>
              <w:jc w:val="center"/>
              <w:rPr>
                <w:ins w:id="6822"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vAlign w:val="center"/>
            <w:hideMark/>
          </w:tcPr>
          <w:p w14:paraId="1BD9A733" w14:textId="77777777" w:rsidR="00EE1DF4" w:rsidRPr="00C311AB" w:rsidRDefault="00EE1DF4" w:rsidP="000A3372">
            <w:pPr>
              <w:spacing w:line="240" w:lineRule="auto"/>
              <w:rPr>
                <w:ins w:id="6823"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center"/>
            <w:hideMark/>
          </w:tcPr>
          <w:p w14:paraId="07F01A62" w14:textId="77777777" w:rsidR="00EE1DF4" w:rsidRPr="00C311AB" w:rsidRDefault="00EE1DF4" w:rsidP="000A3372">
            <w:pPr>
              <w:spacing w:line="240" w:lineRule="auto"/>
              <w:rPr>
                <w:ins w:id="6824"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center"/>
            <w:hideMark/>
          </w:tcPr>
          <w:p w14:paraId="2130E6B0" w14:textId="77777777" w:rsidR="00EE1DF4" w:rsidRPr="00C311AB" w:rsidRDefault="00EE1DF4" w:rsidP="000A3372">
            <w:pPr>
              <w:spacing w:line="240" w:lineRule="auto"/>
              <w:rPr>
                <w:ins w:id="6825" w:author="Alondra Vega Pacheco" w:date="2025-10-14T11:24:00Z" w16du:dateUtc="2025-10-14T16:24:00Z"/>
                <w:rFonts w:ascii="Aptos Narrow" w:hAnsi="Aptos Narrow"/>
                <w:color w:val="000000"/>
                <w:sz w:val="22"/>
                <w:szCs w:val="22"/>
              </w:rPr>
            </w:pPr>
            <w:ins w:id="6826" w:author="Alondra Vega Pacheco" w:date="2025-10-14T11:24:00Z" w16du:dateUtc="2025-10-14T16:24:00Z">
              <w:r w:rsidRPr="00C311AB">
                <w:rPr>
                  <w:rFonts w:ascii="Aptos Narrow" w:hAnsi="Aptos Narrow"/>
                  <w:color w:val="000000"/>
                  <w:sz w:val="22"/>
                  <w:szCs w:val="22"/>
                </w:rPr>
                <w:t xml:space="preserve">2. Use </w:t>
              </w:r>
              <w:proofErr w:type="spellStart"/>
              <w:r w:rsidRPr="00C311AB">
                <w:rPr>
                  <w:rFonts w:ascii="Aptos Narrow" w:hAnsi="Aptos Narrow"/>
                  <w:color w:val="000000"/>
                  <w:sz w:val="22"/>
                  <w:szCs w:val="22"/>
                </w:rPr>
                <w:t>FlutterFlow</w:t>
              </w:r>
              <w:proofErr w:type="spellEnd"/>
            </w:ins>
          </w:p>
        </w:tc>
        <w:tc>
          <w:tcPr>
            <w:tcW w:w="3587" w:type="dxa"/>
            <w:tcBorders>
              <w:top w:val="nil"/>
              <w:left w:val="nil"/>
              <w:bottom w:val="nil"/>
              <w:right w:val="nil"/>
            </w:tcBorders>
            <w:shd w:val="clear" w:color="C0E6F5" w:fill="C0E6F5"/>
            <w:vAlign w:val="center"/>
            <w:hideMark/>
          </w:tcPr>
          <w:p w14:paraId="6C0EB38B" w14:textId="77777777" w:rsidR="00EE1DF4" w:rsidRPr="00C311AB" w:rsidRDefault="00EE1DF4" w:rsidP="000A3372">
            <w:pPr>
              <w:spacing w:line="240" w:lineRule="auto"/>
              <w:rPr>
                <w:ins w:id="6827"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shd w:val="clear" w:color="C0E6F5" w:fill="C0E6F5"/>
            <w:vAlign w:val="center"/>
            <w:hideMark/>
          </w:tcPr>
          <w:p w14:paraId="0B0AD1E3" w14:textId="77777777" w:rsidR="00EE1DF4" w:rsidRPr="00C311AB" w:rsidRDefault="00EE1DF4" w:rsidP="000A3372">
            <w:pPr>
              <w:spacing w:line="240" w:lineRule="auto"/>
              <w:rPr>
                <w:ins w:id="6828" w:author="Alondra Vega Pacheco" w:date="2025-10-14T11:24:00Z" w16du:dateUtc="2025-10-14T16:24:00Z"/>
                <w:rFonts w:ascii="Times New Roman" w:hAnsi="Times New Roman"/>
                <w:sz w:val="20"/>
              </w:rPr>
            </w:pPr>
          </w:p>
        </w:tc>
        <w:tc>
          <w:tcPr>
            <w:tcW w:w="1142" w:type="dxa"/>
            <w:tcBorders>
              <w:top w:val="nil"/>
              <w:left w:val="nil"/>
              <w:bottom w:val="nil"/>
              <w:right w:val="nil"/>
            </w:tcBorders>
            <w:shd w:val="clear" w:color="C0E6F5" w:fill="C0E6F5"/>
            <w:vAlign w:val="center"/>
            <w:hideMark/>
          </w:tcPr>
          <w:p w14:paraId="3922A4A4" w14:textId="77777777" w:rsidR="00EE1DF4" w:rsidRPr="00C311AB" w:rsidRDefault="00EE1DF4" w:rsidP="000A3372">
            <w:pPr>
              <w:spacing w:line="240" w:lineRule="auto"/>
              <w:rPr>
                <w:ins w:id="6829"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vAlign w:val="center"/>
            <w:hideMark/>
          </w:tcPr>
          <w:p w14:paraId="011303BE" w14:textId="77777777" w:rsidR="00EE1DF4" w:rsidRPr="00C311AB" w:rsidRDefault="00EE1DF4" w:rsidP="000A3372">
            <w:pPr>
              <w:spacing w:line="240" w:lineRule="auto"/>
              <w:rPr>
                <w:ins w:id="6830"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vAlign w:val="center"/>
            <w:hideMark/>
          </w:tcPr>
          <w:p w14:paraId="51835388" w14:textId="77777777" w:rsidR="00EE1DF4" w:rsidRPr="00C311AB" w:rsidRDefault="00EE1DF4" w:rsidP="000A3372">
            <w:pPr>
              <w:spacing w:line="240" w:lineRule="auto"/>
              <w:rPr>
                <w:ins w:id="6831" w:author="Alondra Vega Pacheco" w:date="2025-10-14T11:24:00Z" w16du:dateUtc="2025-10-14T16:24:00Z"/>
                <w:rFonts w:ascii="Times New Roman" w:hAnsi="Times New Roman"/>
                <w:sz w:val="20"/>
              </w:rPr>
            </w:pPr>
          </w:p>
        </w:tc>
      </w:tr>
      <w:tr w:rsidR="00EE1DF4" w:rsidRPr="00C311AB" w14:paraId="62B08F06" w14:textId="77777777" w:rsidTr="000A3372">
        <w:trPr>
          <w:trHeight w:val="300"/>
          <w:ins w:id="6832"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4A169C71" w14:textId="77777777" w:rsidR="00EE1DF4" w:rsidRPr="00C311AB" w:rsidRDefault="00EE1DF4" w:rsidP="000A3372">
            <w:pPr>
              <w:spacing w:line="240" w:lineRule="auto"/>
              <w:rPr>
                <w:ins w:id="6833" w:author="Alondra Vega Pacheco" w:date="2025-10-14T11:24:00Z" w16du:dateUtc="2025-10-14T16:24:00Z"/>
                <w:rFonts w:ascii="Aptos Narrow" w:hAnsi="Aptos Narrow"/>
                <w:color w:val="000000"/>
                <w:sz w:val="22"/>
                <w:szCs w:val="22"/>
              </w:rPr>
            </w:pPr>
            <w:ins w:id="6834"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vAlign w:val="center"/>
            <w:hideMark/>
          </w:tcPr>
          <w:p w14:paraId="607C64B4" w14:textId="77777777" w:rsidR="00EE1DF4" w:rsidRPr="00C311AB" w:rsidRDefault="00EE1DF4" w:rsidP="000A3372">
            <w:pPr>
              <w:spacing w:line="240" w:lineRule="auto"/>
              <w:rPr>
                <w:ins w:id="6835"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vAlign w:val="center"/>
            <w:hideMark/>
          </w:tcPr>
          <w:p w14:paraId="1F303C70" w14:textId="77777777" w:rsidR="00EE1DF4" w:rsidRPr="00C311AB" w:rsidRDefault="00EE1DF4" w:rsidP="000A3372">
            <w:pPr>
              <w:spacing w:line="240" w:lineRule="auto"/>
              <w:jc w:val="center"/>
              <w:rPr>
                <w:ins w:id="6836" w:author="Alondra Vega Pacheco" w:date="2025-10-14T11:24:00Z" w16du:dateUtc="2025-10-14T16:24:00Z"/>
                <w:rFonts w:ascii="Times New Roman" w:hAnsi="Times New Roman"/>
                <w:sz w:val="20"/>
              </w:rPr>
            </w:pPr>
          </w:p>
        </w:tc>
        <w:tc>
          <w:tcPr>
            <w:tcW w:w="3889" w:type="dxa"/>
            <w:tcBorders>
              <w:top w:val="nil"/>
              <w:left w:val="nil"/>
              <w:bottom w:val="nil"/>
              <w:right w:val="nil"/>
            </w:tcBorders>
            <w:vAlign w:val="center"/>
            <w:hideMark/>
          </w:tcPr>
          <w:p w14:paraId="188B4F82" w14:textId="77777777" w:rsidR="00EE1DF4" w:rsidRPr="00C311AB" w:rsidRDefault="00EE1DF4" w:rsidP="000A3372">
            <w:pPr>
              <w:spacing w:line="240" w:lineRule="auto"/>
              <w:rPr>
                <w:ins w:id="6837"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center"/>
            <w:hideMark/>
          </w:tcPr>
          <w:p w14:paraId="3375F842" w14:textId="77777777" w:rsidR="00EE1DF4" w:rsidRPr="00C311AB" w:rsidRDefault="00EE1DF4" w:rsidP="000A3372">
            <w:pPr>
              <w:spacing w:line="240" w:lineRule="auto"/>
              <w:rPr>
                <w:ins w:id="6838" w:author="Alondra Vega Pacheco" w:date="2025-10-14T11:24:00Z" w16du:dateUtc="2025-10-14T16:24:00Z"/>
                <w:rFonts w:ascii="Times New Roman" w:hAnsi="Times New Roman"/>
                <w:sz w:val="20"/>
              </w:rPr>
            </w:pPr>
          </w:p>
        </w:tc>
        <w:tc>
          <w:tcPr>
            <w:tcW w:w="3364" w:type="dxa"/>
            <w:tcBorders>
              <w:top w:val="nil"/>
              <w:left w:val="nil"/>
              <w:bottom w:val="nil"/>
              <w:right w:val="nil"/>
            </w:tcBorders>
            <w:vAlign w:val="center"/>
            <w:hideMark/>
          </w:tcPr>
          <w:p w14:paraId="4FC1C122" w14:textId="77777777" w:rsidR="00EE1DF4" w:rsidRPr="00C311AB" w:rsidRDefault="00EE1DF4" w:rsidP="000A3372">
            <w:pPr>
              <w:spacing w:line="240" w:lineRule="auto"/>
              <w:rPr>
                <w:ins w:id="6839" w:author="Alondra Vega Pacheco" w:date="2025-10-14T11:24:00Z" w16du:dateUtc="2025-10-14T16:24:00Z"/>
                <w:rFonts w:ascii="Aptos Narrow" w:hAnsi="Aptos Narrow"/>
                <w:color w:val="000000"/>
                <w:sz w:val="22"/>
                <w:szCs w:val="22"/>
              </w:rPr>
            </w:pPr>
            <w:ins w:id="6840" w:author="Alondra Vega Pacheco" w:date="2025-10-14T11:24:00Z" w16du:dateUtc="2025-10-14T16:24:00Z">
              <w:r w:rsidRPr="00C311AB">
                <w:rPr>
                  <w:rFonts w:ascii="Aptos Narrow" w:hAnsi="Aptos Narrow"/>
                  <w:color w:val="000000"/>
                  <w:sz w:val="22"/>
                  <w:szCs w:val="22"/>
                </w:rPr>
                <w:t>3. Develop sample screens using html/</w:t>
              </w:r>
              <w:proofErr w:type="spellStart"/>
              <w:r w:rsidRPr="00C311AB">
                <w:rPr>
                  <w:rFonts w:ascii="Aptos Narrow" w:hAnsi="Aptos Narrow"/>
                  <w:color w:val="000000"/>
                  <w:sz w:val="22"/>
                  <w:szCs w:val="22"/>
                </w:rPr>
                <w:t>css</w:t>
              </w:r>
              <w:proofErr w:type="spellEnd"/>
            </w:ins>
          </w:p>
        </w:tc>
        <w:tc>
          <w:tcPr>
            <w:tcW w:w="3587" w:type="dxa"/>
            <w:tcBorders>
              <w:top w:val="nil"/>
              <w:left w:val="nil"/>
              <w:bottom w:val="nil"/>
              <w:right w:val="nil"/>
            </w:tcBorders>
            <w:vAlign w:val="center"/>
            <w:hideMark/>
          </w:tcPr>
          <w:p w14:paraId="571B284A" w14:textId="77777777" w:rsidR="00EE1DF4" w:rsidRPr="00C311AB" w:rsidRDefault="00EE1DF4" w:rsidP="000A3372">
            <w:pPr>
              <w:spacing w:line="240" w:lineRule="auto"/>
              <w:rPr>
                <w:ins w:id="6841"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vAlign w:val="center"/>
            <w:hideMark/>
          </w:tcPr>
          <w:p w14:paraId="47E59126" w14:textId="77777777" w:rsidR="00EE1DF4" w:rsidRPr="00C311AB" w:rsidRDefault="00EE1DF4" w:rsidP="000A3372">
            <w:pPr>
              <w:spacing w:line="240" w:lineRule="auto"/>
              <w:rPr>
                <w:ins w:id="6842" w:author="Alondra Vega Pacheco" w:date="2025-10-14T11:24:00Z" w16du:dateUtc="2025-10-14T16:24:00Z"/>
                <w:rFonts w:ascii="Times New Roman" w:hAnsi="Times New Roman"/>
                <w:sz w:val="20"/>
              </w:rPr>
            </w:pPr>
          </w:p>
        </w:tc>
        <w:tc>
          <w:tcPr>
            <w:tcW w:w="1142" w:type="dxa"/>
            <w:tcBorders>
              <w:top w:val="nil"/>
              <w:left w:val="nil"/>
              <w:bottom w:val="nil"/>
              <w:right w:val="nil"/>
            </w:tcBorders>
            <w:vAlign w:val="center"/>
            <w:hideMark/>
          </w:tcPr>
          <w:p w14:paraId="4CFE38B8" w14:textId="77777777" w:rsidR="00EE1DF4" w:rsidRPr="00C311AB" w:rsidRDefault="00EE1DF4" w:rsidP="000A3372">
            <w:pPr>
              <w:spacing w:line="240" w:lineRule="auto"/>
              <w:rPr>
                <w:ins w:id="6843" w:author="Alondra Vega Pacheco" w:date="2025-10-14T11:24:00Z" w16du:dateUtc="2025-10-14T16:24:00Z"/>
                <w:rFonts w:ascii="Times New Roman" w:hAnsi="Times New Roman"/>
                <w:sz w:val="20"/>
              </w:rPr>
            </w:pPr>
          </w:p>
        </w:tc>
        <w:tc>
          <w:tcPr>
            <w:tcW w:w="2814" w:type="dxa"/>
            <w:tcBorders>
              <w:top w:val="nil"/>
              <w:left w:val="nil"/>
              <w:bottom w:val="nil"/>
              <w:right w:val="nil"/>
            </w:tcBorders>
            <w:vAlign w:val="center"/>
            <w:hideMark/>
          </w:tcPr>
          <w:p w14:paraId="4FD2C37C" w14:textId="77777777" w:rsidR="00EE1DF4" w:rsidRPr="00C311AB" w:rsidRDefault="00EE1DF4" w:rsidP="000A3372">
            <w:pPr>
              <w:spacing w:line="240" w:lineRule="auto"/>
              <w:rPr>
                <w:ins w:id="6844"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vAlign w:val="center"/>
            <w:hideMark/>
          </w:tcPr>
          <w:p w14:paraId="63A24150" w14:textId="77777777" w:rsidR="00EE1DF4" w:rsidRPr="00C311AB" w:rsidRDefault="00EE1DF4" w:rsidP="000A3372">
            <w:pPr>
              <w:spacing w:line="240" w:lineRule="auto"/>
              <w:rPr>
                <w:ins w:id="6845" w:author="Alondra Vega Pacheco" w:date="2025-10-14T11:24:00Z" w16du:dateUtc="2025-10-14T16:24:00Z"/>
                <w:rFonts w:ascii="Times New Roman" w:hAnsi="Times New Roman"/>
                <w:sz w:val="20"/>
              </w:rPr>
            </w:pPr>
          </w:p>
        </w:tc>
      </w:tr>
      <w:tr w:rsidR="00EE1DF4" w:rsidRPr="00C311AB" w14:paraId="5AA94F28" w14:textId="77777777" w:rsidTr="000A3372">
        <w:trPr>
          <w:trHeight w:val="870"/>
          <w:ins w:id="6846"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2A6BC7C7" w14:textId="77777777" w:rsidR="00EE1DF4" w:rsidRPr="00C311AB" w:rsidRDefault="00EE1DF4" w:rsidP="000A3372">
            <w:pPr>
              <w:spacing w:line="240" w:lineRule="auto"/>
              <w:rPr>
                <w:ins w:id="6847" w:author="Alondra Vega Pacheco" w:date="2025-10-14T11:24:00Z" w16du:dateUtc="2025-10-14T16:24:00Z"/>
                <w:rFonts w:ascii="Aptos Narrow" w:hAnsi="Aptos Narrow"/>
                <w:color w:val="000000"/>
                <w:sz w:val="22"/>
                <w:szCs w:val="22"/>
              </w:rPr>
            </w:pPr>
            <w:ins w:id="6848"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shd w:val="clear" w:color="C0E6F5" w:fill="C0E6F5"/>
            <w:vAlign w:val="center"/>
            <w:hideMark/>
          </w:tcPr>
          <w:p w14:paraId="03DBD4AB" w14:textId="77777777" w:rsidR="00EE1DF4" w:rsidRPr="00C311AB" w:rsidRDefault="00EE1DF4" w:rsidP="000A3372">
            <w:pPr>
              <w:spacing w:line="240" w:lineRule="auto"/>
              <w:jc w:val="center"/>
              <w:rPr>
                <w:ins w:id="6849" w:author="Alondra Vega Pacheco" w:date="2025-10-14T11:24:00Z" w16du:dateUtc="2025-10-14T16:24:00Z"/>
                <w:rFonts w:ascii="Aptos Narrow" w:hAnsi="Aptos Narrow"/>
                <w:color w:val="000000"/>
                <w:sz w:val="22"/>
                <w:szCs w:val="22"/>
              </w:rPr>
            </w:pPr>
            <w:ins w:id="6850" w:author="Alondra Vega Pacheco" w:date="2025-10-14T11:24:00Z" w16du:dateUtc="2025-10-14T16:24:00Z">
              <w:r w:rsidRPr="00C311AB">
                <w:rPr>
                  <w:rFonts w:ascii="Aptos Narrow" w:hAnsi="Aptos Narrow"/>
                  <w:color w:val="000000"/>
                  <w:sz w:val="22"/>
                  <w:szCs w:val="22"/>
                </w:rPr>
                <w:t>4</w:t>
              </w:r>
            </w:ins>
          </w:p>
        </w:tc>
        <w:tc>
          <w:tcPr>
            <w:tcW w:w="1823" w:type="dxa"/>
            <w:tcBorders>
              <w:top w:val="nil"/>
              <w:left w:val="nil"/>
              <w:bottom w:val="nil"/>
              <w:right w:val="nil"/>
            </w:tcBorders>
            <w:shd w:val="clear" w:color="C0E6F5" w:fill="C0E6F5"/>
            <w:vAlign w:val="center"/>
            <w:hideMark/>
          </w:tcPr>
          <w:p w14:paraId="237A6084" w14:textId="77777777" w:rsidR="00EE1DF4" w:rsidRPr="00C311AB" w:rsidRDefault="00EE1DF4" w:rsidP="000A3372">
            <w:pPr>
              <w:spacing w:line="240" w:lineRule="auto"/>
              <w:jc w:val="right"/>
              <w:rPr>
                <w:ins w:id="6851" w:author="Alondra Vega Pacheco" w:date="2025-10-14T11:24:00Z" w16du:dateUtc="2025-10-14T16:24:00Z"/>
                <w:rFonts w:ascii="Aptos Narrow" w:hAnsi="Aptos Narrow"/>
                <w:color w:val="000000"/>
                <w:sz w:val="22"/>
                <w:szCs w:val="22"/>
              </w:rPr>
            </w:pPr>
            <w:ins w:id="6852" w:author="Alondra Vega Pacheco" w:date="2025-10-14T11:24:00Z" w16du:dateUtc="2025-10-14T16:24:00Z">
              <w:r w:rsidRPr="00C311AB">
                <w:rPr>
                  <w:rFonts w:ascii="Aptos Narrow" w:hAnsi="Aptos Narrow"/>
                  <w:color w:val="000000"/>
                  <w:sz w:val="22"/>
                  <w:szCs w:val="22"/>
                </w:rPr>
                <w:t>8/25/2025</w:t>
              </w:r>
            </w:ins>
          </w:p>
        </w:tc>
        <w:tc>
          <w:tcPr>
            <w:tcW w:w="3889" w:type="dxa"/>
            <w:tcBorders>
              <w:top w:val="nil"/>
              <w:left w:val="nil"/>
              <w:bottom w:val="nil"/>
              <w:right w:val="nil"/>
            </w:tcBorders>
            <w:shd w:val="clear" w:color="C0E6F5" w:fill="C0E6F5"/>
            <w:vAlign w:val="center"/>
            <w:hideMark/>
          </w:tcPr>
          <w:p w14:paraId="28D56ADE" w14:textId="77777777" w:rsidR="00EE1DF4" w:rsidRPr="00C311AB" w:rsidRDefault="00EE1DF4" w:rsidP="000A3372">
            <w:pPr>
              <w:spacing w:line="240" w:lineRule="auto"/>
              <w:rPr>
                <w:ins w:id="6853" w:author="Alondra Vega Pacheco" w:date="2025-10-14T11:24:00Z" w16du:dateUtc="2025-10-14T16:24:00Z"/>
                <w:rFonts w:ascii="Aptos Narrow" w:hAnsi="Aptos Narrow"/>
                <w:color w:val="000000"/>
                <w:sz w:val="22"/>
                <w:szCs w:val="22"/>
              </w:rPr>
            </w:pPr>
            <w:ins w:id="6854" w:author="Alondra Vega Pacheco" w:date="2025-10-14T11:24:00Z" w16du:dateUtc="2025-10-14T16:24:00Z">
              <w:r w:rsidRPr="00C311AB">
                <w:rPr>
                  <w:rFonts w:ascii="Aptos Narrow" w:hAnsi="Aptos Narrow"/>
                  <w:color w:val="000000"/>
                  <w:sz w:val="22"/>
                  <w:szCs w:val="22"/>
                </w:rPr>
                <w:t xml:space="preserve">Use of </w:t>
              </w:r>
              <w:proofErr w:type="spellStart"/>
              <w:r w:rsidRPr="00C311AB">
                <w:rPr>
                  <w:rFonts w:ascii="Aptos Narrow" w:hAnsi="Aptos Narrow"/>
                  <w:color w:val="000000"/>
                  <w:sz w:val="22"/>
                  <w:szCs w:val="22"/>
                </w:rPr>
                <w:t>PlantUML</w:t>
              </w:r>
              <w:proofErr w:type="spellEnd"/>
            </w:ins>
          </w:p>
        </w:tc>
        <w:tc>
          <w:tcPr>
            <w:tcW w:w="3956" w:type="dxa"/>
            <w:tcBorders>
              <w:top w:val="nil"/>
              <w:left w:val="nil"/>
              <w:bottom w:val="nil"/>
              <w:right w:val="nil"/>
            </w:tcBorders>
            <w:shd w:val="clear" w:color="C0E6F5" w:fill="C0E6F5"/>
            <w:vAlign w:val="center"/>
            <w:hideMark/>
          </w:tcPr>
          <w:p w14:paraId="1E7181FE" w14:textId="77777777" w:rsidR="00EE1DF4" w:rsidRPr="00C311AB" w:rsidRDefault="00EE1DF4" w:rsidP="000A3372">
            <w:pPr>
              <w:spacing w:line="240" w:lineRule="auto"/>
              <w:rPr>
                <w:ins w:id="6855" w:author="Alondra Vega Pacheco" w:date="2025-10-14T11:24:00Z" w16du:dateUtc="2025-10-14T16:24:00Z"/>
                <w:rFonts w:ascii="Aptos Narrow" w:hAnsi="Aptos Narrow"/>
                <w:color w:val="000000"/>
                <w:sz w:val="22"/>
                <w:szCs w:val="22"/>
              </w:rPr>
            </w:pPr>
            <w:ins w:id="6856" w:author="Alondra Vega Pacheco" w:date="2025-10-14T11:24:00Z" w16du:dateUtc="2025-10-14T16:24:00Z">
              <w:r w:rsidRPr="00C311AB">
                <w:rPr>
                  <w:rFonts w:ascii="Aptos Narrow" w:hAnsi="Aptos Narrow"/>
                  <w:color w:val="000000"/>
                  <w:sz w:val="22"/>
                  <w:szCs w:val="22"/>
                </w:rPr>
                <w:t>Needed a lightweight tool to create UML diagrams (use case, class, sequence, activity) for design documentation.</w:t>
              </w:r>
            </w:ins>
          </w:p>
        </w:tc>
        <w:tc>
          <w:tcPr>
            <w:tcW w:w="3364" w:type="dxa"/>
            <w:tcBorders>
              <w:top w:val="nil"/>
              <w:left w:val="nil"/>
              <w:bottom w:val="nil"/>
              <w:right w:val="nil"/>
            </w:tcBorders>
            <w:shd w:val="clear" w:color="C0E6F5" w:fill="C0E6F5"/>
            <w:vAlign w:val="center"/>
            <w:hideMark/>
          </w:tcPr>
          <w:p w14:paraId="0394C1B9" w14:textId="77777777" w:rsidR="00EE1DF4" w:rsidRPr="00C311AB" w:rsidRDefault="00EE1DF4" w:rsidP="000A3372">
            <w:pPr>
              <w:spacing w:line="240" w:lineRule="auto"/>
              <w:rPr>
                <w:ins w:id="6857" w:author="Alondra Vega Pacheco" w:date="2025-10-14T11:24:00Z" w16du:dateUtc="2025-10-14T16:24:00Z"/>
                <w:rFonts w:ascii="Aptos Narrow" w:hAnsi="Aptos Narrow"/>
                <w:color w:val="000000"/>
                <w:sz w:val="22"/>
                <w:szCs w:val="22"/>
              </w:rPr>
            </w:pPr>
            <w:ins w:id="6858" w:author="Alondra Vega Pacheco" w:date="2025-10-14T11:24:00Z" w16du:dateUtc="2025-10-14T16:24:00Z">
              <w:r w:rsidRPr="00C311AB">
                <w:rPr>
                  <w:rFonts w:ascii="Aptos Narrow" w:hAnsi="Aptos Narrow"/>
                  <w:color w:val="000000"/>
                  <w:sz w:val="22"/>
                  <w:szCs w:val="22"/>
                </w:rPr>
                <w:t xml:space="preserve">1. </w:t>
              </w:r>
              <w:proofErr w:type="spellStart"/>
              <w:r w:rsidRPr="00C311AB">
                <w:rPr>
                  <w:rFonts w:ascii="Aptos Narrow" w:hAnsi="Aptos Narrow"/>
                  <w:color w:val="000000"/>
                  <w:sz w:val="22"/>
                  <w:szCs w:val="22"/>
                </w:rPr>
                <w:t>PlantUML</w:t>
              </w:r>
              <w:proofErr w:type="spellEnd"/>
            </w:ins>
          </w:p>
        </w:tc>
        <w:tc>
          <w:tcPr>
            <w:tcW w:w="3587" w:type="dxa"/>
            <w:tcBorders>
              <w:top w:val="nil"/>
              <w:left w:val="nil"/>
              <w:bottom w:val="nil"/>
              <w:right w:val="nil"/>
            </w:tcBorders>
            <w:shd w:val="clear" w:color="C0E6F5" w:fill="C0E6F5"/>
            <w:vAlign w:val="center"/>
            <w:hideMark/>
          </w:tcPr>
          <w:p w14:paraId="7CD87E84" w14:textId="77777777" w:rsidR="00EE1DF4" w:rsidRPr="00C311AB" w:rsidRDefault="00EE1DF4" w:rsidP="000A3372">
            <w:pPr>
              <w:spacing w:line="240" w:lineRule="auto"/>
              <w:rPr>
                <w:ins w:id="6859" w:author="Alondra Vega Pacheco" w:date="2025-10-14T11:24:00Z" w16du:dateUtc="2025-10-14T16:24:00Z"/>
                <w:rFonts w:ascii="Aptos Narrow" w:hAnsi="Aptos Narrow"/>
                <w:color w:val="000000"/>
                <w:sz w:val="22"/>
                <w:szCs w:val="22"/>
              </w:rPr>
            </w:pPr>
            <w:ins w:id="6860" w:author="Alondra Vega Pacheco" w:date="2025-10-14T11:24:00Z" w16du:dateUtc="2025-10-14T16:24:00Z">
              <w:r w:rsidRPr="00C311AB">
                <w:rPr>
                  <w:rFonts w:ascii="Aptos Narrow" w:hAnsi="Aptos Narrow"/>
                  <w:color w:val="000000"/>
                  <w:sz w:val="22"/>
                  <w:szCs w:val="22"/>
                </w:rPr>
                <w:t xml:space="preserve">Chose </w:t>
              </w:r>
              <w:proofErr w:type="spellStart"/>
              <w:r w:rsidRPr="00C311AB">
                <w:rPr>
                  <w:rFonts w:ascii="Aptos Narrow" w:hAnsi="Aptos Narrow"/>
                  <w:color w:val="000000"/>
                  <w:sz w:val="22"/>
                  <w:szCs w:val="22"/>
                </w:rPr>
                <w:t>PlantUML</w:t>
              </w:r>
              <w:proofErr w:type="spellEnd"/>
              <w:r w:rsidRPr="00C311AB">
                <w:rPr>
                  <w:rFonts w:ascii="Aptos Narrow" w:hAnsi="Aptos Narrow"/>
                  <w:color w:val="000000"/>
                  <w:sz w:val="22"/>
                  <w:szCs w:val="22"/>
                </w:rPr>
                <w:t>.</w:t>
              </w:r>
            </w:ins>
          </w:p>
        </w:tc>
        <w:tc>
          <w:tcPr>
            <w:tcW w:w="3495" w:type="dxa"/>
            <w:tcBorders>
              <w:top w:val="nil"/>
              <w:left w:val="nil"/>
              <w:bottom w:val="nil"/>
              <w:right w:val="nil"/>
            </w:tcBorders>
            <w:shd w:val="clear" w:color="C0E6F5" w:fill="C0E6F5"/>
            <w:vAlign w:val="center"/>
            <w:hideMark/>
          </w:tcPr>
          <w:p w14:paraId="187A8385" w14:textId="77777777" w:rsidR="00EE1DF4" w:rsidRPr="00C311AB" w:rsidRDefault="00EE1DF4" w:rsidP="000A3372">
            <w:pPr>
              <w:spacing w:line="240" w:lineRule="auto"/>
              <w:rPr>
                <w:ins w:id="6861" w:author="Alondra Vega Pacheco" w:date="2025-10-14T11:24:00Z" w16du:dateUtc="2025-10-14T16:24:00Z"/>
                <w:rFonts w:ascii="Aptos Narrow" w:hAnsi="Aptos Narrow"/>
                <w:color w:val="000000"/>
                <w:sz w:val="22"/>
                <w:szCs w:val="22"/>
              </w:rPr>
            </w:pPr>
            <w:proofErr w:type="spellStart"/>
            <w:ins w:id="6862" w:author="Alondra Vega Pacheco" w:date="2025-10-14T11:24:00Z" w16du:dateUtc="2025-10-14T16:24:00Z">
              <w:r w:rsidRPr="00C311AB">
                <w:rPr>
                  <w:rFonts w:ascii="Aptos Narrow" w:hAnsi="Aptos Narrow"/>
                  <w:color w:val="000000"/>
                  <w:sz w:val="22"/>
                  <w:szCs w:val="22"/>
                </w:rPr>
                <w:t>PlantUML</w:t>
              </w:r>
              <w:proofErr w:type="spellEnd"/>
              <w:r w:rsidRPr="00C311AB">
                <w:rPr>
                  <w:rFonts w:ascii="Aptos Narrow" w:hAnsi="Aptos Narrow"/>
                  <w:color w:val="000000"/>
                  <w:sz w:val="22"/>
                  <w:szCs w:val="22"/>
                </w:rPr>
                <w:t xml:space="preserve"> allows us to source control the code for diagrams. </w:t>
              </w:r>
            </w:ins>
          </w:p>
        </w:tc>
        <w:tc>
          <w:tcPr>
            <w:tcW w:w="1142" w:type="dxa"/>
            <w:tcBorders>
              <w:top w:val="nil"/>
              <w:left w:val="nil"/>
              <w:bottom w:val="nil"/>
              <w:right w:val="nil"/>
            </w:tcBorders>
            <w:shd w:val="clear" w:color="C0E6F5" w:fill="C0E6F5"/>
            <w:vAlign w:val="center"/>
            <w:hideMark/>
          </w:tcPr>
          <w:p w14:paraId="2F1438A5" w14:textId="77777777" w:rsidR="00EE1DF4" w:rsidRPr="00C311AB" w:rsidRDefault="00EE1DF4" w:rsidP="000A3372">
            <w:pPr>
              <w:spacing w:line="240" w:lineRule="auto"/>
              <w:rPr>
                <w:ins w:id="6863" w:author="Alondra Vega Pacheco" w:date="2025-10-14T11:24:00Z" w16du:dateUtc="2025-10-14T16:24:00Z"/>
                <w:rFonts w:ascii="Aptos Narrow" w:hAnsi="Aptos Narrow"/>
                <w:color w:val="000000"/>
                <w:sz w:val="22"/>
                <w:szCs w:val="22"/>
              </w:rPr>
            </w:pPr>
            <w:ins w:id="6864" w:author="Alondra Vega Pacheco" w:date="2025-10-14T11:24:00Z" w16du:dateUtc="2025-10-14T16:24:00Z">
              <w:r w:rsidRPr="00C311AB">
                <w:rPr>
                  <w:rFonts w:ascii="Aptos Narrow" w:hAnsi="Aptos Narrow"/>
                  <w:color w:val="000000"/>
                  <w:sz w:val="22"/>
                  <w:szCs w:val="22"/>
                </w:rPr>
                <w:t>Completed</w:t>
              </w:r>
            </w:ins>
          </w:p>
        </w:tc>
        <w:tc>
          <w:tcPr>
            <w:tcW w:w="2814" w:type="dxa"/>
            <w:tcBorders>
              <w:top w:val="nil"/>
              <w:left w:val="nil"/>
              <w:bottom w:val="nil"/>
              <w:right w:val="nil"/>
            </w:tcBorders>
            <w:shd w:val="clear" w:color="C0E6F5" w:fill="C0E6F5"/>
            <w:vAlign w:val="center"/>
            <w:hideMark/>
          </w:tcPr>
          <w:p w14:paraId="35CDD5AD" w14:textId="77777777" w:rsidR="00EE1DF4" w:rsidRPr="00C311AB" w:rsidRDefault="00EE1DF4" w:rsidP="000A3372">
            <w:pPr>
              <w:spacing w:line="240" w:lineRule="auto"/>
              <w:rPr>
                <w:ins w:id="6865" w:author="Alondra Vega Pacheco" w:date="2025-10-14T11:24:00Z" w16du:dateUtc="2025-10-14T16:24:00Z"/>
                <w:rFonts w:ascii="Aptos Narrow" w:hAnsi="Aptos Narrow"/>
                <w:color w:val="000000"/>
                <w:sz w:val="22"/>
                <w:szCs w:val="22"/>
              </w:rPr>
            </w:pPr>
            <w:ins w:id="6866" w:author="Alondra Vega Pacheco" w:date="2025-10-14T11:24:00Z" w16du:dateUtc="2025-10-14T16:24:00Z">
              <w:r w:rsidRPr="00C311AB">
                <w:rPr>
                  <w:rFonts w:ascii="Aptos Narrow" w:hAnsi="Aptos Narrow"/>
                  <w:color w:val="000000"/>
                  <w:sz w:val="22"/>
                  <w:szCs w:val="22"/>
                </w:rPr>
                <w:t>Whole Project</w:t>
              </w:r>
            </w:ins>
          </w:p>
        </w:tc>
        <w:tc>
          <w:tcPr>
            <w:tcW w:w="1230" w:type="dxa"/>
            <w:tcBorders>
              <w:top w:val="nil"/>
              <w:left w:val="nil"/>
              <w:bottom w:val="nil"/>
              <w:right w:val="single" w:sz="4" w:space="0" w:color="000000"/>
            </w:tcBorders>
            <w:shd w:val="clear" w:color="C0E6F5" w:fill="C0E6F5"/>
            <w:vAlign w:val="center"/>
            <w:hideMark/>
          </w:tcPr>
          <w:p w14:paraId="348B2F7B" w14:textId="77777777" w:rsidR="00EE1DF4" w:rsidRPr="00C311AB" w:rsidRDefault="00EE1DF4" w:rsidP="000A3372">
            <w:pPr>
              <w:spacing w:line="240" w:lineRule="auto"/>
              <w:jc w:val="center"/>
              <w:rPr>
                <w:ins w:id="6867" w:author="Alondra Vega Pacheco" w:date="2025-10-14T11:24:00Z" w16du:dateUtc="2025-10-14T16:24:00Z"/>
                <w:rFonts w:ascii="Aptos Narrow" w:hAnsi="Aptos Narrow"/>
                <w:color w:val="000000"/>
                <w:sz w:val="22"/>
                <w:szCs w:val="22"/>
              </w:rPr>
            </w:pPr>
            <w:ins w:id="6868" w:author="Alondra Vega Pacheco" w:date="2025-10-14T11:24:00Z" w16du:dateUtc="2025-10-14T16:24:00Z">
              <w:r w:rsidRPr="00C311AB">
                <w:rPr>
                  <w:rFonts w:ascii="Aptos Narrow" w:hAnsi="Aptos Narrow"/>
                  <w:color w:val="000000"/>
                  <w:sz w:val="22"/>
                  <w:szCs w:val="22"/>
                </w:rPr>
                <w:t>Team-B</w:t>
              </w:r>
            </w:ins>
          </w:p>
        </w:tc>
      </w:tr>
      <w:tr w:rsidR="00EE1DF4" w:rsidRPr="00C311AB" w14:paraId="502ECB1E" w14:textId="77777777" w:rsidTr="000A3372">
        <w:trPr>
          <w:trHeight w:val="300"/>
          <w:ins w:id="6869"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2C4EAAB1" w14:textId="77777777" w:rsidR="00EE1DF4" w:rsidRPr="00C311AB" w:rsidRDefault="00EE1DF4" w:rsidP="000A3372">
            <w:pPr>
              <w:spacing w:line="240" w:lineRule="auto"/>
              <w:rPr>
                <w:ins w:id="6870" w:author="Alondra Vega Pacheco" w:date="2025-10-14T11:24:00Z" w16du:dateUtc="2025-10-14T16:24:00Z"/>
                <w:rFonts w:ascii="Aptos Narrow" w:hAnsi="Aptos Narrow"/>
                <w:color w:val="000000"/>
                <w:sz w:val="22"/>
                <w:szCs w:val="22"/>
              </w:rPr>
            </w:pPr>
            <w:ins w:id="6871"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vAlign w:val="center"/>
            <w:hideMark/>
          </w:tcPr>
          <w:p w14:paraId="60F71720" w14:textId="77777777" w:rsidR="00EE1DF4" w:rsidRPr="00C311AB" w:rsidRDefault="00EE1DF4" w:rsidP="000A3372">
            <w:pPr>
              <w:spacing w:line="240" w:lineRule="auto"/>
              <w:rPr>
                <w:ins w:id="6872"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vAlign w:val="center"/>
            <w:hideMark/>
          </w:tcPr>
          <w:p w14:paraId="023F03C4" w14:textId="77777777" w:rsidR="00EE1DF4" w:rsidRPr="00C311AB" w:rsidRDefault="00EE1DF4" w:rsidP="000A3372">
            <w:pPr>
              <w:spacing w:line="240" w:lineRule="auto"/>
              <w:jc w:val="center"/>
              <w:rPr>
                <w:ins w:id="6873" w:author="Alondra Vega Pacheco" w:date="2025-10-14T11:24:00Z" w16du:dateUtc="2025-10-14T16:24:00Z"/>
                <w:rFonts w:ascii="Times New Roman" w:hAnsi="Times New Roman"/>
                <w:sz w:val="20"/>
              </w:rPr>
            </w:pPr>
          </w:p>
        </w:tc>
        <w:tc>
          <w:tcPr>
            <w:tcW w:w="3889" w:type="dxa"/>
            <w:tcBorders>
              <w:top w:val="nil"/>
              <w:left w:val="nil"/>
              <w:bottom w:val="nil"/>
              <w:right w:val="nil"/>
            </w:tcBorders>
            <w:vAlign w:val="center"/>
            <w:hideMark/>
          </w:tcPr>
          <w:p w14:paraId="46802136" w14:textId="77777777" w:rsidR="00EE1DF4" w:rsidRPr="00C311AB" w:rsidRDefault="00EE1DF4" w:rsidP="000A3372">
            <w:pPr>
              <w:spacing w:line="240" w:lineRule="auto"/>
              <w:rPr>
                <w:ins w:id="6874"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center"/>
            <w:hideMark/>
          </w:tcPr>
          <w:p w14:paraId="3C86F880" w14:textId="77777777" w:rsidR="00EE1DF4" w:rsidRPr="00C311AB" w:rsidRDefault="00EE1DF4" w:rsidP="000A3372">
            <w:pPr>
              <w:spacing w:line="240" w:lineRule="auto"/>
              <w:rPr>
                <w:ins w:id="6875" w:author="Alondra Vega Pacheco" w:date="2025-10-14T11:24:00Z" w16du:dateUtc="2025-10-14T16:24:00Z"/>
                <w:rFonts w:ascii="Times New Roman" w:hAnsi="Times New Roman"/>
                <w:sz w:val="20"/>
              </w:rPr>
            </w:pPr>
          </w:p>
        </w:tc>
        <w:tc>
          <w:tcPr>
            <w:tcW w:w="3364" w:type="dxa"/>
            <w:tcBorders>
              <w:top w:val="nil"/>
              <w:left w:val="nil"/>
              <w:bottom w:val="nil"/>
              <w:right w:val="nil"/>
            </w:tcBorders>
            <w:vAlign w:val="center"/>
            <w:hideMark/>
          </w:tcPr>
          <w:p w14:paraId="20F815DA" w14:textId="77777777" w:rsidR="00EE1DF4" w:rsidRPr="00C311AB" w:rsidRDefault="00EE1DF4" w:rsidP="000A3372">
            <w:pPr>
              <w:spacing w:line="240" w:lineRule="auto"/>
              <w:rPr>
                <w:ins w:id="6876" w:author="Alondra Vega Pacheco" w:date="2025-10-14T11:24:00Z" w16du:dateUtc="2025-10-14T16:24:00Z"/>
                <w:rFonts w:ascii="Aptos Narrow" w:hAnsi="Aptos Narrow"/>
                <w:color w:val="000000"/>
                <w:sz w:val="22"/>
                <w:szCs w:val="22"/>
              </w:rPr>
            </w:pPr>
            <w:ins w:id="6877" w:author="Alondra Vega Pacheco" w:date="2025-10-14T11:24:00Z" w16du:dateUtc="2025-10-14T16:24:00Z">
              <w:r w:rsidRPr="00C311AB">
                <w:rPr>
                  <w:rFonts w:ascii="Aptos Narrow" w:hAnsi="Aptos Narrow"/>
                  <w:color w:val="000000"/>
                  <w:sz w:val="22"/>
                  <w:szCs w:val="22"/>
                </w:rPr>
                <w:t>2. Graph.io</w:t>
              </w:r>
            </w:ins>
          </w:p>
        </w:tc>
        <w:tc>
          <w:tcPr>
            <w:tcW w:w="3587" w:type="dxa"/>
            <w:tcBorders>
              <w:top w:val="nil"/>
              <w:left w:val="nil"/>
              <w:bottom w:val="nil"/>
              <w:right w:val="nil"/>
            </w:tcBorders>
            <w:vAlign w:val="center"/>
            <w:hideMark/>
          </w:tcPr>
          <w:p w14:paraId="686B0D61" w14:textId="77777777" w:rsidR="00EE1DF4" w:rsidRPr="00C311AB" w:rsidRDefault="00EE1DF4" w:rsidP="000A3372">
            <w:pPr>
              <w:spacing w:line="240" w:lineRule="auto"/>
              <w:rPr>
                <w:ins w:id="6878"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vAlign w:val="center"/>
            <w:hideMark/>
          </w:tcPr>
          <w:p w14:paraId="6DED437D" w14:textId="77777777" w:rsidR="00EE1DF4" w:rsidRPr="00C311AB" w:rsidRDefault="00EE1DF4" w:rsidP="000A3372">
            <w:pPr>
              <w:spacing w:line="240" w:lineRule="auto"/>
              <w:rPr>
                <w:ins w:id="6879" w:author="Alondra Vega Pacheco" w:date="2025-10-14T11:24:00Z" w16du:dateUtc="2025-10-14T16:24:00Z"/>
                <w:rFonts w:ascii="Times New Roman" w:hAnsi="Times New Roman"/>
                <w:sz w:val="20"/>
              </w:rPr>
            </w:pPr>
          </w:p>
        </w:tc>
        <w:tc>
          <w:tcPr>
            <w:tcW w:w="1142" w:type="dxa"/>
            <w:tcBorders>
              <w:top w:val="nil"/>
              <w:left w:val="nil"/>
              <w:bottom w:val="nil"/>
              <w:right w:val="nil"/>
            </w:tcBorders>
            <w:vAlign w:val="center"/>
            <w:hideMark/>
          </w:tcPr>
          <w:p w14:paraId="4242F8EA" w14:textId="77777777" w:rsidR="00EE1DF4" w:rsidRPr="00C311AB" w:rsidRDefault="00EE1DF4" w:rsidP="000A3372">
            <w:pPr>
              <w:spacing w:line="240" w:lineRule="auto"/>
              <w:rPr>
                <w:ins w:id="6880" w:author="Alondra Vega Pacheco" w:date="2025-10-14T11:24:00Z" w16du:dateUtc="2025-10-14T16:24:00Z"/>
                <w:rFonts w:ascii="Times New Roman" w:hAnsi="Times New Roman"/>
                <w:sz w:val="20"/>
              </w:rPr>
            </w:pPr>
          </w:p>
        </w:tc>
        <w:tc>
          <w:tcPr>
            <w:tcW w:w="2814" w:type="dxa"/>
            <w:tcBorders>
              <w:top w:val="nil"/>
              <w:left w:val="nil"/>
              <w:bottom w:val="nil"/>
              <w:right w:val="nil"/>
            </w:tcBorders>
            <w:vAlign w:val="center"/>
            <w:hideMark/>
          </w:tcPr>
          <w:p w14:paraId="1E53EF11" w14:textId="77777777" w:rsidR="00EE1DF4" w:rsidRPr="00C311AB" w:rsidRDefault="00EE1DF4" w:rsidP="000A3372">
            <w:pPr>
              <w:spacing w:line="240" w:lineRule="auto"/>
              <w:rPr>
                <w:ins w:id="6881"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vAlign w:val="center"/>
            <w:hideMark/>
          </w:tcPr>
          <w:p w14:paraId="150732A6" w14:textId="77777777" w:rsidR="00EE1DF4" w:rsidRPr="00C311AB" w:rsidRDefault="00EE1DF4" w:rsidP="000A3372">
            <w:pPr>
              <w:spacing w:line="240" w:lineRule="auto"/>
              <w:rPr>
                <w:ins w:id="6882" w:author="Alondra Vega Pacheco" w:date="2025-10-14T11:24:00Z" w16du:dateUtc="2025-10-14T16:24:00Z"/>
                <w:rFonts w:ascii="Times New Roman" w:hAnsi="Times New Roman"/>
                <w:sz w:val="20"/>
              </w:rPr>
            </w:pPr>
          </w:p>
        </w:tc>
      </w:tr>
      <w:tr w:rsidR="00EE1DF4" w:rsidRPr="00C311AB" w14:paraId="690B9D4E" w14:textId="77777777" w:rsidTr="000A3372">
        <w:trPr>
          <w:trHeight w:val="300"/>
          <w:ins w:id="6883"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2E331C4F" w14:textId="77777777" w:rsidR="00EE1DF4" w:rsidRPr="00C311AB" w:rsidRDefault="00EE1DF4" w:rsidP="000A3372">
            <w:pPr>
              <w:spacing w:line="240" w:lineRule="auto"/>
              <w:rPr>
                <w:ins w:id="6884" w:author="Alondra Vega Pacheco" w:date="2025-10-14T11:24:00Z" w16du:dateUtc="2025-10-14T16:24:00Z"/>
                <w:rFonts w:ascii="Aptos Narrow" w:hAnsi="Aptos Narrow"/>
                <w:color w:val="000000"/>
                <w:sz w:val="22"/>
                <w:szCs w:val="22"/>
              </w:rPr>
            </w:pPr>
            <w:ins w:id="6885"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shd w:val="clear" w:color="C0E6F5" w:fill="C0E6F5"/>
            <w:vAlign w:val="center"/>
            <w:hideMark/>
          </w:tcPr>
          <w:p w14:paraId="79D1D771" w14:textId="77777777" w:rsidR="00EE1DF4" w:rsidRPr="00C311AB" w:rsidRDefault="00EE1DF4" w:rsidP="000A3372">
            <w:pPr>
              <w:spacing w:line="240" w:lineRule="auto"/>
              <w:rPr>
                <w:ins w:id="6886"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vAlign w:val="center"/>
            <w:hideMark/>
          </w:tcPr>
          <w:p w14:paraId="0242F49A" w14:textId="77777777" w:rsidR="00EE1DF4" w:rsidRPr="00C311AB" w:rsidRDefault="00EE1DF4" w:rsidP="000A3372">
            <w:pPr>
              <w:spacing w:line="240" w:lineRule="auto"/>
              <w:jc w:val="center"/>
              <w:rPr>
                <w:ins w:id="6887"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vAlign w:val="center"/>
            <w:hideMark/>
          </w:tcPr>
          <w:p w14:paraId="5DAE76CF" w14:textId="77777777" w:rsidR="00EE1DF4" w:rsidRPr="00C311AB" w:rsidRDefault="00EE1DF4" w:rsidP="000A3372">
            <w:pPr>
              <w:spacing w:line="240" w:lineRule="auto"/>
              <w:rPr>
                <w:ins w:id="6888"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center"/>
            <w:hideMark/>
          </w:tcPr>
          <w:p w14:paraId="0910CC41" w14:textId="77777777" w:rsidR="00EE1DF4" w:rsidRPr="00C311AB" w:rsidRDefault="00EE1DF4" w:rsidP="000A3372">
            <w:pPr>
              <w:spacing w:line="240" w:lineRule="auto"/>
              <w:rPr>
                <w:ins w:id="6889"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center"/>
            <w:hideMark/>
          </w:tcPr>
          <w:p w14:paraId="6478970D" w14:textId="77777777" w:rsidR="00EE1DF4" w:rsidRPr="00C311AB" w:rsidRDefault="00EE1DF4" w:rsidP="000A3372">
            <w:pPr>
              <w:spacing w:line="240" w:lineRule="auto"/>
              <w:rPr>
                <w:ins w:id="6890" w:author="Alondra Vega Pacheco" w:date="2025-10-14T11:24:00Z" w16du:dateUtc="2025-10-14T16:24:00Z"/>
                <w:rFonts w:ascii="Aptos Narrow" w:hAnsi="Aptos Narrow"/>
                <w:color w:val="000000"/>
                <w:sz w:val="22"/>
                <w:szCs w:val="22"/>
              </w:rPr>
            </w:pPr>
            <w:ins w:id="6891" w:author="Alondra Vega Pacheco" w:date="2025-10-14T11:24:00Z" w16du:dateUtc="2025-10-14T16:24:00Z">
              <w:r w:rsidRPr="00C311AB">
                <w:rPr>
                  <w:rFonts w:ascii="Aptos Narrow" w:hAnsi="Aptos Narrow"/>
                  <w:color w:val="000000"/>
                  <w:sz w:val="22"/>
                  <w:szCs w:val="22"/>
                </w:rPr>
                <w:t>3. Napkin.AI</w:t>
              </w:r>
            </w:ins>
          </w:p>
        </w:tc>
        <w:tc>
          <w:tcPr>
            <w:tcW w:w="3587" w:type="dxa"/>
            <w:tcBorders>
              <w:top w:val="nil"/>
              <w:left w:val="nil"/>
              <w:bottom w:val="nil"/>
              <w:right w:val="nil"/>
            </w:tcBorders>
            <w:shd w:val="clear" w:color="C0E6F5" w:fill="C0E6F5"/>
            <w:vAlign w:val="center"/>
            <w:hideMark/>
          </w:tcPr>
          <w:p w14:paraId="0147CBD5" w14:textId="77777777" w:rsidR="00EE1DF4" w:rsidRPr="00C311AB" w:rsidRDefault="00EE1DF4" w:rsidP="000A3372">
            <w:pPr>
              <w:spacing w:line="240" w:lineRule="auto"/>
              <w:rPr>
                <w:ins w:id="6892"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shd w:val="clear" w:color="C0E6F5" w:fill="C0E6F5"/>
            <w:vAlign w:val="center"/>
            <w:hideMark/>
          </w:tcPr>
          <w:p w14:paraId="3A635264" w14:textId="77777777" w:rsidR="00EE1DF4" w:rsidRPr="00C311AB" w:rsidRDefault="00EE1DF4" w:rsidP="000A3372">
            <w:pPr>
              <w:spacing w:line="240" w:lineRule="auto"/>
              <w:rPr>
                <w:ins w:id="6893" w:author="Alondra Vega Pacheco" w:date="2025-10-14T11:24:00Z" w16du:dateUtc="2025-10-14T16:24:00Z"/>
                <w:rFonts w:ascii="Times New Roman" w:hAnsi="Times New Roman"/>
                <w:sz w:val="20"/>
              </w:rPr>
            </w:pPr>
          </w:p>
        </w:tc>
        <w:tc>
          <w:tcPr>
            <w:tcW w:w="1142" w:type="dxa"/>
            <w:tcBorders>
              <w:top w:val="nil"/>
              <w:left w:val="nil"/>
              <w:bottom w:val="nil"/>
              <w:right w:val="nil"/>
            </w:tcBorders>
            <w:shd w:val="clear" w:color="C0E6F5" w:fill="C0E6F5"/>
            <w:vAlign w:val="center"/>
            <w:hideMark/>
          </w:tcPr>
          <w:p w14:paraId="0F5CA006" w14:textId="77777777" w:rsidR="00EE1DF4" w:rsidRPr="00C311AB" w:rsidRDefault="00EE1DF4" w:rsidP="000A3372">
            <w:pPr>
              <w:spacing w:line="240" w:lineRule="auto"/>
              <w:rPr>
                <w:ins w:id="6894"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vAlign w:val="center"/>
            <w:hideMark/>
          </w:tcPr>
          <w:p w14:paraId="6F73AF03" w14:textId="77777777" w:rsidR="00EE1DF4" w:rsidRPr="00C311AB" w:rsidRDefault="00EE1DF4" w:rsidP="000A3372">
            <w:pPr>
              <w:spacing w:line="240" w:lineRule="auto"/>
              <w:rPr>
                <w:ins w:id="6895"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vAlign w:val="center"/>
            <w:hideMark/>
          </w:tcPr>
          <w:p w14:paraId="440E0611" w14:textId="77777777" w:rsidR="00EE1DF4" w:rsidRPr="00C311AB" w:rsidRDefault="00EE1DF4" w:rsidP="000A3372">
            <w:pPr>
              <w:spacing w:line="240" w:lineRule="auto"/>
              <w:rPr>
                <w:ins w:id="6896" w:author="Alondra Vega Pacheco" w:date="2025-10-14T11:24:00Z" w16du:dateUtc="2025-10-14T16:24:00Z"/>
                <w:rFonts w:ascii="Times New Roman" w:hAnsi="Times New Roman"/>
                <w:sz w:val="20"/>
              </w:rPr>
            </w:pPr>
          </w:p>
        </w:tc>
      </w:tr>
      <w:tr w:rsidR="00EE1DF4" w:rsidRPr="00C311AB" w14:paraId="17E86D98" w14:textId="77777777" w:rsidTr="000A3372">
        <w:trPr>
          <w:trHeight w:val="1740"/>
          <w:ins w:id="6897"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7D9E9F16" w14:textId="77777777" w:rsidR="00EE1DF4" w:rsidRPr="00C311AB" w:rsidRDefault="00EE1DF4" w:rsidP="000A3372">
            <w:pPr>
              <w:spacing w:line="240" w:lineRule="auto"/>
              <w:rPr>
                <w:ins w:id="6898" w:author="Alondra Vega Pacheco" w:date="2025-10-14T11:24:00Z" w16du:dateUtc="2025-10-14T16:24:00Z"/>
                <w:rFonts w:ascii="Aptos Narrow" w:hAnsi="Aptos Narrow"/>
                <w:color w:val="000000"/>
                <w:sz w:val="22"/>
                <w:szCs w:val="22"/>
              </w:rPr>
            </w:pPr>
            <w:ins w:id="6899"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vAlign w:val="center"/>
            <w:hideMark/>
          </w:tcPr>
          <w:p w14:paraId="494A0275" w14:textId="77777777" w:rsidR="00EE1DF4" w:rsidRPr="00C311AB" w:rsidRDefault="00EE1DF4" w:rsidP="000A3372">
            <w:pPr>
              <w:spacing w:line="240" w:lineRule="auto"/>
              <w:jc w:val="center"/>
              <w:rPr>
                <w:ins w:id="6900" w:author="Alondra Vega Pacheco" w:date="2025-10-14T11:24:00Z" w16du:dateUtc="2025-10-14T16:24:00Z"/>
                <w:rFonts w:ascii="Aptos Narrow" w:hAnsi="Aptos Narrow"/>
                <w:color w:val="000000"/>
                <w:sz w:val="22"/>
                <w:szCs w:val="22"/>
              </w:rPr>
            </w:pPr>
            <w:ins w:id="6901" w:author="Alondra Vega Pacheco" w:date="2025-10-14T11:24:00Z" w16du:dateUtc="2025-10-14T16:24:00Z">
              <w:r w:rsidRPr="00C311AB">
                <w:rPr>
                  <w:rFonts w:ascii="Aptos Narrow" w:hAnsi="Aptos Narrow"/>
                  <w:color w:val="000000"/>
                  <w:sz w:val="22"/>
                  <w:szCs w:val="22"/>
                </w:rPr>
                <w:t>5</w:t>
              </w:r>
            </w:ins>
          </w:p>
        </w:tc>
        <w:tc>
          <w:tcPr>
            <w:tcW w:w="1823" w:type="dxa"/>
            <w:tcBorders>
              <w:top w:val="nil"/>
              <w:left w:val="nil"/>
              <w:bottom w:val="nil"/>
              <w:right w:val="nil"/>
            </w:tcBorders>
            <w:vAlign w:val="center"/>
            <w:hideMark/>
          </w:tcPr>
          <w:p w14:paraId="374D18E6" w14:textId="77777777" w:rsidR="00EE1DF4" w:rsidRPr="00C311AB" w:rsidRDefault="00EE1DF4" w:rsidP="000A3372">
            <w:pPr>
              <w:spacing w:line="240" w:lineRule="auto"/>
              <w:jc w:val="right"/>
              <w:rPr>
                <w:ins w:id="6902" w:author="Alondra Vega Pacheco" w:date="2025-10-14T11:24:00Z" w16du:dateUtc="2025-10-14T16:24:00Z"/>
                <w:rFonts w:ascii="Aptos Narrow" w:hAnsi="Aptos Narrow"/>
                <w:color w:val="000000"/>
                <w:sz w:val="22"/>
                <w:szCs w:val="22"/>
              </w:rPr>
            </w:pPr>
            <w:ins w:id="6903" w:author="Alondra Vega Pacheco" w:date="2025-10-14T11:24:00Z" w16du:dateUtc="2025-10-14T16:24:00Z">
              <w:r w:rsidRPr="00C311AB">
                <w:rPr>
                  <w:rFonts w:ascii="Aptos Narrow" w:hAnsi="Aptos Narrow"/>
                  <w:color w:val="000000"/>
                  <w:sz w:val="22"/>
                  <w:szCs w:val="22"/>
                </w:rPr>
                <w:t>8/21/2025</w:t>
              </w:r>
            </w:ins>
          </w:p>
        </w:tc>
        <w:tc>
          <w:tcPr>
            <w:tcW w:w="3889" w:type="dxa"/>
            <w:tcBorders>
              <w:top w:val="nil"/>
              <w:left w:val="nil"/>
              <w:bottom w:val="nil"/>
              <w:right w:val="nil"/>
            </w:tcBorders>
            <w:vAlign w:val="center"/>
            <w:hideMark/>
          </w:tcPr>
          <w:p w14:paraId="23C0F397" w14:textId="77777777" w:rsidR="00EE1DF4" w:rsidRPr="00C311AB" w:rsidRDefault="00EE1DF4" w:rsidP="000A3372">
            <w:pPr>
              <w:spacing w:line="240" w:lineRule="auto"/>
              <w:rPr>
                <w:ins w:id="6904" w:author="Alondra Vega Pacheco" w:date="2025-10-14T11:24:00Z" w16du:dateUtc="2025-10-14T16:24:00Z"/>
                <w:rFonts w:ascii="Aptos Narrow" w:hAnsi="Aptos Narrow"/>
                <w:color w:val="000000"/>
                <w:sz w:val="22"/>
                <w:szCs w:val="22"/>
              </w:rPr>
            </w:pPr>
            <w:proofErr w:type="gramStart"/>
            <w:ins w:id="6905" w:author="Alondra Vega Pacheco" w:date="2025-10-14T11:24:00Z" w16du:dateUtc="2025-10-14T16:24:00Z">
              <w:r w:rsidRPr="00C311AB">
                <w:rPr>
                  <w:rFonts w:ascii="Aptos Narrow" w:hAnsi="Aptos Narrow"/>
                  <w:color w:val="000000"/>
                  <w:sz w:val="22"/>
                  <w:szCs w:val="22"/>
                </w:rPr>
                <w:t>Meet</w:t>
              </w:r>
              <w:proofErr w:type="gramEnd"/>
              <w:r w:rsidRPr="00C311AB">
                <w:rPr>
                  <w:rFonts w:ascii="Aptos Narrow" w:hAnsi="Aptos Narrow"/>
                  <w:color w:val="000000"/>
                  <w:sz w:val="22"/>
                  <w:szCs w:val="22"/>
                </w:rPr>
                <w:t xml:space="preserve"> with client</w:t>
              </w:r>
            </w:ins>
          </w:p>
        </w:tc>
        <w:tc>
          <w:tcPr>
            <w:tcW w:w="3956" w:type="dxa"/>
            <w:tcBorders>
              <w:top w:val="nil"/>
              <w:left w:val="nil"/>
              <w:bottom w:val="nil"/>
              <w:right w:val="nil"/>
            </w:tcBorders>
            <w:vAlign w:val="center"/>
            <w:hideMark/>
          </w:tcPr>
          <w:p w14:paraId="3C4DBEFF" w14:textId="77777777" w:rsidR="00EE1DF4" w:rsidRPr="00C311AB" w:rsidRDefault="00EE1DF4" w:rsidP="000A3372">
            <w:pPr>
              <w:spacing w:line="240" w:lineRule="auto"/>
              <w:rPr>
                <w:ins w:id="6906" w:author="Alondra Vega Pacheco" w:date="2025-10-14T11:24:00Z" w16du:dateUtc="2025-10-14T16:24:00Z"/>
                <w:rFonts w:ascii="Aptos Narrow" w:hAnsi="Aptos Narrow"/>
                <w:color w:val="000000"/>
                <w:sz w:val="22"/>
                <w:szCs w:val="22"/>
              </w:rPr>
            </w:pPr>
            <w:ins w:id="6907" w:author="Alondra Vega Pacheco" w:date="2025-10-14T11:24:00Z" w16du:dateUtc="2025-10-14T16:24:00Z">
              <w:r w:rsidRPr="00C311AB">
                <w:rPr>
                  <w:rFonts w:ascii="Aptos Narrow" w:hAnsi="Aptos Narrow"/>
                  <w:color w:val="000000"/>
                  <w:sz w:val="22"/>
                  <w:szCs w:val="22"/>
                </w:rPr>
                <w:t xml:space="preserve">Team B needed to have a </w:t>
              </w:r>
              <w:proofErr w:type="gramStart"/>
              <w:r w:rsidRPr="00C311AB">
                <w:rPr>
                  <w:rFonts w:ascii="Aptos Narrow" w:hAnsi="Aptos Narrow"/>
                  <w:color w:val="000000"/>
                  <w:sz w:val="22"/>
                  <w:szCs w:val="22"/>
                </w:rPr>
                <w:t>follow up</w:t>
              </w:r>
              <w:proofErr w:type="gramEnd"/>
              <w:r w:rsidRPr="00C311AB">
                <w:rPr>
                  <w:rFonts w:ascii="Aptos Narrow" w:hAnsi="Aptos Narrow"/>
                  <w:color w:val="000000"/>
                  <w:sz w:val="22"/>
                  <w:szCs w:val="22"/>
                </w:rPr>
                <w:t xml:space="preserve"> meeting with the client and PO to further refine requirements. </w:t>
              </w:r>
            </w:ins>
          </w:p>
        </w:tc>
        <w:tc>
          <w:tcPr>
            <w:tcW w:w="3364" w:type="dxa"/>
            <w:tcBorders>
              <w:top w:val="nil"/>
              <w:left w:val="nil"/>
              <w:bottom w:val="nil"/>
              <w:right w:val="nil"/>
            </w:tcBorders>
            <w:vAlign w:val="center"/>
            <w:hideMark/>
          </w:tcPr>
          <w:p w14:paraId="0DA51FFF" w14:textId="77777777" w:rsidR="00EE1DF4" w:rsidRPr="00C311AB" w:rsidRDefault="00EE1DF4" w:rsidP="000A3372">
            <w:pPr>
              <w:spacing w:line="240" w:lineRule="auto"/>
              <w:rPr>
                <w:ins w:id="6908" w:author="Alondra Vega Pacheco" w:date="2025-10-14T11:24:00Z" w16du:dateUtc="2025-10-14T16:24:00Z"/>
                <w:rFonts w:ascii="Aptos Narrow" w:hAnsi="Aptos Narrow"/>
                <w:color w:val="000000"/>
                <w:sz w:val="22"/>
                <w:szCs w:val="22"/>
              </w:rPr>
            </w:pPr>
            <w:ins w:id="6909" w:author="Alondra Vega Pacheco" w:date="2025-10-14T11:24:00Z" w16du:dateUtc="2025-10-14T16:24:00Z">
              <w:r w:rsidRPr="00C311AB">
                <w:rPr>
                  <w:rFonts w:ascii="Aptos Narrow" w:hAnsi="Aptos Narrow"/>
                  <w:color w:val="000000"/>
                  <w:sz w:val="22"/>
                  <w:szCs w:val="22"/>
                </w:rPr>
                <w:t>8/22/2025 or 8/23/2025</w:t>
              </w:r>
            </w:ins>
          </w:p>
        </w:tc>
        <w:tc>
          <w:tcPr>
            <w:tcW w:w="3587" w:type="dxa"/>
            <w:tcBorders>
              <w:top w:val="nil"/>
              <w:left w:val="nil"/>
              <w:bottom w:val="nil"/>
              <w:right w:val="nil"/>
            </w:tcBorders>
            <w:vAlign w:val="center"/>
            <w:hideMark/>
          </w:tcPr>
          <w:p w14:paraId="12C92792" w14:textId="77777777" w:rsidR="00EE1DF4" w:rsidRPr="00C311AB" w:rsidRDefault="00EE1DF4" w:rsidP="000A3372">
            <w:pPr>
              <w:spacing w:line="240" w:lineRule="auto"/>
              <w:rPr>
                <w:ins w:id="6910" w:author="Alondra Vega Pacheco" w:date="2025-10-14T11:24:00Z" w16du:dateUtc="2025-10-14T16:24:00Z"/>
                <w:rFonts w:ascii="Aptos Narrow" w:hAnsi="Aptos Narrow"/>
                <w:color w:val="000000"/>
                <w:sz w:val="22"/>
                <w:szCs w:val="22"/>
              </w:rPr>
            </w:pPr>
            <w:ins w:id="6911" w:author="Alondra Vega Pacheco" w:date="2025-10-14T11:24:00Z" w16du:dateUtc="2025-10-14T16:24:00Z">
              <w:r w:rsidRPr="00C311AB">
                <w:rPr>
                  <w:rFonts w:ascii="Aptos Narrow" w:hAnsi="Aptos Narrow"/>
                  <w:color w:val="000000"/>
                  <w:sz w:val="22"/>
                  <w:szCs w:val="22"/>
                </w:rPr>
                <w:t>8/23/2025</w:t>
              </w:r>
            </w:ins>
          </w:p>
        </w:tc>
        <w:tc>
          <w:tcPr>
            <w:tcW w:w="3495" w:type="dxa"/>
            <w:tcBorders>
              <w:top w:val="nil"/>
              <w:left w:val="nil"/>
              <w:bottom w:val="nil"/>
              <w:right w:val="nil"/>
            </w:tcBorders>
            <w:vAlign w:val="center"/>
            <w:hideMark/>
          </w:tcPr>
          <w:p w14:paraId="49FFCCC7" w14:textId="77777777" w:rsidR="00EE1DF4" w:rsidRPr="00C311AB" w:rsidRDefault="00EE1DF4" w:rsidP="000A3372">
            <w:pPr>
              <w:spacing w:line="240" w:lineRule="auto"/>
              <w:rPr>
                <w:ins w:id="6912" w:author="Alondra Vega Pacheco" w:date="2025-10-14T11:24:00Z" w16du:dateUtc="2025-10-14T16:24:00Z"/>
                <w:rFonts w:ascii="Aptos Narrow" w:hAnsi="Aptos Narrow"/>
                <w:color w:val="000000"/>
                <w:sz w:val="22"/>
                <w:szCs w:val="22"/>
              </w:rPr>
            </w:pPr>
            <w:ins w:id="6913" w:author="Alondra Vega Pacheco" w:date="2025-10-14T11:24:00Z" w16du:dateUtc="2025-10-14T16:24:00Z">
              <w:r w:rsidRPr="00C311AB">
                <w:rPr>
                  <w:rFonts w:ascii="Aptos Narrow" w:hAnsi="Aptos Narrow"/>
                  <w:color w:val="000000"/>
                  <w:sz w:val="22"/>
                  <w:szCs w:val="22"/>
                </w:rPr>
                <w:t xml:space="preserve">A list of questions </w:t>
              </w:r>
              <w:proofErr w:type="gramStart"/>
              <w:r w:rsidRPr="00C311AB">
                <w:rPr>
                  <w:rFonts w:ascii="Aptos Narrow" w:hAnsi="Aptos Narrow"/>
                  <w:color w:val="000000"/>
                  <w:sz w:val="22"/>
                  <w:szCs w:val="22"/>
                </w:rPr>
                <w:t>were</w:t>
              </w:r>
              <w:proofErr w:type="gramEnd"/>
              <w:r w:rsidRPr="00C311AB">
                <w:rPr>
                  <w:rFonts w:ascii="Aptos Narrow" w:hAnsi="Aptos Narrow"/>
                  <w:color w:val="000000"/>
                  <w:sz w:val="22"/>
                  <w:szCs w:val="22"/>
                </w:rPr>
                <w:t xml:space="preserve"> given to the client; the client responded to the list of questions on the morning of 8/22/2025. Team B needed additional time to review the responses and generate any additional questions so 8/23/2025 was chosen.</w:t>
              </w:r>
            </w:ins>
          </w:p>
        </w:tc>
        <w:tc>
          <w:tcPr>
            <w:tcW w:w="1142" w:type="dxa"/>
            <w:tcBorders>
              <w:top w:val="nil"/>
              <w:left w:val="nil"/>
              <w:bottom w:val="nil"/>
              <w:right w:val="nil"/>
            </w:tcBorders>
            <w:vAlign w:val="center"/>
            <w:hideMark/>
          </w:tcPr>
          <w:p w14:paraId="755FC5BB" w14:textId="77777777" w:rsidR="00EE1DF4" w:rsidRPr="00C311AB" w:rsidRDefault="00EE1DF4" w:rsidP="000A3372">
            <w:pPr>
              <w:spacing w:line="240" w:lineRule="auto"/>
              <w:rPr>
                <w:ins w:id="6914" w:author="Alondra Vega Pacheco" w:date="2025-10-14T11:24:00Z" w16du:dateUtc="2025-10-14T16:24:00Z"/>
                <w:rFonts w:ascii="Aptos Narrow" w:hAnsi="Aptos Narrow"/>
                <w:color w:val="000000"/>
                <w:sz w:val="22"/>
                <w:szCs w:val="22"/>
              </w:rPr>
            </w:pPr>
            <w:ins w:id="6915" w:author="Alondra Vega Pacheco" w:date="2025-10-14T11:24:00Z" w16du:dateUtc="2025-10-14T16:24:00Z">
              <w:r w:rsidRPr="00C311AB">
                <w:rPr>
                  <w:rFonts w:ascii="Aptos Narrow" w:hAnsi="Aptos Narrow"/>
                  <w:color w:val="000000"/>
                  <w:sz w:val="22"/>
                  <w:szCs w:val="22"/>
                </w:rPr>
                <w:t>Completed</w:t>
              </w:r>
            </w:ins>
          </w:p>
        </w:tc>
        <w:tc>
          <w:tcPr>
            <w:tcW w:w="2814" w:type="dxa"/>
            <w:tcBorders>
              <w:top w:val="nil"/>
              <w:left w:val="nil"/>
              <w:bottom w:val="nil"/>
              <w:right w:val="nil"/>
            </w:tcBorders>
            <w:vAlign w:val="center"/>
            <w:hideMark/>
          </w:tcPr>
          <w:p w14:paraId="76319629" w14:textId="77777777" w:rsidR="00EE1DF4" w:rsidRPr="00C311AB" w:rsidRDefault="00EE1DF4" w:rsidP="000A3372">
            <w:pPr>
              <w:spacing w:line="240" w:lineRule="auto"/>
              <w:rPr>
                <w:ins w:id="6916" w:author="Alondra Vega Pacheco" w:date="2025-10-14T11:24:00Z" w16du:dateUtc="2025-10-14T16:24:00Z"/>
                <w:rFonts w:ascii="Aptos Narrow" w:hAnsi="Aptos Narrow"/>
                <w:color w:val="000000"/>
                <w:sz w:val="22"/>
                <w:szCs w:val="22"/>
              </w:rPr>
            </w:pPr>
            <w:ins w:id="6917" w:author="Alondra Vega Pacheco" w:date="2025-10-14T11:24:00Z" w16du:dateUtc="2025-10-14T16:24:00Z">
              <w:r w:rsidRPr="00C311AB">
                <w:rPr>
                  <w:rFonts w:ascii="Aptos Narrow" w:hAnsi="Aptos Narrow"/>
                  <w:color w:val="000000"/>
                  <w:sz w:val="22"/>
                  <w:szCs w:val="22"/>
                </w:rPr>
                <w:t>Whole Project</w:t>
              </w:r>
            </w:ins>
          </w:p>
        </w:tc>
        <w:tc>
          <w:tcPr>
            <w:tcW w:w="1230" w:type="dxa"/>
            <w:tcBorders>
              <w:top w:val="nil"/>
              <w:left w:val="nil"/>
              <w:bottom w:val="nil"/>
              <w:right w:val="single" w:sz="4" w:space="0" w:color="000000"/>
            </w:tcBorders>
            <w:vAlign w:val="center"/>
            <w:hideMark/>
          </w:tcPr>
          <w:p w14:paraId="675A8D37" w14:textId="77777777" w:rsidR="00EE1DF4" w:rsidRPr="00C311AB" w:rsidRDefault="00EE1DF4" w:rsidP="000A3372">
            <w:pPr>
              <w:spacing w:line="240" w:lineRule="auto"/>
              <w:jc w:val="center"/>
              <w:rPr>
                <w:ins w:id="6918" w:author="Alondra Vega Pacheco" w:date="2025-10-14T11:24:00Z" w16du:dateUtc="2025-10-14T16:24:00Z"/>
                <w:rFonts w:ascii="Aptos Narrow" w:hAnsi="Aptos Narrow"/>
                <w:color w:val="000000"/>
                <w:sz w:val="22"/>
                <w:szCs w:val="22"/>
              </w:rPr>
            </w:pPr>
            <w:ins w:id="6919" w:author="Alondra Vega Pacheco" w:date="2025-10-14T11:24:00Z" w16du:dateUtc="2025-10-14T16:24:00Z">
              <w:r w:rsidRPr="00C311AB">
                <w:rPr>
                  <w:rFonts w:ascii="Aptos Narrow" w:hAnsi="Aptos Narrow"/>
                  <w:color w:val="000000"/>
                  <w:sz w:val="22"/>
                  <w:szCs w:val="22"/>
                </w:rPr>
                <w:t>Team-B</w:t>
              </w:r>
            </w:ins>
          </w:p>
        </w:tc>
      </w:tr>
      <w:tr w:rsidR="00EE1DF4" w:rsidRPr="00C311AB" w14:paraId="38CB1F3C" w14:textId="77777777" w:rsidTr="000A3372">
        <w:trPr>
          <w:trHeight w:val="300"/>
          <w:ins w:id="6920"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4AC1284D" w14:textId="77777777" w:rsidR="00EE1DF4" w:rsidRPr="00C311AB" w:rsidRDefault="00EE1DF4" w:rsidP="000A3372">
            <w:pPr>
              <w:spacing w:line="240" w:lineRule="auto"/>
              <w:rPr>
                <w:ins w:id="6921" w:author="Alondra Vega Pacheco" w:date="2025-10-14T11:24:00Z" w16du:dateUtc="2025-10-14T16:24:00Z"/>
                <w:rFonts w:ascii="Aptos Narrow" w:hAnsi="Aptos Narrow"/>
                <w:color w:val="000000"/>
                <w:sz w:val="22"/>
                <w:szCs w:val="22"/>
              </w:rPr>
            </w:pPr>
            <w:ins w:id="6922"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shd w:val="clear" w:color="C0E6F5" w:fill="C0E6F5"/>
            <w:vAlign w:val="center"/>
            <w:hideMark/>
          </w:tcPr>
          <w:p w14:paraId="6F33E1C5" w14:textId="77777777" w:rsidR="00EE1DF4" w:rsidRPr="00C311AB" w:rsidRDefault="00EE1DF4" w:rsidP="000A3372">
            <w:pPr>
              <w:spacing w:line="240" w:lineRule="auto"/>
              <w:rPr>
                <w:ins w:id="6923"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vAlign w:val="center"/>
            <w:hideMark/>
          </w:tcPr>
          <w:p w14:paraId="34692D91" w14:textId="77777777" w:rsidR="00EE1DF4" w:rsidRPr="00C311AB" w:rsidRDefault="00EE1DF4" w:rsidP="000A3372">
            <w:pPr>
              <w:spacing w:line="240" w:lineRule="auto"/>
              <w:jc w:val="center"/>
              <w:rPr>
                <w:ins w:id="6924"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vAlign w:val="center"/>
            <w:hideMark/>
          </w:tcPr>
          <w:p w14:paraId="4205D5D6" w14:textId="77777777" w:rsidR="00EE1DF4" w:rsidRPr="00C311AB" w:rsidRDefault="00EE1DF4" w:rsidP="000A3372">
            <w:pPr>
              <w:spacing w:line="240" w:lineRule="auto"/>
              <w:rPr>
                <w:ins w:id="6925"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center"/>
            <w:hideMark/>
          </w:tcPr>
          <w:p w14:paraId="74E95B7D" w14:textId="77777777" w:rsidR="00EE1DF4" w:rsidRPr="00C311AB" w:rsidRDefault="00EE1DF4" w:rsidP="000A3372">
            <w:pPr>
              <w:spacing w:line="240" w:lineRule="auto"/>
              <w:rPr>
                <w:ins w:id="6926"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center"/>
            <w:hideMark/>
          </w:tcPr>
          <w:p w14:paraId="3767C811" w14:textId="77777777" w:rsidR="00EE1DF4" w:rsidRPr="00C311AB" w:rsidRDefault="00EE1DF4" w:rsidP="000A3372">
            <w:pPr>
              <w:spacing w:line="240" w:lineRule="auto"/>
              <w:rPr>
                <w:ins w:id="6927" w:author="Alondra Vega Pacheco" w:date="2025-10-14T11:24:00Z" w16du:dateUtc="2025-10-14T16:24:00Z"/>
                <w:rFonts w:ascii="Times New Roman" w:hAnsi="Times New Roman"/>
                <w:sz w:val="20"/>
              </w:rPr>
            </w:pPr>
          </w:p>
        </w:tc>
        <w:tc>
          <w:tcPr>
            <w:tcW w:w="3587" w:type="dxa"/>
            <w:tcBorders>
              <w:top w:val="nil"/>
              <w:left w:val="nil"/>
              <w:bottom w:val="nil"/>
              <w:right w:val="nil"/>
            </w:tcBorders>
            <w:shd w:val="clear" w:color="C0E6F5" w:fill="C0E6F5"/>
            <w:vAlign w:val="center"/>
            <w:hideMark/>
          </w:tcPr>
          <w:p w14:paraId="2372FF2E" w14:textId="77777777" w:rsidR="00EE1DF4" w:rsidRPr="00C311AB" w:rsidRDefault="00EE1DF4" w:rsidP="000A3372">
            <w:pPr>
              <w:spacing w:line="240" w:lineRule="auto"/>
              <w:rPr>
                <w:ins w:id="6928" w:author="Alondra Vega Pacheco" w:date="2025-10-14T11:24:00Z" w16du:dateUtc="2025-10-14T16:24:00Z"/>
                <w:rFonts w:ascii="Times New Roman" w:hAnsi="Times New Roman"/>
                <w:sz w:val="20"/>
              </w:rPr>
            </w:pPr>
          </w:p>
        </w:tc>
        <w:tc>
          <w:tcPr>
            <w:tcW w:w="3495" w:type="dxa"/>
            <w:tcBorders>
              <w:top w:val="nil"/>
              <w:left w:val="nil"/>
              <w:bottom w:val="nil"/>
              <w:right w:val="nil"/>
            </w:tcBorders>
            <w:shd w:val="clear" w:color="C0E6F5" w:fill="C0E6F5"/>
            <w:vAlign w:val="center"/>
            <w:hideMark/>
          </w:tcPr>
          <w:p w14:paraId="0DB45ABC" w14:textId="77777777" w:rsidR="00EE1DF4" w:rsidRPr="00C311AB" w:rsidRDefault="00EE1DF4" w:rsidP="000A3372">
            <w:pPr>
              <w:spacing w:line="240" w:lineRule="auto"/>
              <w:rPr>
                <w:ins w:id="6929" w:author="Alondra Vega Pacheco" w:date="2025-10-14T11:24:00Z" w16du:dateUtc="2025-10-14T16:24:00Z"/>
                <w:rFonts w:ascii="Times New Roman" w:hAnsi="Times New Roman"/>
                <w:sz w:val="20"/>
              </w:rPr>
            </w:pPr>
          </w:p>
        </w:tc>
        <w:tc>
          <w:tcPr>
            <w:tcW w:w="1142" w:type="dxa"/>
            <w:tcBorders>
              <w:top w:val="nil"/>
              <w:left w:val="nil"/>
              <w:bottom w:val="nil"/>
              <w:right w:val="nil"/>
            </w:tcBorders>
            <w:shd w:val="clear" w:color="C0E6F5" w:fill="C0E6F5"/>
            <w:vAlign w:val="center"/>
            <w:hideMark/>
          </w:tcPr>
          <w:p w14:paraId="5B099BA9" w14:textId="77777777" w:rsidR="00EE1DF4" w:rsidRPr="00C311AB" w:rsidRDefault="00EE1DF4" w:rsidP="000A3372">
            <w:pPr>
              <w:spacing w:line="240" w:lineRule="auto"/>
              <w:rPr>
                <w:ins w:id="6930"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vAlign w:val="center"/>
            <w:hideMark/>
          </w:tcPr>
          <w:p w14:paraId="1AA59988" w14:textId="77777777" w:rsidR="00EE1DF4" w:rsidRPr="00C311AB" w:rsidRDefault="00EE1DF4" w:rsidP="000A3372">
            <w:pPr>
              <w:spacing w:line="240" w:lineRule="auto"/>
              <w:rPr>
                <w:ins w:id="6931"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vAlign w:val="center"/>
            <w:hideMark/>
          </w:tcPr>
          <w:p w14:paraId="5DFFC8E7" w14:textId="77777777" w:rsidR="00EE1DF4" w:rsidRPr="00C311AB" w:rsidRDefault="00EE1DF4" w:rsidP="000A3372">
            <w:pPr>
              <w:spacing w:line="240" w:lineRule="auto"/>
              <w:rPr>
                <w:ins w:id="6932" w:author="Alondra Vega Pacheco" w:date="2025-10-14T11:24:00Z" w16du:dateUtc="2025-10-14T16:24:00Z"/>
                <w:rFonts w:ascii="Times New Roman" w:hAnsi="Times New Roman"/>
                <w:sz w:val="20"/>
              </w:rPr>
            </w:pPr>
          </w:p>
        </w:tc>
      </w:tr>
      <w:tr w:rsidR="00EE1DF4" w:rsidRPr="00C311AB" w14:paraId="668F2C68" w14:textId="77777777" w:rsidTr="000A3372">
        <w:trPr>
          <w:trHeight w:val="300"/>
          <w:ins w:id="6933"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637A080D" w14:textId="77777777" w:rsidR="00EE1DF4" w:rsidRPr="00C311AB" w:rsidRDefault="00EE1DF4" w:rsidP="000A3372">
            <w:pPr>
              <w:spacing w:line="240" w:lineRule="auto"/>
              <w:rPr>
                <w:ins w:id="6934" w:author="Alondra Vega Pacheco" w:date="2025-10-14T11:24:00Z" w16du:dateUtc="2025-10-14T16:24:00Z"/>
                <w:rFonts w:ascii="Aptos Narrow" w:hAnsi="Aptos Narrow"/>
                <w:color w:val="000000"/>
                <w:sz w:val="22"/>
                <w:szCs w:val="22"/>
              </w:rPr>
            </w:pPr>
            <w:ins w:id="6935"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vAlign w:val="center"/>
            <w:hideMark/>
          </w:tcPr>
          <w:p w14:paraId="5B93D0F5" w14:textId="77777777" w:rsidR="00EE1DF4" w:rsidRPr="00C311AB" w:rsidRDefault="00EE1DF4" w:rsidP="000A3372">
            <w:pPr>
              <w:spacing w:line="240" w:lineRule="auto"/>
              <w:rPr>
                <w:ins w:id="6936"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vAlign w:val="center"/>
            <w:hideMark/>
          </w:tcPr>
          <w:p w14:paraId="50C438F8" w14:textId="77777777" w:rsidR="00EE1DF4" w:rsidRPr="00C311AB" w:rsidRDefault="00EE1DF4" w:rsidP="000A3372">
            <w:pPr>
              <w:spacing w:line="240" w:lineRule="auto"/>
              <w:jc w:val="center"/>
              <w:rPr>
                <w:ins w:id="6937" w:author="Alondra Vega Pacheco" w:date="2025-10-14T11:24:00Z" w16du:dateUtc="2025-10-14T16:24:00Z"/>
                <w:rFonts w:ascii="Times New Roman" w:hAnsi="Times New Roman"/>
                <w:sz w:val="20"/>
              </w:rPr>
            </w:pPr>
          </w:p>
        </w:tc>
        <w:tc>
          <w:tcPr>
            <w:tcW w:w="3889" w:type="dxa"/>
            <w:tcBorders>
              <w:top w:val="nil"/>
              <w:left w:val="nil"/>
              <w:bottom w:val="nil"/>
              <w:right w:val="nil"/>
            </w:tcBorders>
            <w:vAlign w:val="center"/>
            <w:hideMark/>
          </w:tcPr>
          <w:p w14:paraId="12CA6680" w14:textId="77777777" w:rsidR="00EE1DF4" w:rsidRPr="00C311AB" w:rsidRDefault="00EE1DF4" w:rsidP="000A3372">
            <w:pPr>
              <w:spacing w:line="240" w:lineRule="auto"/>
              <w:rPr>
                <w:ins w:id="6938"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center"/>
            <w:hideMark/>
          </w:tcPr>
          <w:p w14:paraId="79CAFF42" w14:textId="77777777" w:rsidR="00EE1DF4" w:rsidRPr="00C311AB" w:rsidRDefault="00EE1DF4" w:rsidP="000A3372">
            <w:pPr>
              <w:spacing w:line="240" w:lineRule="auto"/>
              <w:rPr>
                <w:ins w:id="6939" w:author="Alondra Vega Pacheco" w:date="2025-10-14T11:24:00Z" w16du:dateUtc="2025-10-14T16:24:00Z"/>
                <w:rFonts w:ascii="Times New Roman" w:hAnsi="Times New Roman"/>
                <w:sz w:val="20"/>
              </w:rPr>
            </w:pPr>
          </w:p>
        </w:tc>
        <w:tc>
          <w:tcPr>
            <w:tcW w:w="3364" w:type="dxa"/>
            <w:tcBorders>
              <w:top w:val="nil"/>
              <w:left w:val="nil"/>
              <w:bottom w:val="nil"/>
              <w:right w:val="nil"/>
            </w:tcBorders>
            <w:vAlign w:val="center"/>
            <w:hideMark/>
          </w:tcPr>
          <w:p w14:paraId="7BAF811B" w14:textId="77777777" w:rsidR="00EE1DF4" w:rsidRPr="00C311AB" w:rsidRDefault="00EE1DF4" w:rsidP="000A3372">
            <w:pPr>
              <w:spacing w:line="240" w:lineRule="auto"/>
              <w:rPr>
                <w:ins w:id="6940" w:author="Alondra Vega Pacheco" w:date="2025-10-14T11:24:00Z" w16du:dateUtc="2025-10-14T16:24:00Z"/>
                <w:rFonts w:ascii="Times New Roman" w:hAnsi="Times New Roman"/>
                <w:sz w:val="20"/>
              </w:rPr>
            </w:pPr>
          </w:p>
        </w:tc>
        <w:tc>
          <w:tcPr>
            <w:tcW w:w="3587" w:type="dxa"/>
            <w:tcBorders>
              <w:top w:val="nil"/>
              <w:left w:val="nil"/>
              <w:bottom w:val="nil"/>
              <w:right w:val="nil"/>
            </w:tcBorders>
            <w:vAlign w:val="center"/>
            <w:hideMark/>
          </w:tcPr>
          <w:p w14:paraId="16F8EC03" w14:textId="77777777" w:rsidR="00EE1DF4" w:rsidRPr="00C311AB" w:rsidRDefault="00EE1DF4" w:rsidP="000A3372">
            <w:pPr>
              <w:spacing w:line="240" w:lineRule="auto"/>
              <w:rPr>
                <w:ins w:id="6941" w:author="Alondra Vega Pacheco" w:date="2025-10-14T11:24:00Z" w16du:dateUtc="2025-10-14T16:24:00Z"/>
                <w:rFonts w:ascii="Times New Roman" w:hAnsi="Times New Roman"/>
                <w:sz w:val="20"/>
              </w:rPr>
            </w:pPr>
          </w:p>
        </w:tc>
        <w:tc>
          <w:tcPr>
            <w:tcW w:w="3495" w:type="dxa"/>
            <w:tcBorders>
              <w:top w:val="nil"/>
              <w:left w:val="nil"/>
              <w:bottom w:val="nil"/>
              <w:right w:val="nil"/>
            </w:tcBorders>
            <w:vAlign w:val="center"/>
            <w:hideMark/>
          </w:tcPr>
          <w:p w14:paraId="6682E4A9" w14:textId="77777777" w:rsidR="00EE1DF4" w:rsidRPr="00C311AB" w:rsidRDefault="00EE1DF4" w:rsidP="000A3372">
            <w:pPr>
              <w:spacing w:line="240" w:lineRule="auto"/>
              <w:rPr>
                <w:ins w:id="6942" w:author="Alondra Vega Pacheco" w:date="2025-10-14T11:24:00Z" w16du:dateUtc="2025-10-14T16:24:00Z"/>
                <w:rFonts w:ascii="Times New Roman" w:hAnsi="Times New Roman"/>
                <w:sz w:val="20"/>
              </w:rPr>
            </w:pPr>
          </w:p>
        </w:tc>
        <w:tc>
          <w:tcPr>
            <w:tcW w:w="1142" w:type="dxa"/>
            <w:tcBorders>
              <w:top w:val="nil"/>
              <w:left w:val="nil"/>
              <w:bottom w:val="nil"/>
              <w:right w:val="nil"/>
            </w:tcBorders>
            <w:vAlign w:val="center"/>
            <w:hideMark/>
          </w:tcPr>
          <w:p w14:paraId="468B22BA" w14:textId="77777777" w:rsidR="00EE1DF4" w:rsidRPr="00C311AB" w:rsidRDefault="00EE1DF4" w:rsidP="000A3372">
            <w:pPr>
              <w:spacing w:line="240" w:lineRule="auto"/>
              <w:rPr>
                <w:ins w:id="6943" w:author="Alondra Vega Pacheco" w:date="2025-10-14T11:24:00Z" w16du:dateUtc="2025-10-14T16:24:00Z"/>
                <w:rFonts w:ascii="Times New Roman" w:hAnsi="Times New Roman"/>
                <w:sz w:val="20"/>
              </w:rPr>
            </w:pPr>
          </w:p>
        </w:tc>
        <w:tc>
          <w:tcPr>
            <w:tcW w:w="2814" w:type="dxa"/>
            <w:tcBorders>
              <w:top w:val="nil"/>
              <w:left w:val="nil"/>
              <w:bottom w:val="nil"/>
              <w:right w:val="nil"/>
            </w:tcBorders>
            <w:vAlign w:val="center"/>
            <w:hideMark/>
          </w:tcPr>
          <w:p w14:paraId="62C012A9" w14:textId="77777777" w:rsidR="00EE1DF4" w:rsidRPr="00C311AB" w:rsidRDefault="00EE1DF4" w:rsidP="000A3372">
            <w:pPr>
              <w:spacing w:line="240" w:lineRule="auto"/>
              <w:rPr>
                <w:ins w:id="6944"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vAlign w:val="center"/>
            <w:hideMark/>
          </w:tcPr>
          <w:p w14:paraId="7D98B61B" w14:textId="77777777" w:rsidR="00EE1DF4" w:rsidRPr="00C311AB" w:rsidRDefault="00EE1DF4" w:rsidP="000A3372">
            <w:pPr>
              <w:spacing w:line="240" w:lineRule="auto"/>
              <w:rPr>
                <w:ins w:id="6945" w:author="Alondra Vega Pacheco" w:date="2025-10-14T11:24:00Z" w16du:dateUtc="2025-10-14T16:24:00Z"/>
                <w:rFonts w:ascii="Times New Roman" w:hAnsi="Times New Roman"/>
                <w:sz w:val="20"/>
              </w:rPr>
            </w:pPr>
          </w:p>
        </w:tc>
      </w:tr>
      <w:tr w:rsidR="00EE1DF4" w:rsidRPr="00C311AB" w14:paraId="28111420" w14:textId="77777777" w:rsidTr="000A3372">
        <w:trPr>
          <w:trHeight w:val="1455"/>
          <w:ins w:id="6946"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1DA782B3" w14:textId="77777777" w:rsidR="00EE1DF4" w:rsidRPr="00C311AB" w:rsidRDefault="00EE1DF4" w:rsidP="000A3372">
            <w:pPr>
              <w:spacing w:line="240" w:lineRule="auto"/>
              <w:rPr>
                <w:ins w:id="6947" w:author="Alondra Vega Pacheco" w:date="2025-10-14T11:24:00Z" w16du:dateUtc="2025-10-14T16:24:00Z"/>
                <w:rFonts w:ascii="Aptos Narrow" w:hAnsi="Aptos Narrow"/>
                <w:color w:val="000000"/>
                <w:sz w:val="22"/>
                <w:szCs w:val="22"/>
              </w:rPr>
            </w:pPr>
            <w:ins w:id="6948"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shd w:val="clear" w:color="C0E6F5" w:fill="C0E6F5"/>
            <w:noWrap/>
            <w:vAlign w:val="center"/>
            <w:hideMark/>
          </w:tcPr>
          <w:p w14:paraId="3E4DDC9A" w14:textId="77777777" w:rsidR="00EE1DF4" w:rsidRPr="00C311AB" w:rsidRDefault="00EE1DF4" w:rsidP="000A3372">
            <w:pPr>
              <w:spacing w:line="240" w:lineRule="auto"/>
              <w:jc w:val="center"/>
              <w:rPr>
                <w:ins w:id="6949" w:author="Alondra Vega Pacheco" w:date="2025-10-14T11:24:00Z" w16du:dateUtc="2025-10-14T16:24:00Z"/>
                <w:rFonts w:ascii="Aptos Narrow" w:hAnsi="Aptos Narrow"/>
                <w:color w:val="000000"/>
                <w:sz w:val="22"/>
                <w:szCs w:val="22"/>
              </w:rPr>
            </w:pPr>
            <w:ins w:id="6950" w:author="Alondra Vega Pacheco" w:date="2025-10-14T11:24:00Z" w16du:dateUtc="2025-10-14T16:24:00Z">
              <w:r w:rsidRPr="00C311AB">
                <w:rPr>
                  <w:rFonts w:ascii="Aptos Narrow" w:hAnsi="Aptos Narrow"/>
                  <w:color w:val="000000"/>
                  <w:sz w:val="22"/>
                  <w:szCs w:val="22"/>
                </w:rPr>
                <w:t>6</w:t>
              </w:r>
            </w:ins>
          </w:p>
        </w:tc>
        <w:tc>
          <w:tcPr>
            <w:tcW w:w="1823" w:type="dxa"/>
            <w:tcBorders>
              <w:top w:val="nil"/>
              <w:left w:val="nil"/>
              <w:bottom w:val="nil"/>
              <w:right w:val="nil"/>
            </w:tcBorders>
            <w:shd w:val="clear" w:color="C0E6F5" w:fill="C0E6F5"/>
            <w:noWrap/>
            <w:vAlign w:val="center"/>
            <w:hideMark/>
          </w:tcPr>
          <w:p w14:paraId="4C14D60A" w14:textId="77777777" w:rsidR="00EE1DF4" w:rsidRPr="00C311AB" w:rsidRDefault="00EE1DF4" w:rsidP="000A3372">
            <w:pPr>
              <w:spacing w:line="240" w:lineRule="auto"/>
              <w:rPr>
                <w:ins w:id="6951" w:author="Alondra Vega Pacheco" w:date="2025-10-14T11:24:00Z" w16du:dateUtc="2025-10-14T16:24:00Z"/>
                <w:rFonts w:ascii="Aptos Narrow" w:hAnsi="Aptos Narrow"/>
                <w:color w:val="000000"/>
                <w:sz w:val="22"/>
                <w:szCs w:val="22"/>
              </w:rPr>
            </w:pPr>
            <w:ins w:id="6952" w:author="Alondra Vega Pacheco" w:date="2025-10-14T11:24:00Z" w16du:dateUtc="2025-10-14T16:24:00Z">
              <w:r w:rsidRPr="00C311AB">
                <w:rPr>
                  <w:rFonts w:ascii="Aptos Narrow" w:hAnsi="Aptos Narrow"/>
                  <w:color w:val="000000"/>
                  <w:sz w:val="22"/>
                  <w:szCs w:val="22"/>
                </w:rPr>
                <w:t>8/27/2025</w:t>
              </w:r>
            </w:ins>
          </w:p>
        </w:tc>
        <w:tc>
          <w:tcPr>
            <w:tcW w:w="3889" w:type="dxa"/>
            <w:tcBorders>
              <w:top w:val="nil"/>
              <w:left w:val="nil"/>
              <w:bottom w:val="nil"/>
              <w:right w:val="nil"/>
            </w:tcBorders>
            <w:shd w:val="clear" w:color="C0E6F5" w:fill="C0E6F5"/>
            <w:noWrap/>
            <w:vAlign w:val="center"/>
            <w:hideMark/>
          </w:tcPr>
          <w:p w14:paraId="56640C28" w14:textId="77777777" w:rsidR="00EE1DF4" w:rsidRPr="00C311AB" w:rsidRDefault="00EE1DF4" w:rsidP="000A3372">
            <w:pPr>
              <w:spacing w:line="240" w:lineRule="auto"/>
              <w:rPr>
                <w:ins w:id="6953" w:author="Alondra Vega Pacheco" w:date="2025-10-14T11:24:00Z" w16du:dateUtc="2025-10-14T16:24:00Z"/>
                <w:rFonts w:ascii="Aptos Narrow" w:hAnsi="Aptos Narrow"/>
                <w:color w:val="000000"/>
                <w:sz w:val="22"/>
                <w:szCs w:val="22"/>
              </w:rPr>
            </w:pPr>
            <w:ins w:id="6954" w:author="Alondra Vega Pacheco" w:date="2025-10-14T11:24:00Z" w16du:dateUtc="2025-10-14T16:24:00Z">
              <w:r w:rsidRPr="00C311AB">
                <w:rPr>
                  <w:rFonts w:ascii="Aptos Narrow" w:hAnsi="Aptos Narrow"/>
                  <w:color w:val="000000"/>
                  <w:sz w:val="22"/>
                  <w:szCs w:val="22"/>
                </w:rPr>
                <w:t xml:space="preserve">Setup time to do demo of </w:t>
              </w:r>
              <w:proofErr w:type="spellStart"/>
              <w:r w:rsidRPr="00C311AB">
                <w:rPr>
                  <w:rFonts w:ascii="Aptos Narrow" w:hAnsi="Aptos Narrow"/>
                  <w:color w:val="000000"/>
                  <w:sz w:val="22"/>
                  <w:szCs w:val="22"/>
                </w:rPr>
                <w:t>FlutterFlow</w:t>
              </w:r>
              <w:proofErr w:type="spellEnd"/>
            </w:ins>
          </w:p>
        </w:tc>
        <w:tc>
          <w:tcPr>
            <w:tcW w:w="3956" w:type="dxa"/>
            <w:tcBorders>
              <w:top w:val="nil"/>
              <w:left w:val="nil"/>
              <w:bottom w:val="nil"/>
              <w:right w:val="nil"/>
            </w:tcBorders>
            <w:shd w:val="clear" w:color="C0E6F5" w:fill="C0E6F5"/>
            <w:vAlign w:val="center"/>
            <w:hideMark/>
          </w:tcPr>
          <w:p w14:paraId="57334228" w14:textId="77777777" w:rsidR="00EE1DF4" w:rsidRPr="00C311AB" w:rsidRDefault="00EE1DF4" w:rsidP="000A3372">
            <w:pPr>
              <w:spacing w:line="240" w:lineRule="auto"/>
              <w:rPr>
                <w:ins w:id="6955" w:author="Alondra Vega Pacheco" w:date="2025-10-14T11:24:00Z" w16du:dateUtc="2025-10-14T16:24:00Z"/>
                <w:rFonts w:ascii="Aptos Narrow" w:hAnsi="Aptos Narrow"/>
                <w:color w:val="000000"/>
                <w:sz w:val="22"/>
                <w:szCs w:val="22"/>
              </w:rPr>
            </w:pPr>
            <w:ins w:id="6956" w:author="Alondra Vega Pacheco" w:date="2025-10-14T11:24:00Z" w16du:dateUtc="2025-10-14T16:24:00Z">
              <w:r w:rsidRPr="00C311AB">
                <w:rPr>
                  <w:rFonts w:ascii="Aptos Narrow" w:hAnsi="Aptos Narrow"/>
                  <w:color w:val="000000"/>
                  <w:sz w:val="22"/>
                  <w:szCs w:val="22"/>
                </w:rPr>
                <w:t xml:space="preserve">A few </w:t>
              </w:r>
              <w:proofErr w:type="spellStart"/>
              <w:r w:rsidRPr="00C311AB">
                <w:rPr>
                  <w:rFonts w:ascii="Aptos Narrow" w:hAnsi="Aptos Narrow"/>
                  <w:color w:val="000000"/>
                  <w:sz w:val="22"/>
                  <w:szCs w:val="22"/>
                </w:rPr>
                <w:t>memebers</w:t>
              </w:r>
              <w:proofErr w:type="spellEnd"/>
              <w:r w:rsidRPr="00C311AB">
                <w:rPr>
                  <w:rFonts w:ascii="Aptos Narrow" w:hAnsi="Aptos Narrow"/>
                  <w:color w:val="000000"/>
                  <w:sz w:val="22"/>
                  <w:szCs w:val="22"/>
                </w:rPr>
                <w:t xml:space="preserve"> of Team B mentioned that they are </w:t>
              </w:r>
              <w:proofErr w:type="spellStart"/>
              <w:r w:rsidRPr="00C311AB">
                <w:rPr>
                  <w:rFonts w:ascii="Aptos Narrow" w:hAnsi="Aptos Narrow"/>
                  <w:color w:val="000000"/>
                  <w:sz w:val="22"/>
                  <w:szCs w:val="22"/>
                </w:rPr>
                <w:t>unfaimilar</w:t>
              </w:r>
              <w:proofErr w:type="spellEnd"/>
              <w:r w:rsidRPr="00C311AB">
                <w:rPr>
                  <w:rFonts w:ascii="Aptos Narrow" w:hAnsi="Aptos Narrow"/>
                  <w:color w:val="000000"/>
                  <w:sz w:val="22"/>
                  <w:szCs w:val="22"/>
                </w:rPr>
                <w:t xml:space="preserve"> with flutter and </w:t>
              </w:r>
              <w:proofErr w:type="spellStart"/>
              <w:r w:rsidRPr="00C311AB">
                <w:rPr>
                  <w:rFonts w:ascii="Aptos Narrow" w:hAnsi="Aptos Narrow"/>
                  <w:color w:val="000000"/>
                  <w:sz w:val="22"/>
                  <w:szCs w:val="22"/>
                </w:rPr>
                <w:t>flutterflow</w:t>
              </w:r>
              <w:proofErr w:type="spellEnd"/>
              <w:r w:rsidRPr="00C311AB">
                <w:rPr>
                  <w:rFonts w:ascii="Aptos Narrow" w:hAnsi="Aptos Narrow"/>
                  <w:color w:val="000000"/>
                  <w:sz w:val="22"/>
                  <w:szCs w:val="22"/>
                </w:rPr>
                <w:t>.</w:t>
              </w:r>
            </w:ins>
          </w:p>
        </w:tc>
        <w:tc>
          <w:tcPr>
            <w:tcW w:w="3364" w:type="dxa"/>
            <w:tcBorders>
              <w:top w:val="nil"/>
              <w:left w:val="nil"/>
              <w:bottom w:val="nil"/>
              <w:right w:val="nil"/>
            </w:tcBorders>
            <w:shd w:val="clear" w:color="C0E6F5" w:fill="C0E6F5"/>
            <w:vAlign w:val="center"/>
            <w:hideMark/>
          </w:tcPr>
          <w:p w14:paraId="647DDA63" w14:textId="77777777" w:rsidR="00EE1DF4" w:rsidRPr="00C311AB" w:rsidRDefault="00EE1DF4" w:rsidP="000A3372">
            <w:pPr>
              <w:spacing w:line="240" w:lineRule="auto"/>
              <w:rPr>
                <w:ins w:id="6957" w:author="Alondra Vega Pacheco" w:date="2025-10-14T11:24:00Z" w16du:dateUtc="2025-10-14T16:24:00Z"/>
                <w:rFonts w:ascii="Aptos Narrow" w:hAnsi="Aptos Narrow"/>
                <w:color w:val="000000"/>
                <w:sz w:val="22"/>
                <w:szCs w:val="22"/>
              </w:rPr>
            </w:pPr>
            <w:ins w:id="6958" w:author="Alondra Vega Pacheco" w:date="2025-10-14T11:24:00Z" w16du:dateUtc="2025-10-14T16:24:00Z">
              <w:r w:rsidRPr="00C311AB">
                <w:rPr>
                  <w:rFonts w:ascii="Aptos Narrow" w:hAnsi="Aptos Narrow"/>
                  <w:color w:val="000000"/>
                  <w:sz w:val="22"/>
                  <w:szCs w:val="22"/>
                </w:rPr>
                <w:t>One of the upcoming team sync meetings</w:t>
              </w:r>
            </w:ins>
          </w:p>
        </w:tc>
        <w:tc>
          <w:tcPr>
            <w:tcW w:w="3587" w:type="dxa"/>
            <w:tcBorders>
              <w:top w:val="nil"/>
              <w:left w:val="nil"/>
              <w:bottom w:val="nil"/>
              <w:right w:val="nil"/>
            </w:tcBorders>
            <w:shd w:val="clear" w:color="C0E6F5" w:fill="C0E6F5"/>
            <w:vAlign w:val="center"/>
            <w:hideMark/>
          </w:tcPr>
          <w:p w14:paraId="4B2FEA58" w14:textId="77777777" w:rsidR="00EE1DF4" w:rsidRPr="00C311AB" w:rsidRDefault="00EE1DF4" w:rsidP="000A3372">
            <w:pPr>
              <w:spacing w:line="240" w:lineRule="auto"/>
              <w:rPr>
                <w:ins w:id="6959" w:author="Alondra Vega Pacheco" w:date="2025-10-14T11:24:00Z" w16du:dateUtc="2025-10-14T16:24:00Z"/>
                <w:rFonts w:ascii="Aptos Narrow" w:hAnsi="Aptos Narrow"/>
                <w:color w:val="000000"/>
                <w:sz w:val="22"/>
                <w:szCs w:val="22"/>
              </w:rPr>
            </w:pPr>
            <w:ins w:id="6960" w:author="Alondra Vega Pacheco" w:date="2025-10-14T11:24:00Z" w16du:dateUtc="2025-10-14T16:24:00Z">
              <w:r w:rsidRPr="00C311AB">
                <w:rPr>
                  <w:rFonts w:ascii="Aptos Narrow" w:hAnsi="Aptos Narrow"/>
                  <w:color w:val="000000"/>
                  <w:sz w:val="22"/>
                  <w:szCs w:val="22"/>
                </w:rPr>
                <w:t>8/29/2025</w:t>
              </w:r>
            </w:ins>
          </w:p>
        </w:tc>
        <w:tc>
          <w:tcPr>
            <w:tcW w:w="3495" w:type="dxa"/>
            <w:tcBorders>
              <w:top w:val="nil"/>
              <w:left w:val="nil"/>
              <w:bottom w:val="nil"/>
              <w:right w:val="nil"/>
            </w:tcBorders>
            <w:shd w:val="clear" w:color="C0E6F5" w:fill="C0E6F5"/>
            <w:vAlign w:val="center"/>
            <w:hideMark/>
          </w:tcPr>
          <w:p w14:paraId="083E1EC5" w14:textId="77777777" w:rsidR="00EE1DF4" w:rsidRPr="00C311AB" w:rsidRDefault="00EE1DF4" w:rsidP="000A3372">
            <w:pPr>
              <w:spacing w:line="240" w:lineRule="auto"/>
              <w:rPr>
                <w:ins w:id="6961" w:author="Alondra Vega Pacheco" w:date="2025-10-14T11:24:00Z" w16du:dateUtc="2025-10-14T16:24:00Z"/>
                <w:rFonts w:ascii="Aptos Narrow" w:hAnsi="Aptos Narrow"/>
                <w:color w:val="000000"/>
                <w:sz w:val="22"/>
                <w:szCs w:val="22"/>
              </w:rPr>
            </w:pPr>
            <w:ins w:id="6962" w:author="Alondra Vega Pacheco" w:date="2025-10-14T11:24:00Z" w16du:dateUtc="2025-10-14T16:24:00Z">
              <w:r w:rsidRPr="00C311AB">
                <w:rPr>
                  <w:rFonts w:ascii="Aptos Narrow" w:hAnsi="Aptos Narrow"/>
                  <w:color w:val="000000"/>
                  <w:sz w:val="22"/>
                  <w:szCs w:val="22"/>
                </w:rPr>
                <w:t xml:space="preserve">There is a lull between submission of </w:t>
              </w:r>
              <w:proofErr w:type="spellStart"/>
              <w:r w:rsidRPr="00C311AB">
                <w:rPr>
                  <w:rFonts w:ascii="Aptos Narrow" w:hAnsi="Aptos Narrow"/>
                  <w:color w:val="000000"/>
                  <w:sz w:val="22"/>
                  <w:szCs w:val="22"/>
                </w:rPr>
                <w:t>MIlestone</w:t>
              </w:r>
              <w:proofErr w:type="spellEnd"/>
              <w:r w:rsidRPr="00C311AB">
                <w:rPr>
                  <w:rFonts w:ascii="Aptos Narrow" w:hAnsi="Aptos Narrow"/>
                  <w:color w:val="000000"/>
                  <w:sz w:val="22"/>
                  <w:szCs w:val="22"/>
                </w:rPr>
                <w:t xml:space="preserve"> 1 and start of Milestone 2. I, </w:t>
              </w:r>
              <w:proofErr w:type="spellStart"/>
              <w:r w:rsidRPr="00C311AB">
                <w:rPr>
                  <w:rFonts w:ascii="Aptos Narrow" w:hAnsi="Aptos Narrow"/>
                  <w:color w:val="000000"/>
                  <w:sz w:val="22"/>
                  <w:szCs w:val="22"/>
                </w:rPr>
                <w:t>Sukhmeet</w:t>
              </w:r>
              <w:proofErr w:type="spellEnd"/>
              <w:r w:rsidRPr="00C311AB">
                <w:rPr>
                  <w:rFonts w:ascii="Aptos Narrow" w:hAnsi="Aptos Narrow"/>
                  <w:color w:val="000000"/>
                  <w:sz w:val="22"/>
                  <w:szCs w:val="22"/>
                </w:rPr>
                <w:t xml:space="preserve"> </w:t>
              </w:r>
              <w:proofErr w:type="spellStart"/>
              <w:r w:rsidRPr="00C311AB">
                <w:rPr>
                  <w:rFonts w:ascii="Aptos Narrow" w:hAnsi="Aptos Narrow"/>
                  <w:color w:val="000000"/>
                  <w:sz w:val="22"/>
                  <w:szCs w:val="22"/>
                </w:rPr>
                <w:t>Khalar</w:t>
              </w:r>
              <w:proofErr w:type="spellEnd"/>
              <w:r w:rsidRPr="00C311AB">
                <w:rPr>
                  <w:rFonts w:ascii="Aptos Narrow" w:hAnsi="Aptos Narrow"/>
                  <w:color w:val="000000"/>
                  <w:sz w:val="22"/>
                  <w:szCs w:val="22"/>
                </w:rPr>
                <w:t>, thought this would be best time to do a demo/Q&amp;A before the start of milestone 2.</w:t>
              </w:r>
            </w:ins>
          </w:p>
        </w:tc>
        <w:tc>
          <w:tcPr>
            <w:tcW w:w="1142" w:type="dxa"/>
            <w:tcBorders>
              <w:top w:val="nil"/>
              <w:left w:val="nil"/>
              <w:bottom w:val="nil"/>
              <w:right w:val="nil"/>
            </w:tcBorders>
            <w:shd w:val="clear" w:color="C0E6F5" w:fill="C0E6F5"/>
            <w:noWrap/>
            <w:vAlign w:val="center"/>
            <w:hideMark/>
          </w:tcPr>
          <w:p w14:paraId="522F1527" w14:textId="77777777" w:rsidR="00EE1DF4" w:rsidRPr="00C311AB" w:rsidRDefault="00EE1DF4" w:rsidP="000A3372">
            <w:pPr>
              <w:spacing w:line="240" w:lineRule="auto"/>
              <w:rPr>
                <w:ins w:id="6963" w:author="Alondra Vega Pacheco" w:date="2025-10-14T11:24:00Z" w16du:dateUtc="2025-10-14T16:24:00Z"/>
                <w:rFonts w:ascii="Aptos Narrow" w:hAnsi="Aptos Narrow"/>
                <w:color w:val="000000"/>
                <w:sz w:val="22"/>
                <w:szCs w:val="22"/>
              </w:rPr>
            </w:pPr>
            <w:ins w:id="6964" w:author="Alondra Vega Pacheco" w:date="2025-10-14T11:24:00Z" w16du:dateUtc="2025-10-14T16:24:00Z">
              <w:r w:rsidRPr="00C311AB">
                <w:rPr>
                  <w:rFonts w:ascii="Aptos Narrow" w:hAnsi="Aptos Narrow"/>
                  <w:color w:val="000000"/>
                  <w:sz w:val="22"/>
                  <w:szCs w:val="22"/>
                </w:rPr>
                <w:t>InProgress</w:t>
              </w:r>
            </w:ins>
          </w:p>
        </w:tc>
        <w:tc>
          <w:tcPr>
            <w:tcW w:w="2814" w:type="dxa"/>
            <w:tcBorders>
              <w:top w:val="nil"/>
              <w:left w:val="nil"/>
              <w:bottom w:val="nil"/>
              <w:right w:val="nil"/>
            </w:tcBorders>
            <w:shd w:val="clear" w:color="C0E6F5" w:fill="C0E6F5"/>
            <w:noWrap/>
            <w:vAlign w:val="center"/>
            <w:hideMark/>
          </w:tcPr>
          <w:p w14:paraId="734B4BBC" w14:textId="77777777" w:rsidR="00EE1DF4" w:rsidRPr="00C311AB" w:rsidRDefault="00EE1DF4" w:rsidP="000A3372">
            <w:pPr>
              <w:spacing w:line="240" w:lineRule="auto"/>
              <w:rPr>
                <w:ins w:id="6965" w:author="Alondra Vega Pacheco" w:date="2025-10-14T11:24:00Z" w16du:dateUtc="2025-10-14T16:24:00Z"/>
                <w:rFonts w:ascii="Aptos Narrow" w:hAnsi="Aptos Narrow"/>
                <w:color w:val="000000"/>
                <w:sz w:val="22"/>
                <w:szCs w:val="22"/>
              </w:rPr>
            </w:pPr>
            <w:ins w:id="6966" w:author="Alondra Vega Pacheco" w:date="2025-10-14T11:24:00Z" w16du:dateUtc="2025-10-14T16:24:00Z">
              <w:r w:rsidRPr="00C311AB">
                <w:rPr>
                  <w:rFonts w:ascii="Aptos Narrow" w:hAnsi="Aptos Narrow"/>
                  <w:color w:val="000000"/>
                  <w:sz w:val="22"/>
                  <w:szCs w:val="22"/>
                </w:rPr>
                <w:t>Product Development</w:t>
              </w:r>
            </w:ins>
          </w:p>
        </w:tc>
        <w:tc>
          <w:tcPr>
            <w:tcW w:w="1230" w:type="dxa"/>
            <w:tcBorders>
              <w:top w:val="nil"/>
              <w:left w:val="nil"/>
              <w:bottom w:val="nil"/>
              <w:right w:val="single" w:sz="4" w:space="0" w:color="000000"/>
            </w:tcBorders>
            <w:shd w:val="clear" w:color="C0E6F5" w:fill="C0E6F5"/>
            <w:noWrap/>
            <w:vAlign w:val="center"/>
            <w:hideMark/>
          </w:tcPr>
          <w:p w14:paraId="2AA571F2" w14:textId="77777777" w:rsidR="00EE1DF4" w:rsidRPr="00C311AB" w:rsidRDefault="00EE1DF4" w:rsidP="000A3372">
            <w:pPr>
              <w:spacing w:line="240" w:lineRule="auto"/>
              <w:rPr>
                <w:ins w:id="6967" w:author="Alondra Vega Pacheco" w:date="2025-10-14T11:24:00Z" w16du:dateUtc="2025-10-14T16:24:00Z"/>
                <w:rFonts w:ascii="Aptos Narrow" w:hAnsi="Aptos Narrow"/>
                <w:color w:val="000000"/>
                <w:sz w:val="22"/>
                <w:szCs w:val="22"/>
              </w:rPr>
            </w:pPr>
            <w:ins w:id="6968" w:author="Alondra Vega Pacheco" w:date="2025-10-14T11:24:00Z" w16du:dateUtc="2025-10-14T16:24:00Z">
              <w:r w:rsidRPr="00C311AB">
                <w:rPr>
                  <w:rFonts w:ascii="Aptos Narrow" w:hAnsi="Aptos Narrow"/>
                  <w:color w:val="000000"/>
                  <w:sz w:val="22"/>
                  <w:szCs w:val="22"/>
                </w:rPr>
                <w:t>Team-B</w:t>
              </w:r>
            </w:ins>
          </w:p>
        </w:tc>
      </w:tr>
      <w:tr w:rsidR="00EE1DF4" w:rsidRPr="00C311AB" w14:paraId="53ACC571" w14:textId="77777777" w:rsidTr="000A3372">
        <w:trPr>
          <w:trHeight w:val="300"/>
          <w:ins w:id="6969"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323DE6D8" w14:textId="77777777" w:rsidR="00EE1DF4" w:rsidRPr="00C311AB" w:rsidRDefault="00EE1DF4" w:rsidP="000A3372">
            <w:pPr>
              <w:spacing w:line="240" w:lineRule="auto"/>
              <w:rPr>
                <w:ins w:id="6970" w:author="Alondra Vega Pacheco" w:date="2025-10-14T11:24:00Z" w16du:dateUtc="2025-10-14T16:24:00Z"/>
                <w:rFonts w:ascii="Aptos Narrow" w:hAnsi="Aptos Narrow"/>
                <w:color w:val="000000"/>
                <w:sz w:val="22"/>
                <w:szCs w:val="22"/>
              </w:rPr>
            </w:pPr>
            <w:ins w:id="6971"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noWrap/>
            <w:vAlign w:val="center"/>
            <w:hideMark/>
          </w:tcPr>
          <w:p w14:paraId="0BCDB06F" w14:textId="77777777" w:rsidR="00EE1DF4" w:rsidRPr="00C311AB" w:rsidRDefault="00EE1DF4" w:rsidP="000A3372">
            <w:pPr>
              <w:spacing w:line="240" w:lineRule="auto"/>
              <w:rPr>
                <w:ins w:id="6972"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noWrap/>
            <w:vAlign w:val="center"/>
            <w:hideMark/>
          </w:tcPr>
          <w:p w14:paraId="6CF63C22" w14:textId="77777777" w:rsidR="00EE1DF4" w:rsidRPr="00C311AB" w:rsidRDefault="00EE1DF4" w:rsidP="000A3372">
            <w:pPr>
              <w:spacing w:line="240" w:lineRule="auto"/>
              <w:jc w:val="center"/>
              <w:rPr>
                <w:ins w:id="6973" w:author="Alondra Vega Pacheco" w:date="2025-10-14T11:24:00Z" w16du:dateUtc="2025-10-14T16:24:00Z"/>
                <w:rFonts w:ascii="Times New Roman" w:hAnsi="Times New Roman"/>
                <w:sz w:val="20"/>
              </w:rPr>
            </w:pPr>
          </w:p>
        </w:tc>
        <w:tc>
          <w:tcPr>
            <w:tcW w:w="3889" w:type="dxa"/>
            <w:tcBorders>
              <w:top w:val="nil"/>
              <w:left w:val="nil"/>
              <w:bottom w:val="nil"/>
              <w:right w:val="nil"/>
            </w:tcBorders>
            <w:noWrap/>
            <w:vAlign w:val="center"/>
            <w:hideMark/>
          </w:tcPr>
          <w:p w14:paraId="3D6DCBD4" w14:textId="77777777" w:rsidR="00EE1DF4" w:rsidRPr="00C311AB" w:rsidRDefault="00EE1DF4" w:rsidP="000A3372">
            <w:pPr>
              <w:spacing w:line="240" w:lineRule="auto"/>
              <w:rPr>
                <w:ins w:id="6974"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center"/>
            <w:hideMark/>
          </w:tcPr>
          <w:p w14:paraId="38315803" w14:textId="77777777" w:rsidR="00EE1DF4" w:rsidRPr="00C311AB" w:rsidRDefault="00EE1DF4" w:rsidP="000A3372">
            <w:pPr>
              <w:spacing w:line="240" w:lineRule="auto"/>
              <w:rPr>
                <w:ins w:id="6975" w:author="Alondra Vega Pacheco" w:date="2025-10-14T11:24:00Z" w16du:dateUtc="2025-10-14T16:24:00Z"/>
                <w:rFonts w:ascii="Times New Roman" w:hAnsi="Times New Roman"/>
                <w:sz w:val="20"/>
              </w:rPr>
            </w:pPr>
          </w:p>
        </w:tc>
        <w:tc>
          <w:tcPr>
            <w:tcW w:w="3364" w:type="dxa"/>
            <w:tcBorders>
              <w:top w:val="nil"/>
              <w:left w:val="nil"/>
              <w:bottom w:val="nil"/>
              <w:right w:val="nil"/>
            </w:tcBorders>
            <w:vAlign w:val="center"/>
            <w:hideMark/>
          </w:tcPr>
          <w:p w14:paraId="580A3651" w14:textId="77777777" w:rsidR="00EE1DF4" w:rsidRPr="00C311AB" w:rsidRDefault="00EE1DF4" w:rsidP="000A3372">
            <w:pPr>
              <w:spacing w:line="240" w:lineRule="auto"/>
              <w:rPr>
                <w:ins w:id="6976" w:author="Alondra Vega Pacheco" w:date="2025-10-14T11:24:00Z" w16du:dateUtc="2025-10-14T16:24:00Z"/>
                <w:rFonts w:ascii="Times New Roman" w:hAnsi="Times New Roman"/>
                <w:sz w:val="20"/>
              </w:rPr>
            </w:pPr>
          </w:p>
        </w:tc>
        <w:tc>
          <w:tcPr>
            <w:tcW w:w="3587" w:type="dxa"/>
            <w:tcBorders>
              <w:top w:val="nil"/>
              <w:left w:val="nil"/>
              <w:bottom w:val="nil"/>
              <w:right w:val="nil"/>
            </w:tcBorders>
            <w:vAlign w:val="center"/>
            <w:hideMark/>
          </w:tcPr>
          <w:p w14:paraId="1AD2A95B" w14:textId="77777777" w:rsidR="00EE1DF4" w:rsidRPr="00C311AB" w:rsidRDefault="00EE1DF4" w:rsidP="000A3372">
            <w:pPr>
              <w:spacing w:line="240" w:lineRule="auto"/>
              <w:rPr>
                <w:ins w:id="6977" w:author="Alondra Vega Pacheco" w:date="2025-10-14T11:24:00Z" w16du:dateUtc="2025-10-14T16:24:00Z"/>
                <w:rFonts w:ascii="Times New Roman" w:hAnsi="Times New Roman"/>
                <w:sz w:val="20"/>
              </w:rPr>
            </w:pPr>
          </w:p>
        </w:tc>
        <w:tc>
          <w:tcPr>
            <w:tcW w:w="3495" w:type="dxa"/>
            <w:tcBorders>
              <w:top w:val="nil"/>
              <w:left w:val="nil"/>
              <w:bottom w:val="nil"/>
              <w:right w:val="nil"/>
            </w:tcBorders>
            <w:vAlign w:val="center"/>
            <w:hideMark/>
          </w:tcPr>
          <w:p w14:paraId="1EB7B910" w14:textId="77777777" w:rsidR="00EE1DF4" w:rsidRPr="00C311AB" w:rsidRDefault="00EE1DF4" w:rsidP="000A3372">
            <w:pPr>
              <w:spacing w:line="240" w:lineRule="auto"/>
              <w:rPr>
                <w:ins w:id="6978" w:author="Alondra Vega Pacheco" w:date="2025-10-14T11:24:00Z" w16du:dateUtc="2025-10-14T16:24:00Z"/>
                <w:rFonts w:ascii="Times New Roman" w:hAnsi="Times New Roman"/>
                <w:sz w:val="20"/>
              </w:rPr>
            </w:pPr>
          </w:p>
        </w:tc>
        <w:tc>
          <w:tcPr>
            <w:tcW w:w="1142" w:type="dxa"/>
            <w:tcBorders>
              <w:top w:val="nil"/>
              <w:left w:val="nil"/>
              <w:bottom w:val="nil"/>
              <w:right w:val="nil"/>
            </w:tcBorders>
            <w:noWrap/>
            <w:vAlign w:val="center"/>
            <w:hideMark/>
          </w:tcPr>
          <w:p w14:paraId="09436CB6" w14:textId="77777777" w:rsidR="00EE1DF4" w:rsidRPr="00C311AB" w:rsidRDefault="00EE1DF4" w:rsidP="000A3372">
            <w:pPr>
              <w:spacing w:line="240" w:lineRule="auto"/>
              <w:rPr>
                <w:ins w:id="6979" w:author="Alondra Vega Pacheco" w:date="2025-10-14T11:24:00Z" w16du:dateUtc="2025-10-14T16:24:00Z"/>
                <w:rFonts w:ascii="Times New Roman" w:hAnsi="Times New Roman"/>
                <w:sz w:val="20"/>
              </w:rPr>
            </w:pPr>
          </w:p>
        </w:tc>
        <w:tc>
          <w:tcPr>
            <w:tcW w:w="2814" w:type="dxa"/>
            <w:tcBorders>
              <w:top w:val="nil"/>
              <w:left w:val="nil"/>
              <w:bottom w:val="nil"/>
              <w:right w:val="nil"/>
            </w:tcBorders>
            <w:noWrap/>
            <w:vAlign w:val="center"/>
            <w:hideMark/>
          </w:tcPr>
          <w:p w14:paraId="7AAE4A0C" w14:textId="77777777" w:rsidR="00EE1DF4" w:rsidRPr="00C311AB" w:rsidRDefault="00EE1DF4" w:rsidP="000A3372">
            <w:pPr>
              <w:spacing w:line="240" w:lineRule="auto"/>
              <w:rPr>
                <w:ins w:id="6980"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noWrap/>
            <w:vAlign w:val="center"/>
            <w:hideMark/>
          </w:tcPr>
          <w:p w14:paraId="0B5B9697" w14:textId="77777777" w:rsidR="00EE1DF4" w:rsidRPr="00C311AB" w:rsidRDefault="00EE1DF4" w:rsidP="000A3372">
            <w:pPr>
              <w:spacing w:line="240" w:lineRule="auto"/>
              <w:rPr>
                <w:ins w:id="6981" w:author="Alondra Vega Pacheco" w:date="2025-10-14T11:24:00Z" w16du:dateUtc="2025-10-14T16:24:00Z"/>
                <w:rFonts w:ascii="Times New Roman" w:hAnsi="Times New Roman"/>
                <w:sz w:val="20"/>
              </w:rPr>
            </w:pPr>
          </w:p>
        </w:tc>
      </w:tr>
      <w:tr w:rsidR="00EE1DF4" w:rsidRPr="00C311AB" w14:paraId="643B5D21" w14:textId="77777777" w:rsidTr="000A3372">
        <w:trPr>
          <w:trHeight w:val="300"/>
          <w:ins w:id="6982"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261F6ECC" w14:textId="77777777" w:rsidR="00EE1DF4" w:rsidRPr="00C311AB" w:rsidRDefault="00EE1DF4" w:rsidP="000A3372">
            <w:pPr>
              <w:spacing w:line="240" w:lineRule="auto"/>
              <w:rPr>
                <w:ins w:id="6983" w:author="Alondra Vega Pacheco" w:date="2025-10-14T11:24:00Z" w16du:dateUtc="2025-10-14T16:24:00Z"/>
                <w:rFonts w:ascii="Aptos Narrow" w:hAnsi="Aptos Narrow"/>
                <w:color w:val="000000"/>
                <w:sz w:val="22"/>
                <w:szCs w:val="22"/>
              </w:rPr>
            </w:pPr>
            <w:ins w:id="6984"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shd w:val="clear" w:color="C0E6F5" w:fill="C0E6F5"/>
            <w:noWrap/>
            <w:vAlign w:val="center"/>
            <w:hideMark/>
          </w:tcPr>
          <w:p w14:paraId="1EEA4D6C" w14:textId="77777777" w:rsidR="00EE1DF4" w:rsidRPr="00C311AB" w:rsidRDefault="00EE1DF4" w:rsidP="000A3372">
            <w:pPr>
              <w:spacing w:line="240" w:lineRule="auto"/>
              <w:rPr>
                <w:ins w:id="6985"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noWrap/>
            <w:vAlign w:val="center"/>
            <w:hideMark/>
          </w:tcPr>
          <w:p w14:paraId="1DA8DC63" w14:textId="77777777" w:rsidR="00EE1DF4" w:rsidRPr="00C311AB" w:rsidRDefault="00EE1DF4" w:rsidP="000A3372">
            <w:pPr>
              <w:spacing w:line="240" w:lineRule="auto"/>
              <w:jc w:val="center"/>
              <w:rPr>
                <w:ins w:id="6986"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noWrap/>
            <w:vAlign w:val="center"/>
            <w:hideMark/>
          </w:tcPr>
          <w:p w14:paraId="721B859F" w14:textId="77777777" w:rsidR="00EE1DF4" w:rsidRPr="00C311AB" w:rsidRDefault="00EE1DF4" w:rsidP="000A3372">
            <w:pPr>
              <w:spacing w:line="240" w:lineRule="auto"/>
              <w:rPr>
                <w:ins w:id="6987"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center"/>
            <w:hideMark/>
          </w:tcPr>
          <w:p w14:paraId="24E225CA" w14:textId="77777777" w:rsidR="00EE1DF4" w:rsidRPr="00C311AB" w:rsidRDefault="00EE1DF4" w:rsidP="000A3372">
            <w:pPr>
              <w:spacing w:line="240" w:lineRule="auto"/>
              <w:rPr>
                <w:ins w:id="6988"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center"/>
            <w:hideMark/>
          </w:tcPr>
          <w:p w14:paraId="12D08822" w14:textId="77777777" w:rsidR="00EE1DF4" w:rsidRPr="00C311AB" w:rsidRDefault="00EE1DF4" w:rsidP="000A3372">
            <w:pPr>
              <w:spacing w:line="240" w:lineRule="auto"/>
              <w:rPr>
                <w:ins w:id="6989" w:author="Alondra Vega Pacheco" w:date="2025-10-14T11:24:00Z" w16du:dateUtc="2025-10-14T16:24:00Z"/>
                <w:rFonts w:ascii="Times New Roman" w:hAnsi="Times New Roman"/>
                <w:sz w:val="20"/>
              </w:rPr>
            </w:pPr>
          </w:p>
        </w:tc>
        <w:tc>
          <w:tcPr>
            <w:tcW w:w="3587" w:type="dxa"/>
            <w:tcBorders>
              <w:top w:val="nil"/>
              <w:left w:val="nil"/>
              <w:bottom w:val="nil"/>
              <w:right w:val="nil"/>
            </w:tcBorders>
            <w:shd w:val="clear" w:color="C0E6F5" w:fill="C0E6F5"/>
            <w:vAlign w:val="center"/>
            <w:hideMark/>
          </w:tcPr>
          <w:p w14:paraId="65033A58" w14:textId="77777777" w:rsidR="00EE1DF4" w:rsidRPr="00C311AB" w:rsidRDefault="00EE1DF4" w:rsidP="000A3372">
            <w:pPr>
              <w:spacing w:line="240" w:lineRule="auto"/>
              <w:rPr>
                <w:ins w:id="6990" w:author="Alondra Vega Pacheco" w:date="2025-10-14T11:24:00Z" w16du:dateUtc="2025-10-14T16:24:00Z"/>
                <w:rFonts w:ascii="Times New Roman" w:hAnsi="Times New Roman"/>
                <w:sz w:val="20"/>
              </w:rPr>
            </w:pPr>
          </w:p>
        </w:tc>
        <w:tc>
          <w:tcPr>
            <w:tcW w:w="3495" w:type="dxa"/>
            <w:tcBorders>
              <w:top w:val="nil"/>
              <w:left w:val="nil"/>
              <w:bottom w:val="nil"/>
              <w:right w:val="nil"/>
            </w:tcBorders>
            <w:shd w:val="clear" w:color="C0E6F5" w:fill="C0E6F5"/>
            <w:vAlign w:val="center"/>
            <w:hideMark/>
          </w:tcPr>
          <w:p w14:paraId="47E23270" w14:textId="77777777" w:rsidR="00EE1DF4" w:rsidRPr="00C311AB" w:rsidRDefault="00EE1DF4" w:rsidP="000A3372">
            <w:pPr>
              <w:spacing w:line="240" w:lineRule="auto"/>
              <w:rPr>
                <w:ins w:id="6991" w:author="Alondra Vega Pacheco" w:date="2025-10-14T11:24:00Z" w16du:dateUtc="2025-10-14T16:24:00Z"/>
                <w:rFonts w:ascii="Times New Roman" w:hAnsi="Times New Roman"/>
                <w:sz w:val="20"/>
              </w:rPr>
            </w:pPr>
          </w:p>
        </w:tc>
        <w:tc>
          <w:tcPr>
            <w:tcW w:w="1142" w:type="dxa"/>
            <w:tcBorders>
              <w:top w:val="nil"/>
              <w:left w:val="nil"/>
              <w:bottom w:val="nil"/>
              <w:right w:val="nil"/>
            </w:tcBorders>
            <w:shd w:val="clear" w:color="C0E6F5" w:fill="C0E6F5"/>
            <w:noWrap/>
            <w:vAlign w:val="center"/>
            <w:hideMark/>
          </w:tcPr>
          <w:p w14:paraId="4BB5BED0" w14:textId="77777777" w:rsidR="00EE1DF4" w:rsidRPr="00C311AB" w:rsidRDefault="00EE1DF4" w:rsidP="000A3372">
            <w:pPr>
              <w:spacing w:line="240" w:lineRule="auto"/>
              <w:rPr>
                <w:ins w:id="6992"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noWrap/>
            <w:vAlign w:val="center"/>
            <w:hideMark/>
          </w:tcPr>
          <w:p w14:paraId="16662062" w14:textId="77777777" w:rsidR="00EE1DF4" w:rsidRPr="00C311AB" w:rsidRDefault="00EE1DF4" w:rsidP="000A3372">
            <w:pPr>
              <w:spacing w:line="240" w:lineRule="auto"/>
              <w:rPr>
                <w:ins w:id="6993"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noWrap/>
            <w:vAlign w:val="center"/>
            <w:hideMark/>
          </w:tcPr>
          <w:p w14:paraId="66F51BE0" w14:textId="77777777" w:rsidR="00EE1DF4" w:rsidRPr="00C311AB" w:rsidRDefault="00EE1DF4" w:rsidP="000A3372">
            <w:pPr>
              <w:spacing w:line="240" w:lineRule="auto"/>
              <w:rPr>
                <w:ins w:id="6994" w:author="Alondra Vega Pacheco" w:date="2025-10-14T11:24:00Z" w16du:dateUtc="2025-10-14T16:24:00Z"/>
                <w:rFonts w:ascii="Times New Roman" w:hAnsi="Times New Roman"/>
                <w:sz w:val="20"/>
              </w:rPr>
            </w:pPr>
          </w:p>
        </w:tc>
      </w:tr>
      <w:tr w:rsidR="00EE1DF4" w:rsidRPr="00C311AB" w14:paraId="39559A8A" w14:textId="77777777" w:rsidTr="000A3372">
        <w:trPr>
          <w:trHeight w:val="1455"/>
          <w:ins w:id="6995"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5470A563" w14:textId="77777777" w:rsidR="00EE1DF4" w:rsidRPr="00C311AB" w:rsidRDefault="00EE1DF4" w:rsidP="000A3372">
            <w:pPr>
              <w:spacing w:line="240" w:lineRule="auto"/>
              <w:rPr>
                <w:ins w:id="6996" w:author="Alondra Vega Pacheco" w:date="2025-10-14T11:24:00Z" w16du:dateUtc="2025-10-14T16:24:00Z"/>
                <w:rFonts w:ascii="Aptos Narrow" w:hAnsi="Aptos Narrow"/>
                <w:color w:val="000000"/>
                <w:sz w:val="22"/>
                <w:szCs w:val="22"/>
              </w:rPr>
            </w:pPr>
            <w:ins w:id="6997"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vAlign w:val="bottom"/>
            <w:hideMark/>
          </w:tcPr>
          <w:p w14:paraId="00859E1C" w14:textId="77777777" w:rsidR="00EE1DF4" w:rsidRPr="00C311AB" w:rsidRDefault="00EE1DF4" w:rsidP="000A3372">
            <w:pPr>
              <w:spacing w:line="240" w:lineRule="auto"/>
              <w:jc w:val="center"/>
              <w:rPr>
                <w:ins w:id="6998" w:author="Alondra Vega Pacheco" w:date="2025-10-14T11:24:00Z" w16du:dateUtc="2025-10-14T16:24:00Z"/>
                <w:rFonts w:ascii="Aptos Narrow" w:hAnsi="Aptos Narrow"/>
                <w:color w:val="000000"/>
                <w:sz w:val="22"/>
                <w:szCs w:val="22"/>
              </w:rPr>
            </w:pPr>
            <w:ins w:id="6999" w:author="Alondra Vega Pacheco" w:date="2025-10-14T11:24:00Z" w16du:dateUtc="2025-10-14T16:24:00Z">
              <w:r w:rsidRPr="00C311AB">
                <w:rPr>
                  <w:rFonts w:ascii="Aptos Narrow" w:hAnsi="Aptos Narrow"/>
                  <w:color w:val="000000"/>
                  <w:sz w:val="22"/>
                  <w:szCs w:val="22"/>
                </w:rPr>
                <w:t>7</w:t>
              </w:r>
            </w:ins>
          </w:p>
        </w:tc>
        <w:tc>
          <w:tcPr>
            <w:tcW w:w="1823" w:type="dxa"/>
            <w:tcBorders>
              <w:top w:val="nil"/>
              <w:left w:val="nil"/>
              <w:bottom w:val="nil"/>
              <w:right w:val="nil"/>
            </w:tcBorders>
            <w:vAlign w:val="bottom"/>
            <w:hideMark/>
          </w:tcPr>
          <w:p w14:paraId="210F552A" w14:textId="77777777" w:rsidR="00EE1DF4" w:rsidRPr="00C311AB" w:rsidRDefault="00EE1DF4" w:rsidP="000A3372">
            <w:pPr>
              <w:spacing w:line="240" w:lineRule="auto"/>
              <w:jc w:val="center"/>
              <w:rPr>
                <w:ins w:id="7000" w:author="Alondra Vega Pacheco" w:date="2025-10-14T11:24:00Z" w16du:dateUtc="2025-10-14T16:24:00Z"/>
                <w:rFonts w:ascii="Aptos Narrow" w:hAnsi="Aptos Narrow"/>
                <w:color w:val="000000"/>
                <w:sz w:val="22"/>
                <w:szCs w:val="22"/>
              </w:rPr>
            </w:pPr>
            <w:ins w:id="7001" w:author="Alondra Vega Pacheco" w:date="2025-10-14T11:24:00Z" w16du:dateUtc="2025-10-14T16:24:00Z">
              <w:r w:rsidRPr="00C311AB">
                <w:rPr>
                  <w:rFonts w:ascii="Aptos Narrow" w:hAnsi="Aptos Narrow"/>
                  <w:color w:val="000000"/>
                  <w:sz w:val="22"/>
                  <w:szCs w:val="22"/>
                </w:rPr>
                <w:t>8/8/2025-8/10/2025</w:t>
              </w:r>
            </w:ins>
          </w:p>
        </w:tc>
        <w:tc>
          <w:tcPr>
            <w:tcW w:w="3889" w:type="dxa"/>
            <w:tcBorders>
              <w:top w:val="nil"/>
              <w:left w:val="nil"/>
              <w:bottom w:val="nil"/>
              <w:right w:val="nil"/>
            </w:tcBorders>
            <w:vAlign w:val="bottom"/>
            <w:hideMark/>
          </w:tcPr>
          <w:p w14:paraId="6443008D" w14:textId="77777777" w:rsidR="00EE1DF4" w:rsidRPr="00C311AB" w:rsidRDefault="00EE1DF4" w:rsidP="000A3372">
            <w:pPr>
              <w:spacing w:line="240" w:lineRule="auto"/>
              <w:rPr>
                <w:ins w:id="7002" w:author="Alondra Vega Pacheco" w:date="2025-10-14T11:24:00Z" w16du:dateUtc="2025-10-14T16:24:00Z"/>
                <w:rFonts w:ascii="Aptos Narrow" w:hAnsi="Aptos Narrow"/>
                <w:color w:val="000000"/>
                <w:sz w:val="22"/>
                <w:szCs w:val="22"/>
              </w:rPr>
            </w:pPr>
            <w:ins w:id="7003" w:author="Alondra Vega Pacheco" w:date="2025-10-14T11:24:00Z" w16du:dateUtc="2025-10-14T16:24:00Z">
              <w:r w:rsidRPr="00C311AB">
                <w:rPr>
                  <w:rFonts w:ascii="Aptos Narrow" w:hAnsi="Aptos Narrow"/>
                  <w:color w:val="000000"/>
                  <w:sz w:val="22"/>
                  <w:szCs w:val="22"/>
                </w:rPr>
                <w:t>Creating generic health trackers</w:t>
              </w:r>
            </w:ins>
          </w:p>
        </w:tc>
        <w:tc>
          <w:tcPr>
            <w:tcW w:w="3956" w:type="dxa"/>
            <w:tcBorders>
              <w:top w:val="nil"/>
              <w:left w:val="nil"/>
              <w:bottom w:val="nil"/>
              <w:right w:val="nil"/>
            </w:tcBorders>
            <w:vAlign w:val="bottom"/>
            <w:hideMark/>
          </w:tcPr>
          <w:p w14:paraId="797913D3" w14:textId="77777777" w:rsidR="00EE1DF4" w:rsidRPr="00C311AB" w:rsidRDefault="00EE1DF4" w:rsidP="000A3372">
            <w:pPr>
              <w:spacing w:line="240" w:lineRule="auto"/>
              <w:rPr>
                <w:ins w:id="7004" w:author="Alondra Vega Pacheco" w:date="2025-10-14T11:24:00Z" w16du:dateUtc="2025-10-14T16:24:00Z"/>
                <w:rFonts w:ascii="Aptos Narrow" w:hAnsi="Aptos Narrow"/>
                <w:color w:val="000000"/>
                <w:sz w:val="22"/>
                <w:szCs w:val="22"/>
              </w:rPr>
            </w:pPr>
            <w:ins w:id="7005" w:author="Alondra Vega Pacheco" w:date="2025-10-14T11:24:00Z" w16du:dateUtc="2025-10-14T16:24:00Z">
              <w:r w:rsidRPr="00C311AB">
                <w:rPr>
                  <w:rFonts w:ascii="Aptos Narrow" w:hAnsi="Aptos Narrow"/>
                  <w:color w:val="000000"/>
                  <w:sz w:val="22"/>
                  <w:szCs w:val="22"/>
                </w:rPr>
                <w:t xml:space="preserve">Professor </w:t>
              </w:r>
              <w:proofErr w:type="gramStart"/>
              <w:r w:rsidRPr="00C311AB">
                <w:rPr>
                  <w:rFonts w:ascii="Aptos Narrow" w:hAnsi="Aptos Narrow"/>
                  <w:color w:val="000000"/>
                  <w:sz w:val="22"/>
                  <w:szCs w:val="22"/>
                </w:rPr>
                <w:t>indicate</w:t>
              </w:r>
              <w:proofErr w:type="gramEnd"/>
              <w:r w:rsidRPr="00C311AB">
                <w:rPr>
                  <w:rFonts w:ascii="Aptos Narrow" w:hAnsi="Aptos Narrow"/>
                  <w:color w:val="000000"/>
                  <w:sz w:val="22"/>
                  <w:szCs w:val="22"/>
                </w:rPr>
                <w:t xml:space="preserve"> </w:t>
              </w:r>
              <w:proofErr w:type="gramStart"/>
              <w:r w:rsidRPr="00C311AB">
                <w:rPr>
                  <w:rFonts w:ascii="Aptos Narrow" w:hAnsi="Aptos Narrow"/>
                  <w:color w:val="000000"/>
                  <w:sz w:val="22"/>
                  <w:szCs w:val="22"/>
                </w:rPr>
                <w:t>customer</w:t>
              </w:r>
              <w:proofErr w:type="gramEnd"/>
              <w:r w:rsidRPr="00C311AB">
                <w:rPr>
                  <w:rFonts w:ascii="Aptos Narrow" w:hAnsi="Aptos Narrow"/>
                  <w:color w:val="000000"/>
                  <w:sz w:val="22"/>
                  <w:szCs w:val="22"/>
                </w:rPr>
                <w:t xml:space="preserve"> wanted to be able to track custom things (hygiene, diet, </w:t>
              </w:r>
              <w:proofErr w:type="spellStart"/>
              <w:r w:rsidRPr="00C311AB">
                <w:rPr>
                  <w:rFonts w:ascii="Aptos Narrow" w:hAnsi="Aptos Narrow"/>
                  <w:color w:val="000000"/>
                  <w:sz w:val="22"/>
                  <w:szCs w:val="22"/>
                </w:rPr>
                <w:t>etc</w:t>
              </w:r>
              <w:proofErr w:type="spellEnd"/>
              <w:r w:rsidRPr="00C311AB">
                <w:rPr>
                  <w:rFonts w:ascii="Aptos Narrow" w:hAnsi="Aptos Narrow"/>
                  <w:color w:val="000000"/>
                  <w:sz w:val="22"/>
                  <w:szCs w:val="22"/>
                </w:rPr>
                <w:t>). The customer said there are about 20 things they'd like to have. A generic tracker would make the feature much easier to implement</w:t>
              </w:r>
            </w:ins>
          </w:p>
        </w:tc>
        <w:tc>
          <w:tcPr>
            <w:tcW w:w="3364" w:type="dxa"/>
            <w:tcBorders>
              <w:top w:val="nil"/>
              <w:left w:val="nil"/>
              <w:bottom w:val="nil"/>
              <w:right w:val="nil"/>
            </w:tcBorders>
            <w:vAlign w:val="bottom"/>
            <w:hideMark/>
          </w:tcPr>
          <w:p w14:paraId="34FA6BB5" w14:textId="77777777" w:rsidR="00EE1DF4" w:rsidRPr="00C311AB" w:rsidRDefault="00EE1DF4" w:rsidP="000A3372">
            <w:pPr>
              <w:spacing w:line="240" w:lineRule="auto"/>
              <w:rPr>
                <w:ins w:id="7006" w:author="Alondra Vega Pacheco" w:date="2025-10-14T11:24:00Z" w16du:dateUtc="2025-10-14T16:24:00Z"/>
                <w:rFonts w:ascii="Aptos Narrow" w:hAnsi="Aptos Narrow"/>
                <w:color w:val="000000"/>
                <w:sz w:val="22"/>
                <w:szCs w:val="22"/>
              </w:rPr>
            </w:pPr>
            <w:ins w:id="7007" w:author="Alondra Vega Pacheco" w:date="2025-10-14T11:24:00Z" w16du:dateUtc="2025-10-14T16:24:00Z">
              <w:r w:rsidRPr="00C311AB">
                <w:rPr>
                  <w:rFonts w:ascii="Aptos Narrow" w:hAnsi="Aptos Narrow"/>
                  <w:color w:val="000000"/>
                  <w:sz w:val="22"/>
                  <w:szCs w:val="22"/>
                </w:rPr>
                <w:t xml:space="preserve">1. </w:t>
              </w:r>
              <w:proofErr w:type="spellStart"/>
              <w:r w:rsidRPr="00C311AB">
                <w:rPr>
                  <w:rFonts w:ascii="Aptos Narrow" w:hAnsi="Aptos Narrow"/>
                  <w:color w:val="000000"/>
                  <w:sz w:val="22"/>
                  <w:szCs w:val="22"/>
                </w:rPr>
                <w:t>Gerenic</w:t>
              </w:r>
              <w:proofErr w:type="spellEnd"/>
              <w:r w:rsidRPr="00C311AB">
                <w:rPr>
                  <w:rFonts w:ascii="Aptos Narrow" w:hAnsi="Aptos Narrow"/>
                  <w:color w:val="000000"/>
                  <w:sz w:val="22"/>
                  <w:szCs w:val="22"/>
                </w:rPr>
                <w:t xml:space="preserve"> tracker</w:t>
              </w:r>
            </w:ins>
          </w:p>
        </w:tc>
        <w:tc>
          <w:tcPr>
            <w:tcW w:w="3587" w:type="dxa"/>
            <w:tcBorders>
              <w:top w:val="nil"/>
              <w:left w:val="nil"/>
              <w:bottom w:val="nil"/>
              <w:right w:val="nil"/>
            </w:tcBorders>
            <w:vAlign w:val="bottom"/>
            <w:hideMark/>
          </w:tcPr>
          <w:p w14:paraId="0602C185" w14:textId="77777777" w:rsidR="00EE1DF4" w:rsidRPr="00C311AB" w:rsidRDefault="00EE1DF4" w:rsidP="000A3372">
            <w:pPr>
              <w:spacing w:line="240" w:lineRule="auto"/>
              <w:rPr>
                <w:ins w:id="7008" w:author="Alondra Vega Pacheco" w:date="2025-10-14T11:24:00Z" w16du:dateUtc="2025-10-14T16:24:00Z"/>
                <w:rFonts w:ascii="Aptos Narrow" w:hAnsi="Aptos Narrow"/>
                <w:color w:val="000000"/>
                <w:sz w:val="22"/>
                <w:szCs w:val="22"/>
              </w:rPr>
            </w:pPr>
            <w:ins w:id="7009" w:author="Alondra Vega Pacheco" w:date="2025-10-14T11:24:00Z" w16du:dateUtc="2025-10-14T16:24:00Z">
              <w:r w:rsidRPr="00C311AB">
                <w:rPr>
                  <w:rFonts w:ascii="Aptos Narrow" w:hAnsi="Aptos Narrow"/>
                  <w:color w:val="000000"/>
                  <w:sz w:val="22"/>
                  <w:szCs w:val="22"/>
                </w:rPr>
                <w:t>Mix of hard coded and generic tracker</w:t>
              </w:r>
            </w:ins>
          </w:p>
        </w:tc>
        <w:tc>
          <w:tcPr>
            <w:tcW w:w="3495" w:type="dxa"/>
            <w:tcBorders>
              <w:top w:val="nil"/>
              <w:left w:val="nil"/>
              <w:bottom w:val="nil"/>
              <w:right w:val="nil"/>
            </w:tcBorders>
            <w:vAlign w:val="bottom"/>
            <w:hideMark/>
          </w:tcPr>
          <w:p w14:paraId="32C6B8B9" w14:textId="77777777" w:rsidR="00EE1DF4" w:rsidRPr="00C311AB" w:rsidRDefault="00EE1DF4" w:rsidP="000A3372">
            <w:pPr>
              <w:spacing w:line="240" w:lineRule="auto"/>
              <w:rPr>
                <w:ins w:id="7010" w:author="Alondra Vega Pacheco" w:date="2025-10-14T11:24:00Z" w16du:dateUtc="2025-10-14T16:24:00Z"/>
                <w:rFonts w:ascii="Aptos Narrow" w:hAnsi="Aptos Narrow"/>
                <w:color w:val="000000"/>
                <w:sz w:val="22"/>
                <w:szCs w:val="22"/>
              </w:rPr>
            </w:pPr>
            <w:ins w:id="7011" w:author="Alondra Vega Pacheco" w:date="2025-10-14T11:24:00Z" w16du:dateUtc="2025-10-14T16:24:00Z">
              <w:r w:rsidRPr="00C311AB">
                <w:rPr>
                  <w:rFonts w:ascii="Aptos Narrow" w:hAnsi="Aptos Narrow"/>
                  <w:color w:val="000000"/>
                  <w:sz w:val="22"/>
                  <w:szCs w:val="22"/>
                </w:rPr>
                <w:t xml:space="preserve">Technically creating a </w:t>
              </w:r>
              <w:proofErr w:type="spellStart"/>
              <w:proofErr w:type="gramStart"/>
              <w:r w:rsidRPr="00C311AB">
                <w:rPr>
                  <w:rFonts w:ascii="Aptos Narrow" w:hAnsi="Aptos Narrow"/>
                  <w:color w:val="000000"/>
                  <w:sz w:val="22"/>
                  <w:szCs w:val="22"/>
                </w:rPr>
                <w:t>completly</w:t>
              </w:r>
              <w:proofErr w:type="spellEnd"/>
              <w:proofErr w:type="gramEnd"/>
              <w:r w:rsidRPr="00C311AB">
                <w:rPr>
                  <w:rFonts w:ascii="Aptos Narrow" w:hAnsi="Aptos Narrow"/>
                  <w:color w:val="000000"/>
                  <w:sz w:val="22"/>
                  <w:szCs w:val="22"/>
                </w:rPr>
                <w:t xml:space="preserve"> generic increases complexity. </w:t>
              </w:r>
              <w:proofErr w:type="gramStart"/>
              <w:r w:rsidRPr="00C311AB">
                <w:rPr>
                  <w:rFonts w:ascii="Aptos Narrow" w:hAnsi="Aptos Narrow"/>
                  <w:color w:val="000000"/>
                  <w:sz w:val="22"/>
                  <w:szCs w:val="22"/>
                </w:rPr>
                <w:t>Mix of</w:t>
              </w:r>
              <w:proofErr w:type="gramEnd"/>
              <w:r w:rsidRPr="00C311AB">
                <w:rPr>
                  <w:rFonts w:ascii="Aptos Narrow" w:hAnsi="Aptos Narrow"/>
                  <w:color w:val="000000"/>
                  <w:sz w:val="22"/>
                  <w:szCs w:val="22"/>
                </w:rPr>
                <w:t xml:space="preserve"> makes it easier.</w:t>
              </w:r>
            </w:ins>
          </w:p>
        </w:tc>
        <w:tc>
          <w:tcPr>
            <w:tcW w:w="1142" w:type="dxa"/>
            <w:tcBorders>
              <w:top w:val="nil"/>
              <w:left w:val="nil"/>
              <w:bottom w:val="nil"/>
              <w:right w:val="nil"/>
            </w:tcBorders>
            <w:vAlign w:val="bottom"/>
            <w:hideMark/>
          </w:tcPr>
          <w:p w14:paraId="0CA96DE6" w14:textId="77777777" w:rsidR="00EE1DF4" w:rsidRPr="00C311AB" w:rsidRDefault="00EE1DF4" w:rsidP="000A3372">
            <w:pPr>
              <w:spacing w:line="240" w:lineRule="auto"/>
              <w:rPr>
                <w:ins w:id="7012" w:author="Alondra Vega Pacheco" w:date="2025-10-14T11:24:00Z" w16du:dateUtc="2025-10-14T16:24:00Z"/>
                <w:rFonts w:ascii="Aptos Narrow" w:hAnsi="Aptos Narrow"/>
                <w:color w:val="000000"/>
                <w:sz w:val="22"/>
                <w:szCs w:val="22"/>
              </w:rPr>
            </w:pPr>
            <w:ins w:id="7013" w:author="Alondra Vega Pacheco" w:date="2025-10-14T11:24:00Z" w16du:dateUtc="2025-10-14T16:24:00Z">
              <w:r w:rsidRPr="00C311AB">
                <w:rPr>
                  <w:rFonts w:ascii="Aptos Narrow" w:hAnsi="Aptos Narrow"/>
                  <w:color w:val="000000"/>
                  <w:sz w:val="22"/>
                  <w:szCs w:val="22"/>
                </w:rPr>
                <w:t>Completed</w:t>
              </w:r>
            </w:ins>
          </w:p>
        </w:tc>
        <w:tc>
          <w:tcPr>
            <w:tcW w:w="2814" w:type="dxa"/>
            <w:tcBorders>
              <w:top w:val="nil"/>
              <w:left w:val="nil"/>
              <w:bottom w:val="nil"/>
              <w:right w:val="nil"/>
            </w:tcBorders>
            <w:vAlign w:val="bottom"/>
            <w:hideMark/>
          </w:tcPr>
          <w:p w14:paraId="5AE9B81E" w14:textId="77777777" w:rsidR="00EE1DF4" w:rsidRPr="00C311AB" w:rsidRDefault="00EE1DF4" w:rsidP="000A3372">
            <w:pPr>
              <w:spacing w:line="240" w:lineRule="auto"/>
              <w:rPr>
                <w:ins w:id="7014" w:author="Alondra Vega Pacheco" w:date="2025-10-14T11:24:00Z" w16du:dateUtc="2025-10-14T16:24:00Z"/>
                <w:rFonts w:ascii="Aptos Narrow" w:hAnsi="Aptos Narrow"/>
                <w:color w:val="000000"/>
                <w:sz w:val="22"/>
                <w:szCs w:val="22"/>
              </w:rPr>
            </w:pPr>
            <w:ins w:id="7015" w:author="Alondra Vega Pacheco" w:date="2025-10-14T11:24:00Z" w16du:dateUtc="2025-10-14T16:24:00Z">
              <w:r w:rsidRPr="00C311AB">
                <w:rPr>
                  <w:rFonts w:ascii="Aptos Narrow" w:hAnsi="Aptos Narrow"/>
                  <w:color w:val="000000"/>
                  <w:sz w:val="22"/>
                  <w:szCs w:val="22"/>
                </w:rPr>
                <w:t>Product Development</w:t>
              </w:r>
            </w:ins>
          </w:p>
        </w:tc>
        <w:tc>
          <w:tcPr>
            <w:tcW w:w="1230" w:type="dxa"/>
            <w:tcBorders>
              <w:top w:val="nil"/>
              <w:left w:val="nil"/>
              <w:bottom w:val="nil"/>
              <w:right w:val="single" w:sz="4" w:space="0" w:color="000000"/>
            </w:tcBorders>
            <w:vAlign w:val="bottom"/>
            <w:hideMark/>
          </w:tcPr>
          <w:p w14:paraId="53492D24" w14:textId="77777777" w:rsidR="00EE1DF4" w:rsidRPr="00C311AB" w:rsidRDefault="00EE1DF4" w:rsidP="000A3372">
            <w:pPr>
              <w:spacing w:line="240" w:lineRule="auto"/>
              <w:jc w:val="center"/>
              <w:rPr>
                <w:ins w:id="7016" w:author="Alondra Vega Pacheco" w:date="2025-10-14T11:24:00Z" w16du:dateUtc="2025-10-14T16:24:00Z"/>
                <w:rFonts w:ascii="Aptos Narrow" w:hAnsi="Aptos Narrow"/>
                <w:color w:val="000000"/>
                <w:sz w:val="22"/>
                <w:szCs w:val="22"/>
              </w:rPr>
            </w:pPr>
            <w:ins w:id="7017" w:author="Alondra Vega Pacheco" w:date="2025-10-14T11:24:00Z" w16du:dateUtc="2025-10-14T16:24:00Z">
              <w:r w:rsidRPr="00C311AB">
                <w:rPr>
                  <w:rFonts w:ascii="Aptos Narrow" w:hAnsi="Aptos Narrow"/>
                  <w:color w:val="000000"/>
                  <w:sz w:val="22"/>
                  <w:szCs w:val="22"/>
                </w:rPr>
                <w:t>Team-B, S.K., Roy Gordon</w:t>
              </w:r>
            </w:ins>
          </w:p>
        </w:tc>
      </w:tr>
      <w:tr w:rsidR="00EE1DF4" w:rsidRPr="00C311AB" w14:paraId="66BD3872" w14:textId="77777777" w:rsidTr="000A3372">
        <w:trPr>
          <w:trHeight w:val="585"/>
          <w:ins w:id="7018"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24167F85" w14:textId="77777777" w:rsidR="00EE1DF4" w:rsidRPr="00C311AB" w:rsidRDefault="00EE1DF4" w:rsidP="000A3372">
            <w:pPr>
              <w:spacing w:line="240" w:lineRule="auto"/>
              <w:rPr>
                <w:ins w:id="7019" w:author="Alondra Vega Pacheco" w:date="2025-10-14T11:24:00Z" w16du:dateUtc="2025-10-14T16:24:00Z"/>
                <w:rFonts w:ascii="Aptos Narrow" w:hAnsi="Aptos Narrow"/>
                <w:color w:val="000000"/>
                <w:sz w:val="22"/>
                <w:szCs w:val="22"/>
              </w:rPr>
            </w:pPr>
            <w:ins w:id="7020"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shd w:val="clear" w:color="C0E6F5" w:fill="C0E6F5"/>
            <w:vAlign w:val="bottom"/>
            <w:hideMark/>
          </w:tcPr>
          <w:p w14:paraId="0E26CD90" w14:textId="77777777" w:rsidR="00EE1DF4" w:rsidRPr="00C311AB" w:rsidRDefault="00EE1DF4" w:rsidP="000A3372">
            <w:pPr>
              <w:spacing w:line="240" w:lineRule="auto"/>
              <w:rPr>
                <w:ins w:id="7021"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vAlign w:val="bottom"/>
            <w:hideMark/>
          </w:tcPr>
          <w:p w14:paraId="01A8C24A" w14:textId="77777777" w:rsidR="00EE1DF4" w:rsidRPr="00C311AB" w:rsidRDefault="00EE1DF4" w:rsidP="000A3372">
            <w:pPr>
              <w:spacing w:line="240" w:lineRule="auto"/>
              <w:jc w:val="center"/>
              <w:rPr>
                <w:ins w:id="7022"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vAlign w:val="bottom"/>
            <w:hideMark/>
          </w:tcPr>
          <w:p w14:paraId="42325478" w14:textId="77777777" w:rsidR="00EE1DF4" w:rsidRPr="00C311AB" w:rsidRDefault="00EE1DF4" w:rsidP="000A3372">
            <w:pPr>
              <w:spacing w:line="240" w:lineRule="auto"/>
              <w:jc w:val="center"/>
              <w:rPr>
                <w:ins w:id="7023"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bottom"/>
            <w:hideMark/>
          </w:tcPr>
          <w:p w14:paraId="1FDF534B" w14:textId="77777777" w:rsidR="00EE1DF4" w:rsidRPr="00C311AB" w:rsidRDefault="00EE1DF4" w:rsidP="000A3372">
            <w:pPr>
              <w:spacing w:line="240" w:lineRule="auto"/>
              <w:rPr>
                <w:ins w:id="7024"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bottom"/>
            <w:hideMark/>
          </w:tcPr>
          <w:p w14:paraId="558B1F10" w14:textId="77777777" w:rsidR="00EE1DF4" w:rsidRPr="00C311AB" w:rsidRDefault="00EE1DF4" w:rsidP="000A3372">
            <w:pPr>
              <w:spacing w:line="240" w:lineRule="auto"/>
              <w:rPr>
                <w:ins w:id="7025" w:author="Alondra Vega Pacheco" w:date="2025-10-14T11:24:00Z" w16du:dateUtc="2025-10-14T16:24:00Z"/>
                <w:rFonts w:ascii="Aptos Narrow" w:hAnsi="Aptos Narrow"/>
                <w:color w:val="000000"/>
                <w:sz w:val="22"/>
                <w:szCs w:val="22"/>
              </w:rPr>
            </w:pPr>
            <w:ins w:id="7026" w:author="Alondra Vega Pacheco" w:date="2025-10-14T11:24:00Z" w16du:dateUtc="2025-10-14T16:24:00Z">
              <w:r w:rsidRPr="00C311AB">
                <w:rPr>
                  <w:rFonts w:ascii="Aptos Narrow" w:hAnsi="Aptos Narrow"/>
                  <w:color w:val="000000"/>
                  <w:sz w:val="22"/>
                  <w:szCs w:val="22"/>
                </w:rPr>
                <w:t>2. Hard coded tracker for all items customer wants</w:t>
              </w:r>
            </w:ins>
          </w:p>
        </w:tc>
        <w:tc>
          <w:tcPr>
            <w:tcW w:w="3587" w:type="dxa"/>
            <w:tcBorders>
              <w:top w:val="nil"/>
              <w:left w:val="nil"/>
              <w:bottom w:val="nil"/>
              <w:right w:val="nil"/>
            </w:tcBorders>
            <w:shd w:val="clear" w:color="C0E6F5" w:fill="C0E6F5"/>
            <w:vAlign w:val="bottom"/>
            <w:hideMark/>
          </w:tcPr>
          <w:p w14:paraId="55339934" w14:textId="77777777" w:rsidR="00EE1DF4" w:rsidRPr="00C311AB" w:rsidRDefault="00EE1DF4" w:rsidP="000A3372">
            <w:pPr>
              <w:spacing w:line="240" w:lineRule="auto"/>
              <w:rPr>
                <w:ins w:id="7027"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shd w:val="clear" w:color="C0E6F5" w:fill="C0E6F5"/>
            <w:vAlign w:val="bottom"/>
            <w:hideMark/>
          </w:tcPr>
          <w:p w14:paraId="37894B6A" w14:textId="77777777" w:rsidR="00EE1DF4" w:rsidRPr="00C311AB" w:rsidRDefault="00EE1DF4" w:rsidP="000A3372">
            <w:pPr>
              <w:spacing w:line="240" w:lineRule="auto"/>
              <w:rPr>
                <w:ins w:id="7028" w:author="Alondra Vega Pacheco" w:date="2025-10-14T11:24:00Z" w16du:dateUtc="2025-10-14T16:24:00Z"/>
                <w:rFonts w:ascii="Times New Roman" w:hAnsi="Times New Roman"/>
                <w:sz w:val="20"/>
              </w:rPr>
            </w:pPr>
          </w:p>
        </w:tc>
        <w:tc>
          <w:tcPr>
            <w:tcW w:w="1142" w:type="dxa"/>
            <w:tcBorders>
              <w:top w:val="nil"/>
              <w:left w:val="nil"/>
              <w:bottom w:val="nil"/>
              <w:right w:val="nil"/>
            </w:tcBorders>
            <w:shd w:val="clear" w:color="C0E6F5" w:fill="C0E6F5"/>
            <w:vAlign w:val="bottom"/>
            <w:hideMark/>
          </w:tcPr>
          <w:p w14:paraId="291EEE16" w14:textId="77777777" w:rsidR="00EE1DF4" w:rsidRPr="00C311AB" w:rsidRDefault="00EE1DF4" w:rsidP="000A3372">
            <w:pPr>
              <w:spacing w:line="240" w:lineRule="auto"/>
              <w:rPr>
                <w:ins w:id="7029"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vAlign w:val="bottom"/>
            <w:hideMark/>
          </w:tcPr>
          <w:p w14:paraId="22A08DE6" w14:textId="77777777" w:rsidR="00EE1DF4" w:rsidRPr="00C311AB" w:rsidRDefault="00EE1DF4" w:rsidP="000A3372">
            <w:pPr>
              <w:spacing w:line="240" w:lineRule="auto"/>
              <w:rPr>
                <w:ins w:id="7030"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vAlign w:val="bottom"/>
            <w:hideMark/>
          </w:tcPr>
          <w:p w14:paraId="0470641C" w14:textId="77777777" w:rsidR="00EE1DF4" w:rsidRPr="00C311AB" w:rsidRDefault="00EE1DF4" w:rsidP="000A3372">
            <w:pPr>
              <w:spacing w:line="240" w:lineRule="auto"/>
              <w:rPr>
                <w:ins w:id="7031" w:author="Alondra Vega Pacheco" w:date="2025-10-14T11:24:00Z" w16du:dateUtc="2025-10-14T16:24:00Z"/>
                <w:rFonts w:ascii="Times New Roman" w:hAnsi="Times New Roman"/>
                <w:sz w:val="20"/>
              </w:rPr>
            </w:pPr>
          </w:p>
        </w:tc>
      </w:tr>
      <w:tr w:rsidR="00EE1DF4" w:rsidRPr="00C311AB" w14:paraId="271AE4D6" w14:textId="77777777" w:rsidTr="000A3372">
        <w:trPr>
          <w:trHeight w:val="300"/>
          <w:ins w:id="7032"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042B690D" w14:textId="77777777" w:rsidR="00EE1DF4" w:rsidRPr="00C311AB" w:rsidRDefault="00EE1DF4" w:rsidP="000A3372">
            <w:pPr>
              <w:spacing w:line="240" w:lineRule="auto"/>
              <w:rPr>
                <w:ins w:id="7033" w:author="Alondra Vega Pacheco" w:date="2025-10-14T11:24:00Z" w16du:dateUtc="2025-10-14T16:24:00Z"/>
                <w:rFonts w:ascii="Aptos Narrow" w:hAnsi="Aptos Narrow"/>
                <w:color w:val="000000"/>
                <w:sz w:val="22"/>
                <w:szCs w:val="22"/>
              </w:rPr>
            </w:pPr>
            <w:ins w:id="7034"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vAlign w:val="bottom"/>
            <w:hideMark/>
          </w:tcPr>
          <w:p w14:paraId="1069BFF6" w14:textId="77777777" w:rsidR="00EE1DF4" w:rsidRPr="00C311AB" w:rsidRDefault="00EE1DF4" w:rsidP="000A3372">
            <w:pPr>
              <w:spacing w:line="240" w:lineRule="auto"/>
              <w:rPr>
                <w:ins w:id="7035"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vAlign w:val="bottom"/>
            <w:hideMark/>
          </w:tcPr>
          <w:p w14:paraId="43F60899" w14:textId="77777777" w:rsidR="00EE1DF4" w:rsidRPr="00C311AB" w:rsidRDefault="00EE1DF4" w:rsidP="000A3372">
            <w:pPr>
              <w:spacing w:line="240" w:lineRule="auto"/>
              <w:jc w:val="center"/>
              <w:rPr>
                <w:ins w:id="7036" w:author="Alondra Vega Pacheco" w:date="2025-10-14T11:24:00Z" w16du:dateUtc="2025-10-14T16:24:00Z"/>
                <w:rFonts w:ascii="Times New Roman" w:hAnsi="Times New Roman"/>
                <w:sz w:val="20"/>
              </w:rPr>
            </w:pPr>
          </w:p>
        </w:tc>
        <w:tc>
          <w:tcPr>
            <w:tcW w:w="3889" w:type="dxa"/>
            <w:tcBorders>
              <w:top w:val="nil"/>
              <w:left w:val="nil"/>
              <w:bottom w:val="nil"/>
              <w:right w:val="nil"/>
            </w:tcBorders>
            <w:vAlign w:val="bottom"/>
            <w:hideMark/>
          </w:tcPr>
          <w:p w14:paraId="50B4B351" w14:textId="77777777" w:rsidR="00EE1DF4" w:rsidRPr="00C311AB" w:rsidRDefault="00EE1DF4" w:rsidP="000A3372">
            <w:pPr>
              <w:spacing w:line="240" w:lineRule="auto"/>
              <w:jc w:val="center"/>
              <w:rPr>
                <w:ins w:id="7037"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bottom"/>
            <w:hideMark/>
          </w:tcPr>
          <w:p w14:paraId="3F500D2E" w14:textId="77777777" w:rsidR="00EE1DF4" w:rsidRPr="00C311AB" w:rsidRDefault="00EE1DF4" w:rsidP="000A3372">
            <w:pPr>
              <w:spacing w:line="240" w:lineRule="auto"/>
              <w:rPr>
                <w:ins w:id="7038" w:author="Alondra Vega Pacheco" w:date="2025-10-14T11:24:00Z" w16du:dateUtc="2025-10-14T16:24:00Z"/>
                <w:rFonts w:ascii="Times New Roman" w:hAnsi="Times New Roman"/>
                <w:sz w:val="20"/>
              </w:rPr>
            </w:pPr>
          </w:p>
        </w:tc>
        <w:tc>
          <w:tcPr>
            <w:tcW w:w="3364" w:type="dxa"/>
            <w:tcBorders>
              <w:top w:val="nil"/>
              <w:left w:val="nil"/>
              <w:bottom w:val="nil"/>
              <w:right w:val="nil"/>
            </w:tcBorders>
            <w:vAlign w:val="bottom"/>
            <w:hideMark/>
          </w:tcPr>
          <w:p w14:paraId="7D1686FB" w14:textId="77777777" w:rsidR="00EE1DF4" w:rsidRPr="00C311AB" w:rsidRDefault="00EE1DF4" w:rsidP="000A3372">
            <w:pPr>
              <w:spacing w:line="240" w:lineRule="auto"/>
              <w:rPr>
                <w:ins w:id="7039" w:author="Alondra Vega Pacheco" w:date="2025-10-14T11:24:00Z" w16du:dateUtc="2025-10-14T16:24:00Z"/>
                <w:rFonts w:ascii="Aptos Narrow" w:hAnsi="Aptos Narrow"/>
                <w:color w:val="000000"/>
                <w:sz w:val="22"/>
                <w:szCs w:val="22"/>
              </w:rPr>
            </w:pPr>
            <w:ins w:id="7040" w:author="Alondra Vega Pacheco" w:date="2025-10-14T11:24:00Z" w16du:dateUtc="2025-10-14T16:24:00Z">
              <w:r w:rsidRPr="00C311AB">
                <w:rPr>
                  <w:rFonts w:ascii="Aptos Narrow" w:hAnsi="Aptos Narrow"/>
                  <w:color w:val="000000"/>
                  <w:sz w:val="22"/>
                  <w:szCs w:val="22"/>
                </w:rPr>
                <w:t>3. Mix of hard coded and generic tracker</w:t>
              </w:r>
            </w:ins>
          </w:p>
        </w:tc>
        <w:tc>
          <w:tcPr>
            <w:tcW w:w="3587" w:type="dxa"/>
            <w:tcBorders>
              <w:top w:val="nil"/>
              <w:left w:val="nil"/>
              <w:bottom w:val="nil"/>
              <w:right w:val="nil"/>
            </w:tcBorders>
            <w:vAlign w:val="bottom"/>
            <w:hideMark/>
          </w:tcPr>
          <w:p w14:paraId="64455340" w14:textId="77777777" w:rsidR="00EE1DF4" w:rsidRPr="00C311AB" w:rsidRDefault="00EE1DF4" w:rsidP="000A3372">
            <w:pPr>
              <w:spacing w:line="240" w:lineRule="auto"/>
              <w:rPr>
                <w:ins w:id="7041"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vAlign w:val="bottom"/>
            <w:hideMark/>
          </w:tcPr>
          <w:p w14:paraId="5297B90F" w14:textId="77777777" w:rsidR="00EE1DF4" w:rsidRPr="00C311AB" w:rsidRDefault="00EE1DF4" w:rsidP="000A3372">
            <w:pPr>
              <w:spacing w:line="240" w:lineRule="auto"/>
              <w:rPr>
                <w:ins w:id="7042" w:author="Alondra Vega Pacheco" w:date="2025-10-14T11:24:00Z" w16du:dateUtc="2025-10-14T16:24:00Z"/>
                <w:rFonts w:ascii="Times New Roman" w:hAnsi="Times New Roman"/>
                <w:sz w:val="20"/>
              </w:rPr>
            </w:pPr>
          </w:p>
        </w:tc>
        <w:tc>
          <w:tcPr>
            <w:tcW w:w="1142" w:type="dxa"/>
            <w:tcBorders>
              <w:top w:val="nil"/>
              <w:left w:val="nil"/>
              <w:bottom w:val="nil"/>
              <w:right w:val="nil"/>
            </w:tcBorders>
            <w:vAlign w:val="bottom"/>
            <w:hideMark/>
          </w:tcPr>
          <w:p w14:paraId="21A34320" w14:textId="77777777" w:rsidR="00EE1DF4" w:rsidRPr="00C311AB" w:rsidRDefault="00EE1DF4" w:rsidP="000A3372">
            <w:pPr>
              <w:spacing w:line="240" w:lineRule="auto"/>
              <w:rPr>
                <w:ins w:id="7043" w:author="Alondra Vega Pacheco" w:date="2025-10-14T11:24:00Z" w16du:dateUtc="2025-10-14T16:24:00Z"/>
                <w:rFonts w:ascii="Times New Roman" w:hAnsi="Times New Roman"/>
                <w:sz w:val="20"/>
              </w:rPr>
            </w:pPr>
          </w:p>
        </w:tc>
        <w:tc>
          <w:tcPr>
            <w:tcW w:w="2814" w:type="dxa"/>
            <w:tcBorders>
              <w:top w:val="nil"/>
              <w:left w:val="nil"/>
              <w:bottom w:val="nil"/>
              <w:right w:val="nil"/>
            </w:tcBorders>
            <w:vAlign w:val="bottom"/>
            <w:hideMark/>
          </w:tcPr>
          <w:p w14:paraId="0F52F1D4" w14:textId="77777777" w:rsidR="00EE1DF4" w:rsidRPr="00C311AB" w:rsidRDefault="00EE1DF4" w:rsidP="000A3372">
            <w:pPr>
              <w:spacing w:line="240" w:lineRule="auto"/>
              <w:rPr>
                <w:ins w:id="7044"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vAlign w:val="bottom"/>
            <w:hideMark/>
          </w:tcPr>
          <w:p w14:paraId="7C140543" w14:textId="77777777" w:rsidR="00EE1DF4" w:rsidRPr="00C311AB" w:rsidRDefault="00EE1DF4" w:rsidP="000A3372">
            <w:pPr>
              <w:spacing w:line="240" w:lineRule="auto"/>
              <w:rPr>
                <w:ins w:id="7045" w:author="Alondra Vega Pacheco" w:date="2025-10-14T11:24:00Z" w16du:dateUtc="2025-10-14T16:24:00Z"/>
                <w:rFonts w:ascii="Times New Roman" w:hAnsi="Times New Roman"/>
                <w:sz w:val="20"/>
              </w:rPr>
            </w:pPr>
          </w:p>
        </w:tc>
      </w:tr>
      <w:tr w:rsidR="00EE1DF4" w:rsidRPr="00C311AB" w14:paraId="6C1ADD18" w14:textId="77777777" w:rsidTr="000A3372">
        <w:trPr>
          <w:trHeight w:val="1740"/>
          <w:ins w:id="7046"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4DC9A535" w14:textId="77777777" w:rsidR="00EE1DF4" w:rsidRPr="00C311AB" w:rsidRDefault="00EE1DF4" w:rsidP="000A3372">
            <w:pPr>
              <w:spacing w:line="240" w:lineRule="auto"/>
              <w:rPr>
                <w:ins w:id="7047" w:author="Alondra Vega Pacheco" w:date="2025-10-14T11:24:00Z" w16du:dateUtc="2025-10-14T16:24:00Z"/>
                <w:rFonts w:ascii="Aptos Narrow" w:hAnsi="Aptos Narrow"/>
                <w:color w:val="000000"/>
                <w:sz w:val="22"/>
                <w:szCs w:val="22"/>
              </w:rPr>
            </w:pPr>
            <w:ins w:id="7048" w:author="Alondra Vega Pacheco" w:date="2025-10-14T11:24:00Z" w16du:dateUtc="2025-10-14T16:24:00Z">
              <w:r w:rsidRPr="00C311AB">
                <w:rPr>
                  <w:rFonts w:ascii="Aptos Narrow" w:hAnsi="Aptos Narrow"/>
                  <w:color w:val="000000"/>
                  <w:sz w:val="22"/>
                  <w:szCs w:val="22"/>
                </w:rPr>
                <w:lastRenderedPageBreak/>
                <w:t>B</w:t>
              </w:r>
            </w:ins>
          </w:p>
        </w:tc>
        <w:tc>
          <w:tcPr>
            <w:tcW w:w="1440" w:type="dxa"/>
            <w:tcBorders>
              <w:top w:val="nil"/>
              <w:left w:val="nil"/>
              <w:bottom w:val="nil"/>
              <w:right w:val="nil"/>
            </w:tcBorders>
            <w:shd w:val="clear" w:color="C0E6F5" w:fill="C0E6F5"/>
            <w:noWrap/>
            <w:vAlign w:val="bottom"/>
            <w:hideMark/>
          </w:tcPr>
          <w:p w14:paraId="4BD3B653" w14:textId="77777777" w:rsidR="00EE1DF4" w:rsidRPr="00C311AB" w:rsidRDefault="00EE1DF4" w:rsidP="000A3372">
            <w:pPr>
              <w:spacing w:line="240" w:lineRule="auto"/>
              <w:jc w:val="center"/>
              <w:rPr>
                <w:ins w:id="7049" w:author="Alondra Vega Pacheco" w:date="2025-10-14T11:24:00Z" w16du:dateUtc="2025-10-14T16:24:00Z"/>
                <w:rFonts w:ascii="Aptos Narrow" w:hAnsi="Aptos Narrow"/>
                <w:color w:val="000000"/>
                <w:sz w:val="22"/>
                <w:szCs w:val="22"/>
              </w:rPr>
            </w:pPr>
            <w:ins w:id="7050" w:author="Alondra Vega Pacheco" w:date="2025-10-14T11:24:00Z" w16du:dateUtc="2025-10-14T16:24:00Z">
              <w:r w:rsidRPr="00C311AB">
                <w:rPr>
                  <w:rFonts w:ascii="Aptos Narrow" w:hAnsi="Aptos Narrow"/>
                  <w:color w:val="000000"/>
                  <w:sz w:val="22"/>
                  <w:szCs w:val="22"/>
                </w:rPr>
                <w:t>8</w:t>
              </w:r>
            </w:ins>
          </w:p>
        </w:tc>
        <w:tc>
          <w:tcPr>
            <w:tcW w:w="1823" w:type="dxa"/>
            <w:tcBorders>
              <w:top w:val="nil"/>
              <w:left w:val="nil"/>
              <w:bottom w:val="nil"/>
              <w:right w:val="nil"/>
            </w:tcBorders>
            <w:shd w:val="clear" w:color="C0E6F5" w:fill="C0E6F5"/>
            <w:noWrap/>
            <w:vAlign w:val="bottom"/>
            <w:hideMark/>
          </w:tcPr>
          <w:p w14:paraId="1406605A" w14:textId="77777777" w:rsidR="00EE1DF4" w:rsidRPr="00C311AB" w:rsidRDefault="00EE1DF4" w:rsidP="000A3372">
            <w:pPr>
              <w:spacing w:line="240" w:lineRule="auto"/>
              <w:jc w:val="center"/>
              <w:rPr>
                <w:ins w:id="7051" w:author="Alondra Vega Pacheco" w:date="2025-10-14T11:24:00Z" w16du:dateUtc="2025-10-14T16:24:00Z"/>
                <w:rFonts w:ascii="Aptos Narrow" w:hAnsi="Aptos Narrow"/>
                <w:color w:val="000000"/>
                <w:sz w:val="22"/>
                <w:szCs w:val="22"/>
              </w:rPr>
            </w:pPr>
            <w:ins w:id="7052" w:author="Alondra Vega Pacheco" w:date="2025-10-14T11:24:00Z" w16du:dateUtc="2025-10-14T16:24:00Z">
              <w:r w:rsidRPr="00C311AB">
                <w:rPr>
                  <w:rFonts w:ascii="Aptos Narrow" w:hAnsi="Aptos Narrow"/>
                  <w:color w:val="000000"/>
                  <w:sz w:val="22"/>
                  <w:szCs w:val="22"/>
                </w:rPr>
                <w:t>8/8/2025-8/10/202</w:t>
              </w:r>
            </w:ins>
          </w:p>
        </w:tc>
        <w:tc>
          <w:tcPr>
            <w:tcW w:w="3889" w:type="dxa"/>
            <w:tcBorders>
              <w:top w:val="nil"/>
              <w:left w:val="nil"/>
              <w:bottom w:val="nil"/>
              <w:right w:val="nil"/>
            </w:tcBorders>
            <w:shd w:val="clear" w:color="C0E6F5" w:fill="C0E6F5"/>
            <w:noWrap/>
            <w:vAlign w:val="bottom"/>
            <w:hideMark/>
          </w:tcPr>
          <w:p w14:paraId="53AB1A23" w14:textId="77777777" w:rsidR="00EE1DF4" w:rsidRPr="00C311AB" w:rsidRDefault="00EE1DF4" w:rsidP="000A3372">
            <w:pPr>
              <w:spacing w:line="240" w:lineRule="auto"/>
              <w:jc w:val="center"/>
              <w:rPr>
                <w:ins w:id="7053" w:author="Alondra Vega Pacheco" w:date="2025-10-14T11:24:00Z" w16du:dateUtc="2025-10-14T16:24:00Z"/>
                <w:rFonts w:ascii="Aptos Narrow" w:hAnsi="Aptos Narrow"/>
                <w:color w:val="000000"/>
                <w:sz w:val="22"/>
                <w:szCs w:val="22"/>
              </w:rPr>
            </w:pPr>
            <w:ins w:id="7054" w:author="Alondra Vega Pacheco" w:date="2025-10-14T11:24:00Z" w16du:dateUtc="2025-10-14T16:24:00Z">
              <w:r w:rsidRPr="00C311AB">
                <w:rPr>
                  <w:rFonts w:ascii="Aptos Narrow" w:hAnsi="Aptos Narrow"/>
                  <w:color w:val="000000"/>
                  <w:sz w:val="22"/>
                  <w:szCs w:val="22"/>
                </w:rPr>
                <w:t>Using Local LLM</w:t>
              </w:r>
            </w:ins>
          </w:p>
        </w:tc>
        <w:tc>
          <w:tcPr>
            <w:tcW w:w="3956" w:type="dxa"/>
            <w:tcBorders>
              <w:top w:val="nil"/>
              <w:left w:val="nil"/>
              <w:bottom w:val="nil"/>
              <w:right w:val="nil"/>
            </w:tcBorders>
            <w:shd w:val="clear" w:color="C0E6F5" w:fill="C0E6F5"/>
            <w:vAlign w:val="bottom"/>
            <w:hideMark/>
          </w:tcPr>
          <w:p w14:paraId="66168874" w14:textId="77777777" w:rsidR="00EE1DF4" w:rsidRPr="00C311AB" w:rsidRDefault="00EE1DF4" w:rsidP="000A3372">
            <w:pPr>
              <w:spacing w:line="240" w:lineRule="auto"/>
              <w:rPr>
                <w:ins w:id="7055" w:author="Alondra Vega Pacheco" w:date="2025-10-14T11:24:00Z" w16du:dateUtc="2025-10-14T16:24:00Z"/>
                <w:rFonts w:ascii="Aptos Narrow" w:hAnsi="Aptos Narrow"/>
                <w:color w:val="000000"/>
                <w:sz w:val="22"/>
                <w:szCs w:val="22"/>
              </w:rPr>
            </w:pPr>
            <w:ins w:id="7056" w:author="Alondra Vega Pacheco" w:date="2025-10-14T11:24:00Z" w16du:dateUtc="2025-10-14T16:24:00Z">
              <w:r w:rsidRPr="00C311AB">
                <w:rPr>
                  <w:rFonts w:ascii="Aptos Narrow" w:hAnsi="Aptos Narrow"/>
                  <w:color w:val="000000"/>
                  <w:sz w:val="22"/>
                  <w:szCs w:val="22"/>
                </w:rPr>
                <w:t>Professor wanted teams to prefer to use Local LLMs for doing OCR, Mood Detect and other features</w:t>
              </w:r>
            </w:ins>
          </w:p>
        </w:tc>
        <w:tc>
          <w:tcPr>
            <w:tcW w:w="3364" w:type="dxa"/>
            <w:tcBorders>
              <w:top w:val="nil"/>
              <w:left w:val="nil"/>
              <w:bottom w:val="nil"/>
              <w:right w:val="nil"/>
            </w:tcBorders>
            <w:shd w:val="clear" w:color="C0E6F5" w:fill="C0E6F5"/>
            <w:vAlign w:val="bottom"/>
            <w:hideMark/>
          </w:tcPr>
          <w:p w14:paraId="097DBEE2" w14:textId="77777777" w:rsidR="00EE1DF4" w:rsidRPr="00C311AB" w:rsidRDefault="00EE1DF4" w:rsidP="000A3372">
            <w:pPr>
              <w:spacing w:line="240" w:lineRule="auto"/>
              <w:rPr>
                <w:ins w:id="7057" w:author="Alondra Vega Pacheco" w:date="2025-10-14T11:24:00Z" w16du:dateUtc="2025-10-14T16:24:00Z"/>
                <w:rFonts w:ascii="Aptos Narrow" w:hAnsi="Aptos Narrow"/>
                <w:color w:val="000000"/>
                <w:sz w:val="22"/>
                <w:szCs w:val="22"/>
              </w:rPr>
            </w:pPr>
            <w:ins w:id="7058" w:author="Alondra Vega Pacheco" w:date="2025-10-14T11:24:00Z" w16du:dateUtc="2025-10-14T16:24:00Z">
              <w:r w:rsidRPr="00C311AB">
                <w:rPr>
                  <w:rFonts w:ascii="Aptos Narrow" w:hAnsi="Aptos Narrow"/>
                  <w:color w:val="000000"/>
                  <w:sz w:val="22"/>
                  <w:szCs w:val="22"/>
                </w:rPr>
                <w:t>DeepSeek R1 API or Local LLM</w:t>
              </w:r>
            </w:ins>
          </w:p>
        </w:tc>
        <w:tc>
          <w:tcPr>
            <w:tcW w:w="3587" w:type="dxa"/>
            <w:tcBorders>
              <w:top w:val="nil"/>
              <w:left w:val="nil"/>
              <w:bottom w:val="nil"/>
              <w:right w:val="nil"/>
            </w:tcBorders>
            <w:shd w:val="clear" w:color="C0E6F5" w:fill="C0E6F5"/>
            <w:vAlign w:val="bottom"/>
            <w:hideMark/>
          </w:tcPr>
          <w:p w14:paraId="3810976E" w14:textId="77777777" w:rsidR="00EE1DF4" w:rsidRPr="00C311AB" w:rsidRDefault="00EE1DF4" w:rsidP="000A3372">
            <w:pPr>
              <w:spacing w:line="240" w:lineRule="auto"/>
              <w:rPr>
                <w:ins w:id="7059" w:author="Alondra Vega Pacheco" w:date="2025-10-14T11:24:00Z" w16du:dateUtc="2025-10-14T16:24:00Z"/>
                <w:rFonts w:ascii="Aptos Narrow" w:hAnsi="Aptos Narrow"/>
                <w:color w:val="000000"/>
                <w:sz w:val="22"/>
                <w:szCs w:val="22"/>
              </w:rPr>
            </w:pPr>
            <w:ins w:id="7060" w:author="Alondra Vega Pacheco" w:date="2025-10-14T11:24:00Z" w16du:dateUtc="2025-10-14T16:24:00Z">
              <w:r w:rsidRPr="00C311AB">
                <w:rPr>
                  <w:rFonts w:ascii="Aptos Narrow" w:hAnsi="Aptos Narrow"/>
                  <w:color w:val="000000"/>
                  <w:sz w:val="22"/>
                  <w:szCs w:val="22"/>
                </w:rPr>
                <w:t xml:space="preserve">Currently, local LLM but more research is being done. There are flutter packages that allow us to lazy load and use local LLMs. </w:t>
              </w:r>
              <w:proofErr w:type="gramStart"/>
              <w:r w:rsidRPr="00C311AB">
                <w:rPr>
                  <w:rFonts w:ascii="Aptos Narrow" w:hAnsi="Aptos Narrow"/>
                  <w:color w:val="000000"/>
                  <w:sz w:val="22"/>
                  <w:szCs w:val="22"/>
                </w:rPr>
                <w:t>However</w:t>
              </w:r>
              <w:proofErr w:type="gramEnd"/>
              <w:r w:rsidRPr="00C311AB">
                <w:rPr>
                  <w:rFonts w:ascii="Aptos Narrow" w:hAnsi="Aptos Narrow"/>
                  <w:color w:val="000000"/>
                  <w:sz w:val="22"/>
                  <w:szCs w:val="22"/>
                </w:rPr>
                <w:t xml:space="preserve"> there are some that require specialized LLM packages or wrappers.</w:t>
              </w:r>
            </w:ins>
          </w:p>
        </w:tc>
        <w:tc>
          <w:tcPr>
            <w:tcW w:w="3495" w:type="dxa"/>
            <w:tcBorders>
              <w:top w:val="nil"/>
              <w:left w:val="nil"/>
              <w:bottom w:val="nil"/>
              <w:right w:val="nil"/>
            </w:tcBorders>
            <w:shd w:val="clear" w:color="C0E6F5" w:fill="C0E6F5"/>
            <w:vAlign w:val="bottom"/>
            <w:hideMark/>
          </w:tcPr>
          <w:p w14:paraId="6F8E1AB2" w14:textId="77777777" w:rsidR="00EE1DF4" w:rsidRPr="00C311AB" w:rsidRDefault="00EE1DF4" w:rsidP="000A3372">
            <w:pPr>
              <w:spacing w:line="240" w:lineRule="auto"/>
              <w:jc w:val="center"/>
              <w:rPr>
                <w:ins w:id="7061" w:author="Alondra Vega Pacheco" w:date="2025-10-14T11:24:00Z" w16du:dateUtc="2025-10-14T16:24:00Z"/>
                <w:rFonts w:ascii="Aptos Narrow" w:hAnsi="Aptos Narrow"/>
                <w:color w:val="000000"/>
                <w:sz w:val="22"/>
                <w:szCs w:val="22"/>
              </w:rPr>
            </w:pPr>
            <w:ins w:id="7062" w:author="Alondra Vega Pacheco" w:date="2025-10-14T11:24:00Z" w16du:dateUtc="2025-10-14T16:24:00Z">
              <w:r w:rsidRPr="00C311AB">
                <w:rPr>
                  <w:rFonts w:ascii="Aptos Narrow" w:hAnsi="Aptos Narrow"/>
                  <w:color w:val="000000"/>
                  <w:sz w:val="22"/>
                  <w:szCs w:val="22"/>
                </w:rPr>
                <w:t xml:space="preserve">There are 2 reasons for using local LLM: reduced cost and allows the care connect application to work w/ AI services when backend is not available. Another side-effect </w:t>
              </w:r>
              <w:proofErr w:type="gramStart"/>
              <w:r w:rsidRPr="00C311AB">
                <w:rPr>
                  <w:rFonts w:ascii="Aptos Narrow" w:hAnsi="Aptos Narrow"/>
                  <w:color w:val="000000"/>
                  <w:sz w:val="22"/>
                  <w:szCs w:val="22"/>
                </w:rPr>
                <w:t>is,</w:t>
              </w:r>
              <w:proofErr w:type="gramEnd"/>
              <w:r w:rsidRPr="00C311AB">
                <w:rPr>
                  <w:rFonts w:ascii="Aptos Narrow" w:hAnsi="Aptos Narrow"/>
                  <w:color w:val="000000"/>
                  <w:sz w:val="22"/>
                  <w:szCs w:val="22"/>
                </w:rPr>
                <w:t xml:space="preserve"> it allows CareConnect full control of the AI training.</w:t>
              </w:r>
            </w:ins>
          </w:p>
        </w:tc>
        <w:tc>
          <w:tcPr>
            <w:tcW w:w="1142" w:type="dxa"/>
            <w:tcBorders>
              <w:top w:val="nil"/>
              <w:left w:val="nil"/>
              <w:bottom w:val="nil"/>
              <w:right w:val="nil"/>
            </w:tcBorders>
            <w:shd w:val="clear" w:color="C0E6F5" w:fill="C0E6F5"/>
            <w:noWrap/>
            <w:vAlign w:val="bottom"/>
            <w:hideMark/>
          </w:tcPr>
          <w:p w14:paraId="39A3004C" w14:textId="77777777" w:rsidR="00EE1DF4" w:rsidRPr="00C311AB" w:rsidRDefault="00EE1DF4" w:rsidP="000A3372">
            <w:pPr>
              <w:spacing w:line="240" w:lineRule="auto"/>
              <w:jc w:val="center"/>
              <w:rPr>
                <w:ins w:id="7063" w:author="Alondra Vega Pacheco" w:date="2025-10-14T11:24:00Z" w16du:dateUtc="2025-10-14T16:24:00Z"/>
                <w:rFonts w:ascii="Aptos Narrow" w:hAnsi="Aptos Narrow"/>
                <w:color w:val="000000"/>
                <w:sz w:val="22"/>
                <w:szCs w:val="22"/>
              </w:rPr>
            </w:pPr>
            <w:proofErr w:type="spellStart"/>
            <w:ins w:id="7064" w:author="Alondra Vega Pacheco" w:date="2025-10-14T11:24:00Z" w16du:dateUtc="2025-10-14T16:24:00Z">
              <w:r w:rsidRPr="00C311AB">
                <w:rPr>
                  <w:rFonts w:ascii="Aptos Narrow" w:hAnsi="Aptos Narrow"/>
                  <w:color w:val="000000"/>
                  <w:sz w:val="22"/>
                  <w:szCs w:val="22"/>
                </w:rPr>
                <w:t>Inprogress</w:t>
              </w:r>
              <w:proofErr w:type="spellEnd"/>
            </w:ins>
          </w:p>
        </w:tc>
        <w:tc>
          <w:tcPr>
            <w:tcW w:w="2814" w:type="dxa"/>
            <w:tcBorders>
              <w:top w:val="nil"/>
              <w:left w:val="nil"/>
              <w:bottom w:val="nil"/>
              <w:right w:val="nil"/>
            </w:tcBorders>
            <w:shd w:val="clear" w:color="C0E6F5" w:fill="C0E6F5"/>
            <w:noWrap/>
            <w:vAlign w:val="bottom"/>
            <w:hideMark/>
          </w:tcPr>
          <w:p w14:paraId="3D4F3129" w14:textId="77777777" w:rsidR="00EE1DF4" w:rsidRPr="00C311AB" w:rsidRDefault="00EE1DF4" w:rsidP="000A3372">
            <w:pPr>
              <w:spacing w:line="240" w:lineRule="auto"/>
              <w:jc w:val="center"/>
              <w:rPr>
                <w:ins w:id="7065" w:author="Alondra Vega Pacheco" w:date="2025-10-14T11:24:00Z" w16du:dateUtc="2025-10-14T16:24:00Z"/>
                <w:rFonts w:ascii="Aptos Narrow" w:hAnsi="Aptos Narrow"/>
                <w:color w:val="000000"/>
                <w:sz w:val="22"/>
                <w:szCs w:val="22"/>
              </w:rPr>
            </w:pPr>
            <w:ins w:id="7066" w:author="Alondra Vega Pacheco" w:date="2025-10-14T11:24:00Z" w16du:dateUtc="2025-10-14T16:24:00Z">
              <w:r w:rsidRPr="00C311AB">
                <w:rPr>
                  <w:rFonts w:ascii="Aptos Narrow" w:hAnsi="Aptos Narrow"/>
                  <w:color w:val="000000"/>
                  <w:sz w:val="22"/>
                  <w:szCs w:val="22"/>
                </w:rPr>
                <w:t>Product Development</w:t>
              </w:r>
            </w:ins>
          </w:p>
        </w:tc>
        <w:tc>
          <w:tcPr>
            <w:tcW w:w="1230" w:type="dxa"/>
            <w:tcBorders>
              <w:top w:val="nil"/>
              <w:left w:val="nil"/>
              <w:bottom w:val="nil"/>
              <w:right w:val="single" w:sz="4" w:space="0" w:color="000000"/>
            </w:tcBorders>
            <w:shd w:val="clear" w:color="C0E6F5" w:fill="C0E6F5"/>
            <w:noWrap/>
            <w:vAlign w:val="bottom"/>
            <w:hideMark/>
          </w:tcPr>
          <w:p w14:paraId="221DCBA9" w14:textId="77777777" w:rsidR="00EE1DF4" w:rsidRPr="00C311AB" w:rsidRDefault="00EE1DF4" w:rsidP="000A3372">
            <w:pPr>
              <w:spacing w:line="240" w:lineRule="auto"/>
              <w:jc w:val="center"/>
              <w:rPr>
                <w:ins w:id="7067" w:author="Alondra Vega Pacheco" w:date="2025-10-14T11:24:00Z" w16du:dateUtc="2025-10-14T16:24:00Z"/>
                <w:rFonts w:ascii="Aptos Narrow" w:hAnsi="Aptos Narrow"/>
                <w:color w:val="000000"/>
                <w:sz w:val="22"/>
                <w:szCs w:val="22"/>
              </w:rPr>
            </w:pPr>
            <w:ins w:id="7068" w:author="Alondra Vega Pacheco" w:date="2025-10-14T11:24:00Z" w16du:dateUtc="2025-10-14T16:24:00Z">
              <w:r w:rsidRPr="00C311AB">
                <w:rPr>
                  <w:rFonts w:ascii="Aptos Narrow" w:hAnsi="Aptos Narrow"/>
                  <w:color w:val="000000"/>
                  <w:sz w:val="22"/>
                  <w:szCs w:val="22"/>
                </w:rPr>
                <w:t>Team-B, S.K.</w:t>
              </w:r>
            </w:ins>
          </w:p>
        </w:tc>
      </w:tr>
      <w:tr w:rsidR="00EE1DF4" w:rsidRPr="00C311AB" w14:paraId="31D908A6" w14:textId="77777777" w:rsidTr="000A3372">
        <w:trPr>
          <w:trHeight w:val="300"/>
          <w:ins w:id="7069"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5DA0E597" w14:textId="77777777" w:rsidR="00EE1DF4" w:rsidRPr="00C311AB" w:rsidRDefault="00EE1DF4" w:rsidP="000A3372">
            <w:pPr>
              <w:spacing w:line="240" w:lineRule="auto"/>
              <w:rPr>
                <w:ins w:id="7070" w:author="Alondra Vega Pacheco" w:date="2025-10-14T11:24:00Z" w16du:dateUtc="2025-10-14T16:24:00Z"/>
                <w:rFonts w:ascii="Aptos Narrow" w:hAnsi="Aptos Narrow"/>
                <w:color w:val="000000"/>
                <w:sz w:val="22"/>
                <w:szCs w:val="22"/>
              </w:rPr>
            </w:pPr>
            <w:ins w:id="7071"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noWrap/>
            <w:vAlign w:val="bottom"/>
            <w:hideMark/>
          </w:tcPr>
          <w:p w14:paraId="0094C613" w14:textId="77777777" w:rsidR="00EE1DF4" w:rsidRPr="00C311AB" w:rsidRDefault="00EE1DF4" w:rsidP="000A3372">
            <w:pPr>
              <w:spacing w:line="240" w:lineRule="auto"/>
              <w:rPr>
                <w:ins w:id="7072"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noWrap/>
            <w:vAlign w:val="bottom"/>
            <w:hideMark/>
          </w:tcPr>
          <w:p w14:paraId="667F6FD0" w14:textId="77777777" w:rsidR="00EE1DF4" w:rsidRPr="00C311AB" w:rsidRDefault="00EE1DF4" w:rsidP="000A3372">
            <w:pPr>
              <w:spacing w:line="240" w:lineRule="auto"/>
              <w:jc w:val="center"/>
              <w:rPr>
                <w:ins w:id="7073" w:author="Alondra Vega Pacheco" w:date="2025-10-14T11:24:00Z" w16du:dateUtc="2025-10-14T16:24:00Z"/>
                <w:rFonts w:ascii="Times New Roman" w:hAnsi="Times New Roman"/>
                <w:sz w:val="20"/>
              </w:rPr>
            </w:pPr>
          </w:p>
        </w:tc>
        <w:tc>
          <w:tcPr>
            <w:tcW w:w="3889" w:type="dxa"/>
            <w:tcBorders>
              <w:top w:val="nil"/>
              <w:left w:val="nil"/>
              <w:bottom w:val="nil"/>
              <w:right w:val="nil"/>
            </w:tcBorders>
            <w:noWrap/>
            <w:vAlign w:val="bottom"/>
            <w:hideMark/>
          </w:tcPr>
          <w:p w14:paraId="41F15F25" w14:textId="77777777" w:rsidR="00EE1DF4" w:rsidRPr="00C311AB" w:rsidRDefault="00EE1DF4" w:rsidP="000A3372">
            <w:pPr>
              <w:spacing w:line="240" w:lineRule="auto"/>
              <w:jc w:val="center"/>
              <w:rPr>
                <w:ins w:id="7074"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bottom"/>
            <w:hideMark/>
          </w:tcPr>
          <w:p w14:paraId="63DBF8EA" w14:textId="77777777" w:rsidR="00EE1DF4" w:rsidRPr="00C311AB" w:rsidRDefault="00EE1DF4" w:rsidP="000A3372">
            <w:pPr>
              <w:spacing w:line="240" w:lineRule="auto"/>
              <w:jc w:val="center"/>
              <w:rPr>
                <w:ins w:id="7075" w:author="Alondra Vega Pacheco" w:date="2025-10-14T11:24:00Z" w16du:dateUtc="2025-10-14T16:24:00Z"/>
                <w:rFonts w:ascii="Times New Roman" w:hAnsi="Times New Roman"/>
                <w:sz w:val="20"/>
              </w:rPr>
            </w:pPr>
          </w:p>
        </w:tc>
        <w:tc>
          <w:tcPr>
            <w:tcW w:w="3364" w:type="dxa"/>
            <w:tcBorders>
              <w:top w:val="nil"/>
              <w:left w:val="nil"/>
              <w:bottom w:val="nil"/>
              <w:right w:val="nil"/>
            </w:tcBorders>
            <w:vAlign w:val="bottom"/>
            <w:hideMark/>
          </w:tcPr>
          <w:p w14:paraId="08E9071F" w14:textId="77777777" w:rsidR="00EE1DF4" w:rsidRPr="00C311AB" w:rsidRDefault="00EE1DF4" w:rsidP="000A3372">
            <w:pPr>
              <w:spacing w:line="240" w:lineRule="auto"/>
              <w:rPr>
                <w:ins w:id="7076" w:author="Alondra Vega Pacheco" w:date="2025-10-14T11:24:00Z" w16du:dateUtc="2025-10-14T16:24:00Z"/>
                <w:rFonts w:ascii="Times New Roman" w:hAnsi="Times New Roman"/>
                <w:sz w:val="20"/>
              </w:rPr>
            </w:pPr>
          </w:p>
        </w:tc>
        <w:tc>
          <w:tcPr>
            <w:tcW w:w="3587" w:type="dxa"/>
            <w:tcBorders>
              <w:top w:val="nil"/>
              <w:left w:val="nil"/>
              <w:bottom w:val="nil"/>
              <w:right w:val="nil"/>
            </w:tcBorders>
            <w:vAlign w:val="bottom"/>
            <w:hideMark/>
          </w:tcPr>
          <w:p w14:paraId="6EC2E921" w14:textId="77777777" w:rsidR="00EE1DF4" w:rsidRPr="00C311AB" w:rsidRDefault="00EE1DF4" w:rsidP="000A3372">
            <w:pPr>
              <w:spacing w:line="240" w:lineRule="auto"/>
              <w:rPr>
                <w:ins w:id="7077" w:author="Alondra Vega Pacheco" w:date="2025-10-14T11:24:00Z" w16du:dateUtc="2025-10-14T16:24:00Z"/>
                <w:rFonts w:ascii="Times New Roman" w:hAnsi="Times New Roman"/>
                <w:sz w:val="20"/>
              </w:rPr>
            </w:pPr>
          </w:p>
        </w:tc>
        <w:tc>
          <w:tcPr>
            <w:tcW w:w="3495" w:type="dxa"/>
            <w:tcBorders>
              <w:top w:val="nil"/>
              <w:left w:val="nil"/>
              <w:bottom w:val="nil"/>
              <w:right w:val="nil"/>
            </w:tcBorders>
            <w:vAlign w:val="bottom"/>
            <w:hideMark/>
          </w:tcPr>
          <w:p w14:paraId="46769205" w14:textId="77777777" w:rsidR="00EE1DF4" w:rsidRPr="00C311AB" w:rsidRDefault="00EE1DF4" w:rsidP="000A3372">
            <w:pPr>
              <w:spacing w:line="240" w:lineRule="auto"/>
              <w:rPr>
                <w:ins w:id="7078" w:author="Alondra Vega Pacheco" w:date="2025-10-14T11:24:00Z" w16du:dateUtc="2025-10-14T16:24:00Z"/>
                <w:rFonts w:ascii="Times New Roman" w:hAnsi="Times New Roman"/>
                <w:sz w:val="20"/>
              </w:rPr>
            </w:pPr>
          </w:p>
        </w:tc>
        <w:tc>
          <w:tcPr>
            <w:tcW w:w="1142" w:type="dxa"/>
            <w:tcBorders>
              <w:top w:val="nil"/>
              <w:left w:val="nil"/>
              <w:bottom w:val="nil"/>
              <w:right w:val="nil"/>
            </w:tcBorders>
            <w:noWrap/>
            <w:vAlign w:val="bottom"/>
            <w:hideMark/>
          </w:tcPr>
          <w:p w14:paraId="4DCCAD8C" w14:textId="77777777" w:rsidR="00EE1DF4" w:rsidRPr="00C311AB" w:rsidRDefault="00EE1DF4" w:rsidP="000A3372">
            <w:pPr>
              <w:spacing w:line="240" w:lineRule="auto"/>
              <w:jc w:val="center"/>
              <w:rPr>
                <w:ins w:id="7079" w:author="Alondra Vega Pacheco" w:date="2025-10-14T11:24:00Z" w16du:dateUtc="2025-10-14T16:24:00Z"/>
                <w:rFonts w:ascii="Times New Roman" w:hAnsi="Times New Roman"/>
                <w:sz w:val="20"/>
              </w:rPr>
            </w:pPr>
          </w:p>
        </w:tc>
        <w:tc>
          <w:tcPr>
            <w:tcW w:w="2814" w:type="dxa"/>
            <w:tcBorders>
              <w:top w:val="nil"/>
              <w:left w:val="nil"/>
              <w:bottom w:val="nil"/>
              <w:right w:val="nil"/>
            </w:tcBorders>
            <w:noWrap/>
            <w:vAlign w:val="bottom"/>
            <w:hideMark/>
          </w:tcPr>
          <w:p w14:paraId="402AA4A2" w14:textId="77777777" w:rsidR="00EE1DF4" w:rsidRPr="00C311AB" w:rsidRDefault="00EE1DF4" w:rsidP="000A3372">
            <w:pPr>
              <w:spacing w:line="240" w:lineRule="auto"/>
              <w:jc w:val="center"/>
              <w:rPr>
                <w:ins w:id="7080"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noWrap/>
            <w:vAlign w:val="bottom"/>
            <w:hideMark/>
          </w:tcPr>
          <w:p w14:paraId="3EFAAD59" w14:textId="77777777" w:rsidR="00EE1DF4" w:rsidRPr="00C311AB" w:rsidRDefault="00EE1DF4" w:rsidP="000A3372">
            <w:pPr>
              <w:spacing w:line="240" w:lineRule="auto"/>
              <w:jc w:val="center"/>
              <w:rPr>
                <w:ins w:id="7081" w:author="Alondra Vega Pacheco" w:date="2025-10-14T11:24:00Z" w16du:dateUtc="2025-10-14T16:24:00Z"/>
                <w:rFonts w:ascii="Times New Roman" w:hAnsi="Times New Roman"/>
                <w:sz w:val="20"/>
              </w:rPr>
            </w:pPr>
          </w:p>
        </w:tc>
      </w:tr>
      <w:tr w:rsidR="00EE1DF4" w:rsidRPr="00C311AB" w14:paraId="41C683F8" w14:textId="77777777" w:rsidTr="000A3372">
        <w:trPr>
          <w:trHeight w:val="300"/>
          <w:ins w:id="7082"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6E2D8F8F" w14:textId="77777777" w:rsidR="00EE1DF4" w:rsidRPr="00C311AB" w:rsidRDefault="00EE1DF4" w:rsidP="000A3372">
            <w:pPr>
              <w:spacing w:line="240" w:lineRule="auto"/>
              <w:rPr>
                <w:ins w:id="7083" w:author="Alondra Vega Pacheco" w:date="2025-10-14T11:24:00Z" w16du:dateUtc="2025-10-14T16:24:00Z"/>
                <w:rFonts w:ascii="Aptos Narrow" w:hAnsi="Aptos Narrow"/>
                <w:color w:val="000000"/>
                <w:sz w:val="22"/>
                <w:szCs w:val="22"/>
              </w:rPr>
            </w:pPr>
            <w:ins w:id="7084"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shd w:val="clear" w:color="C0E6F5" w:fill="C0E6F5"/>
            <w:noWrap/>
            <w:vAlign w:val="bottom"/>
            <w:hideMark/>
          </w:tcPr>
          <w:p w14:paraId="64E9572F" w14:textId="77777777" w:rsidR="00EE1DF4" w:rsidRPr="00C311AB" w:rsidRDefault="00EE1DF4" w:rsidP="000A3372">
            <w:pPr>
              <w:spacing w:line="240" w:lineRule="auto"/>
              <w:rPr>
                <w:ins w:id="7085"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noWrap/>
            <w:vAlign w:val="bottom"/>
            <w:hideMark/>
          </w:tcPr>
          <w:p w14:paraId="66C29830" w14:textId="77777777" w:rsidR="00EE1DF4" w:rsidRPr="00C311AB" w:rsidRDefault="00EE1DF4" w:rsidP="000A3372">
            <w:pPr>
              <w:spacing w:line="240" w:lineRule="auto"/>
              <w:jc w:val="center"/>
              <w:rPr>
                <w:ins w:id="7086"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noWrap/>
            <w:vAlign w:val="bottom"/>
            <w:hideMark/>
          </w:tcPr>
          <w:p w14:paraId="52555BC7" w14:textId="77777777" w:rsidR="00EE1DF4" w:rsidRPr="00C311AB" w:rsidRDefault="00EE1DF4" w:rsidP="000A3372">
            <w:pPr>
              <w:spacing w:line="240" w:lineRule="auto"/>
              <w:jc w:val="center"/>
              <w:rPr>
                <w:ins w:id="7087"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bottom"/>
            <w:hideMark/>
          </w:tcPr>
          <w:p w14:paraId="2FAEC22D" w14:textId="77777777" w:rsidR="00EE1DF4" w:rsidRPr="00C311AB" w:rsidRDefault="00EE1DF4" w:rsidP="000A3372">
            <w:pPr>
              <w:spacing w:line="240" w:lineRule="auto"/>
              <w:jc w:val="center"/>
              <w:rPr>
                <w:ins w:id="7088"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bottom"/>
            <w:hideMark/>
          </w:tcPr>
          <w:p w14:paraId="5E5C0CDE" w14:textId="77777777" w:rsidR="00EE1DF4" w:rsidRPr="00C311AB" w:rsidRDefault="00EE1DF4" w:rsidP="000A3372">
            <w:pPr>
              <w:spacing w:line="240" w:lineRule="auto"/>
              <w:rPr>
                <w:ins w:id="7089" w:author="Alondra Vega Pacheco" w:date="2025-10-14T11:24:00Z" w16du:dateUtc="2025-10-14T16:24:00Z"/>
                <w:rFonts w:ascii="Times New Roman" w:hAnsi="Times New Roman"/>
                <w:sz w:val="20"/>
              </w:rPr>
            </w:pPr>
          </w:p>
        </w:tc>
        <w:tc>
          <w:tcPr>
            <w:tcW w:w="3587" w:type="dxa"/>
            <w:tcBorders>
              <w:top w:val="nil"/>
              <w:left w:val="nil"/>
              <w:bottom w:val="nil"/>
              <w:right w:val="nil"/>
            </w:tcBorders>
            <w:shd w:val="clear" w:color="C0E6F5" w:fill="C0E6F5"/>
            <w:vAlign w:val="bottom"/>
            <w:hideMark/>
          </w:tcPr>
          <w:p w14:paraId="0C66764C" w14:textId="77777777" w:rsidR="00EE1DF4" w:rsidRPr="00C311AB" w:rsidRDefault="00EE1DF4" w:rsidP="000A3372">
            <w:pPr>
              <w:spacing w:line="240" w:lineRule="auto"/>
              <w:rPr>
                <w:ins w:id="7090" w:author="Alondra Vega Pacheco" w:date="2025-10-14T11:24:00Z" w16du:dateUtc="2025-10-14T16:24:00Z"/>
                <w:rFonts w:ascii="Times New Roman" w:hAnsi="Times New Roman"/>
                <w:sz w:val="20"/>
              </w:rPr>
            </w:pPr>
          </w:p>
        </w:tc>
        <w:tc>
          <w:tcPr>
            <w:tcW w:w="3495" w:type="dxa"/>
            <w:tcBorders>
              <w:top w:val="nil"/>
              <w:left w:val="nil"/>
              <w:bottom w:val="nil"/>
              <w:right w:val="nil"/>
            </w:tcBorders>
            <w:shd w:val="clear" w:color="C0E6F5" w:fill="C0E6F5"/>
            <w:vAlign w:val="bottom"/>
            <w:hideMark/>
          </w:tcPr>
          <w:p w14:paraId="51D4E653" w14:textId="77777777" w:rsidR="00EE1DF4" w:rsidRPr="00C311AB" w:rsidRDefault="00EE1DF4" w:rsidP="000A3372">
            <w:pPr>
              <w:spacing w:line="240" w:lineRule="auto"/>
              <w:rPr>
                <w:ins w:id="7091" w:author="Alondra Vega Pacheco" w:date="2025-10-14T11:24:00Z" w16du:dateUtc="2025-10-14T16:24:00Z"/>
                <w:rFonts w:ascii="Times New Roman" w:hAnsi="Times New Roman"/>
                <w:sz w:val="20"/>
              </w:rPr>
            </w:pPr>
          </w:p>
        </w:tc>
        <w:tc>
          <w:tcPr>
            <w:tcW w:w="1142" w:type="dxa"/>
            <w:tcBorders>
              <w:top w:val="nil"/>
              <w:left w:val="nil"/>
              <w:bottom w:val="nil"/>
              <w:right w:val="nil"/>
            </w:tcBorders>
            <w:shd w:val="clear" w:color="C0E6F5" w:fill="C0E6F5"/>
            <w:noWrap/>
            <w:vAlign w:val="bottom"/>
            <w:hideMark/>
          </w:tcPr>
          <w:p w14:paraId="6F94D823" w14:textId="77777777" w:rsidR="00EE1DF4" w:rsidRPr="00C311AB" w:rsidRDefault="00EE1DF4" w:rsidP="000A3372">
            <w:pPr>
              <w:spacing w:line="240" w:lineRule="auto"/>
              <w:jc w:val="center"/>
              <w:rPr>
                <w:ins w:id="7092"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noWrap/>
            <w:vAlign w:val="bottom"/>
            <w:hideMark/>
          </w:tcPr>
          <w:p w14:paraId="3C34BCB0" w14:textId="77777777" w:rsidR="00EE1DF4" w:rsidRPr="00C311AB" w:rsidRDefault="00EE1DF4" w:rsidP="000A3372">
            <w:pPr>
              <w:spacing w:line="240" w:lineRule="auto"/>
              <w:jc w:val="center"/>
              <w:rPr>
                <w:ins w:id="7093"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noWrap/>
            <w:vAlign w:val="bottom"/>
            <w:hideMark/>
          </w:tcPr>
          <w:p w14:paraId="4E377D16" w14:textId="77777777" w:rsidR="00EE1DF4" w:rsidRPr="00C311AB" w:rsidRDefault="00EE1DF4" w:rsidP="000A3372">
            <w:pPr>
              <w:spacing w:line="240" w:lineRule="auto"/>
              <w:jc w:val="center"/>
              <w:rPr>
                <w:ins w:id="7094" w:author="Alondra Vega Pacheco" w:date="2025-10-14T11:24:00Z" w16du:dateUtc="2025-10-14T16:24:00Z"/>
                <w:rFonts w:ascii="Times New Roman" w:hAnsi="Times New Roman"/>
                <w:sz w:val="20"/>
              </w:rPr>
            </w:pPr>
          </w:p>
        </w:tc>
      </w:tr>
      <w:tr w:rsidR="00EE1DF4" w:rsidRPr="00C311AB" w14:paraId="29A95B51" w14:textId="77777777" w:rsidTr="000A3372">
        <w:trPr>
          <w:trHeight w:val="1455"/>
          <w:ins w:id="7095"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77C185CD" w14:textId="77777777" w:rsidR="00EE1DF4" w:rsidRPr="00C311AB" w:rsidRDefault="00EE1DF4" w:rsidP="000A3372">
            <w:pPr>
              <w:spacing w:line="240" w:lineRule="auto"/>
              <w:rPr>
                <w:ins w:id="7096" w:author="Alondra Vega Pacheco" w:date="2025-10-14T11:24:00Z" w16du:dateUtc="2025-10-14T16:24:00Z"/>
                <w:rFonts w:ascii="Aptos Narrow" w:hAnsi="Aptos Narrow"/>
                <w:color w:val="000000"/>
                <w:sz w:val="22"/>
                <w:szCs w:val="22"/>
              </w:rPr>
            </w:pPr>
            <w:ins w:id="7097"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noWrap/>
            <w:vAlign w:val="bottom"/>
            <w:hideMark/>
          </w:tcPr>
          <w:p w14:paraId="5636F8F7" w14:textId="77777777" w:rsidR="00EE1DF4" w:rsidRPr="00C311AB" w:rsidRDefault="00EE1DF4" w:rsidP="000A3372">
            <w:pPr>
              <w:spacing w:line="240" w:lineRule="auto"/>
              <w:jc w:val="center"/>
              <w:rPr>
                <w:ins w:id="7098" w:author="Alondra Vega Pacheco" w:date="2025-10-14T11:24:00Z" w16du:dateUtc="2025-10-14T16:24:00Z"/>
                <w:rFonts w:ascii="Aptos Narrow" w:hAnsi="Aptos Narrow"/>
                <w:color w:val="000000"/>
                <w:sz w:val="22"/>
                <w:szCs w:val="22"/>
              </w:rPr>
            </w:pPr>
            <w:ins w:id="7099" w:author="Alondra Vega Pacheco" w:date="2025-10-14T11:24:00Z" w16du:dateUtc="2025-10-14T16:24:00Z">
              <w:r w:rsidRPr="00C311AB">
                <w:rPr>
                  <w:rFonts w:ascii="Aptos Narrow" w:hAnsi="Aptos Narrow"/>
                  <w:color w:val="000000"/>
                  <w:sz w:val="22"/>
                  <w:szCs w:val="22"/>
                </w:rPr>
                <w:t>9</w:t>
              </w:r>
            </w:ins>
          </w:p>
        </w:tc>
        <w:tc>
          <w:tcPr>
            <w:tcW w:w="1823" w:type="dxa"/>
            <w:tcBorders>
              <w:top w:val="nil"/>
              <w:left w:val="nil"/>
              <w:bottom w:val="nil"/>
              <w:right w:val="nil"/>
            </w:tcBorders>
            <w:noWrap/>
            <w:vAlign w:val="bottom"/>
            <w:hideMark/>
          </w:tcPr>
          <w:p w14:paraId="15FA005D" w14:textId="77777777" w:rsidR="00EE1DF4" w:rsidRPr="00C311AB" w:rsidRDefault="00EE1DF4" w:rsidP="000A3372">
            <w:pPr>
              <w:spacing w:line="240" w:lineRule="auto"/>
              <w:jc w:val="center"/>
              <w:rPr>
                <w:ins w:id="7100" w:author="Alondra Vega Pacheco" w:date="2025-10-14T11:24:00Z" w16du:dateUtc="2025-10-14T16:24:00Z"/>
                <w:rFonts w:ascii="Aptos Narrow" w:hAnsi="Aptos Narrow"/>
                <w:color w:val="000000"/>
                <w:sz w:val="22"/>
                <w:szCs w:val="22"/>
              </w:rPr>
            </w:pPr>
            <w:ins w:id="7101" w:author="Alondra Vega Pacheco" w:date="2025-10-14T11:24:00Z" w16du:dateUtc="2025-10-14T16:24:00Z">
              <w:r w:rsidRPr="00C311AB">
                <w:rPr>
                  <w:rFonts w:ascii="Aptos Narrow" w:hAnsi="Aptos Narrow"/>
                  <w:color w:val="000000"/>
                  <w:sz w:val="22"/>
                  <w:szCs w:val="22"/>
                </w:rPr>
                <w:t>8/5/2025-8/10/2025</w:t>
              </w:r>
            </w:ins>
          </w:p>
        </w:tc>
        <w:tc>
          <w:tcPr>
            <w:tcW w:w="3889" w:type="dxa"/>
            <w:tcBorders>
              <w:top w:val="nil"/>
              <w:left w:val="nil"/>
              <w:bottom w:val="nil"/>
              <w:right w:val="nil"/>
            </w:tcBorders>
            <w:noWrap/>
            <w:vAlign w:val="bottom"/>
            <w:hideMark/>
          </w:tcPr>
          <w:p w14:paraId="32ECA117" w14:textId="77777777" w:rsidR="00EE1DF4" w:rsidRPr="00C311AB" w:rsidRDefault="00EE1DF4" w:rsidP="000A3372">
            <w:pPr>
              <w:spacing w:line="240" w:lineRule="auto"/>
              <w:jc w:val="center"/>
              <w:rPr>
                <w:ins w:id="7102" w:author="Alondra Vega Pacheco" w:date="2025-10-14T11:24:00Z" w16du:dateUtc="2025-10-14T16:24:00Z"/>
                <w:rFonts w:ascii="Aptos Narrow" w:hAnsi="Aptos Narrow"/>
                <w:color w:val="000000"/>
                <w:sz w:val="22"/>
                <w:szCs w:val="22"/>
              </w:rPr>
            </w:pPr>
            <w:ins w:id="7103" w:author="Alondra Vega Pacheco" w:date="2025-10-14T11:24:00Z" w16du:dateUtc="2025-10-14T16:24:00Z">
              <w:r w:rsidRPr="00C311AB">
                <w:rPr>
                  <w:rFonts w:ascii="Aptos Narrow" w:hAnsi="Aptos Narrow"/>
                  <w:color w:val="000000"/>
                  <w:sz w:val="22"/>
                  <w:szCs w:val="22"/>
                </w:rPr>
                <w:t xml:space="preserve">Video and Audio Chat Architecture </w:t>
              </w:r>
            </w:ins>
          </w:p>
        </w:tc>
        <w:tc>
          <w:tcPr>
            <w:tcW w:w="3956" w:type="dxa"/>
            <w:tcBorders>
              <w:top w:val="nil"/>
              <w:left w:val="nil"/>
              <w:bottom w:val="nil"/>
              <w:right w:val="nil"/>
            </w:tcBorders>
            <w:vAlign w:val="bottom"/>
            <w:hideMark/>
          </w:tcPr>
          <w:p w14:paraId="3AECB6C3" w14:textId="77777777" w:rsidR="00EE1DF4" w:rsidRPr="00C311AB" w:rsidRDefault="00EE1DF4" w:rsidP="000A3372">
            <w:pPr>
              <w:spacing w:line="240" w:lineRule="auto"/>
              <w:rPr>
                <w:ins w:id="7104" w:author="Alondra Vega Pacheco" w:date="2025-10-14T11:24:00Z" w16du:dateUtc="2025-10-14T16:24:00Z"/>
                <w:rFonts w:ascii="Aptos Narrow" w:hAnsi="Aptos Narrow"/>
                <w:color w:val="000000"/>
                <w:sz w:val="22"/>
                <w:szCs w:val="22"/>
              </w:rPr>
            </w:pPr>
            <w:ins w:id="7105" w:author="Alondra Vega Pacheco" w:date="2025-10-14T11:24:00Z" w16du:dateUtc="2025-10-14T16:24:00Z">
              <w:r w:rsidRPr="00C311AB">
                <w:rPr>
                  <w:rFonts w:ascii="Aptos Narrow" w:hAnsi="Aptos Narrow"/>
                  <w:color w:val="000000"/>
                  <w:sz w:val="22"/>
                  <w:szCs w:val="22"/>
                </w:rPr>
                <w:t xml:space="preserve">Previous cohorts have implemented in-app messaging. This </w:t>
              </w:r>
              <w:proofErr w:type="spellStart"/>
              <w:r w:rsidRPr="00C311AB">
                <w:rPr>
                  <w:rFonts w:ascii="Aptos Narrow" w:hAnsi="Aptos Narrow"/>
                  <w:color w:val="000000"/>
                  <w:sz w:val="22"/>
                  <w:szCs w:val="22"/>
                </w:rPr>
                <w:t>years</w:t>
              </w:r>
              <w:proofErr w:type="spellEnd"/>
              <w:r w:rsidRPr="00C311AB">
                <w:rPr>
                  <w:rFonts w:ascii="Aptos Narrow" w:hAnsi="Aptos Narrow"/>
                  <w:color w:val="000000"/>
                  <w:sz w:val="22"/>
                  <w:szCs w:val="22"/>
                </w:rPr>
                <w:t xml:space="preserve"> Team B has the feature to update the architecture of the current implementation and implement video and audio calling.</w:t>
              </w:r>
            </w:ins>
          </w:p>
        </w:tc>
        <w:tc>
          <w:tcPr>
            <w:tcW w:w="3364" w:type="dxa"/>
            <w:tcBorders>
              <w:top w:val="nil"/>
              <w:left w:val="nil"/>
              <w:bottom w:val="nil"/>
              <w:right w:val="nil"/>
            </w:tcBorders>
            <w:vAlign w:val="bottom"/>
            <w:hideMark/>
          </w:tcPr>
          <w:p w14:paraId="262C34A7" w14:textId="77777777" w:rsidR="00EE1DF4" w:rsidRPr="00C311AB" w:rsidRDefault="00EE1DF4" w:rsidP="000A3372">
            <w:pPr>
              <w:spacing w:line="240" w:lineRule="auto"/>
              <w:rPr>
                <w:ins w:id="7106" w:author="Alondra Vega Pacheco" w:date="2025-10-14T11:24:00Z" w16du:dateUtc="2025-10-14T16:24:00Z"/>
                <w:rFonts w:ascii="Aptos Narrow" w:hAnsi="Aptos Narrow"/>
                <w:color w:val="000000"/>
                <w:sz w:val="22"/>
                <w:szCs w:val="22"/>
              </w:rPr>
            </w:pPr>
            <w:ins w:id="7107" w:author="Alondra Vega Pacheco" w:date="2025-10-14T11:24:00Z" w16du:dateUtc="2025-10-14T16:24:00Z">
              <w:r w:rsidRPr="00C311AB">
                <w:rPr>
                  <w:rFonts w:ascii="Aptos Narrow" w:hAnsi="Aptos Narrow"/>
                  <w:color w:val="000000"/>
                  <w:sz w:val="22"/>
                  <w:szCs w:val="22"/>
                </w:rPr>
                <w:t xml:space="preserve">1. </w:t>
              </w:r>
              <w:proofErr w:type="spellStart"/>
              <w:r w:rsidRPr="00C311AB">
                <w:rPr>
                  <w:rFonts w:ascii="Aptos Narrow" w:hAnsi="Aptos Narrow"/>
                  <w:color w:val="000000"/>
                  <w:sz w:val="22"/>
                  <w:szCs w:val="22"/>
                </w:rPr>
                <w:t>Jitsi</w:t>
              </w:r>
              <w:proofErr w:type="spellEnd"/>
            </w:ins>
          </w:p>
        </w:tc>
        <w:tc>
          <w:tcPr>
            <w:tcW w:w="3587" w:type="dxa"/>
            <w:tcBorders>
              <w:top w:val="nil"/>
              <w:left w:val="nil"/>
              <w:bottom w:val="nil"/>
              <w:right w:val="nil"/>
            </w:tcBorders>
            <w:vAlign w:val="bottom"/>
            <w:hideMark/>
          </w:tcPr>
          <w:p w14:paraId="08ECAE08" w14:textId="77777777" w:rsidR="00EE1DF4" w:rsidRPr="00C311AB" w:rsidRDefault="00EE1DF4" w:rsidP="000A3372">
            <w:pPr>
              <w:spacing w:line="240" w:lineRule="auto"/>
              <w:rPr>
                <w:ins w:id="7108"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vAlign w:val="bottom"/>
            <w:hideMark/>
          </w:tcPr>
          <w:p w14:paraId="7ADD27B1" w14:textId="77777777" w:rsidR="00EE1DF4" w:rsidRPr="00C311AB" w:rsidRDefault="00EE1DF4" w:rsidP="000A3372">
            <w:pPr>
              <w:spacing w:line="240" w:lineRule="auto"/>
              <w:rPr>
                <w:ins w:id="7109" w:author="Alondra Vega Pacheco" w:date="2025-10-14T11:24:00Z" w16du:dateUtc="2025-10-14T16:24:00Z"/>
                <w:rFonts w:ascii="Times New Roman" w:hAnsi="Times New Roman"/>
                <w:sz w:val="20"/>
              </w:rPr>
            </w:pPr>
          </w:p>
        </w:tc>
        <w:tc>
          <w:tcPr>
            <w:tcW w:w="1142" w:type="dxa"/>
            <w:tcBorders>
              <w:top w:val="nil"/>
              <w:left w:val="nil"/>
              <w:bottom w:val="nil"/>
              <w:right w:val="nil"/>
            </w:tcBorders>
            <w:noWrap/>
            <w:vAlign w:val="bottom"/>
            <w:hideMark/>
          </w:tcPr>
          <w:p w14:paraId="1148B9C0" w14:textId="77777777" w:rsidR="00EE1DF4" w:rsidRPr="00C311AB" w:rsidRDefault="00EE1DF4" w:rsidP="000A3372">
            <w:pPr>
              <w:spacing w:line="240" w:lineRule="auto"/>
              <w:jc w:val="center"/>
              <w:rPr>
                <w:ins w:id="7110" w:author="Alondra Vega Pacheco" w:date="2025-10-14T11:24:00Z" w16du:dateUtc="2025-10-14T16:24:00Z"/>
                <w:rFonts w:ascii="Times New Roman" w:hAnsi="Times New Roman"/>
                <w:sz w:val="20"/>
              </w:rPr>
            </w:pPr>
          </w:p>
        </w:tc>
        <w:tc>
          <w:tcPr>
            <w:tcW w:w="2814" w:type="dxa"/>
            <w:tcBorders>
              <w:top w:val="nil"/>
              <w:left w:val="nil"/>
              <w:bottom w:val="nil"/>
              <w:right w:val="nil"/>
            </w:tcBorders>
            <w:noWrap/>
            <w:vAlign w:val="bottom"/>
            <w:hideMark/>
          </w:tcPr>
          <w:p w14:paraId="2E0AA563" w14:textId="77777777" w:rsidR="00EE1DF4" w:rsidRPr="00C311AB" w:rsidRDefault="00EE1DF4" w:rsidP="000A3372">
            <w:pPr>
              <w:spacing w:line="240" w:lineRule="auto"/>
              <w:jc w:val="center"/>
              <w:rPr>
                <w:ins w:id="7111"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noWrap/>
            <w:vAlign w:val="bottom"/>
            <w:hideMark/>
          </w:tcPr>
          <w:p w14:paraId="69778800" w14:textId="77777777" w:rsidR="00EE1DF4" w:rsidRPr="00C311AB" w:rsidRDefault="00EE1DF4" w:rsidP="000A3372">
            <w:pPr>
              <w:spacing w:line="240" w:lineRule="auto"/>
              <w:jc w:val="center"/>
              <w:rPr>
                <w:ins w:id="7112" w:author="Alondra Vega Pacheco" w:date="2025-10-14T11:24:00Z" w16du:dateUtc="2025-10-14T16:24:00Z"/>
                <w:rFonts w:ascii="Times New Roman" w:hAnsi="Times New Roman"/>
                <w:sz w:val="20"/>
              </w:rPr>
            </w:pPr>
          </w:p>
        </w:tc>
      </w:tr>
      <w:tr w:rsidR="00EE1DF4" w:rsidRPr="00C311AB" w14:paraId="06052242" w14:textId="77777777" w:rsidTr="000A3372">
        <w:trPr>
          <w:trHeight w:val="300"/>
          <w:ins w:id="7113"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6120FACE" w14:textId="77777777" w:rsidR="00EE1DF4" w:rsidRPr="00C311AB" w:rsidRDefault="00EE1DF4" w:rsidP="000A3372">
            <w:pPr>
              <w:spacing w:line="240" w:lineRule="auto"/>
              <w:rPr>
                <w:ins w:id="7114" w:author="Alondra Vega Pacheco" w:date="2025-10-14T11:24:00Z" w16du:dateUtc="2025-10-14T16:24:00Z"/>
                <w:rFonts w:ascii="Aptos Narrow" w:hAnsi="Aptos Narrow"/>
                <w:color w:val="000000"/>
                <w:sz w:val="22"/>
                <w:szCs w:val="22"/>
              </w:rPr>
            </w:pPr>
            <w:ins w:id="7115"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shd w:val="clear" w:color="C0E6F5" w:fill="C0E6F5"/>
            <w:noWrap/>
            <w:vAlign w:val="bottom"/>
            <w:hideMark/>
          </w:tcPr>
          <w:p w14:paraId="49429C82" w14:textId="77777777" w:rsidR="00EE1DF4" w:rsidRPr="00C311AB" w:rsidRDefault="00EE1DF4" w:rsidP="000A3372">
            <w:pPr>
              <w:spacing w:line="240" w:lineRule="auto"/>
              <w:rPr>
                <w:ins w:id="7116"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noWrap/>
            <w:vAlign w:val="bottom"/>
            <w:hideMark/>
          </w:tcPr>
          <w:p w14:paraId="1B7B01BE" w14:textId="77777777" w:rsidR="00EE1DF4" w:rsidRPr="00C311AB" w:rsidRDefault="00EE1DF4" w:rsidP="000A3372">
            <w:pPr>
              <w:spacing w:line="240" w:lineRule="auto"/>
              <w:jc w:val="center"/>
              <w:rPr>
                <w:ins w:id="7117"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noWrap/>
            <w:vAlign w:val="bottom"/>
            <w:hideMark/>
          </w:tcPr>
          <w:p w14:paraId="58FE99AF" w14:textId="77777777" w:rsidR="00EE1DF4" w:rsidRPr="00C311AB" w:rsidRDefault="00EE1DF4" w:rsidP="000A3372">
            <w:pPr>
              <w:spacing w:line="240" w:lineRule="auto"/>
              <w:jc w:val="center"/>
              <w:rPr>
                <w:ins w:id="7118"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bottom"/>
            <w:hideMark/>
          </w:tcPr>
          <w:p w14:paraId="3A5AA93D" w14:textId="77777777" w:rsidR="00EE1DF4" w:rsidRPr="00C311AB" w:rsidRDefault="00EE1DF4" w:rsidP="000A3372">
            <w:pPr>
              <w:spacing w:line="240" w:lineRule="auto"/>
              <w:jc w:val="center"/>
              <w:rPr>
                <w:ins w:id="7119"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bottom"/>
            <w:hideMark/>
          </w:tcPr>
          <w:p w14:paraId="431B5AC2" w14:textId="77777777" w:rsidR="00EE1DF4" w:rsidRPr="00C311AB" w:rsidRDefault="00EE1DF4" w:rsidP="000A3372">
            <w:pPr>
              <w:spacing w:line="240" w:lineRule="auto"/>
              <w:rPr>
                <w:ins w:id="7120" w:author="Alondra Vega Pacheco" w:date="2025-10-14T11:24:00Z" w16du:dateUtc="2025-10-14T16:24:00Z"/>
                <w:rFonts w:ascii="Aptos Narrow" w:hAnsi="Aptos Narrow"/>
                <w:color w:val="000000"/>
                <w:sz w:val="22"/>
                <w:szCs w:val="22"/>
              </w:rPr>
            </w:pPr>
            <w:ins w:id="7121" w:author="Alondra Vega Pacheco" w:date="2025-10-14T11:24:00Z" w16du:dateUtc="2025-10-14T16:24:00Z">
              <w:r w:rsidRPr="00C311AB">
                <w:rPr>
                  <w:rFonts w:ascii="Aptos Narrow" w:hAnsi="Aptos Narrow"/>
                  <w:color w:val="000000"/>
                  <w:sz w:val="22"/>
                  <w:szCs w:val="22"/>
                </w:rPr>
                <w:t>2. WebSocket</w:t>
              </w:r>
            </w:ins>
          </w:p>
        </w:tc>
        <w:tc>
          <w:tcPr>
            <w:tcW w:w="3587" w:type="dxa"/>
            <w:tcBorders>
              <w:top w:val="nil"/>
              <w:left w:val="nil"/>
              <w:bottom w:val="nil"/>
              <w:right w:val="nil"/>
            </w:tcBorders>
            <w:shd w:val="clear" w:color="C0E6F5" w:fill="C0E6F5"/>
            <w:vAlign w:val="bottom"/>
            <w:hideMark/>
          </w:tcPr>
          <w:p w14:paraId="0B7596E7" w14:textId="77777777" w:rsidR="00EE1DF4" w:rsidRPr="00C311AB" w:rsidRDefault="00EE1DF4" w:rsidP="000A3372">
            <w:pPr>
              <w:spacing w:line="240" w:lineRule="auto"/>
              <w:rPr>
                <w:ins w:id="7122"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shd w:val="clear" w:color="C0E6F5" w:fill="C0E6F5"/>
            <w:vAlign w:val="bottom"/>
            <w:hideMark/>
          </w:tcPr>
          <w:p w14:paraId="392AC7E7" w14:textId="77777777" w:rsidR="00EE1DF4" w:rsidRPr="00C311AB" w:rsidRDefault="00EE1DF4" w:rsidP="000A3372">
            <w:pPr>
              <w:spacing w:line="240" w:lineRule="auto"/>
              <w:rPr>
                <w:ins w:id="7123" w:author="Alondra Vega Pacheco" w:date="2025-10-14T11:24:00Z" w16du:dateUtc="2025-10-14T16:24:00Z"/>
                <w:rFonts w:ascii="Times New Roman" w:hAnsi="Times New Roman"/>
                <w:sz w:val="20"/>
              </w:rPr>
            </w:pPr>
          </w:p>
        </w:tc>
        <w:tc>
          <w:tcPr>
            <w:tcW w:w="1142" w:type="dxa"/>
            <w:tcBorders>
              <w:top w:val="nil"/>
              <w:left w:val="nil"/>
              <w:bottom w:val="nil"/>
              <w:right w:val="nil"/>
            </w:tcBorders>
            <w:shd w:val="clear" w:color="C0E6F5" w:fill="C0E6F5"/>
            <w:noWrap/>
            <w:vAlign w:val="bottom"/>
            <w:hideMark/>
          </w:tcPr>
          <w:p w14:paraId="3943B44C" w14:textId="77777777" w:rsidR="00EE1DF4" w:rsidRPr="00C311AB" w:rsidRDefault="00EE1DF4" w:rsidP="000A3372">
            <w:pPr>
              <w:spacing w:line="240" w:lineRule="auto"/>
              <w:jc w:val="center"/>
              <w:rPr>
                <w:ins w:id="7124"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noWrap/>
            <w:vAlign w:val="bottom"/>
            <w:hideMark/>
          </w:tcPr>
          <w:p w14:paraId="7568971B" w14:textId="77777777" w:rsidR="00EE1DF4" w:rsidRPr="00C311AB" w:rsidRDefault="00EE1DF4" w:rsidP="000A3372">
            <w:pPr>
              <w:spacing w:line="240" w:lineRule="auto"/>
              <w:jc w:val="center"/>
              <w:rPr>
                <w:ins w:id="7125"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noWrap/>
            <w:vAlign w:val="bottom"/>
            <w:hideMark/>
          </w:tcPr>
          <w:p w14:paraId="4879DC4C" w14:textId="77777777" w:rsidR="00EE1DF4" w:rsidRPr="00C311AB" w:rsidRDefault="00EE1DF4" w:rsidP="000A3372">
            <w:pPr>
              <w:spacing w:line="240" w:lineRule="auto"/>
              <w:jc w:val="center"/>
              <w:rPr>
                <w:ins w:id="7126" w:author="Alondra Vega Pacheco" w:date="2025-10-14T11:24:00Z" w16du:dateUtc="2025-10-14T16:24:00Z"/>
                <w:rFonts w:ascii="Times New Roman" w:hAnsi="Times New Roman"/>
                <w:sz w:val="20"/>
              </w:rPr>
            </w:pPr>
          </w:p>
        </w:tc>
      </w:tr>
      <w:tr w:rsidR="00EE1DF4" w:rsidRPr="00C311AB" w14:paraId="61351B62" w14:textId="77777777" w:rsidTr="000A3372">
        <w:trPr>
          <w:trHeight w:val="300"/>
          <w:ins w:id="7127"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0DFFFEDE" w14:textId="77777777" w:rsidR="00EE1DF4" w:rsidRPr="00C311AB" w:rsidRDefault="00EE1DF4" w:rsidP="000A3372">
            <w:pPr>
              <w:spacing w:line="240" w:lineRule="auto"/>
              <w:rPr>
                <w:ins w:id="7128" w:author="Alondra Vega Pacheco" w:date="2025-10-14T11:24:00Z" w16du:dateUtc="2025-10-14T16:24:00Z"/>
                <w:rFonts w:ascii="Aptos Narrow" w:hAnsi="Aptos Narrow"/>
                <w:color w:val="000000"/>
                <w:sz w:val="22"/>
                <w:szCs w:val="22"/>
              </w:rPr>
            </w:pPr>
            <w:ins w:id="7129"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noWrap/>
            <w:vAlign w:val="bottom"/>
            <w:hideMark/>
          </w:tcPr>
          <w:p w14:paraId="30E149AA" w14:textId="77777777" w:rsidR="00EE1DF4" w:rsidRPr="00C311AB" w:rsidRDefault="00EE1DF4" w:rsidP="000A3372">
            <w:pPr>
              <w:spacing w:line="240" w:lineRule="auto"/>
              <w:rPr>
                <w:ins w:id="7130"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noWrap/>
            <w:vAlign w:val="bottom"/>
            <w:hideMark/>
          </w:tcPr>
          <w:p w14:paraId="4DD3CF61" w14:textId="77777777" w:rsidR="00EE1DF4" w:rsidRPr="00C311AB" w:rsidRDefault="00EE1DF4" w:rsidP="000A3372">
            <w:pPr>
              <w:spacing w:line="240" w:lineRule="auto"/>
              <w:jc w:val="center"/>
              <w:rPr>
                <w:ins w:id="7131" w:author="Alondra Vega Pacheco" w:date="2025-10-14T11:24:00Z" w16du:dateUtc="2025-10-14T16:24:00Z"/>
                <w:rFonts w:ascii="Times New Roman" w:hAnsi="Times New Roman"/>
                <w:sz w:val="20"/>
              </w:rPr>
            </w:pPr>
          </w:p>
        </w:tc>
        <w:tc>
          <w:tcPr>
            <w:tcW w:w="3889" w:type="dxa"/>
            <w:tcBorders>
              <w:top w:val="nil"/>
              <w:left w:val="nil"/>
              <w:bottom w:val="nil"/>
              <w:right w:val="nil"/>
            </w:tcBorders>
            <w:noWrap/>
            <w:vAlign w:val="bottom"/>
            <w:hideMark/>
          </w:tcPr>
          <w:p w14:paraId="51C7A729" w14:textId="77777777" w:rsidR="00EE1DF4" w:rsidRPr="00C311AB" w:rsidRDefault="00EE1DF4" w:rsidP="000A3372">
            <w:pPr>
              <w:spacing w:line="240" w:lineRule="auto"/>
              <w:jc w:val="center"/>
              <w:rPr>
                <w:ins w:id="7132"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bottom"/>
            <w:hideMark/>
          </w:tcPr>
          <w:p w14:paraId="7364B173" w14:textId="77777777" w:rsidR="00EE1DF4" w:rsidRPr="00C311AB" w:rsidRDefault="00EE1DF4" w:rsidP="000A3372">
            <w:pPr>
              <w:spacing w:line="240" w:lineRule="auto"/>
              <w:jc w:val="center"/>
              <w:rPr>
                <w:ins w:id="7133" w:author="Alondra Vega Pacheco" w:date="2025-10-14T11:24:00Z" w16du:dateUtc="2025-10-14T16:24:00Z"/>
                <w:rFonts w:ascii="Times New Roman" w:hAnsi="Times New Roman"/>
                <w:sz w:val="20"/>
              </w:rPr>
            </w:pPr>
          </w:p>
        </w:tc>
        <w:tc>
          <w:tcPr>
            <w:tcW w:w="3364" w:type="dxa"/>
            <w:tcBorders>
              <w:top w:val="nil"/>
              <w:left w:val="nil"/>
              <w:bottom w:val="nil"/>
              <w:right w:val="nil"/>
            </w:tcBorders>
            <w:vAlign w:val="bottom"/>
            <w:hideMark/>
          </w:tcPr>
          <w:p w14:paraId="78F875A5" w14:textId="77777777" w:rsidR="00EE1DF4" w:rsidRPr="00C311AB" w:rsidRDefault="00EE1DF4" w:rsidP="000A3372">
            <w:pPr>
              <w:spacing w:line="240" w:lineRule="auto"/>
              <w:rPr>
                <w:ins w:id="7134" w:author="Alondra Vega Pacheco" w:date="2025-10-14T11:24:00Z" w16du:dateUtc="2025-10-14T16:24:00Z"/>
                <w:rFonts w:ascii="Aptos Narrow" w:hAnsi="Aptos Narrow"/>
                <w:color w:val="000000"/>
                <w:sz w:val="22"/>
                <w:szCs w:val="22"/>
              </w:rPr>
            </w:pPr>
            <w:ins w:id="7135" w:author="Alondra Vega Pacheco" w:date="2025-10-14T11:24:00Z" w16du:dateUtc="2025-10-14T16:24:00Z">
              <w:r w:rsidRPr="00C311AB">
                <w:rPr>
                  <w:rFonts w:ascii="Aptos Narrow" w:hAnsi="Aptos Narrow"/>
                  <w:color w:val="000000"/>
                  <w:sz w:val="22"/>
                  <w:szCs w:val="22"/>
                </w:rPr>
                <w:t>3. WebRTC</w:t>
              </w:r>
            </w:ins>
          </w:p>
        </w:tc>
        <w:tc>
          <w:tcPr>
            <w:tcW w:w="3587" w:type="dxa"/>
            <w:tcBorders>
              <w:top w:val="nil"/>
              <w:left w:val="nil"/>
              <w:bottom w:val="nil"/>
              <w:right w:val="nil"/>
            </w:tcBorders>
            <w:vAlign w:val="bottom"/>
            <w:hideMark/>
          </w:tcPr>
          <w:p w14:paraId="6EC6384B" w14:textId="77777777" w:rsidR="00EE1DF4" w:rsidRPr="00C311AB" w:rsidRDefault="00EE1DF4" w:rsidP="000A3372">
            <w:pPr>
              <w:spacing w:line="240" w:lineRule="auto"/>
              <w:rPr>
                <w:ins w:id="7136"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vAlign w:val="bottom"/>
            <w:hideMark/>
          </w:tcPr>
          <w:p w14:paraId="456A911A" w14:textId="77777777" w:rsidR="00EE1DF4" w:rsidRPr="00C311AB" w:rsidRDefault="00EE1DF4" w:rsidP="000A3372">
            <w:pPr>
              <w:spacing w:line="240" w:lineRule="auto"/>
              <w:rPr>
                <w:ins w:id="7137" w:author="Alondra Vega Pacheco" w:date="2025-10-14T11:24:00Z" w16du:dateUtc="2025-10-14T16:24:00Z"/>
                <w:rFonts w:ascii="Times New Roman" w:hAnsi="Times New Roman"/>
                <w:sz w:val="20"/>
              </w:rPr>
            </w:pPr>
          </w:p>
        </w:tc>
        <w:tc>
          <w:tcPr>
            <w:tcW w:w="1142" w:type="dxa"/>
            <w:tcBorders>
              <w:top w:val="nil"/>
              <w:left w:val="nil"/>
              <w:bottom w:val="nil"/>
              <w:right w:val="nil"/>
            </w:tcBorders>
            <w:noWrap/>
            <w:vAlign w:val="bottom"/>
            <w:hideMark/>
          </w:tcPr>
          <w:p w14:paraId="244D7607" w14:textId="77777777" w:rsidR="00EE1DF4" w:rsidRPr="00C311AB" w:rsidRDefault="00EE1DF4" w:rsidP="000A3372">
            <w:pPr>
              <w:spacing w:line="240" w:lineRule="auto"/>
              <w:jc w:val="center"/>
              <w:rPr>
                <w:ins w:id="7138" w:author="Alondra Vega Pacheco" w:date="2025-10-14T11:24:00Z" w16du:dateUtc="2025-10-14T16:24:00Z"/>
                <w:rFonts w:ascii="Times New Roman" w:hAnsi="Times New Roman"/>
                <w:sz w:val="20"/>
              </w:rPr>
            </w:pPr>
          </w:p>
        </w:tc>
        <w:tc>
          <w:tcPr>
            <w:tcW w:w="2814" w:type="dxa"/>
            <w:tcBorders>
              <w:top w:val="nil"/>
              <w:left w:val="nil"/>
              <w:bottom w:val="nil"/>
              <w:right w:val="nil"/>
            </w:tcBorders>
            <w:noWrap/>
            <w:vAlign w:val="bottom"/>
            <w:hideMark/>
          </w:tcPr>
          <w:p w14:paraId="4AB5AD61" w14:textId="77777777" w:rsidR="00EE1DF4" w:rsidRPr="00C311AB" w:rsidRDefault="00EE1DF4" w:rsidP="000A3372">
            <w:pPr>
              <w:spacing w:line="240" w:lineRule="auto"/>
              <w:jc w:val="center"/>
              <w:rPr>
                <w:ins w:id="7139"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noWrap/>
            <w:vAlign w:val="bottom"/>
            <w:hideMark/>
          </w:tcPr>
          <w:p w14:paraId="36C93CFA" w14:textId="77777777" w:rsidR="00EE1DF4" w:rsidRPr="00C311AB" w:rsidRDefault="00EE1DF4" w:rsidP="000A3372">
            <w:pPr>
              <w:spacing w:line="240" w:lineRule="auto"/>
              <w:jc w:val="center"/>
              <w:rPr>
                <w:ins w:id="7140" w:author="Alondra Vega Pacheco" w:date="2025-10-14T11:24:00Z" w16du:dateUtc="2025-10-14T16:24:00Z"/>
                <w:rFonts w:ascii="Times New Roman" w:hAnsi="Times New Roman"/>
                <w:sz w:val="20"/>
              </w:rPr>
            </w:pPr>
          </w:p>
        </w:tc>
      </w:tr>
      <w:tr w:rsidR="00EE1DF4" w:rsidRPr="00C311AB" w14:paraId="4B042644" w14:textId="77777777" w:rsidTr="000A3372">
        <w:trPr>
          <w:trHeight w:val="300"/>
          <w:ins w:id="7141"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4D687344" w14:textId="77777777" w:rsidR="00EE1DF4" w:rsidRPr="00C311AB" w:rsidRDefault="00EE1DF4" w:rsidP="000A3372">
            <w:pPr>
              <w:spacing w:line="240" w:lineRule="auto"/>
              <w:rPr>
                <w:ins w:id="7142" w:author="Alondra Vega Pacheco" w:date="2025-10-14T11:24:00Z" w16du:dateUtc="2025-10-14T16:24:00Z"/>
                <w:rFonts w:ascii="Aptos Narrow" w:hAnsi="Aptos Narrow"/>
                <w:color w:val="000000"/>
                <w:sz w:val="22"/>
                <w:szCs w:val="22"/>
              </w:rPr>
            </w:pPr>
            <w:ins w:id="7143"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shd w:val="clear" w:color="C0E6F5" w:fill="C0E6F5"/>
            <w:noWrap/>
            <w:vAlign w:val="bottom"/>
            <w:hideMark/>
          </w:tcPr>
          <w:p w14:paraId="3B1ACA6D" w14:textId="77777777" w:rsidR="00EE1DF4" w:rsidRPr="00C311AB" w:rsidRDefault="00EE1DF4" w:rsidP="000A3372">
            <w:pPr>
              <w:spacing w:line="240" w:lineRule="auto"/>
              <w:rPr>
                <w:ins w:id="7144"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noWrap/>
            <w:vAlign w:val="bottom"/>
            <w:hideMark/>
          </w:tcPr>
          <w:p w14:paraId="0DD47F75" w14:textId="77777777" w:rsidR="00EE1DF4" w:rsidRPr="00C311AB" w:rsidRDefault="00EE1DF4" w:rsidP="000A3372">
            <w:pPr>
              <w:spacing w:line="240" w:lineRule="auto"/>
              <w:jc w:val="center"/>
              <w:rPr>
                <w:ins w:id="7145"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noWrap/>
            <w:vAlign w:val="bottom"/>
            <w:hideMark/>
          </w:tcPr>
          <w:p w14:paraId="2C2A6666" w14:textId="77777777" w:rsidR="00EE1DF4" w:rsidRPr="00C311AB" w:rsidRDefault="00EE1DF4" w:rsidP="000A3372">
            <w:pPr>
              <w:spacing w:line="240" w:lineRule="auto"/>
              <w:jc w:val="center"/>
              <w:rPr>
                <w:ins w:id="7146"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bottom"/>
            <w:hideMark/>
          </w:tcPr>
          <w:p w14:paraId="71A7280D" w14:textId="77777777" w:rsidR="00EE1DF4" w:rsidRPr="00C311AB" w:rsidRDefault="00EE1DF4" w:rsidP="000A3372">
            <w:pPr>
              <w:spacing w:line="240" w:lineRule="auto"/>
              <w:jc w:val="center"/>
              <w:rPr>
                <w:ins w:id="7147"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bottom"/>
            <w:hideMark/>
          </w:tcPr>
          <w:p w14:paraId="34B86220" w14:textId="77777777" w:rsidR="00EE1DF4" w:rsidRPr="00C311AB" w:rsidRDefault="00EE1DF4" w:rsidP="000A3372">
            <w:pPr>
              <w:spacing w:line="240" w:lineRule="auto"/>
              <w:rPr>
                <w:ins w:id="7148" w:author="Alondra Vega Pacheco" w:date="2025-10-14T11:24:00Z" w16du:dateUtc="2025-10-14T16:24:00Z"/>
                <w:rFonts w:ascii="Aptos Narrow" w:hAnsi="Aptos Narrow"/>
                <w:color w:val="000000"/>
                <w:sz w:val="22"/>
                <w:szCs w:val="22"/>
              </w:rPr>
            </w:pPr>
            <w:ins w:id="7149" w:author="Alondra Vega Pacheco" w:date="2025-10-14T11:24:00Z" w16du:dateUtc="2025-10-14T16:24:00Z">
              <w:r w:rsidRPr="00C311AB">
                <w:rPr>
                  <w:rFonts w:ascii="Aptos Narrow" w:hAnsi="Aptos Narrow"/>
                  <w:color w:val="000000"/>
                  <w:sz w:val="22"/>
                  <w:szCs w:val="22"/>
                </w:rPr>
                <w:t>4. Serverless WebRTC</w:t>
              </w:r>
            </w:ins>
          </w:p>
        </w:tc>
        <w:tc>
          <w:tcPr>
            <w:tcW w:w="3587" w:type="dxa"/>
            <w:tcBorders>
              <w:top w:val="nil"/>
              <w:left w:val="nil"/>
              <w:bottom w:val="nil"/>
              <w:right w:val="nil"/>
            </w:tcBorders>
            <w:shd w:val="clear" w:color="C0E6F5" w:fill="C0E6F5"/>
            <w:vAlign w:val="bottom"/>
            <w:hideMark/>
          </w:tcPr>
          <w:p w14:paraId="20993294" w14:textId="77777777" w:rsidR="00EE1DF4" w:rsidRPr="00C311AB" w:rsidRDefault="00EE1DF4" w:rsidP="000A3372">
            <w:pPr>
              <w:spacing w:line="240" w:lineRule="auto"/>
              <w:rPr>
                <w:ins w:id="7150"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shd w:val="clear" w:color="C0E6F5" w:fill="C0E6F5"/>
            <w:vAlign w:val="bottom"/>
            <w:hideMark/>
          </w:tcPr>
          <w:p w14:paraId="30362026" w14:textId="77777777" w:rsidR="00EE1DF4" w:rsidRPr="00C311AB" w:rsidRDefault="00EE1DF4" w:rsidP="000A3372">
            <w:pPr>
              <w:spacing w:line="240" w:lineRule="auto"/>
              <w:rPr>
                <w:ins w:id="7151" w:author="Alondra Vega Pacheco" w:date="2025-10-14T11:24:00Z" w16du:dateUtc="2025-10-14T16:24:00Z"/>
                <w:rFonts w:ascii="Times New Roman" w:hAnsi="Times New Roman"/>
                <w:sz w:val="20"/>
              </w:rPr>
            </w:pPr>
          </w:p>
        </w:tc>
        <w:tc>
          <w:tcPr>
            <w:tcW w:w="1142" w:type="dxa"/>
            <w:tcBorders>
              <w:top w:val="nil"/>
              <w:left w:val="nil"/>
              <w:bottom w:val="nil"/>
              <w:right w:val="nil"/>
            </w:tcBorders>
            <w:shd w:val="clear" w:color="C0E6F5" w:fill="C0E6F5"/>
            <w:noWrap/>
            <w:vAlign w:val="bottom"/>
            <w:hideMark/>
          </w:tcPr>
          <w:p w14:paraId="277C171D" w14:textId="77777777" w:rsidR="00EE1DF4" w:rsidRPr="00C311AB" w:rsidRDefault="00EE1DF4" w:rsidP="000A3372">
            <w:pPr>
              <w:spacing w:line="240" w:lineRule="auto"/>
              <w:jc w:val="center"/>
              <w:rPr>
                <w:ins w:id="7152"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noWrap/>
            <w:vAlign w:val="bottom"/>
            <w:hideMark/>
          </w:tcPr>
          <w:p w14:paraId="5E8F8E0C" w14:textId="77777777" w:rsidR="00EE1DF4" w:rsidRPr="00C311AB" w:rsidRDefault="00EE1DF4" w:rsidP="000A3372">
            <w:pPr>
              <w:spacing w:line="240" w:lineRule="auto"/>
              <w:jc w:val="center"/>
              <w:rPr>
                <w:ins w:id="7153"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noWrap/>
            <w:vAlign w:val="bottom"/>
            <w:hideMark/>
          </w:tcPr>
          <w:p w14:paraId="44494C62" w14:textId="77777777" w:rsidR="00EE1DF4" w:rsidRPr="00C311AB" w:rsidRDefault="00EE1DF4" w:rsidP="000A3372">
            <w:pPr>
              <w:spacing w:line="240" w:lineRule="auto"/>
              <w:jc w:val="center"/>
              <w:rPr>
                <w:ins w:id="7154" w:author="Alondra Vega Pacheco" w:date="2025-10-14T11:24:00Z" w16du:dateUtc="2025-10-14T16:24:00Z"/>
                <w:rFonts w:ascii="Times New Roman" w:hAnsi="Times New Roman"/>
                <w:sz w:val="20"/>
              </w:rPr>
            </w:pPr>
          </w:p>
        </w:tc>
      </w:tr>
      <w:tr w:rsidR="00EE1DF4" w:rsidRPr="00C311AB" w14:paraId="47414F8A" w14:textId="77777777" w:rsidTr="000A3372">
        <w:trPr>
          <w:trHeight w:val="870"/>
          <w:ins w:id="7155"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793CD04C" w14:textId="77777777" w:rsidR="00EE1DF4" w:rsidRPr="00C311AB" w:rsidRDefault="00EE1DF4" w:rsidP="000A3372">
            <w:pPr>
              <w:spacing w:line="240" w:lineRule="auto"/>
              <w:rPr>
                <w:ins w:id="7156" w:author="Alondra Vega Pacheco" w:date="2025-10-14T11:24:00Z" w16du:dateUtc="2025-10-14T16:24:00Z"/>
                <w:rFonts w:ascii="Aptos Narrow" w:hAnsi="Aptos Narrow"/>
                <w:color w:val="000000"/>
                <w:sz w:val="22"/>
                <w:szCs w:val="22"/>
              </w:rPr>
            </w:pPr>
            <w:ins w:id="7157" w:author="Alondra Vega Pacheco" w:date="2025-10-14T11:24:00Z" w16du:dateUtc="2025-10-14T16:24:00Z">
              <w:r w:rsidRPr="00C311AB">
                <w:rPr>
                  <w:rFonts w:ascii="Aptos Narrow" w:hAnsi="Aptos Narrow"/>
                  <w:color w:val="000000"/>
                  <w:sz w:val="22"/>
                  <w:szCs w:val="22"/>
                </w:rPr>
                <w:t>B</w:t>
              </w:r>
            </w:ins>
          </w:p>
        </w:tc>
        <w:tc>
          <w:tcPr>
            <w:tcW w:w="1440" w:type="dxa"/>
            <w:tcBorders>
              <w:top w:val="nil"/>
              <w:left w:val="nil"/>
              <w:bottom w:val="nil"/>
              <w:right w:val="nil"/>
            </w:tcBorders>
            <w:noWrap/>
            <w:vAlign w:val="center"/>
            <w:hideMark/>
          </w:tcPr>
          <w:p w14:paraId="2D0FEC65" w14:textId="77777777" w:rsidR="00EE1DF4" w:rsidRPr="00C311AB" w:rsidRDefault="00EE1DF4" w:rsidP="000A3372">
            <w:pPr>
              <w:spacing w:line="240" w:lineRule="auto"/>
              <w:jc w:val="center"/>
              <w:rPr>
                <w:ins w:id="7158" w:author="Alondra Vega Pacheco" w:date="2025-10-14T11:24:00Z" w16du:dateUtc="2025-10-14T16:24:00Z"/>
                <w:rFonts w:ascii="Aptos Narrow" w:hAnsi="Aptos Narrow"/>
                <w:color w:val="000000"/>
                <w:sz w:val="22"/>
                <w:szCs w:val="22"/>
              </w:rPr>
            </w:pPr>
            <w:ins w:id="7159" w:author="Alondra Vega Pacheco" w:date="2025-10-14T11:24:00Z" w16du:dateUtc="2025-10-14T16:24:00Z">
              <w:r w:rsidRPr="00C311AB">
                <w:rPr>
                  <w:rFonts w:ascii="Aptos Narrow" w:hAnsi="Aptos Narrow"/>
                  <w:color w:val="000000"/>
                  <w:sz w:val="22"/>
                  <w:szCs w:val="22"/>
                </w:rPr>
                <w:t>10</w:t>
              </w:r>
            </w:ins>
          </w:p>
        </w:tc>
        <w:tc>
          <w:tcPr>
            <w:tcW w:w="1823" w:type="dxa"/>
            <w:tcBorders>
              <w:top w:val="nil"/>
              <w:left w:val="nil"/>
              <w:bottom w:val="nil"/>
              <w:right w:val="nil"/>
            </w:tcBorders>
            <w:noWrap/>
            <w:vAlign w:val="center"/>
            <w:hideMark/>
          </w:tcPr>
          <w:p w14:paraId="56ECB109" w14:textId="77777777" w:rsidR="00EE1DF4" w:rsidRPr="00C311AB" w:rsidRDefault="00EE1DF4" w:rsidP="000A3372">
            <w:pPr>
              <w:spacing w:line="240" w:lineRule="auto"/>
              <w:jc w:val="center"/>
              <w:rPr>
                <w:ins w:id="7160" w:author="Alondra Vega Pacheco" w:date="2025-10-14T11:24:00Z" w16du:dateUtc="2025-10-14T16:24:00Z"/>
                <w:rFonts w:ascii="Aptos Narrow" w:hAnsi="Aptos Narrow"/>
                <w:color w:val="000000"/>
                <w:sz w:val="22"/>
                <w:szCs w:val="22"/>
              </w:rPr>
            </w:pPr>
            <w:ins w:id="7161" w:author="Alondra Vega Pacheco" w:date="2025-10-14T11:24:00Z" w16du:dateUtc="2025-10-14T16:24:00Z">
              <w:r w:rsidRPr="00C311AB">
                <w:rPr>
                  <w:rFonts w:ascii="Aptos Narrow" w:hAnsi="Aptos Narrow"/>
                  <w:color w:val="000000"/>
                  <w:sz w:val="22"/>
                  <w:szCs w:val="22"/>
                </w:rPr>
                <w:t>9/11/2025</w:t>
              </w:r>
            </w:ins>
          </w:p>
        </w:tc>
        <w:tc>
          <w:tcPr>
            <w:tcW w:w="3889" w:type="dxa"/>
            <w:tcBorders>
              <w:top w:val="nil"/>
              <w:left w:val="nil"/>
              <w:bottom w:val="nil"/>
              <w:right w:val="nil"/>
            </w:tcBorders>
            <w:noWrap/>
            <w:vAlign w:val="center"/>
            <w:hideMark/>
          </w:tcPr>
          <w:p w14:paraId="51509803" w14:textId="77777777" w:rsidR="00EE1DF4" w:rsidRPr="00C311AB" w:rsidRDefault="00EE1DF4" w:rsidP="000A3372">
            <w:pPr>
              <w:spacing w:line="240" w:lineRule="auto"/>
              <w:jc w:val="center"/>
              <w:rPr>
                <w:ins w:id="7162" w:author="Alondra Vega Pacheco" w:date="2025-10-14T11:24:00Z" w16du:dateUtc="2025-10-14T16:24:00Z"/>
                <w:rFonts w:ascii="Aptos Narrow" w:hAnsi="Aptos Narrow"/>
                <w:color w:val="000000"/>
                <w:sz w:val="22"/>
                <w:szCs w:val="22"/>
              </w:rPr>
            </w:pPr>
            <w:ins w:id="7163" w:author="Alondra Vega Pacheco" w:date="2025-10-14T11:24:00Z" w16du:dateUtc="2025-10-14T16:24:00Z">
              <w:r w:rsidRPr="00C311AB">
                <w:rPr>
                  <w:rFonts w:ascii="Aptos Narrow" w:hAnsi="Aptos Narrow"/>
                  <w:color w:val="000000"/>
                  <w:sz w:val="22"/>
                  <w:szCs w:val="22"/>
                </w:rPr>
                <w:t>In-App Messaging Integration in TDD</w:t>
              </w:r>
            </w:ins>
          </w:p>
        </w:tc>
        <w:tc>
          <w:tcPr>
            <w:tcW w:w="3956" w:type="dxa"/>
            <w:tcBorders>
              <w:top w:val="nil"/>
              <w:left w:val="nil"/>
              <w:bottom w:val="nil"/>
              <w:right w:val="nil"/>
            </w:tcBorders>
            <w:vAlign w:val="center"/>
            <w:hideMark/>
          </w:tcPr>
          <w:p w14:paraId="1BE47A97" w14:textId="77777777" w:rsidR="00EE1DF4" w:rsidRPr="00C311AB" w:rsidRDefault="00EE1DF4" w:rsidP="000A3372">
            <w:pPr>
              <w:spacing w:line="240" w:lineRule="auto"/>
              <w:rPr>
                <w:ins w:id="7164" w:author="Alondra Vega Pacheco" w:date="2025-10-14T11:24:00Z" w16du:dateUtc="2025-10-14T16:24:00Z"/>
                <w:rFonts w:ascii="Aptos Narrow" w:hAnsi="Aptos Narrow"/>
                <w:color w:val="000000"/>
                <w:sz w:val="22"/>
                <w:szCs w:val="22"/>
              </w:rPr>
            </w:pPr>
            <w:ins w:id="7165" w:author="Alondra Vega Pacheco" w:date="2025-10-14T11:24:00Z" w16du:dateUtc="2025-10-14T16:24:00Z">
              <w:r w:rsidRPr="00C311AB">
                <w:rPr>
                  <w:rFonts w:ascii="Aptos Narrow" w:hAnsi="Aptos Narrow"/>
                  <w:color w:val="000000"/>
                  <w:sz w:val="22"/>
                  <w:szCs w:val="22"/>
                </w:rPr>
                <w:t xml:space="preserve">In-App Messaging integration </w:t>
              </w:r>
              <w:proofErr w:type="gramStart"/>
              <w:r w:rsidRPr="00C311AB">
                <w:rPr>
                  <w:rFonts w:ascii="Aptos Narrow" w:hAnsi="Aptos Narrow"/>
                  <w:color w:val="000000"/>
                  <w:sz w:val="22"/>
                  <w:szCs w:val="22"/>
                </w:rPr>
                <w:t>only</w:t>
              </w:r>
              <w:proofErr w:type="gramEnd"/>
              <w:r w:rsidRPr="00C311AB">
                <w:rPr>
                  <w:rFonts w:ascii="Aptos Narrow" w:hAnsi="Aptos Narrow"/>
                  <w:color w:val="000000"/>
                  <w:sz w:val="22"/>
                  <w:szCs w:val="22"/>
                </w:rPr>
                <w:t xml:space="preserve"> for check-in reminders.</w:t>
              </w:r>
            </w:ins>
          </w:p>
        </w:tc>
        <w:tc>
          <w:tcPr>
            <w:tcW w:w="3364" w:type="dxa"/>
            <w:tcBorders>
              <w:top w:val="nil"/>
              <w:left w:val="nil"/>
              <w:bottom w:val="nil"/>
              <w:right w:val="nil"/>
            </w:tcBorders>
            <w:vAlign w:val="center"/>
            <w:hideMark/>
          </w:tcPr>
          <w:p w14:paraId="273FC1FB" w14:textId="77777777" w:rsidR="00EE1DF4" w:rsidRPr="00C311AB" w:rsidRDefault="00EE1DF4" w:rsidP="000A3372">
            <w:pPr>
              <w:spacing w:line="240" w:lineRule="auto"/>
              <w:rPr>
                <w:ins w:id="7166" w:author="Alondra Vega Pacheco" w:date="2025-10-14T11:24:00Z" w16du:dateUtc="2025-10-14T16:24:00Z"/>
                <w:rFonts w:ascii="Aptos Narrow" w:hAnsi="Aptos Narrow"/>
                <w:color w:val="000000"/>
                <w:sz w:val="22"/>
                <w:szCs w:val="22"/>
              </w:rPr>
            </w:pPr>
          </w:p>
        </w:tc>
        <w:tc>
          <w:tcPr>
            <w:tcW w:w="3587" w:type="dxa"/>
            <w:tcBorders>
              <w:top w:val="nil"/>
              <w:left w:val="nil"/>
              <w:bottom w:val="nil"/>
              <w:right w:val="nil"/>
            </w:tcBorders>
            <w:vAlign w:val="center"/>
            <w:hideMark/>
          </w:tcPr>
          <w:p w14:paraId="54018CD4" w14:textId="77777777" w:rsidR="00EE1DF4" w:rsidRPr="00C311AB" w:rsidRDefault="00EE1DF4" w:rsidP="000A3372">
            <w:pPr>
              <w:spacing w:line="240" w:lineRule="auto"/>
              <w:rPr>
                <w:ins w:id="7167" w:author="Alondra Vega Pacheco" w:date="2025-10-14T11:24:00Z" w16du:dateUtc="2025-10-14T16:24:00Z"/>
                <w:rFonts w:ascii="Aptos Narrow" w:hAnsi="Aptos Narrow"/>
                <w:color w:val="000000"/>
                <w:sz w:val="22"/>
                <w:szCs w:val="22"/>
              </w:rPr>
            </w:pPr>
            <w:ins w:id="7168" w:author="Alondra Vega Pacheco" w:date="2025-10-14T11:24:00Z" w16du:dateUtc="2025-10-14T16:24:00Z">
              <w:r w:rsidRPr="00C311AB">
                <w:rPr>
                  <w:rFonts w:ascii="Aptos Narrow" w:hAnsi="Aptos Narrow"/>
                  <w:color w:val="000000"/>
                  <w:sz w:val="22"/>
                  <w:szCs w:val="22"/>
                </w:rPr>
                <w:t>Added In-App messaging only to virtual check-</w:t>
              </w:r>
              <w:proofErr w:type="gramStart"/>
              <w:r w:rsidRPr="00C311AB">
                <w:rPr>
                  <w:rFonts w:ascii="Aptos Narrow" w:hAnsi="Aptos Narrow"/>
                  <w:color w:val="000000"/>
                  <w:sz w:val="22"/>
                  <w:szCs w:val="22"/>
                </w:rPr>
                <w:t>ins( 5.1.8</w:t>
              </w:r>
              <w:proofErr w:type="gramEnd"/>
              <w:r w:rsidRPr="00C311AB">
                <w:rPr>
                  <w:rFonts w:ascii="Aptos Narrow" w:hAnsi="Aptos Narrow"/>
                  <w:color w:val="000000"/>
                  <w:sz w:val="22"/>
                  <w:szCs w:val="22"/>
                </w:rPr>
                <w:t xml:space="preserve"> dependencies and 6.2.1 API integration note)</w:t>
              </w:r>
            </w:ins>
          </w:p>
        </w:tc>
        <w:tc>
          <w:tcPr>
            <w:tcW w:w="3495" w:type="dxa"/>
            <w:tcBorders>
              <w:top w:val="nil"/>
              <w:left w:val="nil"/>
              <w:bottom w:val="nil"/>
              <w:right w:val="nil"/>
            </w:tcBorders>
            <w:vAlign w:val="center"/>
            <w:hideMark/>
          </w:tcPr>
          <w:p w14:paraId="5A848844" w14:textId="77777777" w:rsidR="00EE1DF4" w:rsidRPr="00C311AB" w:rsidRDefault="00EE1DF4" w:rsidP="000A3372">
            <w:pPr>
              <w:spacing w:line="240" w:lineRule="auto"/>
              <w:rPr>
                <w:ins w:id="7169" w:author="Alondra Vega Pacheco" w:date="2025-10-14T11:24:00Z" w16du:dateUtc="2025-10-14T16:24:00Z"/>
                <w:rFonts w:ascii="Aptos Narrow" w:hAnsi="Aptos Narrow"/>
                <w:color w:val="000000"/>
                <w:sz w:val="22"/>
                <w:szCs w:val="22"/>
              </w:rPr>
            </w:pPr>
          </w:p>
        </w:tc>
        <w:tc>
          <w:tcPr>
            <w:tcW w:w="1142" w:type="dxa"/>
            <w:tcBorders>
              <w:top w:val="nil"/>
              <w:left w:val="nil"/>
              <w:bottom w:val="nil"/>
              <w:right w:val="nil"/>
            </w:tcBorders>
            <w:noWrap/>
            <w:vAlign w:val="center"/>
            <w:hideMark/>
          </w:tcPr>
          <w:p w14:paraId="296C7E15" w14:textId="77777777" w:rsidR="00EE1DF4" w:rsidRPr="00C311AB" w:rsidRDefault="00EE1DF4" w:rsidP="000A3372">
            <w:pPr>
              <w:spacing w:line="240" w:lineRule="auto"/>
              <w:jc w:val="center"/>
              <w:rPr>
                <w:ins w:id="7170" w:author="Alondra Vega Pacheco" w:date="2025-10-14T11:24:00Z" w16du:dateUtc="2025-10-14T16:24:00Z"/>
                <w:rFonts w:ascii="Aptos Narrow" w:hAnsi="Aptos Narrow"/>
                <w:color w:val="000000"/>
                <w:sz w:val="22"/>
                <w:szCs w:val="22"/>
              </w:rPr>
            </w:pPr>
            <w:ins w:id="7171" w:author="Alondra Vega Pacheco" w:date="2025-10-14T11:24:00Z" w16du:dateUtc="2025-10-14T16:24:00Z">
              <w:r w:rsidRPr="00C311AB">
                <w:rPr>
                  <w:rFonts w:ascii="Aptos Narrow" w:hAnsi="Aptos Narrow"/>
                  <w:color w:val="000000"/>
                  <w:sz w:val="22"/>
                  <w:szCs w:val="22"/>
                </w:rPr>
                <w:t>Completed</w:t>
              </w:r>
            </w:ins>
          </w:p>
        </w:tc>
        <w:tc>
          <w:tcPr>
            <w:tcW w:w="2814" w:type="dxa"/>
            <w:tcBorders>
              <w:top w:val="nil"/>
              <w:left w:val="nil"/>
              <w:bottom w:val="nil"/>
              <w:right w:val="nil"/>
            </w:tcBorders>
            <w:noWrap/>
            <w:vAlign w:val="center"/>
            <w:hideMark/>
          </w:tcPr>
          <w:p w14:paraId="422DBC40" w14:textId="77777777" w:rsidR="00EE1DF4" w:rsidRPr="00C311AB" w:rsidRDefault="00EE1DF4" w:rsidP="000A3372">
            <w:pPr>
              <w:spacing w:line="240" w:lineRule="auto"/>
              <w:jc w:val="center"/>
              <w:rPr>
                <w:ins w:id="7172" w:author="Alondra Vega Pacheco" w:date="2025-10-14T11:24:00Z" w16du:dateUtc="2025-10-14T16:24:00Z"/>
                <w:rFonts w:ascii="Aptos Narrow" w:hAnsi="Aptos Narrow"/>
                <w:color w:val="000000"/>
                <w:sz w:val="22"/>
                <w:szCs w:val="22"/>
              </w:rPr>
            </w:pPr>
            <w:ins w:id="7173" w:author="Alondra Vega Pacheco" w:date="2025-10-14T11:24:00Z" w16du:dateUtc="2025-10-14T16:24:00Z">
              <w:r w:rsidRPr="00C311AB">
                <w:rPr>
                  <w:rFonts w:ascii="Aptos Narrow" w:hAnsi="Aptos Narrow"/>
                  <w:color w:val="000000"/>
                  <w:sz w:val="22"/>
                  <w:szCs w:val="22"/>
                </w:rPr>
                <w:t>TDD (Section 5.1, Section 6.2.1)</w:t>
              </w:r>
            </w:ins>
          </w:p>
        </w:tc>
        <w:tc>
          <w:tcPr>
            <w:tcW w:w="1230" w:type="dxa"/>
            <w:tcBorders>
              <w:top w:val="nil"/>
              <w:left w:val="nil"/>
              <w:bottom w:val="nil"/>
              <w:right w:val="single" w:sz="4" w:space="0" w:color="000000"/>
            </w:tcBorders>
            <w:noWrap/>
            <w:vAlign w:val="center"/>
            <w:hideMark/>
          </w:tcPr>
          <w:p w14:paraId="6F9BCE2C" w14:textId="77777777" w:rsidR="00EE1DF4" w:rsidRPr="00C311AB" w:rsidRDefault="00EE1DF4" w:rsidP="000A3372">
            <w:pPr>
              <w:spacing w:line="240" w:lineRule="auto"/>
              <w:jc w:val="center"/>
              <w:rPr>
                <w:ins w:id="7174" w:author="Alondra Vega Pacheco" w:date="2025-10-14T11:24:00Z" w16du:dateUtc="2025-10-14T16:24:00Z"/>
                <w:rFonts w:ascii="Aptos Narrow" w:hAnsi="Aptos Narrow"/>
                <w:color w:val="000000"/>
                <w:sz w:val="22"/>
                <w:szCs w:val="22"/>
              </w:rPr>
            </w:pPr>
            <w:ins w:id="7175" w:author="Alondra Vega Pacheco" w:date="2025-10-14T11:24:00Z" w16du:dateUtc="2025-10-14T16:24:00Z">
              <w:r w:rsidRPr="00C311AB">
                <w:rPr>
                  <w:rFonts w:ascii="Aptos Narrow" w:hAnsi="Aptos Narrow"/>
                  <w:color w:val="000000"/>
                  <w:sz w:val="22"/>
                  <w:szCs w:val="22"/>
                </w:rPr>
                <w:t>Team-B, I.A.</w:t>
              </w:r>
            </w:ins>
          </w:p>
        </w:tc>
      </w:tr>
      <w:tr w:rsidR="00EE1DF4" w:rsidRPr="00C311AB" w14:paraId="2ADFD8C3" w14:textId="77777777" w:rsidTr="000A3372">
        <w:trPr>
          <w:trHeight w:val="1155"/>
          <w:ins w:id="7176"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2F954E28" w14:textId="77777777" w:rsidR="00EE1DF4" w:rsidRPr="00C311AB" w:rsidRDefault="00EE1DF4" w:rsidP="000A3372">
            <w:pPr>
              <w:spacing w:line="240" w:lineRule="auto"/>
              <w:rPr>
                <w:ins w:id="7177" w:author="Alondra Vega Pacheco" w:date="2025-10-14T11:24:00Z" w16du:dateUtc="2025-10-14T16:24:00Z"/>
                <w:rFonts w:ascii="Aptos Narrow" w:hAnsi="Aptos Narrow"/>
                <w:color w:val="000000"/>
                <w:sz w:val="22"/>
                <w:szCs w:val="22"/>
              </w:rPr>
            </w:pPr>
            <w:ins w:id="7178" w:author="Alondra Vega Pacheco" w:date="2025-10-14T11:24:00Z" w16du:dateUtc="2025-10-14T16:24:00Z">
              <w:r w:rsidRPr="00C311AB">
                <w:rPr>
                  <w:rFonts w:ascii="Aptos Narrow" w:hAnsi="Aptos Narrow"/>
                  <w:color w:val="000000"/>
                  <w:sz w:val="22"/>
                  <w:szCs w:val="22"/>
                </w:rPr>
                <w:t>C</w:t>
              </w:r>
            </w:ins>
          </w:p>
        </w:tc>
        <w:tc>
          <w:tcPr>
            <w:tcW w:w="1440" w:type="dxa"/>
            <w:tcBorders>
              <w:top w:val="nil"/>
              <w:left w:val="nil"/>
              <w:bottom w:val="nil"/>
              <w:right w:val="nil"/>
            </w:tcBorders>
            <w:shd w:val="clear" w:color="C0E6F5" w:fill="C0E6F5"/>
            <w:vAlign w:val="center"/>
            <w:hideMark/>
          </w:tcPr>
          <w:p w14:paraId="0DE41306" w14:textId="77777777" w:rsidR="00EE1DF4" w:rsidRPr="00C311AB" w:rsidRDefault="00EE1DF4" w:rsidP="000A3372">
            <w:pPr>
              <w:spacing w:line="240" w:lineRule="auto"/>
              <w:jc w:val="right"/>
              <w:rPr>
                <w:ins w:id="7179" w:author="Alondra Vega Pacheco" w:date="2025-10-14T11:24:00Z" w16du:dateUtc="2025-10-14T16:24:00Z"/>
                <w:rFonts w:ascii="Aptos Narrow" w:hAnsi="Aptos Narrow"/>
                <w:color w:val="000000"/>
                <w:sz w:val="22"/>
                <w:szCs w:val="22"/>
              </w:rPr>
            </w:pPr>
            <w:ins w:id="7180" w:author="Alondra Vega Pacheco" w:date="2025-10-14T11:24:00Z" w16du:dateUtc="2025-10-14T16:24:00Z">
              <w:r w:rsidRPr="00C311AB">
                <w:rPr>
                  <w:rFonts w:ascii="Aptos Narrow" w:hAnsi="Aptos Narrow"/>
                  <w:color w:val="000000"/>
                  <w:sz w:val="22"/>
                  <w:szCs w:val="22"/>
                </w:rPr>
                <w:t>1</w:t>
              </w:r>
            </w:ins>
          </w:p>
        </w:tc>
        <w:tc>
          <w:tcPr>
            <w:tcW w:w="1823" w:type="dxa"/>
            <w:tcBorders>
              <w:top w:val="nil"/>
              <w:left w:val="nil"/>
              <w:bottom w:val="nil"/>
              <w:right w:val="nil"/>
            </w:tcBorders>
            <w:shd w:val="clear" w:color="C0E6F5" w:fill="C0E6F5"/>
            <w:vAlign w:val="center"/>
            <w:hideMark/>
          </w:tcPr>
          <w:p w14:paraId="01BA9364" w14:textId="77777777" w:rsidR="00EE1DF4" w:rsidRPr="00C311AB" w:rsidRDefault="00EE1DF4" w:rsidP="000A3372">
            <w:pPr>
              <w:spacing w:line="240" w:lineRule="auto"/>
              <w:jc w:val="right"/>
              <w:rPr>
                <w:ins w:id="7181" w:author="Alondra Vega Pacheco" w:date="2025-10-14T11:24:00Z" w16du:dateUtc="2025-10-14T16:24:00Z"/>
                <w:rFonts w:ascii="Aptos Narrow" w:hAnsi="Aptos Narrow"/>
                <w:color w:val="000000"/>
                <w:sz w:val="22"/>
                <w:szCs w:val="22"/>
              </w:rPr>
            </w:pPr>
            <w:ins w:id="7182" w:author="Alondra Vega Pacheco" w:date="2025-10-14T11:24:00Z" w16du:dateUtc="2025-10-14T16:24:00Z">
              <w:r w:rsidRPr="00C311AB">
                <w:rPr>
                  <w:rFonts w:ascii="Aptos Narrow" w:hAnsi="Aptos Narrow"/>
                  <w:color w:val="000000"/>
                  <w:sz w:val="22"/>
                  <w:szCs w:val="22"/>
                </w:rPr>
                <w:t>8/15/2025</w:t>
              </w:r>
            </w:ins>
          </w:p>
        </w:tc>
        <w:tc>
          <w:tcPr>
            <w:tcW w:w="3889" w:type="dxa"/>
            <w:tcBorders>
              <w:top w:val="nil"/>
              <w:left w:val="nil"/>
              <w:bottom w:val="nil"/>
              <w:right w:val="nil"/>
            </w:tcBorders>
            <w:shd w:val="clear" w:color="C0E6F5" w:fill="C0E6F5"/>
            <w:vAlign w:val="center"/>
            <w:hideMark/>
          </w:tcPr>
          <w:p w14:paraId="6DB51E5F" w14:textId="77777777" w:rsidR="00EE1DF4" w:rsidRPr="00C311AB" w:rsidRDefault="00EE1DF4" w:rsidP="000A3372">
            <w:pPr>
              <w:spacing w:line="240" w:lineRule="auto"/>
              <w:rPr>
                <w:ins w:id="7183" w:author="Alondra Vega Pacheco" w:date="2025-10-14T11:24:00Z" w16du:dateUtc="2025-10-14T16:24:00Z"/>
                <w:rFonts w:ascii="Aptos Narrow" w:hAnsi="Aptos Narrow"/>
                <w:color w:val="000000"/>
                <w:sz w:val="22"/>
                <w:szCs w:val="22"/>
              </w:rPr>
            </w:pPr>
            <w:ins w:id="7184" w:author="Alondra Vega Pacheco" w:date="2025-10-14T11:24:00Z" w16du:dateUtc="2025-10-14T16:24:00Z">
              <w:r w:rsidRPr="00C311AB">
                <w:rPr>
                  <w:rFonts w:ascii="Aptos Narrow" w:hAnsi="Aptos Narrow"/>
                  <w:color w:val="000000"/>
                  <w:sz w:val="22"/>
                  <w:szCs w:val="22"/>
                </w:rPr>
                <w:t xml:space="preserve">Adoption of </w:t>
              </w:r>
              <w:proofErr w:type="spellStart"/>
              <w:r w:rsidRPr="00C311AB">
                <w:rPr>
                  <w:rFonts w:ascii="Aptos Narrow" w:hAnsi="Aptos Narrow"/>
                  <w:color w:val="000000"/>
                  <w:sz w:val="22"/>
                  <w:szCs w:val="22"/>
                </w:rPr>
                <w:t>FlutterFlow</w:t>
              </w:r>
              <w:proofErr w:type="spellEnd"/>
              <w:r w:rsidRPr="00C311AB">
                <w:rPr>
                  <w:rFonts w:ascii="Aptos Narrow" w:hAnsi="Aptos Narrow"/>
                  <w:color w:val="000000"/>
                  <w:sz w:val="22"/>
                  <w:szCs w:val="22"/>
                </w:rPr>
                <w:t xml:space="preserve"> for creating UI mockups</w:t>
              </w:r>
            </w:ins>
          </w:p>
        </w:tc>
        <w:tc>
          <w:tcPr>
            <w:tcW w:w="3956" w:type="dxa"/>
            <w:tcBorders>
              <w:top w:val="nil"/>
              <w:left w:val="nil"/>
              <w:bottom w:val="nil"/>
              <w:right w:val="nil"/>
            </w:tcBorders>
            <w:shd w:val="clear" w:color="C0E6F5" w:fill="C0E6F5"/>
            <w:vAlign w:val="center"/>
            <w:hideMark/>
          </w:tcPr>
          <w:p w14:paraId="585B0172" w14:textId="77777777" w:rsidR="00EE1DF4" w:rsidRPr="00C311AB" w:rsidRDefault="00EE1DF4" w:rsidP="000A3372">
            <w:pPr>
              <w:spacing w:line="240" w:lineRule="auto"/>
              <w:rPr>
                <w:ins w:id="7185" w:author="Alondra Vega Pacheco" w:date="2025-10-14T11:24:00Z" w16du:dateUtc="2025-10-14T16:24:00Z"/>
                <w:rFonts w:ascii="Aptos Narrow" w:hAnsi="Aptos Narrow"/>
                <w:color w:val="000000"/>
                <w:sz w:val="22"/>
                <w:szCs w:val="22"/>
              </w:rPr>
            </w:pPr>
            <w:ins w:id="7186" w:author="Alondra Vega Pacheco" w:date="2025-10-14T11:24:00Z" w16du:dateUtc="2025-10-14T16:24:00Z">
              <w:r w:rsidRPr="00C311AB">
                <w:rPr>
                  <w:rFonts w:ascii="Aptos Narrow" w:hAnsi="Aptos Narrow"/>
                  <w:color w:val="000000"/>
                  <w:sz w:val="22"/>
                  <w:szCs w:val="22"/>
                </w:rPr>
                <w:t>Needed a rapid prototyping tool to build UI mockups quickly and demonstrate workflows to stakeholders.</w:t>
              </w:r>
            </w:ins>
          </w:p>
        </w:tc>
        <w:tc>
          <w:tcPr>
            <w:tcW w:w="3364" w:type="dxa"/>
            <w:tcBorders>
              <w:top w:val="nil"/>
              <w:left w:val="nil"/>
              <w:bottom w:val="nil"/>
              <w:right w:val="nil"/>
            </w:tcBorders>
            <w:shd w:val="clear" w:color="C0E6F5" w:fill="C0E6F5"/>
            <w:vAlign w:val="center"/>
            <w:hideMark/>
          </w:tcPr>
          <w:p w14:paraId="36536894" w14:textId="77777777" w:rsidR="00EE1DF4" w:rsidRPr="00C311AB" w:rsidRDefault="00EE1DF4" w:rsidP="000A3372">
            <w:pPr>
              <w:spacing w:line="240" w:lineRule="auto"/>
              <w:rPr>
                <w:ins w:id="7187" w:author="Alondra Vega Pacheco" w:date="2025-10-14T11:24:00Z" w16du:dateUtc="2025-10-14T16:24:00Z"/>
                <w:rFonts w:ascii="Aptos Narrow" w:hAnsi="Aptos Narrow"/>
                <w:color w:val="000000"/>
                <w:sz w:val="22"/>
                <w:szCs w:val="22"/>
              </w:rPr>
            </w:pPr>
            <w:ins w:id="7188" w:author="Alondra Vega Pacheco" w:date="2025-10-14T11:24:00Z" w16du:dateUtc="2025-10-14T16:24:00Z">
              <w:r w:rsidRPr="00C311AB">
                <w:rPr>
                  <w:rFonts w:ascii="Aptos Narrow" w:hAnsi="Aptos Narrow"/>
                  <w:color w:val="000000"/>
                  <w:sz w:val="22"/>
                  <w:szCs w:val="22"/>
                </w:rPr>
                <w:t>1. Build mockups manually in Figma/Sketch</w:t>
              </w:r>
            </w:ins>
          </w:p>
        </w:tc>
        <w:tc>
          <w:tcPr>
            <w:tcW w:w="3587" w:type="dxa"/>
            <w:tcBorders>
              <w:top w:val="nil"/>
              <w:left w:val="nil"/>
              <w:bottom w:val="nil"/>
              <w:right w:val="nil"/>
            </w:tcBorders>
            <w:shd w:val="clear" w:color="C0E6F5" w:fill="C0E6F5"/>
            <w:vAlign w:val="center"/>
            <w:hideMark/>
          </w:tcPr>
          <w:p w14:paraId="38DFBA67" w14:textId="77777777" w:rsidR="00EE1DF4" w:rsidRPr="00C311AB" w:rsidRDefault="00EE1DF4" w:rsidP="000A3372">
            <w:pPr>
              <w:spacing w:line="240" w:lineRule="auto"/>
              <w:rPr>
                <w:ins w:id="7189" w:author="Alondra Vega Pacheco" w:date="2025-10-14T11:24:00Z" w16du:dateUtc="2025-10-14T16:24:00Z"/>
                <w:rFonts w:ascii="Aptos Narrow" w:hAnsi="Aptos Narrow"/>
                <w:color w:val="000000"/>
                <w:sz w:val="22"/>
                <w:szCs w:val="22"/>
              </w:rPr>
            </w:pPr>
            <w:proofErr w:type="gramStart"/>
            <w:ins w:id="7190" w:author="Alondra Vega Pacheco" w:date="2025-10-14T11:24:00Z" w16du:dateUtc="2025-10-14T16:24:00Z">
              <w:r w:rsidRPr="00C311AB">
                <w:rPr>
                  <w:rFonts w:ascii="Aptos Narrow" w:hAnsi="Aptos Narrow"/>
                  <w:color w:val="000000"/>
                  <w:sz w:val="22"/>
                  <w:szCs w:val="22"/>
                </w:rPr>
                <w:t>Chose</w:t>
              </w:r>
              <w:proofErr w:type="gramEnd"/>
              <w:r w:rsidRPr="00C311AB">
                <w:rPr>
                  <w:rFonts w:ascii="Aptos Narrow" w:hAnsi="Aptos Narrow"/>
                  <w:color w:val="000000"/>
                  <w:sz w:val="22"/>
                  <w:szCs w:val="22"/>
                </w:rPr>
                <w:t xml:space="preserve"> </w:t>
              </w:r>
              <w:proofErr w:type="spellStart"/>
              <w:r w:rsidRPr="00C311AB">
                <w:rPr>
                  <w:rFonts w:ascii="Aptos Narrow" w:hAnsi="Aptos Narrow"/>
                  <w:color w:val="000000"/>
                  <w:sz w:val="22"/>
                  <w:szCs w:val="22"/>
                </w:rPr>
                <w:t>FlutterFlow</w:t>
              </w:r>
              <w:proofErr w:type="spellEnd"/>
              <w:r w:rsidRPr="00C311AB">
                <w:rPr>
                  <w:rFonts w:ascii="Aptos Narrow" w:hAnsi="Aptos Narrow"/>
                  <w:color w:val="000000"/>
                  <w:sz w:val="22"/>
                  <w:szCs w:val="22"/>
                </w:rPr>
                <w:t xml:space="preserve"> for mockups.</w:t>
              </w:r>
            </w:ins>
          </w:p>
        </w:tc>
        <w:tc>
          <w:tcPr>
            <w:tcW w:w="3495" w:type="dxa"/>
            <w:tcBorders>
              <w:top w:val="nil"/>
              <w:left w:val="nil"/>
              <w:bottom w:val="nil"/>
              <w:right w:val="nil"/>
            </w:tcBorders>
            <w:shd w:val="clear" w:color="C0E6F5" w:fill="C0E6F5"/>
            <w:vAlign w:val="center"/>
            <w:hideMark/>
          </w:tcPr>
          <w:p w14:paraId="79FEC394" w14:textId="77777777" w:rsidR="00EE1DF4" w:rsidRPr="00C311AB" w:rsidRDefault="00EE1DF4" w:rsidP="000A3372">
            <w:pPr>
              <w:spacing w:line="240" w:lineRule="auto"/>
              <w:rPr>
                <w:ins w:id="7191" w:author="Alondra Vega Pacheco" w:date="2025-10-14T11:24:00Z" w16du:dateUtc="2025-10-14T16:24:00Z"/>
                <w:rFonts w:ascii="Aptos Narrow" w:hAnsi="Aptos Narrow"/>
                <w:color w:val="000000"/>
                <w:sz w:val="22"/>
                <w:szCs w:val="22"/>
              </w:rPr>
            </w:pPr>
            <w:ins w:id="7192" w:author="Alondra Vega Pacheco" w:date="2025-10-14T11:24:00Z" w16du:dateUtc="2025-10-14T16:24:00Z">
              <w:r w:rsidRPr="00C311AB">
                <w:rPr>
                  <w:rFonts w:ascii="Aptos Narrow" w:hAnsi="Aptos Narrow"/>
                  <w:color w:val="000000"/>
                  <w:sz w:val="22"/>
                  <w:szCs w:val="22"/>
                </w:rPr>
                <w:t>The team required a prototyping solution that would enable quick turnaround of interface designs and allow workflow demonstrations to stakeholders.</w:t>
              </w:r>
            </w:ins>
          </w:p>
        </w:tc>
        <w:tc>
          <w:tcPr>
            <w:tcW w:w="1142" w:type="dxa"/>
            <w:tcBorders>
              <w:top w:val="nil"/>
              <w:left w:val="nil"/>
              <w:bottom w:val="nil"/>
              <w:right w:val="nil"/>
            </w:tcBorders>
            <w:shd w:val="clear" w:color="C0E6F5" w:fill="C0E6F5"/>
            <w:vAlign w:val="center"/>
            <w:hideMark/>
          </w:tcPr>
          <w:p w14:paraId="3DA1ED84" w14:textId="77777777" w:rsidR="00EE1DF4" w:rsidRPr="00C311AB" w:rsidRDefault="00EE1DF4" w:rsidP="000A3372">
            <w:pPr>
              <w:spacing w:line="240" w:lineRule="auto"/>
              <w:rPr>
                <w:ins w:id="7193" w:author="Alondra Vega Pacheco" w:date="2025-10-14T11:24:00Z" w16du:dateUtc="2025-10-14T16:24:00Z"/>
                <w:rFonts w:ascii="Aptos Narrow" w:hAnsi="Aptos Narrow"/>
                <w:color w:val="000000"/>
                <w:sz w:val="22"/>
                <w:szCs w:val="22"/>
              </w:rPr>
            </w:pPr>
            <w:ins w:id="7194" w:author="Alondra Vega Pacheco" w:date="2025-10-14T11:24:00Z" w16du:dateUtc="2025-10-14T16:24:00Z">
              <w:r w:rsidRPr="00C311AB">
                <w:rPr>
                  <w:rFonts w:ascii="Aptos Narrow" w:hAnsi="Aptos Narrow"/>
                  <w:color w:val="000000"/>
                  <w:sz w:val="22"/>
                  <w:szCs w:val="22"/>
                </w:rPr>
                <w:t>Completed</w:t>
              </w:r>
            </w:ins>
          </w:p>
        </w:tc>
        <w:tc>
          <w:tcPr>
            <w:tcW w:w="2814" w:type="dxa"/>
            <w:tcBorders>
              <w:top w:val="nil"/>
              <w:left w:val="nil"/>
              <w:bottom w:val="nil"/>
              <w:right w:val="nil"/>
            </w:tcBorders>
            <w:shd w:val="clear" w:color="C0E6F5" w:fill="C0E6F5"/>
            <w:vAlign w:val="center"/>
            <w:hideMark/>
          </w:tcPr>
          <w:p w14:paraId="0821B866" w14:textId="77777777" w:rsidR="00EE1DF4" w:rsidRPr="00C311AB" w:rsidRDefault="00EE1DF4" w:rsidP="000A3372">
            <w:pPr>
              <w:spacing w:line="240" w:lineRule="auto"/>
              <w:rPr>
                <w:ins w:id="7195" w:author="Alondra Vega Pacheco" w:date="2025-10-14T11:24:00Z" w16du:dateUtc="2025-10-14T16:24:00Z"/>
                <w:rFonts w:ascii="Aptos Narrow" w:hAnsi="Aptos Narrow"/>
                <w:color w:val="000000"/>
                <w:sz w:val="22"/>
                <w:szCs w:val="22"/>
              </w:rPr>
            </w:pPr>
            <w:ins w:id="7196" w:author="Alondra Vega Pacheco" w:date="2025-10-14T11:24:00Z" w16du:dateUtc="2025-10-14T16:24:00Z">
              <w:r w:rsidRPr="00C311AB">
                <w:rPr>
                  <w:rFonts w:ascii="Aptos Narrow" w:hAnsi="Aptos Narrow"/>
                  <w:color w:val="000000"/>
                  <w:sz w:val="22"/>
                  <w:szCs w:val="22"/>
                </w:rPr>
                <w:t>SRS</w:t>
              </w:r>
            </w:ins>
          </w:p>
        </w:tc>
        <w:tc>
          <w:tcPr>
            <w:tcW w:w="1230" w:type="dxa"/>
            <w:tcBorders>
              <w:top w:val="nil"/>
              <w:left w:val="nil"/>
              <w:bottom w:val="nil"/>
              <w:right w:val="single" w:sz="4" w:space="0" w:color="000000"/>
            </w:tcBorders>
            <w:shd w:val="clear" w:color="C0E6F5" w:fill="C0E6F5"/>
            <w:vAlign w:val="center"/>
            <w:hideMark/>
          </w:tcPr>
          <w:p w14:paraId="10ABD38F" w14:textId="77777777" w:rsidR="00EE1DF4" w:rsidRPr="00C311AB" w:rsidRDefault="00EE1DF4" w:rsidP="000A3372">
            <w:pPr>
              <w:spacing w:line="240" w:lineRule="auto"/>
              <w:rPr>
                <w:ins w:id="7197" w:author="Alondra Vega Pacheco" w:date="2025-10-14T11:24:00Z" w16du:dateUtc="2025-10-14T16:24:00Z"/>
                <w:rFonts w:ascii="Aptos Narrow" w:hAnsi="Aptos Narrow"/>
                <w:color w:val="000000"/>
                <w:sz w:val="22"/>
                <w:szCs w:val="22"/>
              </w:rPr>
            </w:pPr>
            <w:ins w:id="7198" w:author="Alondra Vega Pacheco" w:date="2025-10-14T11:24:00Z" w16du:dateUtc="2025-10-14T16:24:00Z">
              <w:r w:rsidRPr="00C311AB">
                <w:rPr>
                  <w:rFonts w:ascii="Aptos Narrow" w:hAnsi="Aptos Narrow"/>
                  <w:color w:val="000000"/>
                  <w:sz w:val="22"/>
                  <w:szCs w:val="22"/>
                </w:rPr>
                <w:t>Team-C</w:t>
              </w:r>
            </w:ins>
          </w:p>
        </w:tc>
      </w:tr>
      <w:tr w:rsidR="00EE1DF4" w:rsidRPr="00C311AB" w14:paraId="09A733D7" w14:textId="77777777" w:rsidTr="000A3372">
        <w:trPr>
          <w:trHeight w:val="300"/>
          <w:ins w:id="7199"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688B7313" w14:textId="77777777" w:rsidR="00EE1DF4" w:rsidRPr="00C311AB" w:rsidRDefault="00EE1DF4" w:rsidP="000A3372">
            <w:pPr>
              <w:spacing w:line="240" w:lineRule="auto"/>
              <w:rPr>
                <w:ins w:id="7200" w:author="Alondra Vega Pacheco" w:date="2025-10-14T11:24:00Z" w16du:dateUtc="2025-10-14T16:24:00Z"/>
                <w:rFonts w:ascii="Aptos Narrow" w:hAnsi="Aptos Narrow"/>
                <w:color w:val="000000"/>
                <w:sz w:val="22"/>
                <w:szCs w:val="22"/>
              </w:rPr>
            </w:pPr>
            <w:ins w:id="7201" w:author="Alondra Vega Pacheco" w:date="2025-10-14T11:24:00Z" w16du:dateUtc="2025-10-14T16:24:00Z">
              <w:r w:rsidRPr="00C311AB">
                <w:rPr>
                  <w:rFonts w:ascii="Aptos Narrow" w:hAnsi="Aptos Narrow"/>
                  <w:color w:val="000000"/>
                  <w:sz w:val="22"/>
                  <w:szCs w:val="22"/>
                </w:rPr>
                <w:t>C</w:t>
              </w:r>
            </w:ins>
          </w:p>
        </w:tc>
        <w:tc>
          <w:tcPr>
            <w:tcW w:w="1440" w:type="dxa"/>
            <w:tcBorders>
              <w:top w:val="nil"/>
              <w:left w:val="nil"/>
              <w:bottom w:val="nil"/>
              <w:right w:val="nil"/>
            </w:tcBorders>
            <w:vAlign w:val="center"/>
            <w:hideMark/>
          </w:tcPr>
          <w:p w14:paraId="48CA8F9F" w14:textId="77777777" w:rsidR="00EE1DF4" w:rsidRPr="00C311AB" w:rsidRDefault="00EE1DF4" w:rsidP="000A3372">
            <w:pPr>
              <w:spacing w:line="240" w:lineRule="auto"/>
              <w:rPr>
                <w:ins w:id="7202"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vAlign w:val="center"/>
            <w:hideMark/>
          </w:tcPr>
          <w:p w14:paraId="1DF499EF" w14:textId="77777777" w:rsidR="00EE1DF4" w:rsidRPr="00C311AB" w:rsidRDefault="00EE1DF4" w:rsidP="000A3372">
            <w:pPr>
              <w:spacing w:line="240" w:lineRule="auto"/>
              <w:rPr>
                <w:ins w:id="7203" w:author="Alondra Vega Pacheco" w:date="2025-10-14T11:24:00Z" w16du:dateUtc="2025-10-14T16:24:00Z"/>
                <w:rFonts w:ascii="Times New Roman" w:hAnsi="Times New Roman"/>
                <w:sz w:val="20"/>
              </w:rPr>
            </w:pPr>
          </w:p>
        </w:tc>
        <w:tc>
          <w:tcPr>
            <w:tcW w:w="3889" w:type="dxa"/>
            <w:tcBorders>
              <w:top w:val="nil"/>
              <w:left w:val="nil"/>
              <w:bottom w:val="nil"/>
              <w:right w:val="nil"/>
            </w:tcBorders>
            <w:vAlign w:val="center"/>
            <w:hideMark/>
          </w:tcPr>
          <w:p w14:paraId="4BC23120" w14:textId="77777777" w:rsidR="00EE1DF4" w:rsidRPr="00C311AB" w:rsidRDefault="00EE1DF4" w:rsidP="000A3372">
            <w:pPr>
              <w:spacing w:line="240" w:lineRule="auto"/>
              <w:rPr>
                <w:ins w:id="7204"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center"/>
            <w:hideMark/>
          </w:tcPr>
          <w:p w14:paraId="73E38784" w14:textId="77777777" w:rsidR="00EE1DF4" w:rsidRPr="00C311AB" w:rsidRDefault="00EE1DF4" w:rsidP="000A3372">
            <w:pPr>
              <w:spacing w:line="240" w:lineRule="auto"/>
              <w:rPr>
                <w:ins w:id="7205" w:author="Alondra Vega Pacheco" w:date="2025-10-14T11:24:00Z" w16du:dateUtc="2025-10-14T16:24:00Z"/>
                <w:rFonts w:ascii="Times New Roman" w:hAnsi="Times New Roman"/>
                <w:sz w:val="20"/>
              </w:rPr>
            </w:pPr>
          </w:p>
        </w:tc>
        <w:tc>
          <w:tcPr>
            <w:tcW w:w="3364" w:type="dxa"/>
            <w:tcBorders>
              <w:top w:val="nil"/>
              <w:left w:val="nil"/>
              <w:bottom w:val="nil"/>
              <w:right w:val="nil"/>
            </w:tcBorders>
            <w:vAlign w:val="center"/>
            <w:hideMark/>
          </w:tcPr>
          <w:p w14:paraId="7AD2CC8F" w14:textId="77777777" w:rsidR="00EE1DF4" w:rsidRPr="00C311AB" w:rsidRDefault="00EE1DF4" w:rsidP="000A3372">
            <w:pPr>
              <w:spacing w:line="240" w:lineRule="auto"/>
              <w:rPr>
                <w:ins w:id="7206" w:author="Alondra Vega Pacheco" w:date="2025-10-14T11:24:00Z" w16du:dateUtc="2025-10-14T16:24:00Z"/>
                <w:rFonts w:ascii="Aptos Narrow" w:hAnsi="Aptos Narrow"/>
                <w:color w:val="000000"/>
                <w:sz w:val="22"/>
                <w:szCs w:val="22"/>
              </w:rPr>
            </w:pPr>
            <w:ins w:id="7207" w:author="Alondra Vega Pacheco" w:date="2025-10-14T11:24:00Z" w16du:dateUtc="2025-10-14T16:24:00Z">
              <w:r w:rsidRPr="00C311AB">
                <w:rPr>
                  <w:rFonts w:ascii="Aptos Narrow" w:hAnsi="Aptos Narrow"/>
                  <w:color w:val="000000"/>
                  <w:sz w:val="22"/>
                  <w:szCs w:val="22"/>
                </w:rPr>
                <w:t xml:space="preserve">2. Use </w:t>
              </w:r>
              <w:proofErr w:type="spellStart"/>
              <w:r w:rsidRPr="00C311AB">
                <w:rPr>
                  <w:rFonts w:ascii="Aptos Narrow" w:hAnsi="Aptos Narrow"/>
                  <w:color w:val="000000"/>
                  <w:sz w:val="22"/>
                  <w:szCs w:val="22"/>
                </w:rPr>
                <w:t>FlutterFlow</w:t>
              </w:r>
              <w:proofErr w:type="spellEnd"/>
            </w:ins>
          </w:p>
        </w:tc>
        <w:tc>
          <w:tcPr>
            <w:tcW w:w="3587" w:type="dxa"/>
            <w:tcBorders>
              <w:top w:val="nil"/>
              <w:left w:val="nil"/>
              <w:bottom w:val="nil"/>
              <w:right w:val="nil"/>
            </w:tcBorders>
            <w:vAlign w:val="center"/>
            <w:hideMark/>
          </w:tcPr>
          <w:p w14:paraId="03FE82AA" w14:textId="77777777" w:rsidR="00EE1DF4" w:rsidRPr="00C311AB" w:rsidRDefault="00EE1DF4" w:rsidP="000A3372">
            <w:pPr>
              <w:spacing w:line="240" w:lineRule="auto"/>
              <w:rPr>
                <w:ins w:id="7208"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vAlign w:val="center"/>
            <w:hideMark/>
          </w:tcPr>
          <w:p w14:paraId="55E758D9" w14:textId="77777777" w:rsidR="00EE1DF4" w:rsidRPr="00C311AB" w:rsidRDefault="00EE1DF4" w:rsidP="000A3372">
            <w:pPr>
              <w:spacing w:line="240" w:lineRule="auto"/>
              <w:rPr>
                <w:ins w:id="7209" w:author="Alondra Vega Pacheco" w:date="2025-10-14T11:24:00Z" w16du:dateUtc="2025-10-14T16:24:00Z"/>
                <w:rFonts w:ascii="Times New Roman" w:hAnsi="Times New Roman"/>
                <w:sz w:val="20"/>
              </w:rPr>
            </w:pPr>
          </w:p>
        </w:tc>
        <w:tc>
          <w:tcPr>
            <w:tcW w:w="1142" w:type="dxa"/>
            <w:tcBorders>
              <w:top w:val="nil"/>
              <w:left w:val="nil"/>
              <w:bottom w:val="nil"/>
              <w:right w:val="nil"/>
            </w:tcBorders>
            <w:vAlign w:val="center"/>
            <w:hideMark/>
          </w:tcPr>
          <w:p w14:paraId="2748534D" w14:textId="77777777" w:rsidR="00EE1DF4" w:rsidRPr="00C311AB" w:rsidRDefault="00EE1DF4" w:rsidP="000A3372">
            <w:pPr>
              <w:spacing w:line="240" w:lineRule="auto"/>
              <w:rPr>
                <w:ins w:id="7210" w:author="Alondra Vega Pacheco" w:date="2025-10-14T11:24:00Z" w16du:dateUtc="2025-10-14T16:24:00Z"/>
                <w:rFonts w:ascii="Times New Roman" w:hAnsi="Times New Roman"/>
                <w:sz w:val="20"/>
              </w:rPr>
            </w:pPr>
          </w:p>
        </w:tc>
        <w:tc>
          <w:tcPr>
            <w:tcW w:w="2814" w:type="dxa"/>
            <w:tcBorders>
              <w:top w:val="nil"/>
              <w:left w:val="nil"/>
              <w:bottom w:val="nil"/>
              <w:right w:val="nil"/>
            </w:tcBorders>
            <w:vAlign w:val="center"/>
            <w:hideMark/>
          </w:tcPr>
          <w:p w14:paraId="1CB07BFA" w14:textId="77777777" w:rsidR="00EE1DF4" w:rsidRPr="00C311AB" w:rsidRDefault="00EE1DF4" w:rsidP="000A3372">
            <w:pPr>
              <w:spacing w:line="240" w:lineRule="auto"/>
              <w:rPr>
                <w:ins w:id="7211"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vAlign w:val="center"/>
            <w:hideMark/>
          </w:tcPr>
          <w:p w14:paraId="3990F8D7" w14:textId="77777777" w:rsidR="00EE1DF4" w:rsidRPr="00C311AB" w:rsidRDefault="00EE1DF4" w:rsidP="000A3372">
            <w:pPr>
              <w:spacing w:line="240" w:lineRule="auto"/>
              <w:rPr>
                <w:ins w:id="7212" w:author="Alondra Vega Pacheco" w:date="2025-10-14T11:24:00Z" w16du:dateUtc="2025-10-14T16:24:00Z"/>
                <w:rFonts w:ascii="Times New Roman" w:hAnsi="Times New Roman"/>
                <w:sz w:val="20"/>
              </w:rPr>
            </w:pPr>
          </w:p>
        </w:tc>
      </w:tr>
      <w:tr w:rsidR="00EE1DF4" w:rsidRPr="00C311AB" w14:paraId="358B3EF9" w14:textId="77777777" w:rsidTr="000A3372">
        <w:trPr>
          <w:trHeight w:val="300"/>
          <w:ins w:id="7213"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6E7C6983" w14:textId="77777777" w:rsidR="00EE1DF4" w:rsidRPr="00C311AB" w:rsidRDefault="00EE1DF4" w:rsidP="000A3372">
            <w:pPr>
              <w:spacing w:line="240" w:lineRule="auto"/>
              <w:rPr>
                <w:ins w:id="7214" w:author="Alondra Vega Pacheco" w:date="2025-10-14T11:24:00Z" w16du:dateUtc="2025-10-14T16:24:00Z"/>
                <w:rFonts w:ascii="Aptos Narrow" w:hAnsi="Aptos Narrow"/>
                <w:color w:val="000000"/>
                <w:sz w:val="22"/>
                <w:szCs w:val="22"/>
              </w:rPr>
            </w:pPr>
            <w:ins w:id="7215" w:author="Alondra Vega Pacheco" w:date="2025-10-14T11:24:00Z" w16du:dateUtc="2025-10-14T16:24:00Z">
              <w:r w:rsidRPr="00C311AB">
                <w:rPr>
                  <w:rFonts w:ascii="Aptos Narrow" w:hAnsi="Aptos Narrow"/>
                  <w:color w:val="000000"/>
                  <w:sz w:val="22"/>
                  <w:szCs w:val="22"/>
                </w:rPr>
                <w:t>C</w:t>
              </w:r>
            </w:ins>
          </w:p>
        </w:tc>
        <w:tc>
          <w:tcPr>
            <w:tcW w:w="1440" w:type="dxa"/>
            <w:tcBorders>
              <w:top w:val="nil"/>
              <w:left w:val="nil"/>
              <w:bottom w:val="nil"/>
              <w:right w:val="nil"/>
            </w:tcBorders>
            <w:shd w:val="clear" w:color="C0E6F5" w:fill="C0E6F5"/>
            <w:vAlign w:val="center"/>
            <w:hideMark/>
          </w:tcPr>
          <w:p w14:paraId="35E8BF73" w14:textId="77777777" w:rsidR="00EE1DF4" w:rsidRPr="00C311AB" w:rsidRDefault="00EE1DF4" w:rsidP="000A3372">
            <w:pPr>
              <w:spacing w:line="240" w:lineRule="auto"/>
              <w:rPr>
                <w:ins w:id="7216"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vAlign w:val="center"/>
            <w:hideMark/>
          </w:tcPr>
          <w:p w14:paraId="3D05782B" w14:textId="77777777" w:rsidR="00EE1DF4" w:rsidRPr="00C311AB" w:rsidRDefault="00EE1DF4" w:rsidP="000A3372">
            <w:pPr>
              <w:spacing w:line="240" w:lineRule="auto"/>
              <w:rPr>
                <w:ins w:id="7217"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vAlign w:val="center"/>
            <w:hideMark/>
          </w:tcPr>
          <w:p w14:paraId="15DFD7D9" w14:textId="77777777" w:rsidR="00EE1DF4" w:rsidRPr="00C311AB" w:rsidRDefault="00EE1DF4" w:rsidP="000A3372">
            <w:pPr>
              <w:spacing w:line="240" w:lineRule="auto"/>
              <w:rPr>
                <w:ins w:id="7218"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center"/>
            <w:hideMark/>
          </w:tcPr>
          <w:p w14:paraId="47686B96" w14:textId="77777777" w:rsidR="00EE1DF4" w:rsidRPr="00C311AB" w:rsidRDefault="00EE1DF4" w:rsidP="000A3372">
            <w:pPr>
              <w:spacing w:line="240" w:lineRule="auto"/>
              <w:rPr>
                <w:ins w:id="7219"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center"/>
            <w:hideMark/>
          </w:tcPr>
          <w:p w14:paraId="0BF42579" w14:textId="77777777" w:rsidR="00EE1DF4" w:rsidRPr="00C311AB" w:rsidRDefault="00EE1DF4" w:rsidP="000A3372">
            <w:pPr>
              <w:spacing w:line="240" w:lineRule="auto"/>
              <w:rPr>
                <w:ins w:id="7220" w:author="Alondra Vega Pacheco" w:date="2025-10-14T11:24:00Z" w16du:dateUtc="2025-10-14T16:24:00Z"/>
                <w:rFonts w:ascii="Aptos Narrow" w:hAnsi="Aptos Narrow"/>
                <w:color w:val="000000"/>
                <w:sz w:val="22"/>
                <w:szCs w:val="22"/>
              </w:rPr>
            </w:pPr>
            <w:ins w:id="7221" w:author="Alondra Vega Pacheco" w:date="2025-10-14T11:24:00Z" w16du:dateUtc="2025-10-14T16:24:00Z">
              <w:r w:rsidRPr="00C311AB">
                <w:rPr>
                  <w:rFonts w:ascii="Aptos Narrow" w:hAnsi="Aptos Narrow"/>
                  <w:color w:val="000000"/>
                  <w:sz w:val="22"/>
                  <w:szCs w:val="22"/>
                </w:rPr>
                <w:t>3. Develop sample screens using html/</w:t>
              </w:r>
              <w:proofErr w:type="spellStart"/>
              <w:r w:rsidRPr="00C311AB">
                <w:rPr>
                  <w:rFonts w:ascii="Aptos Narrow" w:hAnsi="Aptos Narrow"/>
                  <w:color w:val="000000"/>
                  <w:sz w:val="22"/>
                  <w:szCs w:val="22"/>
                </w:rPr>
                <w:t>css</w:t>
              </w:r>
              <w:proofErr w:type="spellEnd"/>
            </w:ins>
          </w:p>
        </w:tc>
        <w:tc>
          <w:tcPr>
            <w:tcW w:w="3587" w:type="dxa"/>
            <w:tcBorders>
              <w:top w:val="nil"/>
              <w:left w:val="nil"/>
              <w:bottom w:val="nil"/>
              <w:right w:val="nil"/>
            </w:tcBorders>
            <w:shd w:val="clear" w:color="C0E6F5" w:fill="C0E6F5"/>
            <w:vAlign w:val="center"/>
            <w:hideMark/>
          </w:tcPr>
          <w:p w14:paraId="304E4D7A" w14:textId="77777777" w:rsidR="00EE1DF4" w:rsidRPr="00C311AB" w:rsidRDefault="00EE1DF4" w:rsidP="000A3372">
            <w:pPr>
              <w:spacing w:line="240" w:lineRule="auto"/>
              <w:rPr>
                <w:ins w:id="7222"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shd w:val="clear" w:color="C0E6F5" w:fill="C0E6F5"/>
            <w:vAlign w:val="center"/>
            <w:hideMark/>
          </w:tcPr>
          <w:p w14:paraId="46FF15D7" w14:textId="77777777" w:rsidR="00EE1DF4" w:rsidRPr="00C311AB" w:rsidRDefault="00EE1DF4" w:rsidP="000A3372">
            <w:pPr>
              <w:spacing w:line="240" w:lineRule="auto"/>
              <w:rPr>
                <w:ins w:id="7223" w:author="Alondra Vega Pacheco" w:date="2025-10-14T11:24:00Z" w16du:dateUtc="2025-10-14T16:24:00Z"/>
                <w:rFonts w:ascii="Times New Roman" w:hAnsi="Times New Roman"/>
                <w:sz w:val="20"/>
              </w:rPr>
            </w:pPr>
          </w:p>
        </w:tc>
        <w:tc>
          <w:tcPr>
            <w:tcW w:w="1142" w:type="dxa"/>
            <w:tcBorders>
              <w:top w:val="nil"/>
              <w:left w:val="nil"/>
              <w:bottom w:val="nil"/>
              <w:right w:val="nil"/>
            </w:tcBorders>
            <w:shd w:val="clear" w:color="C0E6F5" w:fill="C0E6F5"/>
            <w:vAlign w:val="center"/>
            <w:hideMark/>
          </w:tcPr>
          <w:p w14:paraId="42F5AEC0" w14:textId="77777777" w:rsidR="00EE1DF4" w:rsidRPr="00C311AB" w:rsidRDefault="00EE1DF4" w:rsidP="000A3372">
            <w:pPr>
              <w:spacing w:line="240" w:lineRule="auto"/>
              <w:rPr>
                <w:ins w:id="7224"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vAlign w:val="center"/>
            <w:hideMark/>
          </w:tcPr>
          <w:p w14:paraId="663DC6D3" w14:textId="77777777" w:rsidR="00EE1DF4" w:rsidRPr="00C311AB" w:rsidRDefault="00EE1DF4" w:rsidP="000A3372">
            <w:pPr>
              <w:spacing w:line="240" w:lineRule="auto"/>
              <w:rPr>
                <w:ins w:id="7225"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vAlign w:val="center"/>
            <w:hideMark/>
          </w:tcPr>
          <w:p w14:paraId="6B018D01" w14:textId="77777777" w:rsidR="00EE1DF4" w:rsidRPr="00C311AB" w:rsidRDefault="00EE1DF4" w:rsidP="000A3372">
            <w:pPr>
              <w:spacing w:line="240" w:lineRule="auto"/>
              <w:rPr>
                <w:ins w:id="7226" w:author="Alondra Vega Pacheco" w:date="2025-10-14T11:24:00Z" w16du:dateUtc="2025-10-14T16:24:00Z"/>
                <w:rFonts w:ascii="Times New Roman" w:hAnsi="Times New Roman"/>
                <w:sz w:val="20"/>
              </w:rPr>
            </w:pPr>
          </w:p>
        </w:tc>
      </w:tr>
      <w:tr w:rsidR="00EE1DF4" w:rsidRPr="00C311AB" w14:paraId="177319D7" w14:textId="77777777" w:rsidTr="000A3372">
        <w:trPr>
          <w:trHeight w:val="1155"/>
          <w:ins w:id="7227"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39FBA79B" w14:textId="77777777" w:rsidR="00EE1DF4" w:rsidRPr="00C311AB" w:rsidRDefault="00EE1DF4" w:rsidP="000A3372">
            <w:pPr>
              <w:spacing w:line="240" w:lineRule="auto"/>
              <w:rPr>
                <w:ins w:id="7228" w:author="Alondra Vega Pacheco" w:date="2025-10-14T11:24:00Z" w16du:dateUtc="2025-10-14T16:24:00Z"/>
                <w:rFonts w:ascii="Aptos Narrow" w:hAnsi="Aptos Narrow"/>
                <w:color w:val="000000"/>
                <w:sz w:val="22"/>
                <w:szCs w:val="22"/>
              </w:rPr>
            </w:pPr>
            <w:ins w:id="7229" w:author="Alondra Vega Pacheco" w:date="2025-10-14T11:24:00Z" w16du:dateUtc="2025-10-14T16:24:00Z">
              <w:r w:rsidRPr="00C311AB">
                <w:rPr>
                  <w:rFonts w:ascii="Aptos Narrow" w:hAnsi="Aptos Narrow"/>
                  <w:color w:val="000000"/>
                  <w:sz w:val="22"/>
                  <w:szCs w:val="22"/>
                </w:rPr>
                <w:t>C</w:t>
              </w:r>
            </w:ins>
          </w:p>
        </w:tc>
        <w:tc>
          <w:tcPr>
            <w:tcW w:w="1440" w:type="dxa"/>
            <w:tcBorders>
              <w:top w:val="nil"/>
              <w:left w:val="nil"/>
              <w:bottom w:val="nil"/>
              <w:right w:val="nil"/>
            </w:tcBorders>
            <w:vAlign w:val="center"/>
            <w:hideMark/>
          </w:tcPr>
          <w:p w14:paraId="0659B449" w14:textId="77777777" w:rsidR="00EE1DF4" w:rsidRPr="00C311AB" w:rsidRDefault="00EE1DF4" w:rsidP="000A3372">
            <w:pPr>
              <w:spacing w:line="240" w:lineRule="auto"/>
              <w:jc w:val="right"/>
              <w:rPr>
                <w:ins w:id="7230" w:author="Alondra Vega Pacheco" w:date="2025-10-14T11:24:00Z" w16du:dateUtc="2025-10-14T16:24:00Z"/>
                <w:rFonts w:ascii="Aptos Narrow" w:hAnsi="Aptos Narrow"/>
                <w:color w:val="000000"/>
                <w:sz w:val="22"/>
                <w:szCs w:val="22"/>
              </w:rPr>
            </w:pPr>
            <w:ins w:id="7231" w:author="Alondra Vega Pacheco" w:date="2025-10-14T11:24:00Z" w16du:dateUtc="2025-10-14T16:24:00Z">
              <w:r w:rsidRPr="00C311AB">
                <w:rPr>
                  <w:rFonts w:ascii="Aptos Narrow" w:hAnsi="Aptos Narrow"/>
                  <w:color w:val="000000"/>
                  <w:sz w:val="22"/>
                  <w:szCs w:val="22"/>
                </w:rPr>
                <w:t>2</w:t>
              </w:r>
            </w:ins>
          </w:p>
        </w:tc>
        <w:tc>
          <w:tcPr>
            <w:tcW w:w="1823" w:type="dxa"/>
            <w:tcBorders>
              <w:top w:val="nil"/>
              <w:left w:val="nil"/>
              <w:bottom w:val="nil"/>
              <w:right w:val="nil"/>
            </w:tcBorders>
            <w:vAlign w:val="center"/>
            <w:hideMark/>
          </w:tcPr>
          <w:p w14:paraId="3A66193B" w14:textId="77777777" w:rsidR="00EE1DF4" w:rsidRPr="00C311AB" w:rsidRDefault="00EE1DF4" w:rsidP="000A3372">
            <w:pPr>
              <w:spacing w:line="240" w:lineRule="auto"/>
              <w:jc w:val="right"/>
              <w:rPr>
                <w:ins w:id="7232" w:author="Alondra Vega Pacheco" w:date="2025-10-14T11:24:00Z" w16du:dateUtc="2025-10-14T16:24:00Z"/>
                <w:rFonts w:ascii="Aptos Narrow" w:hAnsi="Aptos Narrow"/>
                <w:color w:val="000000"/>
                <w:sz w:val="22"/>
                <w:szCs w:val="22"/>
              </w:rPr>
            </w:pPr>
            <w:ins w:id="7233" w:author="Alondra Vega Pacheco" w:date="2025-10-14T11:24:00Z" w16du:dateUtc="2025-10-14T16:24:00Z">
              <w:r w:rsidRPr="00C311AB">
                <w:rPr>
                  <w:rFonts w:ascii="Aptos Narrow" w:hAnsi="Aptos Narrow"/>
                  <w:color w:val="000000"/>
                  <w:sz w:val="22"/>
                  <w:szCs w:val="22"/>
                </w:rPr>
                <w:t>8/20/2025</w:t>
              </w:r>
            </w:ins>
          </w:p>
        </w:tc>
        <w:tc>
          <w:tcPr>
            <w:tcW w:w="3889" w:type="dxa"/>
            <w:tcBorders>
              <w:top w:val="nil"/>
              <w:left w:val="nil"/>
              <w:bottom w:val="nil"/>
              <w:right w:val="nil"/>
            </w:tcBorders>
            <w:vAlign w:val="center"/>
            <w:hideMark/>
          </w:tcPr>
          <w:p w14:paraId="79E2B58F" w14:textId="77777777" w:rsidR="00EE1DF4" w:rsidRPr="00C311AB" w:rsidRDefault="00EE1DF4" w:rsidP="000A3372">
            <w:pPr>
              <w:spacing w:line="240" w:lineRule="auto"/>
              <w:rPr>
                <w:ins w:id="7234" w:author="Alondra Vega Pacheco" w:date="2025-10-14T11:24:00Z" w16du:dateUtc="2025-10-14T16:24:00Z"/>
                <w:rFonts w:ascii="Aptos Narrow" w:hAnsi="Aptos Narrow"/>
                <w:color w:val="000000"/>
                <w:sz w:val="22"/>
                <w:szCs w:val="22"/>
              </w:rPr>
            </w:pPr>
            <w:ins w:id="7235" w:author="Alondra Vega Pacheco" w:date="2025-10-14T11:24:00Z" w16du:dateUtc="2025-10-14T16:24:00Z">
              <w:r w:rsidRPr="00C311AB">
                <w:rPr>
                  <w:rFonts w:ascii="Aptos Narrow" w:hAnsi="Aptos Narrow"/>
                  <w:color w:val="000000"/>
                  <w:sz w:val="22"/>
                  <w:szCs w:val="22"/>
                </w:rPr>
                <w:t>Progress on deliverables will be maintained in a centralized project spreadsheet, with updates logged every week.</w:t>
              </w:r>
            </w:ins>
          </w:p>
        </w:tc>
        <w:tc>
          <w:tcPr>
            <w:tcW w:w="3956" w:type="dxa"/>
            <w:tcBorders>
              <w:top w:val="nil"/>
              <w:left w:val="nil"/>
              <w:bottom w:val="nil"/>
              <w:right w:val="nil"/>
            </w:tcBorders>
            <w:vAlign w:val="center"/>
            <w:hideMark/>
          </w:tcPr>
          <w:p w14:paraId="095C39F2" w14:textId="77777777" w:rsidR="00EE1DF4" w:rsidRPr="00C311AB" w:rsidRDefault="00EE1DF4" w:rsidP="000A3372">
            <w:pPr>
              <w:spacing w:line="240" w:lineRule="auto"/>
              <w:rPr>
                <w:ins w:id="7236" w:author="Alondra Vega Pacheco" w:date="2025-10-14T11:24:00Z" w16du:dateUtc="2025-10-14T16:24:00Z"/>
                <w:rFonts w:ascii="Aptos Narrow" w:hAnsi="Aptos Narrow"/>
                <w:color w:val="000000"/>
                <w:sz w:val="22"/>
                <w:szCs w:val="22"/>
              </w:rPr>
            </w:pPr>
            <w:ins w:id="7237" w:author="Alondra Vega Pacheco" w:date="2025-10-14T11:24:00Z" w16du:dateUtc="2025-10-14T16:24:00Z">
              <w:r w:rsidRPr="00C311AB">
                <w:rPr>
                  <w:rFonts w:ascii="Aptos Narrow" w:hAnsi="Aptos Narrow"/>
                  <w:color w:val="000000"/>
                  <w:sz w:val="22"/>
                  <w:szCs w:val="22"/>
                </w:rPr>
                <w:t>Required a structured way to manage tasks, dependencies, and timelines for the project deliverables.</w:t>
              </w:r>
            </w:ins>
          </w:p>
        </w:tc>
        <w:tc>
          <w:tcPr>
            <w:tcW w:w="3364" w:type="dxa"/>
            <w:tcBorders>
              <w:top w:val="nil"/>
              <w:left w:val="nil"/>
              <w:bottom w:val="nil"/>
              <w:right w:val="nil"/>
            </w:tcBorders>
            <w:vAlign w:val="center"/>
            <w:hideMark/>
          </w:tcPr>
          <w:p w14:paraId="3227AA4B" w14:textId="77777777" w:rsidR="00EE1DF4" w:rsidRPr="00C311AB" w:rsidRDefault="00EE1DF4" w:rsidP="000A3372">
            <w:pPr>
              <w:spacing w:line="240" w:lineRule="auto"/>
              <w:rPr>
                <w:ins w:id="7238" w:author="Alondra Vega Pacheco" w:date="2025-10-14T11:24:00Z" w16du:dateUtc="2025-10-14T16:24:00Z"/>
                <w:rFonts w:ascii="Aptos Narrow" w:hAnsi="Aptos Narrow"/>
                <w:color w:val="000000"/>
                <w:sz w:val="22"/>
                <w:szCs w:val="22"/>
              </w:rPr>
            </w:pPr>
            <w:ins w:id="7239" w:author="Alondra Vega Pacheco" w:date="2025-10-14T11:24:00Z" w16du:dateUtc="2025-10-14T16:24:00Z">
              <w:r w:rsidRPr="00C311AB">
                <w:rPr>
                  <w:rFonts w:ascii="Aptos Narrow" w:hAnsi="Aptos Narrow"/>
                  <w:color w:val="000000"/>
                  <w:sz w:val="22"/>
                  <w:szCs w:val="22"/>
                </w:rPr>
                <w:t>1. Use of MS teams</w:t>
              </w:r>
            </w:ins>
          </w:p>
        </w:tc>
        <w:tc>
          <w:tcPr>
            <w:tcW w:w="3587" w:type="dxa"/>
            <w:tcBorders>
              <w:top w:val="nil"/>
              <w:left w:val="nil"/>
              <w:bottom w:val="nil"/>
              <w:right w:val="nil"/>
            </w:tcBorders>
            <w:vAlign w:val="center"/>
            <w:hideMark/>
          </w:tcPr>
          <w:p w14:paraId="36BCCD9F" w14:textId="77777777" w:rsidR="00EE1DF4" w:rsidRPr="00C311AB" w:rsidRDefault="00EE1DF4" w:rsidP="000A3372">
            <w:pPr>
              <w:spacing w:line="240" w:lineRule="auto"/>
              <w:rPr>
                <w:ins w:id="7240" w:author="Alondra Vega Pacheco" w:date="2025-10-14T11:24:00Z" w16du:dateUtc="2025-10-14T16:24:00Z"/>
                <w:rFonts w:ascii="Aptos Narrow" w:hAnsi="Aptos Narrow"/>
                <w:color w:val="000000"/>
                <w:sz w:val="22"/>
                <w:szCs w:val="22"/>
              </w:rPr>
            </w:pPr>
            <w:proofErr w:type="gramStart"/>
            <w:ins w:id="7241" w:author="Alondra Vega Pacheco" w:date="2025-10-14T11:24:00Z" w16du:dateUtc="2025-10-14T16:24:00Z">
              <w:r w:rsidRPr="00C311AB">
                <w:rPr>
                  <w:rFonts w:ascii="Aptos Narrow" w:hAnsi="Aptos Narrow"/>
                  <w:color w:val="000000"/>
                  <w:sz w:val="22"/>
                  <w:szCs w:val="22"/>
                </w:rPr>
                <w:t>Chose</w:t>
              </w:r>
              <w:proofErr w:type="gramEnd"/>
              <w:r w:rsidRPr="00C311AB">
                <w:rPr>
                  <w:rFonts w:ascii="Aptos Narrow" w:hAnsi="Aptos Narrow"/>
                  <w:color w:val="000000"/>
                  <w:sz w:val="22"/>
                  <w:szCs w:val="22"/>
                </w:rPr>
                <w:t xml:space="preserve"> MS Excel to sign up for task related to PMP and SRS and update status as work was completed.</w:t>
              </w:r>
            </w:ins>
          </w:p>
        </w:tc>
        <w:tc>
          <w:tcPr>
            <w:tcW w:w="3495" w:type="dxa"/>
            <w:tcBorders>
              <w:top w:val="nil"/>
              <w:left w:val="nil"/>
              <w:bottom w:val="nil"/>
              <w:right w:val="nil"/>
            </w:tcBorders>
            <w:vAlign w:val="center"/>
            <w:hideMark/>
          </w:tcPr>
          <w:p w14:paraId="04292674" w14:textId="77777777" w:rsidR="00EE1DF4" w:rsidRPr="00C311AB" w:rsidRDefault="00EE1DF4" w:rsidP="000A3372">
            <w:pPr>
              <w:spacing w:line="240" w:lineRule="auto"/>
              <w:rPr>
                <w:ins w:id="7242" w:author="Alondra Vega Pacheco" w:date="2025-10-14T11:24:00Z" w16du:dateUtc="2025-10-14T16:24:00Z"/>
                <w:rFonts w:ascii="Aptos Narrow" w:hAnsi="Aptos Narrow"/>
                <w:color w:val="000000"/>
                <w:sz w:val="22"/>
                <w:szCs w:val="22"/>
              </w:rPr>
            </w:pPr>
            <w:proofErr w:type="gramStart"/>
            <w:ins w:id="7243" w:author="Alondra Vega Pacheco" w:date="2025-10-14T11:24:00Z" w16du:dateUtc="2025-10-14T16:24:00Z">
              <w:r w:rsidRPr="00C311AB">
                <w:rPr>
                  <w:rFonts w:ascii="Aptos Narrow" w:hAnsi="Aptos Narrow"/>
                  <w:color w:val="000000"/>
                  <w:sz w:val="22"/>
                  <w:szCs w:val="22"/>
                </w:rPr>
                <w:t>Ensures</w:t>
              </w:r>
              <w:proofErr w:type="gramEnd"/>
              <w:r w:rsidRPr="00C311AB">
                <w:rPr>
                  <w:rFonts w:ascii="Aptos Narrow" w:hAnsi="Aptos Narrow"/>
                  <w:color w:val="000000"/>
                  <w:sz w:val="22"/>
                  <w:szCs w:val="22"/>
                </w:rPr>
                <w:t xml:space="preserve"> all team members and stakeholders can see current progress in real time.</w:t>
              </w:r>
            </w:ins>
          </w:p>
        </w:tc>
        <w:tc>
          <w:tcPr>
            <w:tcW w:w="1142" w:type="dxa"/>
            <w:tcBorders>
              <w:top w:val="nil"/>
              <w:left w:val="nil"/>
              <w:bottom w:val="nil"/>
              <w:right w:val="nil"/>
            </w:tcBorders>
            <w:vAlign w:val="center"/>
            <w:hideMark/>
          </w:tcPr>
          <w:p w14:paraId="39B4F3E0" w14:textId="77777777" w:rsidR="00EE1DF4" w:rsidRPr="00C311AB" w:rsidRDefault="00EE1DF4" w:rsidP="000A3372">
            <w:pPr>
              <w:spacing w:line="240" w:lineRule="auto"/>
              <w:rPr>
                <w:ins w:id="7244" w:author="Alondra Vega Pacheco" w:date="2025-10-14T11:24:00Z" w16du:dateUtc="2025-10-14T16:24:00Z"/>
                <w:rFonts w:ascii="Aptos Narrow" w:hAnsi="Aptos Narrow"/>
                <w:color w:val="000000"/>
                <w:sz w:val="22"/>
                <w:szCs w:val="22"/>
              </w:rPr>
            </w:pPr>
            <w:ins w:id="7245" w:author="Alondra Vega Pacheco" w:date="2025-10-14T11:24:00Z" w16du:dateUtc="2025-10-14T16:24:00Z">
              <w:r w:rsidRPr="00C311AB">
                <w:rPr>
                  <w:rFonts w:ascii="Aptos Narrow" w:hAnsi="Aptos Narrow"/>
                  <w:color w:val="000000"/>
                  <w:sz w:val="22"/>
                  <w:szCs w:val="22"/>
                </w:rPr>
                <w:t>Completed</w:t>
              </w:r>
            </w:ins>
          </w:p>
        </w:tc>
        <w:tc>
          <w:tcPr>
            <w:tcW w:w="2814" w:type="dxa"/>
            <w:tcBorders>
              <w:top w:val="nil"/>
              <w:left w:val="nil"/>
              <w:bottom w:val="nil"/>
              <w:right w:val="nil"/>
            </w:tcBorders>
            <w:vAlign w:val="center"/>
            <w:hideMark/>
          </w:tcPr>
          <w:p w14:paraId="6DFCBA01" w14:textId="77777777" w:rsidR="00EE1DF4" w:rsidRPr="00C311AB" w:rsidRDefault="00EE1DF4" w:rsidP="000A3372">
            <w:pPr>
              <w:spacing w:line="240" w:lineRule="auto"/>
              <w:rPr>
                <w:ins w:id="7246" w:author="Alondra Vega Pacheco" w:date="2025-10-14T11:24:00Z" w16du:dateUtc="2025-10-14T16:24:00Z"/>
                <w:rFonts w:ascii="Aptos Narrow" w:hAnsi="Aptos Narrow"/>
                <w:color w:val="000000"/>
                <w:sz w:val="22"/>
                <w:szCs w:val="22"/>
              </w:rPr>
            </w:pPr>
            <w:ins w:id="7247" w:author="Alondra Vega Pacheco" w:date="2025-10-14T11:24:00Z" w16du:dateUtc="2025-10-14T16:24:00Z">
              <w:r w:rsidRPr="00C311AB">
                <w:rPr>
                  <w:rFonts w:ascii="Aptos Narrow" w:hAnsi="Aptos Narrow"/>
                  <w:color w:val="000000"/>
                  <w:sz w:val="22"/>
                  <w:szCs w:val="22"/>
                </w:rPr>
                <w:t>PMP/ SRS</w:t>
              </w:r>
            </w:ins>
          </w:p>
        </w:tc>
        <w:tc>
          <w:tcPr>
            <w:tcW w:w="1230" w:type="dxa"/>
            <w:tcBorders>
              <w:top w:val="nil"/>
              <w:left w:val="nil"/>
              <w:bottom w:val="nil"/>
              <w:right w:val="single" w:sz="4" w:space="0" w:color="000000"/>
            </w:tcBorders>
            <w:vAlign w:val="center"/>
            <w:hideMark/>
          </w:tcPr>
          <w:p w14:paraId="1378AC35" w14:textId="77777777" w:rsidR="00EE1DF4" w:rsidRPr="00C311AB" w:rsidRDefault="00EE1DF4" w:rsidP="000A3372">
            <w:pPr>
              <w:spacing w:line="240" w:lineRule="auto"/>
              <w:rPr>
                <w:ins w:id="7248" w:author="Alondra Vega Pacheco" w:date="2025-10-14T11:24:00Z" w16du:dateUtc="2025-10-14T16:24:00Z"/>
                <w:rFonts w:ascii="Aptos Narrow" w:hAnsi="Aptos Narrow"/>
                <w:color w:val="000000"/>
                <w:sz w:val="22"/>
                <w:szCs w:val="22"/>
              </w:rPr>
            </w:pPr>
            <w:ins w:id="7249" w:author="Alondra Vega Pacheco" w:date="2025-10-14T11:24:00Z" w16du:dateUtc="2025-10-14T16:24:00Z">
              <w:r w:rsidRPr="00C311AB">
                <w:rPr>
                  <w:rFonts w:ascii="Aptos Narrow" w:hAnsi="Aptos Narrow"/>
                  <w:color w:val="000000"/>
                  <w:sz w:val="22"/>
                  <w:szCs w:val="22"/>
                </w:rPr>
                <w:t>Team-C</w:t>
              </w:r>
            </w:ins>
          </w:p>
        </w:tc>
      </w:tr>
      <w:tr w:rsidR="00EE1DF4" w:rsidRPr="00C311AB" w14:paraId="46B6CB42" w14:textId="77777777" w:rsidTr="000A3372">
        <w:trPr>
          <w:trHeight w:val="300"/>
          <w:ins w:id="7250"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35B30381" w14:textId="77777777" w:rsidR="00EE1DF4" w:rsidRPr="00C311AB" w:rsidRDefault="00EE1DF4" w:rsidP="000A3372">
            <w:pPr>
              <w:spacing w:line="240" w:lineRule="auto"/>
              <w:rPr>
                <w:ins w:id="7251" w:author="Alondra Vega Pacheco" w:date="2025-10-14T11:24:00Z" w16du:dateUtc="2025-10-14T16:24:00Z"/>
                <w:rFonts w:ascii="Aptos Narrow" w:hAnsi="Aptos Narrow"/>
                <w:color w:val="000000"/>
                <w:sz w:val="22"/>
                <w:szCs w:val="22"/>
              </w:rPr>
            </w:pPr>
            <w:ins w:id="7252" w:author="Alondra Vega Pacheco" w:date="2025-10-14T11:24:00Z" w16du:dateUtc="2025-10-14T16:24:00Z">
              <w:r w:rsidRPr="00C311AB">
                <w:rPr>
                  <w:rFonts w:ascii="Aptos Narrow" w:hAnsi="Aptos Narrow"/>
                  <w:color w:val="000000"/>
                  <w:sz w:val="22"/>
                  <w:szCs w:val="22"/>
                </w:rPr>
                <w:t>C</w:t>
              </w:r>
            </w:ins>
          </w:p>
        </w:tc>
        <w:tc>
          <w:tcPr>
            <w:tcW w:w="1440" w:type="dxa"/>
            <w:tcBorders>
              <w:top w:val="nil"/>
              <w:left w:val="nil"/>
              <w:bottom w:val="nil"/>
              <w:right w:val="nil"/>
            </w:tcBorders>
            <w:shd w:val="clear" w:color="C0E6F5" w:fill="C0E6F5"/>
            <w:vAlign w:val="center"/>
            <w:hideMark/>
          </w:tcPr>
          <w:p w14:paraId="2F9A40C2" w14:textId="77777777" w:rsidR="00EE1DF4" w:rsidRPr="00C311AB" w:rsidRDefault="00EE1DF4" w:rsidP="000A3372">
            <w:pPr>
              <w:spacing w:line="240" w:lineRule="auto"/>
              <w:rPr>
                <w:ins w:id="7253"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vAlign w:val="center"/>
            <w:hideMark/>
          </w:tcPr>
          <w:p w14:paraId="4BB32499" w14:textId="77777777" w:rsidR="00EE1DF4" w:rsidRPr="00C311AB" w:rsidRDefault="00EE1DF4" w:rsidP="000A3372">
            <w:pPr>
              <w:spacing w:line="240" w:lineRule="auto"/>
              <w:rPr>
                <w:ins w:id="7254"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vAlign w:val="center"/>
            <w:hideMark/>
          </w:tcPr>
          <w:p w14:paraId="328FDE6B" w14:textId="77777777" w:rsidR="00EE1DF4" w:rsidRPr="00C311AB" w:rsidRDefault="00EE1DF4" w:rsidP="000A3372">
            <w:pPr>
              <w:spacing w:line="240" w:lineRule="auto"/>
              <w:rPr>
                <w:ins w:id="7255"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center"/>
            <w:hideMark/>
          </w:tcPr>
          <w:p w14:paraId="54548ABB" w14:textId="77777777" w:rsidR="00EE1DF4" w:rsidRPr="00C311AB" w:rsidRDefault="00EE1DF4" w:rsidP="000A3372">
            <w:pPr>
              <w:spacing w:line="240" w:lineRule="auto"/>
              <w:rPr>
                <w:ins w:id="7256"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center"/>
            <w:hideMark/>
          </w:tcPr>
          <w:p w14:paraId="4A5B1C4C" w14:textId="77777777" w:rsidR="00EE1DF4" w:rsidRPr="00C311AB" w:rsidRDefault="00EE1DF4" w:rsidP="000A3372">
            <w:pPr>
              <w:spacing w:line="240" w:lineRule="auto"/>
              <w:rPr>
                <w:ins w:id="7257" w:author="Alondra Vega Pacheco" w:date="2025-10-14T11:24:00Z" w16du:dateUtc="2025-10-14T16:24:00Z"/>
                <w:rFonts w:ascii="Aptos Narrow" w:hAnsi="Aptos Narrow"/>
                <w:color w:val="000000"/>
                <w:sz w:val="22"/>
                <w:szCs w:val="22"/>
              </w:rPr>
            </w:pPr>
            <w:ins w:id="7258" w:author="Alondra Vega Pacheco" w:date="2025-10-14T11:24:00Z" w16du:dateUtc="2025-10-14T16:24:00Z">
              <w:r w:rsidRPr="00C311AB">
                <w:rPr>
                  <w:rFonts w:ascii="Aptos Narrow" w:hAnsi="Aptos Narrow"/>
                  <w:color w:val="000000"/>
                  <w:sz w:val="22"/>
                  <w:szCs w:val="22"/>
                </w:rPr>
                <w:t>2. Use of google forms</w:t>
              </w:r>
            </w:ins>
          </w:p>
        </w:tc>
        <w:tc>
          <w:tcPr>
            <w:tcW w:w="3587" w:type="dxa"/>
            <w:tcBorders>
              <w:top w:val="nil"/>
              <w:left w:val="nil"/>
              <w:bottom w:val="nil"/>
              <w:right w:val="nil"/>
            </w:tcBorders>
            <w:shd w:val="clear" w:color="C0E6F5" w:fill="C0E6F5"/>
            <w:vAlign w:val="center"/>
            <w:hideMark/>
          </w:tcPr>
          <w:p w14:paraId="24596CD2" w14:textId="77777777" w:rsidR="00EE1DF4" w:rsidRPr="00C311AB" w:rsidRDefault="00EE1DF4" w:rsidP="000A3372">
            <w:pPr>
              <w:spacing w:line="240" w:lineRule="auto"/>
              <w:rPr>
                <w:ins w:id="7259"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shd w:val="clear" w:color="C0E6F5" w:fill="C0E6F5"/>
            <w:vAlign w:val="center"/>
            <w:hideMark/>
          </w:tcPr>
          <w:p w14:paraId="15B08CA2" w14:textId="77777777" w:rsidR="00EE1DF4" w:rsidRPr="00C311AB" w:rsidRDefault="00EE1DF4" w:rsidP="000A3372">
            <w:pPr>
              <w:spacing w:line="240" w:lineRule="auto"/>
              <w:rPr>
                <w:ins w:id="7260" w:author="Alondra Vega Pacheco" w:date="2025-10-14T11:24:00Z" w16du:dateUtc="2025-10-14T16:24:00Z"/>
                <w:rFonts w:ascii="Times New Roman" w:hAnsi="Times New Roman"/>
                <w:sz w:val="20"/>
              </w:rPr>
            </w:pPr>
          </w:p>
        </w:tc>
        <w:tc>
          <w:tcPr>
            <w:tcW w:w="1142" w:type="dxa"/>
            <w:tcBorders>
              <w:top w:val="nil"/>
              <w:left w:val="nil"/>
              <w:bottom w:val="nil"/>
              <w:right w:val="nil"/>
            </w:tcBorders>
            <w:shd w:val="clear" w:color="C0E6F5" w:fill="C0E6F5"/>
            <w:vAlign w:val="center"/>
            <w:hideMark/>
          </w:tcPr>
          <w:p w14:paraId="310FDC3F" w14:textId="77777777" w:rsidR="00EE1DF4" w:rsidRPr="00C311AB" w:rsidRDefault="00EE1DF4" w:rsidP="000A3372">
            <w:pPr>
              <w:spacing w:line="240" w:lineRule="auto"/>
              <w:rPr>
                <w:ins w:id="7261"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vAlign w:val="center"/>
            <w:hideMark/>
          </w:tcPr>
          <w:p w14:paraId="48813BF8" w14:textId="77777777" w:rsidR="00EE1DF4" w:rsidRPr="00C311AB" w:rsidRDefault="00EE1DF4" w:rsidP="000A3372">
            <w:pPr>
              <w:spacing w:line="240" w:lineRule="auto"/>
              <w:rPr>
                <w:ins w:id="7262"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vAlign w:val="center"/>
            <w:hideMark/>
          </w:tcPr>
          <w:p w14:paraId="20E68631" w14:textId="77777777" w:rsidR="00EE1DF4" w:rsidRPr="00C311AB" w:rsidRDefault="00EE1DF4" w:rsidP="000A3372">
            <w:pPr>
              <w:spacing w:line="240" w:lineRule="auto"/>
              <w:rPr>
                <w:ins w:id="7263" w:author="Alondra Vega Pacheco" w:date="2025-10-14T11:24:00Z" w16du:dateUtc="2025-10-14T16:24:00Z"/>
                <w:rFonts w:ascii="Times New Roman" w:hAnsi="Times New Roman"/>
                <w:sz w:val="20"/>
              </w:rPr>
            </w:pPr>
          </w:p>
        </w:tc>
      </w:tr>
      <w:tr w:rsidR="00EE1DF4" w:rsidRPr="00C311AB" w14:paraId="2916CDE7" w14:textId="77777777" w:rsidTr="000A3372">
        <w:trPr>
          <w:trHeight w:val="300"/>
          <w:ins w:id="7264"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6DA08B6D" w14:textId="77777777" w:rsidR="00EE1DF4" w:rsidRPr="00C311AB" w:rsidRDefault="00EE1DF4" w:rsidP="000A3372">
            <w:pPr>
              <w:spacing w:line="240" w:lineRule="auto"/>
              <w:rPr>
                <w:ins w:id="7265" w:author="Alondra Vega Pacheco" w:date="2025-10-14T11:24:00Z" w16du:dateUtc="2025-10-14T16:24:00Z"/>
                <w:rFonts w:ascii="Aptos Narrow" w:hAnsi="Aptos Narrow"/>
                <w:color w:val="000000"/>
                <w:sz w:val="22"/>
                <w:szCs w:val="22"/>
              </w:rPr>
            </w:pPr>
            <w:ins w:id="7266" w:author="Alondra Vega Pacheco" w:date="2025-10-14T11:24:00Z" w16du:dateUtc="2025-10-14T16:24:00Z">
              <w:r w:rsidRPr="00C311AB">
                <w:rPr>
                  <w:rFonts w:ascii="Aptos Narrow" w:hAnsi="Aptos Narrow"/>
                  <w:color w:val="000000"/>
                  <w:sz w:val="22"/>
                  <w:szCs w:val="22"/>
                </w:rPr>
                <w:t>C</w:t>
              </w:r>
            </w:ins>
          </w:p>
        </w:tc>
        <w:tc>
          <w:tcPr>
            <w:tcW w:w="1440" w:type="dxa"/>
            <w:tcBorders>
              <w:top w:val="nil"/>
              <w:left w:val="nil"/>
              <w:bottom w:val="nil"/>
              <w:right w:val="nil"/>
            </w:tcBorders>
            <w:vAlign w:val="center"/>
            <w:hideMark/>
          </w:tcPr>
          <w:p w14:paraId="4311B661" w14:textId="77777777" w:rsidR="00EE1DF4" w:rsidRPr="00C311AB" w:rsidRDefault="00EE1DF4" w:rsidP="000A3372">
            <w:pPr>
              <w:spacing w:line="240" w:lineRule="auto"/>
              <w:rPr>
                <w:ins w:id="7267"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vAlign w:val="center"/>
            <w:hideMark/>
          </w:tcPr>
          <w:p w14:paraId="198E82BA" w14:textId="77777777" w:rsidR="00EE1DF4" w:rsidRPr="00C311AB" w:rsidRDefault="00EE1DF4" w:rsidP="000A3372">
            <w:pPr>
              <w:spacing w:line="240" w:lineRule="auto"/>
              <w:rPr>
                <w:ins w:id="7268" w:author="Alondra Vega Pacheco" w:date="2025-10-14T11:24:00Z" w16du:dateUtc="2025-10-14T16:24:00Z"/>
                <w:rFonts w:ascii="Times New Roman" w:hAnsi="Times New Roman"/>
                <w:sz w:val="20"/>
              </w:rPr>
            </w:pPr>
          </w:p>
        </w:tc>
        <w:tc>
          <w:tcPr>
            <w:tcW w:w="3889" w:type="dxa"/>
            <w:tcBorders>
              <w:top w:val="nil"/>
              <w:left w:val="nil"/>
              <w:bottom w:val="nil"/>
              <w:right w:val="nil"/>
            </w:tcBorders>
            <w:vAlign w:val="center"/>
            <w:hideMark/>
          </w:tcPr>
          <w:p w14:paraId="0B39EB19" w14:textId="77777777" w:rsidR="00EE1DF4" w:rsidRPr="00C311AB" w:rsidRDefault="00EE1DF4" w:rsidP="000A3372">
            <w:pPr>
              <w:spacing w:line="240" w:lineRule="auto"/>
              <w:rPr>
                <w:ins w:id="7269"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center"/>
            <w:hideMark/>
          </w:tcPr>
          <w:p w14:paraId="47FCC32C" w14:textId="77777777" w:rsidR="00EE1DF4" w:rsidRPr="00C311AB" w:rsidRDefault="00EE1DF4" w:rsidP="000A3372">
            <w:pPr>
              <w:spacing w:line="240" w:lineRule="auto"/>
              <w:rPr>
                <w:ins w:id="7270" w:author="Alondra Vega Pacheco" w:date="2025-10-14T11:24:00Z" w16du:dateUtc="2025-10-14T16:24:00Z"/>
                <w:rFonts w:ascii="Times New Roman" w:hAnsi="Times New Roman"/>
                <w:sz w:val="20"/>
              </w:rPr>
            </w:pPr>
          </w:p>
        </w:tc>
        <w:tc>
          <w:tcPr>
            <w:tcW w:w="3364" w:type="dxa"/>
            <w:tcBorders>
              <w:top w:val="nil"/>
              <w:left w:val="nil"/>
              <w:bottom w:val="nil"/>
              <w:right w:val="nil"/>
            </w:tcBorders>
            <w:vAlign w:val="center"/>
            <w:hideMark/>
          </w:tcPr>
          <w:p w14:paraId="46D84574" w14:textId="77777777" w:rsidR="00EE1DF4" w:rsidRPr="00C311AB" w:rsidRDefault="00EE1DF4" w:rsidP="000A3372">
            <w:pPr>
              <w:spacing w:line="240" w:lineRule="auto"/>
              <w:rPr>
                <w:ins w:id="7271" w:author="Alondra Vega Pacheco" w:date="2025-10-14T11:24:00Z" w16du:dateUtc="2025-10-14T16:24:00Z"/>
                <w:rFonts w:ascii="Times New Roman" w:hAnsi="Times New Roman"/>
                <w:sz w:val="20"/>
              </w:rPr>
            </w:pPr>
          </w:p>
        </w:tc>
        <w:tc>
          <w:tcPr>
            <w:tcW w:w="3587" w:type="dxa"/>
            <w:tcBorders>
              <w:top w:val="nil"/>
              <w:left w:val="nil"/>
              <w:bottom w:val="nil"/>
              <w:right w:val="nil"/>
            </w:tcBorders>
            <w:vAlign w:val="center"/>
            <w:hideMark/>
          </w:tcPr>
          <w:p w14:paraId="71ED3E24" w14:textId="77777777" w:rsidR="00EE1DF4" w:rsidRPr="00C311AB" w:rsidRDefault="00EE1DF4" w:rsidP="000A3372">
            <w:pPr>
              <w:spacing w:line="240" w:lineRule="auto"/>
              <w:rPr>
                <w:ins w:id="7272" w:author="Alondra Vega Pacheco" w:date="2025-10-14T11:24:00Z" w16du:dateUtc="2025-10-14T16:24:00Z"/>
                <w:rFonts w:ascii="Times New Roman" w:hAnsi="Times New Roman"/>
                <w:sz w:val="20"/>
              </w:rPr>
            </w:pPr>
          </w:p>
        </w:tc>
        <w:tc>
          <w:tcPr>
            <w:tcW w:w="3495" w:type="dxa"/>
            <w:tcBorders>
              <w:top w:val="nil"/>
              <w:left w:val="nil"/>
              <w:bottom w:val="nil"/>
              <w:right w:val="nil"/>
            </w:tcBorders>
            <w:vAlign w:val="center"/>
            <w:hideMark/>
          </w:tcPr>
          <w:p w14:paraId="3575E477" w14:textId="77777777" w:rsidR="00EE1DF4" w:rsidRPr="00C311AB" w:rsidRDefault="00EE1DF4" w:rsidP="000A3372">
            <w:pPr>
              <w:spacing w:line="240" w:lineRule="auto"/>
              <w:rPr>
                <w:ins w:id="7273" w:author="Alondra Vega Pacheco" w:date="2025-10-14T11:24:00Z" w16du:dateUtc="2025-10-14T16:24:00Z"/>
                <w:rFonts w:ascii="Times New Roman" w:hAnsi="Times New Roman"/>
                <w:sz w:val="20"/>
              </w:rPr>
            </w:pPr>
          </w:p>
        </w:tc>
        <w:tc>
          <w:tcPr>
            <w:tcW w:w="1142" w:type="dxa"/>
            <w:tcBorders>
              <w:top w:val="nil"/>
              <w:left w:val="nil"/>
              <w:bottom w:val="nil"/>
              <w:right w:val="nil"/>
            </w:tcBorders>
            <w:vAlign w:val="center"/>
            <w:hideMark/>
          </w:tcPr>
          <w:p w14:paraId="06CA669A" w14:textId="77777777" w:rsidR="00EE1DF4" w:rsidRPr="00C311AB" w:rsidRDefault="00EE1DF4" w:rsidP="000A3372">
            <w:pPr>
              <w:spacing w:line="240" w:lineRule="auto"/>
              <w:rPr>
                <w:ins w:id="7274" w:author="Alondra Vega Pacheco" w:date="2025-10-14T11:24:00Z" w16du:dateUtc="2025-10-14T16:24:00Z"/>
                <w:rFonts w:ascii="Times New Roman" w:hAnsi="Times New Roman"/>
                <w:sz w:val="20"/>
              </w:rPr>
            </w:pPr>
          </w:p>
        </w:tc>
        <w:tc>
          <w:tcPr>
            <w:tcW w:w="2814" w:type="dxa"/>
            <w:tcBorders>
              <w:top w:val="nil"/>
              <w:left w:val="nil"/>
              <w:bottom w:val="nil"/>
              <w:right w:val="nil"/>
            </w:tcBorders>
            <w:vAlign w:val="center"/>
            <w:hideMark/>
          </w:tcPr>
          <w:p w14:paraId="1DCECC5B" w14:textId="77777777" w:rsidR="00EE1DF4" w:rsidRPr="00C311AB" w:rsidRDefault="00EE1DF4" w:rsidP="000A3372">
            <w:pPr>
              <w:spacing w:line="240" w:lineRule="auto"/>
              <w:rPr>
                <w:ins w:id="7275"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vAlign w:val="center"/>
            <w:hideMark/>
          </w:tcPr>
          <w:p w14:paraId="2182918F" w14:textId="77777777" w:rsidR="00EE1DF4" w:rsidRPr="00C311AB" w:rsidRDefault="00EE1DF4" w:rsidP="000A3372">
            <w:pPr>
              <w:spacing w:line="240" w:lineRule="auto"/>
              <w:rPr>
                <w:ins w:id="7276" w:author="Alondra Vega Pacheco" w:date="2025-10-14T11:24:00Z" w16du:dateUtc="2025-10-14T16:24:00Z"/>
                <w:rFonts w:ascii="Times New Roman" w:hAnsi="Times New Roman"/>
                <w:sz w:val="20"/>
              </w:rPr>
            </w:pPr>
          </w:p>
        </w:tc>
      </w:tr>
      <w:tr w:rsidR="00EE1DF4" w:rsidRPr="00C311AB" w14:paraId="326CDF3B" w14:textId="77777777" w:rsidTr="000A3372">
        <w:trPr>
          <w:trHeight w:val="2310"/>
          <w:ins w:id="7277"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6AE5DE2C" w14:textId="77777777" w:rsidR="00EE1DF4" w:rsidRPr="00C311AB" w:rsidRDefault="00EE1DF4" w:rsidP="000A3372">
            <w:pPr>
              <w:spacing w:line="240" w:lineRule="auto"/>
              <w:rPr>
                <w:ins w:id="7278" w:author="Alondra Vega Pacheco" w:date="2025-10-14T11:24:00Z" w16du:dateUtc="2025-10-14T16:24:00Z"/>
                <w:rFonts w:ascii="Aptos Narrow" w:hAnsi="Aptos Narrow"/>
                <w:color w:val="000000"/>
                <w:sz w:val="22"/>
                <w:szCs w:val="22"/>
              </w:rPr>
            </w:pPr>
            <w:ins w:id="7279" w:author="Alondra Vega Pacheco" w:date="2025-10-14T11:24:00Z" w16du:dateUtc="2025-10-14T16:24:00Z">
              <w:r w:rsidRPr="00C311AB">
                <w:rPr>
                  <w:rFonts w:ascii="Aptos Narrow" w:hAnsi="Aptos Narrow"/>
                  <w:color w:val="000000"/>
                  <w:sz w:val="22"/>
                  <w:szCs w:val="22"/>
                </w:rPr>
                <w:t>C</w:t>
              </w:r>
            </w:ins>
          </w:p>
        </w:tc>
        <w:tc>
          <w:tcPr>
            <w:tcW w:w="1440" w:type="dxa"/>
            <w:tcBorders>
              <w:top w:val="nil"/>
              <w:left w:val="nil"/>
              <w:bottom w:val="nil"/>
              <w:right w:val="nil"/>
            </w:tcBorders>
            <w:shd w:val="clear" w:color="C0E6F5" w:fill="C0E6F5"/>
            <w:vAlign w:val="center"/>
            <w:hideMark/>
          </w:tcPr>
          <w:p w14:paraId="0F893439" w14:textId="77777777" w:rsidR="00EE1DF4" w:rsidRPr="00C311AB" w:rsidRDefault="00EE1DF4" w:rsidP="000A3372">
            <w:pPr>
              <w:spacing w:line="240" w:lineRule="auto"/>
              <w:jc w:val="right"/>
              <w:rPr>
                <w:ins w:id="7280" w:author="Alondra Vega Pacheco" w:date="2025-10-14T11:24:00Z" w16du:dateUtc="2025-10-14T16:24:00Z"/>
                <w:rFonts w:ascii="Aptos Narrow" w:hAnsi="Aptos Narrow"/>
                <w:color w:val="000000"/>
                <w:sz w:val="22"/>
                <w:szCs w:val="22"/>
              </w:rPr>
            </w:pPr>
            <w:ins w:id="7281" w:author="Alondra Vega Pacheco" w:date="2025-10-14T11:24:00Z" w16du:dateUtc="2025-10-14T16:24:00Z">
              <w:r w:rsidRPr="00C311AB">
                <w:rPr>
                  <w:rFonts w:ascii="Aptos Narrow" w:hAnsi="Aptos Narrow"/>
                  <w:color w:val="000000"/>
                  <w:sz w:val="22"/>
                  <w:szCs w:val="22"/>
                </w:rPr>
                <w:t>3</w:t>
              </w:r>
            </w:ins>
          </w:p>
        </w:tc>
        <w:tc>
          <w:tcPr>
            <w:tcW w:w="1823" w:type="dxa"/>
            <w:tcBorders>
              <w:top w:val="nil"/>
              <w:left w:val="nil"/>
              <w:bottom w:val="nil"/>
              <w:right w:val="nil"/>
            </w:tcBorders>
            <w:shd w:val="clear" w:color="C0E6F5" w:fill="C0E6F5"/>
            <w:vAlign w:val="center"/>
            <w:hideMark/>
          </w:tcPr>
          <w:p w14:paraId="1DA53A76" w14:textId="77777777" w:rsidR="00EE1DF4" w:rsidRPr="00C311AB" w:rsidRDefault="00EE1DF4" w:rsidP="000A3372">
            <w:pPr>
              <w:spacing w:line="240" w:lineRule="auto"/>
              <w:jc w:val="right"/>
              <w:rPr>
                <w:ins w:id="7282" w:author="Alondra Vega Pacheco" w:date="2025-10-14T11:24:00Z" w16du:dateUtc="2025-10-14T16:24:00Z"/>
                <w:rFonts w:ascii="Aptos Narrow" w:hAnsi="Aptos Narrow"/>
                <w:color w:val="000000"/>
                <w:sz w:val="22"/>
                <w:szCs w:val="22"/>
              </w:rPr>
            </w:pPr>
            <w:ins w:id="7283" w:author="Alondra Vega Pacheco" w:date="2025-10-14T11:24:00Z" w16du:dateUtc="2025-10-14T16:24:00Z">
              <w:r w:rsidRPr="00C311AB">
                <w:rPr>
                  <w:rFonts w:ascii="Aptos Narrow" w:hAnsi="Aptos Narrow"/>
                  <w:color w:val="000000"/>
                  <w:sz w:val="22"/>
                  <w:szCs w:val="22"/>
                </w:rPr>
                <w:t>8/21/2025</w:t>
              </w:r>
            </w:ins>
          </w:p>
        </w:tc>
        <w:tc>
          <w:tcPr>
            <w:tcW w:w="3889" w:type="dxa"/>
            <w:tcBorders>
              <w:top w:val="nil"/>
              <w:left w:val="nil"/>
              <w:bottom w:val="nil"/>
              <w:right w:val="nil"/>
            </w:tcBorders>
            <w:shd w:val="clear" w:color="C0E6F5" w:fill="C0E6F5"/>
            <w:vAlign w:val="center"/>
            <w:hideMark/>
          </w:tcPr>
          <w:p w14:paraId="66C08CD8" w14:textId="77777777" w:rsidR="00EE1DF4" w:rsidRPr="00C311AB" w:rsidRDefault="00EE1DF4" w:rsidP="000A3372">
            <w:pPr>
              <w:spacing w:line="240" w:lineRule="auto"/>
              <w:rPr>
                <w:ins w:id="7284" w:author="Alondra Vega Pacheco" w:date="2025-10-14T11:24:00Z" w16du:dateUtc="2025-10-14T16:24:00Z"/>
                <w:rFonts w:ascii="Aptos Narrow" w:hAnsi="Aptos Narrow"/>
                <w:color w:val="000000"/>
                <w:sz w:val="22"/>
                <w:szCs w:val="22"/>
              </w:rPr>
            </w:pPr>
            <w:ins w:id="7285" w:author="Alondra Vega Pacheco" w:date="2025-10-14T11:24:00Z" w16du:dateUtc="2025-10-14T16:24:00Z">
              <w:r w:rsidRPr="00C311AB">
                <w:rPr>
                  <w:rFonts w:ascii="Aptos Narrow" w:hAnsi="Aptos Narrow"/>
                  <w:color w:val="000000"/>
                  <w:sz w:val="22"/>
                  <w:szCs w:val="22"/>
                </w:rPr>
                <w:t xml:space="preserve">Use of </w:t>
              </w:r>
              <w:proofErr w:type="spellStart"/>
              <w:r w:rsidRPr="00C311AB">
                <w:rPr>
                  <w:rFonts w:ascii="Aptos Narrow" w:hAnsi="Aptos Narrow"/>
                  <w:color w:val="000000"/>
                  <w:sz w:val="22"/>
                  <w:szCs w:val="22"/>
                </w:rPr>
                <w:t>Lucidchart</w:t>
              </w:r>
              <w:proofErr w:type="spellEnd"/>
            </w:ins>
          </w:p>
        </w:tc>
        <w:tc>
          <w:tcPr>
            <w:tcW w:w="3956" w:type="dxa"/>
            <w:tcBorders>
              <w:top w:val="nil"/>
              <w:left w:val="nil"/>
              <w:bottom w:val="nil"/>
              <w:right w:val="nil"/>
            </w:tcBorders>
            <w:shd w:val="clear" w:color="C0E6F5" w:fill="C0E6F5"/>
            <w:vAlign w:val="center"/>
            <w:hideMark/>
          </w:tcPr>
          <w:p w14:paraId="03E81B5B" w14:textId="77777777" w:rsidR="00EE1DF4" w:rsidRPr="00C311AB" w:rsidRDefault="00EE1DF4" w:rsidP="000A3372">
            <w:pPr>
              <w:spacing w:line="240" w:lineRule="auto"/>
              <w:rPr>
                <w:ins w:id="7286" w:author="Alondra Vega Pacheco" w:date="2025-10-14T11:24:00Z" w16du:dateUtc="2025-10-14T16:24:00Z"/>
                <w:rFonts w:ascii="Aptos Narrow" w:hAnsi="Aptos Narrow"/>
                <w:color w:val="000000"/>
                <w:sz w:val="22"/>
                <w:szCs w:val="22"/>
              </w:rPr>
            </w:pPr>
            <w:ins w:id="7287" w:author="Alondra Vega Pacheco" w:date="2025-10-14T11:24:00Z" w16du:dateUtc="2025-10-14T16:24:00Z">
              <w:r w:rsidRPr="00C311AB">
                <w:rPr>
                  <w:rFonts w:ascii="Aptos Narrow" w:hAnsi="Aptos Narrow"/>
                  <w:color w:val="000000"/>
                  <w:sz w:val="22"/>
                  <w:szCs w:val="22"/>
                </w:rPr>
                <w:t xml:space="preserve">The team required an intuitive, web-based tool to develop UML diagrams (use case, class, sequence, and activity) for design documentation. </w:t>
              </w:r>
              <w:proofErr w:type="spellStart"/>
              <w:r w:rsidRPr="00C311AB">
                <w:rPr>
                  <w:rFonts w:ascii="Aptos Narrow" w:hAnsi="Aptos Narrow"/>
                  <w:color w:val="000000"/>
                  <w:sz w:val="22"/>
                  <w:szCs w:val="22"/>
                </w:rPr>
                <w:t>Lucidchart</w:t>
              </w:r>
              <w:proofErr w:type="spellEnd"/>
              <w:r w:rsidRPr="00C311AB">
                <w:rPr>
                  <w:rFonts w:ascii="Aptos Narrow" w:hAnsi="Aptos Narrow"/>
                  <w:color w:val="000000"/>
                  <w:sz w:val="22"/>
                  <w:szCs w:val="22"/>
                </w:rPr>
                <w:t xml:space="preserve"> was selected because it supports collaborative editing, cloud access, and easy integration with project deliverables.</w:t>
              </w:r>
            </w:ins>
          </w:p>
        </w:tc>
        <w:tc>
          <w:tcPr>
            <w:tcW w:w="3364" w:type="dxa"/>
            <w:tcBorders>
              <w:top w:val="nil"/>
              <w:left w:val="nil"/>
              <w:bottom w:val="nil"/>
              <w:right w:val="nil"/>
            </w:tcBorders>
            <w:shd w:val="clear" w:color="C0E6F5" w:fill="C0E6F5"/>
            <w:vAlign w:val="center"/>
            <w:hideMark/>
          </w:tcPr>
          <w:p w14:paraId="7A6E2036" w14:textId="77777777" w:rsidR="00EE1DF4" w:rsidRPr="00C311AB" w:rsidRDefault="00EE1DF4" w:rsidP="000A3372">
            <w:pPr>
              <w:spacing w:line="240" w:lineRule="auto"/>
              <w:rPr>
                <w:ins w:id="7288" w:author="Alondra Vega Pacheco" w:date="2025-10-14T11:24:00Z" w16du:dateUtc="2025-10-14T16:24:00Z"/>
                <w:rFonts w:ascii="Aptos Narrow" w:hAnsi="Aptos Narrow"/>
                <w:color w:val="000000"/>
                <w:sz w:val="22"/>
                <w:szCs w:val="22"/>
              </w:rPr>
            </w:pPr>
            <w:ins w:id="7289" w:author="Alondra Vega Pacheco" w:date="2025-10-14T11:24:00Z" w16du:dateUtc="2025-10-14T16:24:00Z">
              <w:r w:rsidRPr="00C311AB">
                <w:rPr>
                  <w:rFonts w:ascii="Aptos Narrow" w:hAnsi="Aptos Narrow"/>
                  <w:color w:val="000000"/>
                  <w:sz w:val="22"/>
                  <w:szCs w:val="22"/>
                </w:rPr>
                <w:t>1. Draw.io</w:t>
              </w:r>
            </w:ins>
          </w:p>
        </w:tc>
        <w:tc>
          <w:tcPr>
            <w:tcW w:w="3587" w:type="dxa"/>
            <w:tcBorders>
              <w:top w:val="nil"/>
              <w:left w:val="nil"/>
              <w:bottom w:val="nil"/>
              <w:right w:val="nil"/>
            </w:tcBorders>
            <w:shd w:val="clear" w:color="C0E6F5" w:fill="C0E6F5"/>
            <w:vAlign w:val="center"/>
            <w:hideMark/>
          </w:tcPr>
          <w:p w14:paraId="6DD6B39F" w14:textId="77777777" w:rsidR="00EE1DF4" w:rsidRPr="00C311AB" w:rsidRDefault="00EE1DF4" w:rsidP="000A3372">
            <w:pPr>
              <w:spacing w:line="240" w:lineRule="auto"/>
              <w:rPr>
                <w:ins w:id="7290" w:author="Alondra Vega Pacheco" w:date="2025-10-14T11:24:00Z" w16du:dateUtc="2025-10-14T16:24:00Z"/>
                <w:rFonts w:ascii="Aptos Narrow" w:hAnsi="Aptos Narrow"/>
                <w:color w:val="000000"/>
                <w:sz w:val="22"/>
                <w:szCs w:val="22"/>
              </w:rPr>
            </w:pPr>
            <w:ins w:id="7291" w:author="Alondra Vega Pacheco" w:date="2025-10-14T11:24:00Z" w16du:dateUtc="2025-10-14T16:24:00Z">
              <w:r w:rsidRPr="00C311AB">
                <w:rPr>
                  <w:rFonts w:ascii="Aptos Narrow" w:hAnsi="Aptos Narrow"/>
                  <w:color w:val="000000"/>
                  <w:sz w:val="22"/>
                  <w:szCs w:val="22"/>
                </w:rPr>
                <w:t xml:space="preserve">Chose </w:t>
              </w:r>
              <w:proofErr w:type="spellStart"/>
              <w:r w:rsidRPr="00C311AB">
                <w:rPr>
                  <w:rFonts w:ascii="Aptos Narrow" w:hAnsi="Aptos Narrow"/>
                  <w:color w:val="000000"/>
                  <w:sz w:val="22"/>
                  <w:szCs w:val="22"/>
                </w:rPr>
                <w:t>Lucidchart</w:t>
              </w:r>
              <w:proofErr w:type="spellEnd"/>
            </w:ins>
          </w:p>
        </w:tc>
        <w:tc>
          <w:tcPr>
            <w:tcW w:w="3495" w:type="dxa"/>
            <w:tcBorders>
              <w:top w:val="nil"/>
              <w:left w:val="nil"/>
              <w:bottom w:val="nil"/>
              <w:right w:val="nil"/>
            </w:tcBorders>
            <w:shd w:val="clear" w:color="C0E6F5" w:fill="C0E6F5"/>
            <w:vAlign w:val="center"/>
            <w:hideMark/>
          </w:tcPr>
          <w:p w14:paraId="60B5CC47" w14:textId="77777777" w:rsidR="00EE1DF4" w:rsidRPr="00C311AB" w:rsidRDefault="00EE1DF4" w:rsidP="000A3372">
            <w:pPr>
              <w:spacing w:line="240" w:lineRule="auto"/>
              <w:rPr>
                <w:ins w:id="7292" w:author="Alondra Vega Pacheco" w:date="2025-10-14T11:24:00Z" w16du:dateUtc="2025-10-14T16:24:00Z"/>
                <w:rFonts w:ascii="Aptos Narrow" w:hAnsi="Aptos Narrow"/>
                <w:color w:val="000000"/>
                <w:sz w:val="22"/>
                <w:szCs w:val="22"/>
              </w:rPr>
            </w:pPr>
            <w:proofErr w:type="spellStart"/>
            <w:ins w:id="7293" w:author="Alondra Vega Pacheco" w:date="2025-10-14T11:24:00Z" w16du:dateUtc="2025-10-14T16:24:00Z">
              <w:r w:rsidRPr="00C311AB">
                <w:rPr>
                  <w:rFonts w:ascii="Aptos Narrow" w:hAnsi="Aptos Narrow"/>
                  <w:color w:val="000000"/>
                  <w:sz w:val="22"/>
                  <w:szCs w:val="22"/>
                </w:rPr>
                <w:t>Lucidchart</w:t>
              </w:r>
              <w:proofErr w:type="spellEnd"/>
              <w:r w:rsidRPr="00C311AB">
                <w:rPr>
                  <w:rFonts w:ascii="Aptos Narrow" w:hAnsi="Aptos Narrow"/>
                  <w:color w:val="000000"/>
                  <w:sz w:val="22"/>
                  <w:szCs w:val="22"/>
                </w:rPr>
                <w:t xml:space="preserve"> was selected as the diagramming tool because it provides a user-friendly, web-based interface, supports multiple UML diagram types, and allows real-time collaboration. Its cloud integration makes it easier to share and maintain design artifacts compared to text-based UML solutions.</w:t>
              </w:r>
            </w:ins>
          </w:p>
        </w:tc>
        <w:tc>
          <w:tcPr>
            <w:tcW w:w="1142" w:type="dxa"/>
            <w:tcBorders>
              <w:top w:val="nil"/>
              <w:left w:val="nil"/>
              <w:bottom w:val="nil"/>
              <w:right w:val="nil"/>
            </w:tcBorders>
            <w:shd w:val="clear" w:color="C0E6F5" w:fill="C0E6F5"/>
            <w:vAlign w:val="center"/>
            <w:hideMark/>
          </w:tcPr>
          <w:p w14:paraId="396AA0D3" w14:textId="77777777" w:rsidR="00EE1DF4" w:rsidRPr="00C311AB" w:rsidRDefault="00EE1DF4" w:rsidP="000A3372">
            <w:pPr>
              <w:spacing w:line="240" w:lineRule="auto"/>
              <w:rPr>
                <w:ins w:id="7294" w:author="Alondra Vega Pacheco" w:date="2025-10-14T11:24:00Z" w16du:dateUtc="2025-10-14T16:24:00Z"/>
                <w:rFonts w:ascii="Aptos Narrow" w:hAnsi="Aptos Narrow"/>
                <w:color w:val="000000"/>
                <w:sz w:val="22"/>
                <w:szCs w:val="22"/>
              </w:rPr>
            </w:pPr>
            <w:ins w:id="7295" w:author="Alondra Vega Pacheco" w:date="2025-10-14T11:24:00Z" w16du:dateUtc="2025-10-14T16:24:00Z">
              <w:r w:rsidRPr="00C311AB">
                <w:rPr>
                  <w:rFonts w:ascii="Aptos Narrow" w:hAnsi="Aptos Narrow"/>
                  <w:color w:val="000000"/>
                  <w:sz w:val="22"/>
                  <w:szCs w:val="22"/>
                </w:rPr>
                <w:t>Completed</w:t>
              </w:r>
            </w:ins>
          </w:p>
        </w:tc>
        <w:tc>
          <w:tcPr>
            <w:tcW w:w="2814" w:type="dxa"/>
            <w:tcBorders>
              <w:top w:val="nil"/>
              <w:left w:val="nil"/>
              <w:bottom w:val="nil"/>
              <w:right w:val="nil"/>
            </w:tcBorders>
            <w:shd w:val="clear" w:color="C0E6F5" w:fill="C0E6F5"/>
            <w:vAlign w:val="center"/>
            <w:hideMark/>
          </w:tcPr>
          <w:p w14:paraId="4AA8A11C" w14:textId="77777777" w:rsidR="00EE1DF4" w:rsidRPr="00C311AB" w:rsidRDefault="00EE1DF4" w:rsidP="000A3372">
            <w:pPr>
              <w:spacing w:line="240" w:lineRule="auto"/>
              <w:rPr>
                <w:ins w:id="7296" w:author="Alondra Vega Pacheco" w:date="2025-10-14T11:24:00Z" w16du:dateUtc="2025-10-14T16:24:00Z"/>
                <w:rFonts w:ascii="Aptos Narrow" w:hAnsi="Aptos Narrow"/>
                <w:color w:val="000000"/>
                <w:sz w:val="22"/>
                <w:szCs w:val="22"/>
              </w:rPr>
            </w:pPr>
            <w:ins w:id="7297" w:author="Alondra Vega Pacheco" w:date="2025-10-14T11:24:00Z" w16du:dateUtc="2025-10-14T16:24:00Z">
              <w:r w:rsidRPr="00C311AB">
                <w:rPr>
                  <w:rFonts w:ascii="Aptos Narrow" w:hAnsi="Aptos Narrow"/>
                  <w:color w:val="000000"/>
                  <w:sz w:val="22"/>
                  <w:szCs w:val="22"/>
                </w:rPr>
                <w:t>SRS</w:t>
              </w:r>
            </w:ins>
          </w:p>
        </w:tc>
        <w:tc>
          <w:tcPr>
            <w:tcW w:w="1230" w:type="dxa"/>
            <w:tcBorders>
              <w:top w:val="nil"/>
              <w:left w:val="nil"/>
              <w:bottom w:val="nil"/>
              <w:right w:val="single" w:sz="4" w:space="0" w:color="000000"/>
            </w:tcBorders>
            <w:shd w:val="clear" w:color="C0E6F5" w:fill="C0E6F5"/>
            <w:vAlign w:val="center"/>
            <w:hideMark/>
          </w:tcPr>
          <w:p w14:paraId="42397C93" w14:textId="77777777" w:rsidR="00EE1DF4" w:rsidRPr="00C311AB" w:rsidRDefault="00EE1DF4" w:rsidP="000A3372">
            <w:pPr>
              <w:spacing w:line="240" w:lineRule="auto"/>
              <w:rPr>
                <w:ins w:id="7298" w:author="Alondra Vega Pacheco" w:date="2025-10-14T11:24:00Z" w16du:dateUtc="2025-10-14T16:24:00Z"/>
                <w:rFonts w:ascii="Aptos Narrow" w:hAnsi="Aptos Narrow"/>
                <w:color w:val="000000"/>
                <w:sz w:val="22"/>
                <w:szCs w:val="22"/>
              </w:rPr>
            </w:pPr>
            <w:ins w:id="7299" w:author="Alondra Vega Pacheco" w:date="2025-10-14T11:24:00Z" w16du:dateUtc="2025-10-14T16:24:00Z">
              <w:r w:rsidRPr="00C311AB">
                <w:rPr>
                  <w:rFonts w:ascii="Aptos Narrow" w:hAnsi="Aptos Narrow"/>
                  <w:color w:val="000000"/>
                  <w:sz w:val="22"/>
                  <w:szCs w:val="22"/>
                </w:rPr>
                <w:t>Team-C</w:t>
              </w:r>
            </w:ins>
          </w:p>
        </w:tc>
      </w:tr>
      <w:tr w:rsidR="00EE1DF4" w:rsidRPr="00C311AB" w14:paraId="05C58699" w14:textId="77777777" w:rsidTr="000A3372">
        <w:trPr>
          <w:trHeight w:val="300"/>
          <w:ins w:id="7300"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15BCAD62" w14:textId="77777777" w:rsidR="00EE1DF4" w:rsidRPr="00C311AB" w:rsidRDefault="00EE1DF4" w:rsidP="000A3372">
            <w:pPr>
              <w:spacing w:line="240" w:lineRule="auto"/>
              <w:rPr>
                <w:ins w:id="7301" w:author="Alondra Vega Pacheco" w:date="2025-10-14T11:24:00Z" w16du:dateUtc="2025-10-14T16:24:00Z"/>
                <w:rFonts w:ascii="Aptos Narrow" w:hAnsi="Aptos Narrow"/>
                <w:color w:val="000000"/>
                <w:sz w:val="22"/>
                <w:szCs w:val="22"/>
              </w:rPr>
            </w:pPr>
            <w:ins w:id="7302" w:author="Alondra Vega Pacheco" w:date="2025-10-14T11:24:00Z" w16du:dateUtc="2025-10-14T16:24:00Z">
              <w:r w:rsidRPr="00C311AB">
                <w:rPr>
                  <w:rFonts w:ascii="Aptos Narrow" w:hAnsi="Aptos Narrow"/>
                  <w:color w:val="000000"/>
                  <w:sz w:val="22"/>
                  <w:szCs w:val="22"/>
                </w:rPr>
                <w:t>C</w:t>
              </w:r>
            </w:ins>
          </w:p>
        </w:tc>
        <w:tc>
          <w:tcPr>
            <w:tcW w:w="1440" w:type="dxa"/>
            <w:tcBorders>
              <w:top w:val="nil"/>
              <w:left w:val="nil"/>
              <w:bottom w:val="nil"/>
              <w:right w:val="nil"/>
            </w:tcBorders>
            <w:vAlign w:val="center"/>
            <w:hideMark/>
          </w:tcPr>
          <w:p w14:paraId="02543F01" w14:textId="77777777" w:rsidR="00EE1DF4" w:rsidRPr="00C311AB" w:rsidRDefault="00EE1DF4" w:rsidP="000A3372">
            <w:pPr>
              <w:spacing w:line="240" w:lineRule="auto"/>
              <w:rPr>
                <w:ins w:id="7303"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vAlign w:val="center"/>
            <w:hideMark/>
          </w:tcPr>
          <w:p w14:paraId="7501B7E4" w14:textId="77777777" w:rsidR="00EE1DF4" w:rsidRPr="00C311AB" w:rsidRDefault="00EE1DF4" w:rsidP="000A3372">
            <w:pPr>
              <w:spacing w:line="240" w:lineRule="auto"/>
              <w:rPr>
                <w:ins w:id="7304" w:author="Alondra Vega Pacheco" w:date="2025-10-14T11:24:00Z" w16du:dateUtc="2025-10-14T16:24:00Z"/>
                <w:rFonts w:ascii="Times New Roman" w:hAnsi="Times New Roman"/>
                <w:sz w:val="20"/>
              </w:rPr>
            </w:pPr>
          </w:p>
        </w:tc>
        <w:tc>
          <w:tcPr>
            <w:tcW w:w="3889" w:type="dxa"/>
            <w:tcBorders>
              <w:top w:val="nil"/>
              <w:left w:val="nil"/>
              <w:bottom w:val="nil"/>
              <w:right w:val="nil"/>
            </w:tcBorders>
            <w:vAlign w:val="center"/>
            <w:hideMark/>
          </w:tcPr>
          <w:p w14:paraId="5DF89E50" w14:textId="77777777" w:rsidR="00EE1DF4" w:rsidRPr="00C311AB" w:rsidRDefault="00EE1DF4" w:rsidP="000A3372">
            <w:pPr>
              <w:spacing w:line="240" w:lineRule="auto"/>
              <w:rPr>
                <w:ins w:id="7305"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center"/>
            <w:hideMark/>
          </w:tcPr>
          <w:p w14:paraId="25DE56FA" w14:textId="77777777" w:rsidR="00EE1DF4" w:rsidRPr="00C311AB" w:rsidRDefault="00EE1DF4" w:rsidP="000A3372">
            <w:pPr>
              <w:spacing w:line="240" w:lineRule="auto"/>
              <w:rPr>
                <w:ins w:id="7306" w:author="Alondra Vega Pacheco" w:date="2025-10-14T11:24:00Z" w16du:dateUtc="2025-10-14T16:24:00Z"/>
                <w:rFonts w:ascii="Times New Roman" w:hAnsi="Times New Roman"/>
                <w:sz w:val="20"/>
              </w:rPr>
            </w:pPr>
          </w:p>
        </w:tc>
        <w:tc>
          <w:tcPr>
            <w:tcW w:w="3364" w:type="dxa"/>
            <w:tcBorders>
              <w:top w:val="nil"/>
              <w:left w:val="nil"/>
              <w:bottom w:val="nil"/>
              <w:right w:val="nil"/>
            </w:tcBorders>
            <w:vAlign w:val="center"/>
            <w:hideMark/>
          </w:tcPr>
          <w:p w14:paraId="5DBB8E95" w14:textId="77777777" w:rsidR="00EE1DF4" w:rsidRPr="00C311AB" w:rsidRDefault="00EE1DF4" w:rsidP="000A3372">
            <w:pPr>
              <w:spacing w:line="240" w:lineRule="auto"/>
              <w:rPr>
                <w:ins w:id="7307" w:author="Alondra Vega Pacheco" w:date="2025-10-14T11:24:00Z" w16du:dateUtc="2025-10-14T16:24:00Z"/>
                <w:rFonts w:ascii="Aptos Narrow" w:hAnsi="Aptos Narrow"/>
                <w:color w:val="000000"/>
                <w:sz w:val="22"/>
                <w:szCs w:val="22"/>
              </w:rPr>
            </w:pPr>
            <w:ins w:id="7308" w:author="Alondra Vega Pacheco" w:date="2025-10-14T11:24:00Z" w16du:dateUtc="2025-10-14T16:24:00Z">
              <w:r w:rsidRPr="00C311AB">
                <w:rPr>
                  <w:rFonts w:ascii="Aptos Narrow" w:hAnsi="Aptos Narrow"/>
                  <w:color w:val="000000"/>
                  <w:sz w:val="22"/>
                  <w:szCs w:val="22"/>
                </w:rPr>
                <w:t xml:space="preserve">2. </w:t>
              </w:r>
              <w:proofErr w:type="spellStart"/>
              <w:r w:rsidRPr="00C311AB">
                <w:rPr>
                  <w:rFonts w:ascii="Aptos Narrow" w:hAnsi="Aptos Narrow"/>
                  <w:color w:val="000000"/>
                  <w:sz w:val="22"/>
                  <w:szCs w:val="22"/>
                </w:rPr>
                <w:t>PlanUML</w:t>
              </w:r>
              <w:proofErr w:type="spellEnd"/>
            </w:ins>
          </w:p>
        </w:tc>
        <w:tc>
          <w:tcPr>
            <w:tcW w:w="3587" w:type="dxa"/>
            <w:tcBorders>
              <w:top w:val="nil"/>
              <w:left w:val="nil"/>
              <w:bottom w:val="nil"/>
              <w:right w:val="nil"/>
            </w:tcBorders>
            <w:vAlign w:val="center"/>
            <w:hideMark/>
          </w:tcPr>
          <w:p w14:paraId="7F59DB31" w14:textId="77777777" w:rsidR="00EE1DF4" w:rsidRPr="00C311AB" w:rsidRDefault="00EE1DF4" w:rsidP="000A3372">
            <w:pPr>
              <w:spacing w:line="240" w:lineRule="auto"/>
              <w:rPr>
                <w:ins w:id="7309"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vAlign w:val="center"/>
            <w:hideMark/>
          </w:tcPr>
          <w:p w14:paraId="353AEAAD" w14:textId="77777777" w:rsidR="00EE1DF4" w:rsidRPr="00C311AB" w:rsidRDefault="00EE1DF4" w:rsidP="000A3372">
            <w:pPr>
              <w:spacing w:line="240" w:lineRule="auto"/>
              <w:rPr>
                <w:ins w:id="7310" w:author="Alondra Vega Pacheco" w:date="2025-10-14T11:24:00Z" w16du:dateUtc="2025-10-14T16:24:00Z"/>
                <w:rFonts w:ascii="Times New Roman" w:hAnsi="Times New Roman"/>
                <w:sz w:val="20"/>
              </w:rPr>
            </w:pPr>
          </w:p>
        </w:tc>
        <w:tc>
          <w:tcPr>
            <w:tcW w:w="1142" w:type="dxa"/>
            <w:tcBorders>
              <w:top w:val="nil"/>
              <w:left w:val="nil"/>
              <w:bottom w:val="nil"/>
              <w:right w:val="nil"/>
            </w:tcBorders>
            <w:vAlign w:val="center"/>
            <w:hideMark/>
          </w:tcPr>
          <w:p w14:paraId="3049BCB3" w14:textId="77777777" w:rsidR="00EE1DF4" w:rsidRPr="00C311AB" w:rsidRDefault="00EE1DF4" w:rsidP="000A3372">
            <w:pPr>
              <w:spacing w:line="240" w:lineRule="auto"/>
              <w:rPr>
                <w:ins w:id="7311" w:author="Alondra Vega Pacheco" w:date="2025-10-14T11:24:00Z" w16du:dateUtc="2025-10-14T16:24:00Z"/>
                <w:rFonts w:ascii="Times New Roman" w:hAnsi="Times New Roman"/>
                <w:sz w:val="20"/>
              </w:rPr>
            </w:pPr>
          </w:p>
        </w:tc>
        <w:tc>
          <w:tcPr>
            <w:tcW w:w="2814" w:type="dxa"/>
            <w:tcBorders>
              <w:top w:val="nil"/>
              <w:left w:val="nil"/>
              <w:bottom w:val="nil"/>
              <w:right w:val="nil"/>
            </w:tcBorders>
            <w:vAlign w:val="center"/>
            <w:hideMark/>
          </w:tcPr>
          <w:p w14:paraId="17D8EE4E" w14:textId="77777777" w:rsidR="00EE1DF4" w:rsidRPr="00C311AB" w:rsidRDefault="00EE1DF4" w:rsidP="000A3372">
            <w:pPr>
              <w:spacing w:line="240" w:lineRule="auto"/>
              <w:rPr>
                <w:ins w:id="7312"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vAlign w:val="center"/>
            <w:hideMark/>
          </w:tcPr>
          <w:p w14:paraId="783AE08D" w14:textId="77777777" w:rsidR="00EE1DF4" w:rsidRPr="00C311AB" w:rsidRDefault="00EE1DF4" w:rsidP="000A3372">
            <w:pPr>
              <w:spacing w:line="240" w:lineRule="auto"/>
              <w:rPr>
                <w:ins w:id="7313" w:author="Alondra Vega Pacheco" w:date="2025-10-14T11:24:00Z" w16du:dateUtc="2025-10-14T16:24:00Z"/>
                <w:rFonts w:ascii="Times New Roman" w:hAnsi="Times New Roman"/>
                <w:sz w:val="20"/>
              </w:rPr>
            </w:pPr>
          </w:p>
        </w:tc>
      </w:tr>
      <w:tr w:rsidR="00EE1DF4" w:rsidRPr="00C311AB" w14:paraId="28805D12" w14:textId="77777777" w:rsidTr="000A3372">
        <w:trPr>
          <w:trHeight w:val="300"/>
          <w:ins w:id="7314"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05C95B5A" w14:textId="77777777" w:rsidR="00EE1DF4" w:rsidRPr="00C311AB" w:rsidRDefault="00EE1DF4" w:rsidP="000A3372">
            <w:pPr>
              <w:spacing w:line="240" w:lineRule="auto"/>
              <w:rPr>
                <w:ins w:id="7315" w:author="Alondra Vega Pacheco" w:date="2025-10-14T11:24:00Z" w16du:dateUtc="2025-10-14T16:24:00Z"/>
                <w:rFonts w:ascii="Aptos Narrow" w:hAnsi="Aptos Narrow"/>
                <w:color w:val="000000"/>
                <w:sz w:val="22"/>
                <w:szCs w:val="22"/>
              </w:rPr>
            </w:pPr>
            <w:ins w:id="7316" w:author="Alondra Vega Pacheco" w:date="2025-10-14T11:24:00Z" w16du:dateUtc="2025-10-14T16:24:00Z">
              <w:r w:rsidRPr="00C311AB">
                <w:rPr>
                  <w:rFonts w:ascii="Aptos Narrow" w:hAnsi="Aptos Narrow"/>
                  <w:color w:val="000000"/>
                  <w:sz w:val="22"/>
                  <w:szCs w:val="22"/>
                </w:rPr>
                <w:lastRenderedPageBreak/>
                <w:t>C</w:t>
              </w:r>
            </w:ins>
          </w:p>
        </w:tc>
        <w:tc>
          <w:tcPr>
            <w:tcW w:w="1440" w:type="dxa"/>
            <w:tcBorders>
              <w:top w:val="nil"/>
              <w:left w:val="nil"/>
              <w:bottom w:val="nil"/>
              <w:right w:val="nil"/>
            </w:tcBorders>
            <w:shd w:val="clear" w:color="C0E6F5" w:fill="C0E6F5"/>
            <w:vAlign w:val="center"/>
            <w:hideMark/>
          </w:tcPr>
          <w:p w14:paraId="18C22EEA" w14:textId="77777777" w:rsidR="00EE1DF4" w:rsidRPr="00C311AB" w:rsidRDefault="00EE1DF4" w:rsidP="000A3372">
            <w:pPr>
              <w:spacing w:line="240" w:lineRule="auto"/>
              <w:rPr>
                <w:ins w:id="7317"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vAlign w:val="center"/>
            <w:hideMark/>
          </w:tcPr>
          <w:p w14:paraId="6C8E88B8" w14:textId="77777777" w:rsidR="00EE1DF4" w:rsidRPr="00C311AB" w:rsidRDefault="00EE1DF4" w:rsidP="000A3372">
            <w:pPr>
              <w:spacing w:line="240" w:lineRule="auto"/>
              <w:rPr>
                <w:ins w:id="7318"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vAlign w:val="center"/>
            <w:hideMark/>
          </w:tcPr>
          <w:p w14:paraId="331FE026" w14:textId="77777777" w:rsidR="00EE1DF4" w:rsidRPr="00C311AB" w:rsidRDefault="00EE1DF4" w:rsidP="000A3372">
            <w:pPr>
              <w:spacing w:line="240" w:lineRule="auto"/>
              <w:rPr>
                <w:ins w:id="7319"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center"/>
            <w:hideMark/>
          </w:tcPr>
          <w:p w14:paraId="68E6DB75" w14:textId="77777777" w:rsidR="00EE1DF4" w:rsidRPr="00C311AB" w:rsidRDefault="00EE1DF4" w:rsidP="000A3372">
            <w:pPr>
              <w:spacing w:line="240" w:lineRule="auto"/>
              <w:rPr>
                <w:ins w:id="7320"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center"/>
            <w:hideMark/>
          </w:tcPr>
          <w:p w14:paraId="7B7E068B" w14:textId="77777777" w:rsidR="00EE1DF4" w:rsidRPr="00C311AB" w:rsidRDefault="00EE1DF4" w:rsidP="000A3372">
            <w:pPr>
              <w:spacing w:line="240" w:lineRule="auto"/>
              <w:rPr>
                <w:ins w:id="7321" w:author="Alondra Vega Pacheco" w:date="2025-10-14T11:24:00Z" w16du:dateUtc="2025-10-14T16:24:00Z"/>
                <w:rFonts w:ascii="Times New Roman" w:hAnsi="Times New Roman"/>
                <w:sz w:val="20"/>
              </w:rPr>
            </w:pPr>
          </w:p>
        </w:tc>
        <w:tc>
          <w:tcPr>
            <w:tcW w:w="3587" w:type="dxa"/>
            <w:tcBorders>
              <w:top w:val="nil"/>
              <w:left w:val="nil"/>
              <w:bottom w:val="nil"/>
              <w:right w:val="nil"/>
            </w:tcBorders>
            <w:shd w:val="clear" w:color="C0E6F5" w:fill="C0E6F5"/>
            <w:vAlign w:val="center"/>
            <w:hideMark/>
          </w:tcPr>
          <w:p w14:paraId="2CCE0A0B" w14:textId="77777777" w:rsidR="00EE1DF4" w:rsidRPr="00C311AB" w:rsidRDefault="00EE1DF4" w:rsidP="000A3372">
            <w:pPr>
              <w:spacing w:line="240" w:lineRule="auto"/>
              <w:rPr>
                <w:ins w:id="7322" w:author="Alondra Vega Pacheco" w:date="2025-10-14T11:24:00Z" w16du:dateUtc="2025-10-14T16:24:00Z"/>
                <w:rFonts w:ascii="Times New Roman" w:hAnsi="Times New Roman"/>
                <w:sz w:val="20"/>
              </w:rPr>
            </w:pPr>
          </w:p>
        </w:tc>
        <w:tc>
          <w:tcPr>
            <w:tcW w:w="3495" w:type="dxa"/>
            <w:tcBorders>
              <w:top w:val="nil"/>
              <w:left w:val="nil"/>
              <w:bottom w:val="nil"/>
              <w:right w:val="nil"/>
            </w:tcBorders>
            <w:shd w:val="clear" w:color="C0E6F5" w:fill="C0E6F5"/>
            <w:vAlign w:val="center"/>
            <w:hideMark/>
          </w:tcPr>
          <w:p w14:paraId="77641219" w14:textId="77777777" w:rsidR="00EE1DF4" w:rsidRPr="00C311AB" w:rsidRDefault="00EE1DF4" w:rsidP="000A3372">
            <w:pPr>
              <w:spacing w:line="240" w:lineRule="auto"/>
              <w:rPr>
                <w:ins w:id="7323" w:author="Alondra Vega Pacheco" w:date="2025-10-14T11:24:00Z" w16du:dateUtc="2025-10-14T16:24:00Z"/>
                <w:rFonts w:ascii="Times New Roman" w:hAnsi="Times New Roman"/>
                <w:sz w:val="20"/>
              </w:rPr>
            </w:pPr>
          </w:p>
        </w:tc>
        <w:tc>
          <w:tcPr>
            <w:tcW w:w="1142" w:type="dxa"/>
            <w:tcBorders>
              <w:top w:val="nil"/>
              <w:left w:val="nil"/>
              <w:bottom w:val="nil"/>
              <w:right w:val="nil"/>
            </w:tcBorders>
            <w:shd w:val="clear" w:color="C0E6F5" w:fill="C0E6F5"/>
            <w:vAlign w:val="center"/>
            <w:hideMark/>
          </w:tcPr>
          <w:p w14:paraId="55173B92" w14:textId="77777777" w:rsidR="00EE1DF4" w:rsidRPr="00C311AB" w:rsidRDefault="00EE1DF4" w:rsidP="000A3372">
            <w:pPr>
              <w:spacing w:line="240" w:lineRule="auto"/>
              <w:rPr>
                <w:ins w:id="7324"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vAlign w:val="center"/>
            <w:hideMark/>
          </w:tcPr>
          <w:p w14:paraId="77553EDB" w14:textId="77777777" w:rsidR="00EE1DF4" w:rsidRPr="00C311AB" w:rsidRDefault="00EE1DF4" w:rsidP="000A3372">
            <w:pPr>
              <w:spacing w:line="240" w:lineRule="auto"/>
              <w:rPr>
                <w:ins w:id="7325"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vAlign w:val="center"/>
            <w:hideMark/>
          </w:tcPr>
          <w:p w14:paraId="1C594A34" w14:textId="77777777" w:rsidR="00EE1DF4" w:rsidRPr="00C311AB" w:rsidRDefault="00EE1DF4" w:rsidP="000A3372">
            <w:pPr>
              <w:spacing w:line="240" w:lineRule="auto"/>
              <w:rPr>
                <w:ins w:id="7326" w:author="Alondra Vega Pacheco" w:date="2025-10-14T11:24:00Z" w16du:dateUtc="2025-10-14T16:24:00Z"/>
                <w:rFonts w:ascii="Times New Roman" w:hAnsi="Times New Roman"/>
                <w:sz w:val="20"/>
              </w:rPr>
            </w:pPr>
          </w:p>
        </w:tc>
      </w:tr>
      <w:tr w:rsidR="00EE1DF4" w:rsidRPr="00C311AB" w14:paraId="140086D8" w14:textId="77777777" w:rsidTr="000A3372">
        <w:trPr>
          <w:trHeight w:val="2025"/>
          <w:ins w:id="7327"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5F7F4D82" w14:textId="77777777" w:rsidR="00EE1DF4" w:rsidRPr="00C311AB" w:rsidRDefault="00EE1DF4" w:rsidP="000A3372">
            <w:pPr>
              <w:spacing w:line="240" w:lineRule="auto"/>
              <w:rPr>
                <w:ins w:id="7328" w:author="Alondra Vega Pacheco" w:date="2025-10-14T11:24:00Z" w16du:dateUtc="2025-10-14T16:24:00Z"/>
                <w:rFonts w:ascii="Aptos Narrow" w:hAnsi="Aptos Narrow"/>
                <w:color w:val="000000"/>
                <w:sz w:val="22"/>
                <w:szCs w:val="22"/>
              </w:rPr>
            </w:pPr>
            <w:ins w:id="7329" w:author="Alondra Vega Pacheco" w:date="2025-10-14T11:24:00Z" w16du:dateUtc="2025-10-14T16:24:00Z">
              <w:r w:rsidRPr="00C311AB">
                <w:rPr>
                  <w:rFonts w:ascii="Aptos Narrow" w:hAnsi="Aptos Narrow"/>
                  <w:color w:val="000000"/>
                  <w:sz w:val="22"/>
                  <w:szCs w:val="22"/>
                </w:rPr>
                <w:t>C</w:t>
              </w:r>
            </w:ins>
          </w:p>
        </w:tc>
        <w:tc>
          <w:tcPr>
            <w:tcW w:w="1440" w:type="dxa"/>
            <w:tcBorders>
              <w:top w:val="nil"/>
              <w:left w:val="nil"/>
              <w:bottom w:val="nil"/>
              <w:right w:val="nil"/>
            </w:tcBorders>
            <w:vAlign w:val="center"/>
            <w:hideMark/>
          </w:tcPr>
          <w:p w14:paraId="31CD697E" w14:textId="77777777" w:rsidR="00EE1DF4" w:rsidRPr="00C311AB" w:rsidRDefault="00EE1DF4" w:rsidP="000A3372">
            <w:pPr>
              <w:spacing w:line="240" w:lineRule="auto"/>
              <w:jc w:val="right"/>
              <w:rPr>
                <w:ins w:id="7330" w:author="Alondra Vega Pacheco" w:date="2025-10-14T11:24:00Z" w16du:dateUtc="2025-10-14T16:24:00Z"/>
                <w:rFonts w:ascii="Aptos Narrow" w:hAnsi="Aptos Narrow"/>
                <w:color w:val="000000"/>
                <w:sz w:val="22"/>
                <w:szCs w:val="22"/>
              </w:rPr>
            </w:pPr>
            <w:ins w:id="7331" w:author="Alondra Vega Pacheco" w:date="2025-10-14T11:24:00Z" w16du:dateUtc="2025-10-14T16:24:00Z">
              <w:r w:rsidRPr="00C311AB">
                <w:rPr>
                  <w:rFonts w:ascii="Aptos Narrow" w:hAnsi="Aptos Narrow"/>
                  <w:color w:val="000000"/>
                  <w:sz w:val="22"/>
                  <w:szCs w:val="22"/>
                </w:rPr>
                <w:t>4</w:t>
              </w:r>
            </w:ins>
          </w:p>
        </w:tc>
        <w:tc>
          <w:tcPr>
            <w:tcW w:w="1823" w:type="dxa"/>
            <w:tcBorders>
              <w:top w:val="nil"/>
              <w:left w:val="nil"/>
              <w:bottom w:val="nil"/>
              <w:right w:val="nil"/>
            </w:tcBorders>
            <w:vAlign w:val="center"/>
            <w:hideMark/>
          </w:tcPr>
          <w:p w14:paraId="3054C484" w14:textId="77777777" w:rsidR="00EE1DF4" w:rsidRPr="00C311AB" w:rsidRDefault="00EE1DF4" w:rsidP="000A3372">
            <w:pPr>
              <w:spacing w:line="240" w:lineRule="auto"/>
              <w:jc w:val="right"/>
              <w:rPr>
                <w:ins w:id="7332" w:author="Alondra Vega Pacheco" w:date="2025-10-14T11:24:00Z" w16du:dateUtc="2025-10-14T16:24:00Z"/>
                <w:rFonts w:ascii="Aptos Narrow" w:hAnsi="Aptos Narrow"/>
                <w:color w:val="000000"/>
                <w:sz w:val="22"/>
                <w:szCs w:val="22"/>
              </w:rPr>
            </w:pPr>
            <w:ins w:id="7333" w:author="Alondra Vega Pacheco" w:date="2025-10-14T11:24:00Z" w16du:dateUtc="2025-10-14T16:24:00Z">
              <w:r w:rsidRPr="00C311AB">
                <w:rPr>
                  <w:rFonts w:ascii="Aptos Narrow" w:hAnsi="Aptos Narrow"/>
                  <w:color w:val="000000"/>
                  <w:sz w:val="22"/>
                  <w:szCs w:val="22"/>
                </w:rPr>
                <w:t>8/27/2025</w:t>
              </w:r>
            </w:ins>
          </w:p>
        </w:tc>
        <w:tc>
          <w:tcPr>
            <w:tcW w:w="3889" w:type="dxa"/>
            <w:tcBorders>
              <w:top w:val="nil"/>
              <w:left w:val="nil"/>
              <w:bottom w:val="nil"/>
              <w:right w:val="nil"/>
            </w:tcBorders>
            <w:vAlign w:val="center"/>
            <w:hideMark/>
          </w:tcPr>
          <w:p w14:paraId="3F03C934" w14:textId="77777777" w:rsidR="00EE1DF4" w:rsidRPr="00C311AB" w:rsidRDefault="00EE1DF4" w:rsidP="000A3372">
            <w:pPr>
              <w:spacing w:line="240" w:lineRule="auto"/>
              <w:rPr>
                <w:ins w:id="7334" w:author="Alondra Vega Pacheco" w:date="2025-10-14T11:24:00Z" w16du:dateUtc="2025-10-14T16:24:00Z"/>
                <w:rFonts w:ascii="Aptos Narrow" w:hAnsi="Aptos Narrow"/>
                <w:color w:val="000000"/>
                <w:sz w:val="22"/>
                <w:szCs w:val="22"/>
              </w:rPr>
            </w:pPr>
            <w:ins w:id="7335" w:author="Alondra Vega Pacheco" w:date="2025-10-14T11:24:00Z" w16du:dateUtc="2025-10-14T16:24:00Z">
              <w:r w:rsidRPr="00C311AB">
                <w:rPr>
                  <w:rFonts w:ascii="Aptos Narrow" w:hAnsi="Aptos Narrow"/>
                  <w:color w:val="000000"/>
                  <w:sz w:val="22"/>
                  <w:szCs w:val="22"/>
                </w:rPr>
                <w:t>Implementation of Change Management Forms with pre-submission reviews</w:t>
              </w:r>
            </w:ins>
          </w:p>
        </w:tc>
        <w:tc>
          <w:tcPr>
            <w:tcW w:w="3956" w:type="dxa"/>
            <w:tcBorders>
              <w:top w:val="nil"/>
              <w:left w:val="nil"/>
              <w:bottom w:val="nil"/>
              <w:right w:val="nil"/>
            </w:tcBorders>
            <w:vAlign w:val="center"/>
            <w:hideMark/>
          </w:tcPr>
          <w:p w14:paraId="0F4AB426" w14:textId="77777777" w:rsidR="00EE1DF4" w:rsidRPr="00C311AB" w:rsidRDefault="00EE1DF4" w:rsidP="000A3372">
            <w:pPr>
              <w:spacing w:line="240" w:lineRule="auto"/>
              <w:rPr>
                <w:ins w:id="7336" w:author="Alondra Vega Pacheco" w:date="2025-10-14T11:24:00Z" w16du:dateUtc="2025-10-14T16:24:00Z"/>
                <w:rFonts w:ascii="Aptos Narrow" w:hAnsi="Aptos Narrow"/>
                <w:color w:val="000000"/>
                <w:sz w:val="22"/>
                <w:szCs w:val="22"/>
              </w:rPr>
            </w:pPr>
            <w:ins w:id="7337" w:author="Alondra Vega Pacheco" w:date="2025-10-14T11:24:00Z" w16du:dateUtc="2025-10-14T16:24:00Z">
              <w:r w:rsidRPr="00C311AB">
                <w:rPr>
                  <w:rFonts w:ascii="Aptos Narrow" w:hAnsi="Aptos Narrow"/>
                  <w:color w:val="000000"/>
                  <w:sz w:val="22"/>
                  <w:szCs w:val="22"/>
                </w:rPr>
                <w:t xml:space="preserve">Needed a simple way to </w:t>
              </w:r>
              <w:proofErr w:type="gramStart"/>
              <w:r w:rsidRPr="00C311AB">
                <w:rPr>
                  <w:rFonts w:ascii="Aptos Narrow" w:hAnsi="Aptos Narrow"/>
                  <w:color w:val="000000"/>
                  <w:sz w:val="22"/>
                  <w:szCs w:val="22"/>
                </w:rPr>
                <w:t>collaborate together</w:t>
              </w:r>
              <w:proofErr w:type="gramEnd"/>
              <w:r w:rsidRPr="00C311AB">
                <w:rPr>
                  <w:rFonts w:ascii="Aptos Narrow" w:hAnsi="Aptos Narrow"/>
                  <w:color w:val="000000"/>
                  <w:sz w:val="22"/>
                  <w:szCs w:val="22"/>
                </w:rPr>
                <w:t xml:space="preserve"> to review SRS and Project Plan sections for Team C.</w:t>
              </w:r>
            </w:ins>
          </w:p>
        </w:tc>
        <w:tc>
          <w:tcPr>
            <w:tcW w:w="3364" w:type="dxa"/>
            <w:tcBorders>
              <w:top w:val="nil"/>
              <w:left w:val="nil"/>
              <w:bottom w:val="nil"/>
              <w:right w:val="nil"/>
            </w:tcBorders>
            <w:vAlign w:val="center"/>
            <w:hideMark/>
          </w:tcPr>
          <w:p w14:paraId="3FEDCAA1" w14:textId="77777777" w:rsidR="00EE1DF4" w:rsidRPr="00C311AB" w:rsidRDefault="00EE1DF4" w:rsidP="000A3372">
            <w:pPr>
              <w:spacing w:line="240" w:lineRule="auto"/>
              <w:rPr>
                <w:ins w:id="7338" w:author="Alondra Vega Pacheco" w:date="2025-10-14T11:24:00Z" w16du:dateUtc="2025-10-14T16:24:00Z"/>
                <w:rFonts w:ascii="Aptos Narrow" w:hAnsi="Aptos Narrow"/>
                <w:color w:val="000000"/>
                <w:sz w:val="22"/>
                <w:szCs w:val="22"/>
              </w:rPr>
            </w:pPr>
            <w:ins w:id="7339" w:author="Alondra Vega Pacheco" w:date="2025-10-14T11:24:00Z" w16du:dateUtc="2025-10-14T16:24:00Z">
              <w:r w:rsidRPr="00C311AB">
                <w:rPr>
                  <w:rFonts w:ascii="Aptos Narrow" w:hAnsi="Aptos Narrow"/>
                  <w:color w:val="000000"/>
                  <w:sz w:val="22"/>
                  <w:szCs w:val="22"/>
                </w:rPr>
                <w:t>1. Create Excel file</w:t>
              </w:r>
            </w:ins>
          </w:p>
        </w:tc>
        <w:tc>
          <w:tcPr>
            <w:tcW w:w="3587" w:type="dxa"/>
            <w:tcBorders>
              <w:top w:val="nil"/>
              <w:left w:val="nil"/>
              <w:bottom w:val="nil"/>
              <w:right w:val="nil"/>
            </w:tcBorders>
            <w:vAlign w:val="center"/>
            <w:hideMark/>
          </w:tcPr>
          <w:p w14:paraId="20835E81" w14:textId="77777777" w:rsidR="00EE1DF4" w:rsidRPr="00C311AB" w:rsidRDefault="00EE1DF4" w:rsidP="000A3372">
            <w:pPr>
              <w:spacing w:line="240" w:lineRule="auto"/>
              <w:rPr>
                <w:ins w:id="7340" w:author="Alondra Vega Pacheco" w:date="2025-10-14T11:24:00Z" w16du:dateUtc="2025-10-14T16:24:00Z"/>
                <w:rFonts w:ascii="Aptos Narrow" w:hAnsi="Aptos Narrow"/>
                <w:color w:val="000000"/>
                <w:sz w:val="22"/>
                <w:szCs w:val="22"/>
              </w:rPr>
            </w:pPr>
            <w:ins w:id="7341" w:author="Alondra Vega Pacheco" w:date="2025-10-14T11:24:00Z" w16du:dateUtc="2025-10-14T16:24:00Z">
              <w:r w:rsidRPr="00C311AB">
                <w:rPr>
                  <w:rFonts w:ascii="Aptos Narrow" w:hAnsi="Aptos Narrow"/>
                  <w:color w:val="000000"/>
                  <w:sz w:val="22"/>
                  <w:szCs w:val="22"/>
                </w:rPr>
                <w:t xml:space="preserve">Chose to have a review session via MS teams and </w:t>
              </w:r>
              <w:proofErr w:type="gramStart"/>
              <w:r w:rsidRPr="00C311AB">
                <w:rPr>
                  <w:rFonts w:ascii="Aptos Narrow" w:hAnsi="Aptos Narrow"/>
                  <w:color w:val="000000"/>
                  <w:sz w:val="22"/>
                  <w:szCs w:val="22"/>
                </w:rPr>
                <w:t>shared</w:t>
              </w:r>
              <w:proofErr w:type="gramEnd"/>
              <w:r w:rsidRPr="00C311AB">
                <w:rPr>
                  <w:rFonts w:ascii="Aptos Narrow" w:hAnsi="Aptos Narrow"/>
                  <w:color w:val="000000"/>
                  <w:sz w:val="22"/>
                  <w:szCs w:val="22"/>
                </w:rPr>
                <w:t xml:space="preserve"> each document and had each team member review for corrections. </w:t>
              </w:r>
            </w:ins>
          </w:p>
        </w:tc>
        <w:tc>
          <w:tcPr>
            <w:tcW w:w="3495" w:type="dxa"/>
            <w:tcBorders>
              <w:top w:val="nil"/>
              <w:left w:val="nil"/>
              <w:bottom w:val="nil"/>
              <w:right w:val="nil"/>
            </w:tcBorders>
            <w:vAlign w:val="center"/>
            <w:hideMark/>
          </w:tcPr>
          <w:p w14:paraId="6ACD306F" w14:textId="77777777" w:rsidR="00EE1DF4" w:rsidRPr="00C311AB" w:rsidRDefault="00EE1DF4" w:rsidP="000A3372">
            <w:pPr>
              <w:spacing w:line="240" w:lineRule="auto"/>
              <w:rPr>
                <w:ins w:id="7342" w:author="Alondra Vega Pacheco" w:date="2025-10-14T11:24:00Z" w16du:dateUtc="2025-10-14T16:24:00Z"/>
                <w:rFonts w:ascii="Aptos Narrow" w:hAnsi="Aptos Narrow"/>
                <w:color w:val="000000"/>
                <w:sz w:val="22"/>
                <w:szCs w:val="22"/>
              </w:rPr>
            </w:pPr>
            <w:ins w:id="7343" w:author="Alondra Vega Pacheco" w:date="2025-10-14T11:24:00Z" w16du:dateUtc="2025-10-14T16:24:00Z">
              <w:r w:rsidRPr="00C311AB">
                <w:rPr>
                  <w:rFonts w:ascii="Aptos Narrow" w:hAnsi="Aptos Narrow"/>
                  <w:color w:val="000000"/>
                  <w:sz w:val="22"/>
                  <w:szCs w:val="22"/>
                </w:rPr>
                <w:t xml:space="preserve">The team needed a reliable way to </w:t>
              </w:r>
              <w:proofErr w:type="gramStart"/>
              <w:r w:rsidRPr="00C311AB">
                <w:rPr>
                  <w:rFonts w:ascii="Aptos Narrow" w:hAnsi="Aptos Narrow"/>
                  <w:color w:val="000000"/>
                  <w:sz w:val="22"/>
                  <w:szCs w:val="22"/>
                </w:rPr>
                <w:t>log</w:t>
              </w:r>
              <w:proofErr w:type="gramEnd"/>
              <w:r w:rsidRPr="00C311AB">
                <w:rPr>
                  <w:rFonts w:ascii="Aptos Narrow" w:hAnsi="Aptos Narrow"/>
                  <w:color w:val="000000"/>
                  <w:sz w:val="22"/>
                  <w:szCs w:val="22"/>
                </w:rPr>
                <w:t xml:space="preserve"> change requests, track approvals, and ensure consistency. During a review session held via Microsoft Teams, it was agreed that changes must be discussed collectively before updates are submitted to the SRS and Project Plan.</w:t>
              </w:r>
            </w:ins>
          </w:p>
        </w:tc>
        <w:tc>
          <w:tcPr>
            <w:tcW w:w="1142" w:type="dxa"/>
            <w:tcBorders>
              <w:top w:val="nil"/>
              <w:left w:val="nil"/>
              <w:bottom w:val="nil"/>
              <w:right w:val="nil"/>
            </w:tcBorders>
            <w:vAlign w:val="center"/>
            <w:hideMark/>
          </w:tcPr>
          <w:p w14:paraId="5CC80DA8" w14:textId="77777777" w:rsidR="00EE1DF4" w:rsidRPr="00C311AB" w:rsidRDefault="00EE1DF4" w:rsidP="000A3372">
            <w:pPr>
              <w:spacing w:line="240" w:lineRule="auto"/>
              <w:rPr>
                <w:ins w:id="7344" w:author="Alondra Vega Pacheco" w:date="2025-10-14T11:24:00Z" w16du:dateUtc="2025-10-14T16:24:00Z"/>
                <w:rFonts w:ascii="Aptos Narrow" w:hAnsi="Aptos Narrow"/>
                <w:color w:val="000000"/>
                <w:sz w:val="22"/>
                <w:szCs w:val="22"/>
              </w:rPr>
            </w:pPr>
            <w:ins w:id="7345" w:author="Alondra Vega Pacheco" w:date="2025-10-14T11:24:00Z" w16du:dateUtc="2025-10-14T16:24:00Z">
              <w:r w:rsidRPr="00C311AB">
                <w:rPr>
                  <w:rFonts w:ascii="Aptos Narrow" w:hAnsi="Aptos Narrow"/>
                  <w:color w:val="000000"/>
                  <w:sz w:val="22"/>
                  <w:szCs w:val="22"/>
                </w:rPr>
                <w:t>Completed</w:t>
              </w:r>
            </w:ins>
          </w:p>
        </w:tc>
        <w:tc>
          <w:tcPr>
            <w:tcW w:w="2814" w:type="dxa"/>
            <w:tcBorders>
              <w:top w:val="nil"/>
              <w:left w:val="nil"/>
              <w:bottom w:val="nil"/>
              <w:right w:val="nil"/>
            </w:tcBorders>
            <w:vAlign w:val="center"/>
            <w:hideMark/>
          </w:tcPr>
          <w:p w14:paraId="01C0BF46" w14:textId="77777777" w:rsidR="00EE1DF4" w:rsidRPr="00C311AB" w:rsidRDefault="00EE1DF4" w:rsidP="000A3372">
            <w:pPr>
              <w:spacing w:line="240" w:lineRule="auto"/>
              <w:rPr>
                <w:ins w:id="7346" w:author="Alondra Vega Pacheco" w:date="2025-10-14T11:24:00Z" w16du:dateUtc="2025-10-14T16:24:00Z"/>
                <w:rFonts w:ascii="Aptos Narrow" w:hAnsi="Aptos Narrow"/>
                <w:color w:val="000000"/>
                <w:sz w:val="22"/>
                <w:szCs w:val="22"/>
              </w:rPr>
            </w:pPr>
            <w:ins w:id="7347" w:author="Alondra Vega Pacheco" w:date="2025-10-14T11:24:00Z" w16du:dateUtc="2025-10-14T16:24:00Z">
              <w:r w:rsidRPr="00C311AB">
                <w:rPr>
                  <w:rFonts w:ascii="Aptos Narrow" w:hAnsi="Aptos Narrow"/>
                  <w:color w:val="000000"/>
                  <w:sz w:val="22"/>
                  <w:szCs w:val="22"/>
                </w:rPr>
                <w:t>PMP/SRS</w:t>
              </w:r>
            </w:ins>
          </w:p>
        </w:tc>
        <w:tc>
          <w:tcPr>
            <w:tcW w:w="1230" w:type="dxa"/>
            <w:tcBorders>
              <w:top w:val="nil"/>
              <w:left w:val="nil"/>
              <w:bottom w:val="nil"/>
              <w:right w:val="single" w:sz="4" w:space="0" w:color="000000"/>
            </w:tcBorders>
            <w:vAlign w:val="center"/>
            <w:hideMark/>
          </w:tcPr>
          <w:p w14:paraId="5A76A0B8" w14:textId="77777777" w:rsidR="00EE1DF4" w:rsidRPr="00C311AB" w:rsidRDefault="00EE1DF4" w:rsidP="000A3372">
            <w:pPr>
              <w:spacing w:line="240" w:lineRule="auto"/>
              <w:rPr>
                <w:ins w:id="7348" w:author="Alondra Vega Pacheco" w:date="2025-10-14T11:24:00Z" w16du:dateUtc="2025-10-14T16:24:00Z"/>
                <w:rFonts w:ascii="Aptos Narrow" w:hAnsi="Aptos Narrow"/>
                <w:color w:val="000000"/>
                <w:sz w:val="22"/>
                <w:szCs w:val="22"/>
              </w:rPr>
            </w:pPr>
            <w:ins w:id="7349" w:author="Alondra Vega Pacheco" w:date="2025-10-14T11:24:00Z" w16du:dateUtc="2025-10-14T16:24:00Z">
              <w:r w:rsidRPr="00C311AB">
                <w:rPr>
                  <w:rFonts w:ascii="Aptos Narrow" w:hAnsi="Aptos Narrow"/>
                  <w:color w:val="000000"/>
                  <w:sz w:val="22"/>
                  <w:szCs w:val="22"/>
                </w:rPr>
                <w:t>Team-C</w:t>
              </w:r>
            </w:ins>
          </w:p>
        </w:tc>
      </w:tr>
      <w:tr w:rsidR="00EE1DF4" w:rsidRPr="00C311AB" w14:paraId="333B53F8" w14:textId="77777777" w:rsidTr="000A3372">
        <w:trPr>
          <w:trHeight w:val="300"/>
          <w:ins w:id="7350"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7341C855" w14:textId="77777777" w:rsidR="00EE1DF4" w:rsidRPr="00C311AB" w:rsidRDefault="00EE1DF4" w:rsidP="000A3372">
            <w:pPr>
              <w:spacing w:line="240" w:lineRule="auto"/>
              <w:rPr>
                <w:ins w:id="7351" w:author="Alondra Vega Pacheco" w:date="2025-10-14T11:24:00Z" w16du:dateUtc="2025-10-14T16:24:00Z"/>
                <w:rFonts w:ascii="Aptos Narrow" w:hAnsi="Aptos Narrow"/>
                <w:color w:val="000000"/>
                <w:sz w:val="22"/>
                <w:szCs w:val="22"/>
              </w:rPr>
            </w:pPr>
            <w:ins w:id="7352" w:author="Alondra Vega Pacheco" w:date="2025-10-14T11:24:00Z" w16du:dateUtc="2025-10-14T16:24:00Z">
              <w:r w:rsidRPr="00C311AB">
                <w:rPr>
                  <w:rFonts w:ascii="Aptos Narrow" w:hAnsi="Aptos Narrow"/>
                  <w:color w:val="000000"/>
                  <w:sz w:val="22"/>
                  <w:szCs w:val="22"/>
                </w:rPr>
                <w:t>C</w:t>
              </w:r>
            </w:ins>
          </w:p>
        </w:tc>
        <w:tc>
          <w:tcPr>
            <w:tcW w:w="1440" w:type="dxa"/>
            <w:tcBorders>
              <w:top w:val="nil"/>
              <w:left w:val="nil"/>
              <w:bottom w:val="nil"/>
              <w:right w:val="nil"/>
            </w:tcBorders>
            <w:shd w:val="clear" w:color="C0E6F5" w:fill="C0E6F5"/>
            <w:vAlign w:val="center"/>
            <w:hideMark/>
          </w:tcPr>
          <w:p w14:paraId="3DAF6A1A" w14:textId="77777777" w:rsidR="00EE1DF4" w:rsidRPr="00C311AB" w:rsidRDefault="00EE1DF4" w:rsidP="000A3372">
            <w:pPr>
              <w:spacing w:line="240" w:lineRule="auto"/>
              <w:rPr>
                <w:ins w:id="7353"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vAlign w:val="center"/>
            <w:hideMark/>
          </w:tcPr>
          <w:p w14:paraId="0D863FCA" w14:textId="77777777" w:rsidR="00EE1DF4" w:rsidRPr="00C311AB" w:rsidRDefault="00EE1DF4" w:rsidP="000A3372">
            <w:pPr>
              <w:spacing w:line="240" w:lineRule="auto"/>
              <w:rPr>
                <w:ins w:id="7354"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vAlign w:val="center"/>
            <w:hideMark/>
          </w:tcPr>
          <w:p w14:paraId="7249E1C6" w14:textId="77777777" w:rsidR="00EE1DF4" w:rsidRPr="00C311AB" w:rsidRDefault="00EE1DF4" w:rsidP="000A3372">
            <w:pPr>
              <w:spacing w:line="240" w:lineRule="auto"/>
              <w:rPr>
                <w:ins w:id="7355"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center"/>
            <w:hideMark/>
          </w:tcPr>
          <w:p w14:paraId="17676E61" w14:textId="77777777" w:rsidR="00EE1DF4" w:rsidRPr="00C311AB" w:rsidRDefault="00EE1DF4" w:rsidP="000A3372">
            <w:pPr>
              <w:spacing w:line="240" w:lineRule="auto"/>
              <w:rPr>
                <w:ins w:id="7356"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center"/>
            <w:hideMark/>
          </w:tcPr>
          <w:p w14:paraId="7602460B" w14:textId="77777777" w:rsidR="00EE1DF4" w:rsidRPr="00C311AB" w:rsidRDefault="00EE1DF4" w:rsidP="000A3372">
            <w:pPr>
              <w:spacing w:line="240" w:lineRule="auto"/>
              <w:rPr>
                <w:ins w:id="7357" w:author="Alondra Vega Pacheco" w:date="2025-10-14T11:24:00Z" w16du:dateUtc="2025-10-14T16:24:00Z"/>
                <w:rFonts w:ascii="Aptos Narrow" w:hAnsi="Aptos Narrow"/>
                <w:color w:val="000000"/>
                <w:sz w:val="22"/>
                <w:szCs w:val="22"/>
              </w:rPr>
            </w:pPr>
            <w:ins w:id="7358" w:author="Alondra Vega Pacheco" w:date="2025-10-14T11:24:00Z" w16du:dateUtc="2025-10-14T16:24:00Z">
              <w:r w:rsidRPr="00C311AB">
                <w:rPr>
                  <w:rFonts w:ascii="Aptos Narrow" w:hAnsi="Aptos Narrow"/>
                  <w:color w:val="000000"/>
                  <w:sz w:val="22"/>
                  <w:szCs w:val="22"/>
                </w:rPr>
                <w:t>2. Use Google Form</w:t>
              </w:r>
            </w:ins>
          </w:p>
        </w:tc>
        <w:tc>
          <w:tcPr>
            <w:tcW w:w="3587" w:type="dxa"/>
            <w:tcBorders>
              <w:top w:val="nil"/>
              <w:left w:val="nil"/>
              <w:bottom w:val="nil"/>
              <w:right w:val="nil"/>
            </w:tcBorders>
            <w:shd w:val="clear" w:color="C0E6F5" w:fill="C0E6F5"/>
            <w:vAlign w:val="center"/>
            <w:hideMark/>
          </w:tcPr>
          <w:p w14:paraId="504606C9" w14:textId="77777777" w:rsidR="00EE1DF4" w:rsidRPr="00C311AB" w:rsidRDefault="00EE1DF4" w:rsidP="000A3372">
            <w:pPr>
              <w:spacing w:line="240" w:lineRule="auto"/>
              <w:rPr>
                <w:ins w:id="7359"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shd w:val="clear" w:color="C0E6F5" w:fill="C0E6F5"/>
            <w:vAlign w:val="center"/>
            <w:hideMark/>
          </w:tcPr>
          <w:p w14:paraId="297F315A" w14:textId="77777777" w:rsidR="00EE1DF4" w:rsidRPr="00C311AB" w:rsidRDefault="00EE1DF4" w:rsidP="000A3372">
            <w:pPr>
              <w:spacing w:line="240" w:lineRule="auto"/>
              <w:rPr>
                <w:ins w:id="7360" w:author="Alondra Vega Pacheco" w:date="2025-10-14T11:24:00Z" w16du:dateUtc="2025-10-14T16:24:00Z"/>
                <w:rFonts w:ascii="Times New Roman" w:hAnsi="Times New Roman"/>
                <w:sz w:val="20"/>
              </w:rPr>
            </w:pPr>
          </w:p>
        </w:tc>
        <w:tc>
          <w:tcPr>
            <w:tcW w:w="1142" w:type="dxa"/>
            <w:tcBorders>
              <w:top w:val="nil"/>
              <w:left w:val="nil"/>
              <w:bottom w:val="nil"/>
              <w:right w:val="nil"/>
            </w:tcBorders>
            <w:shd w:val="clear" w:color="C0E6F5" w:fill="C0E6F5"/>
            <w:vAlign w:val="center"/>
            <w:hideMark/>
          </w:tcPr>
          <w:p w14:paraId="0F95057E" w14:textId="77777777" w:rsidR="00EE1DF4" w:rsidRPr="00C311AB" w:rsidRDefault="00EE1DF4" w:rsidP="000A3372">
            <w:pPr>
              <w:spacing w:line="240" w:lineRule="auto"/>
              <w:rPr>
                <w:ins w:id="7361"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vAlign w:val="center"/>
            <w:hideMark/>
          </w:tcPr>
          <w:p w14:paraId="6300644D" w14:textId="77777777" w:rsidR="00EE1DF4" w:rsidRPr="00C311AB" w:rsidRDefault="00EE1DF4" w:rsidP="000A3372">
            <w:pPr>
              <w:spacing w:line="240" w:lineRule="auto"/>
              <w:rPr>
                <w:ins w:id="7362"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vAlign w:val="center"/>
            <w:hideMark/>
          </w:tcPr>
          <w:p w14:paraId="2114BA49" w14:textId="77777777" w:rsidR="00EE1DF4" w:rsidRPr="00C311AB" w:rsidRDefault="00EE1DF4" w:rsidP="000A3372">
            <w:pPr>
              <w:spacing w:line="240" w:lineRule="auto"/>
              <w:rPr>
                <w:ins w:id="7363" w:author="Alondra Vega Pacheco" w:date="2025-10-14T11:24:00Z" w16du:dateUtc="2025-10-14T16:24:00Z"/>
                <w:rFonts w:ascii="Times New Roman" w:hAnsi="Times New Roman"/>
                <w:sz w:val="20"/>
              </w:rPr>
            </w:pPr>
          </w:p>
        </w:tc>
      </w:tr>
      <w:tr w:rsidR="00EE1DF4" w:rsidRPr="00C311AB" w14:paraId="484C1D6B" w14:textId="77777777" w:rsidTr="000A3372">
        <w:trPr>
          <w:trHeight w:val="300"/>
          <w:ins w:id="7364"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06111595" w14:textId="77777777" w:rsidR="00EE1DF4" w:rsidRPr="00C311AB" w:rsidRDefault="00EE1DF4" w:rsidP="000A3372">
            <w:pPr>
              <w:spacing w:line="240" w:lineRule="auto"/>
              <w:rPr>
                <w:ins w:id="7365" w:author="Alondra Vega Pacheco" w:date="2025-10-14T11:24:00Z" w16du:dateUtc="2025-10-14T16:24:00Z"/>
                <w:rFonts w:ascii="Aptos Narrow" w:hAnsi="Aptos Narrow"/>
                <w:color w:val="000000"/>
                <w:sz w:val="22"/>
                <w:szCs w:val="22"/>
              </w:rPr>
            </w:pPr>
            <w:ins w:id="7366" w:author="Alondra Vega Pacheco" w:date="2025-10-14T11:24:00Z" w16du:dateUtc="2025-10-14T16:24:00Z">
              <w:r w:rsidRPr="00C311AB">
                <w:rPr>
                  <w:rFonts w:ascii="Aptos Narrow" w:hAnsi="Aptos Narrow"/>
                  <w:color w:val="000000"/>
                  <w:sz w:val="22"/>
                  <w:szCs w:val="22"/>
                </w:rPr>
                <w:t>C</w:t>
              </w:r>
            </w:ins>
          </w:p>
        </w:tc>
        <w:tc>
          <w:tcPr>
            <w:tcW w:w="1440" w:type="dxa"/>
            <w:tcBorders>
              <w:top w:val="nil"/>
              <w:left w:val="nil"/>
              <w:bottom w:val="nil"/>
              <w:right w:val="nil"/>
            </w:tcBorders>
            <w:vAlign w:val="center"/>
            <w:hideMark/>
          </w:tcPr>
          <w:p w14:paraId="5875A95A" w14:textId="77777777" w:rsidR="00EE1DF4" w:rsidRPr="00C311AB" w:rsidRDefault="00EE1DF4" w:rsidP="000A3372">
            <w:pPr>
              <w:spacing w:line="240" w:lineRule="auto"/>
              <w:rPr>
                <w:ins w:id="7367"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vAlign w:val="center"/>
            <w:hideMark/>
          </w:tcPr>
          <w:p w14:paraId="34EED2B0" w14:textId="77777777" w:rsidR="00EE1DF4" w:rsidRPr="00C311AB" w:rsidRDefault="00EE1DF4" w:rsidP="000A3372">
            <w:pPr>
              <w:spacing w:line="240" w:lineRule="auto"/>
              <w:rPr>
                <w:ins w:id="7368" w:author="Alondra Vega Pacheco" w:date="2025-10-14T11:24:00Z" w16du:dateUtc="2025-10-14T16:24:00Z"/>
                <w:rFonts w:ascii="Times New Roman" w:hAnsi="Times New Roman"/>
                <w:sz w:val="20"/>
              </w:rPr>
            </w:pPr>
          </w:p>
        </w:tc>
        <w:tc>
          <w:tcPr>
            <w:tcW w:w="3889" w:type="dxa"/>
            <w:tcBorders>
              <w:top w:val="nil"/>
              <w:left w:val="nil"/>
              <w:bottom w:val="nil"/>
              <w:right w:val="nil"/>
            </w:tcBorders>
            <w:vAlign w:val="center"/>
            <w:hideMark/>
          </w:tcPr>
          <w:p w14:paraId="4915807B" w14:textId="77777777" w:rsidR="00EE1DF4" w:rsidRPr="00C311AB" w:rsidRDefault="00EE1DF4" w:rsidP="000A3372">
            <w:pPr>
              <w:spacing w:line="240" w:lineRule="auto"/>
              <w:rPr>
                <w:ins w:id="7369"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center"/>
            <w:hideMark/>
          </w:tcPr>
          <w:p w14:paraId="58EEC0A7" w14:textId="77777777" w:rsidR="00EE1DF4" w:rsidRPr="00C311AB" w:rsidRDefault="00EE1DF4" w:rsidP="000A3372">
            <w:pPr>
              <w:spacing w:line="240" w:lineRule="auto"/>
              <w:rPr>
                <w:ins w:id="7370" w:author="Alondra Vega Pacheco" w:date="2025-10-14T11:24:00Z" w16du:dateUtc="2025-10-14T16:24:00Z"/>
                <w:rFonts w:ascii="Times New Roman" w:hAnsi="Times New Roman"/>
                <w:sz w:val="20"/>
              </w:rPr>
            </w:pPr>
          </w:p>
        </w:tc>
        <w:tc>
          <w:tcPr>
            <w:tcW w:w="3364" w:type="dxa"/>
            <w:tcBorders>
              <w:top w:val="nil"/>
              <w:left w:val="nil"/>
              <w:bottom w:val="nil"/>
              <w:right w:val="nil"/>
            </w:tcBorders>
            <w:vAlign w:val="center"/>
            <w:hideMark/>
          </w:tcPr>
          <w:p w14:paraId="5A61BBEE" w14:textId="77777777" w:rsidR="00EE1DF4" w:rsidRPr="00C311AB" w:rsidRDefault="00EE1DF4" w:rsidP="000A3372">
            <w:pPr>
              <w:spacing w:line="240" w:lineRule="auto"/>
              <w:rPr>
                <w:ins w:id="7371" w:author="Alondra Vega Pacheco" w:date="2025-10-14T11:24:00Z" w16du:dateUtc="2025-10-14T16:24:00Z"/>
                <w:rFonts w:ascii="Aptos Narrow" w:hAnsi="Aptos Narrow"/>
                <w:color w:val="000000"/>
                <w:sz w:val="22"/>
                <w:szCs w:val="22"/>
              </w:rPr>
            </w:pPr>
            <w:ins w:id="7372" w:author="Alondra Vega Pacheco" w:date="2025-10-14T11:24:00Z" w16du:dateUtc="2025-10-14T16:24:00Z">
              <w:r w:rsidRPr="00C311AB">
                <w:rPr>
                  <w:rFonts w:ascii="Aptos Narrow" w:hAnsi="Aptos Narrow"/>
                  <w:color w:val="000000"/>
                  <w:sz w:val="22"/>
                  <w:szCs w:val="22"/>
                </w:rPr>
                <w:t>3. Use Word document</w:t>
              </w:r>
            </w:ins>
          </w:p>
        </w:tc>
        <w:tc>
          <w:tcPr>
            <w:tcW w:w="3587" w:type="dxa"/>
            <w:tcBorders>
              <w:top w:val="nil"/>
              <w:left w:val="nil"/>
              <w:bottom w:val="nil"/>
              <w:right w:val="nil"/>
            </w:tcBorders>
            <w:vAlign w:val="center"/>
            <w:hideMark/>
          </w:tcPr>
          <w:p w14:paraId="72737D90" w14:textId="77777777" w:rsidR="00EE1DF4" w:rsidRPr="00C311AB" w:rsidRDefault="00EE1DF4" w:rsidP="000A3372">
            <w:pPr>
              <w:spacing w:line="240" w:lineRule="auto"/>
              <w:rPr>
                <w:ins w:id="7373"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vAlign w:val="center"/>
            <w:hideMark/>
          </w:tcPr>
          <w:p w14:paraId="53A4F0ED" w14:textId="77777777" w:rsidR="00EE1DF4" w:rsidRPr="00C311AB" w:rsidRDefault="00EE1DF4" w:rsidP="000A3372">
            <w:pPr>
              <w:spacing w:line="240" w:lineRule="auto"/>
              <w:rPr>
                <w:ins w:id="7374" w:author="Alondra Vega Pacheco" w:date="2025-10-14T11:24:00Z" w16du:dateUtc="2025-10-14T16:24:00Z"/>
                <w:rFonts w:ascii="Times New Roman" w:hAnsi="Times New Roman"/>
                <w:sz w:val="20"/>
              </w:rPr>
            </w:pPr>
          </w:p>
        </w:tc>
        <w:tc>
          <w:tcPr>
            <w:tcW w:w="1142" w:type="dxa"/>
            <w:tcBorders>
              <w:top w:val="nil"/>
              <w:left w:val="nil"/>
              <w:bottom w:val="nil"/>
              <w:right w:val="nil"/>
            </w:tcBorders>
            <w:vAlign w:val="center"/>
            <w:hideMark/>
          </w:tcPr>
          <w:p w14:paraId="79BB986C" w14:textId="77777777" w:rsidR="00EE1DF4" w:rsidRPr="00C311AB" w:rsidRDefault="00EE1DF4" w:rsidP="000A3372">
            <w:pPr>
              <w:spacing w:line="240" w:lineRule="auto"/>
              <w:rPr>
                <w:ins w:id="7375" w:author="Alondra Vega Pacheco" w:date="2025-10-14T11:24:00Z" w16du:dateUtc="2025-10-14T16:24:00Z"/>
                <w:rFonts w:ascii="Times New Roman" w:hAnsi="Times New Roman"/>
                <w:sz w:val="20"/>
              </w:rPr>
            </w:pPr>
          </w:p>
        </w:tc>
        <w:tc>
          <w:tcPr>
            <w:tcW w:w="2814" w:type="dxa"/>
            <w:tcBorders>
              <w:top w:val="nil"/>
              <w:left w:val="nil"/>
              <w:bottom w:val="nil"/>
              <w:right w:val="nil"/>
            </w:tcBorders>
            <w:vAlign w:val="center"/>
            <w:hideMark/>
          </w:tcPr>
          <w:p w14:paraId="2CD36FC1" w14:textId="77777777" w:rsidR="00EE1DF4" w:rsidRPr="00C311AB" w:rsidRDefault="00EE1DF4" w:rsidP="000A3372">
            <w:pPr>
              <w:spacing w:line="240" w:lineRule="auto"/>
              <w:rPr>
                <w:ins w:id="7376"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vAlign w:val="center"/>
            <w:hideMark/>
          </w:tcPr>
          <w:p w14:paraId="46731727" w14:textId="77777777" w:rsidR="00EE1DF4" w:rsidRPr="00C311AB" w:rsidRDefault="00EE1DF4" w:rsidP="000A3372">
            <w:pPr>
              <w:spacing w:line="240" w:lineRule="auto"/>
              <w:rPr>
                <w:ins w:id="7377" w:author="Alondra Vega Pacheco" w:date="2025-10-14T11:24:00Z" w16du:dateUtc="2025-10-14T16:24:00Z"/>
                <w:rFonts w:ascii="Times New Roman" w:hAnsi="Times New Roman"/>
                <w:sz w:val="20"/>
              </w:rPr>
            </w:pPr>
          </w:p>
        </w:tc>
      </w:tr>
      <w:tr w:rsidR="00EE1DF4" w:rsidRPr="00C311AB" w14:paraId="4DAA8239" w14:textId="77777777" w:rsidTr="000A3372">
        <w:trPr>
          <w:trHeight w:val="870"/>
          <w:ins w:id="7378"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2B115B14" w14:textId="77777777" w:rsidR="00EE1DF4" w:rsidRPr="00C311AB" w:rsidRDefault="00EE1DF4" w:rsidP="000A3372">
            <w:pPr>
              <w:spacing w:line="240" w:lineRule="auto"/>
              <w:rPr>
                <w:ins w:id="7379" w:author="Alondra Vega Pacheco" w:date="2025-10-14T11:24:00Z" w16du:dateUtc="2025-10-14T16:24:00Z"/>
                <w:rFonts w:ascii="Aptos Narrow" w:hAnsi="Aptos Narrow"/>
                <w:color w:val="000000"/>
                <w:sz w:val="22"/>
                <w:szCs w:val="22"/>
              </w:rPr>
            </w:pPr>
            <w:ins w:id="7380" w:author="Alondra Vega Pacheco" w:date="2025-10-14T11:24:00Z" w16du:dateUtc="2025-10-14T16:24:00Z">
              <w:r w:rsidRPr="00C311AB">
                <w:rPr>
                  <w:rFonts w:ascii="Aptos Narrow" w:hAnsi="Aptos Narrow"/>
                  <w:color w:val="000000"/>
                  <w:sz w:val="22"/>
                  <w:szCs w:val="22"/>
                </w:rPr>
                <w:t>D</w:t>
              </w:r>
            </w:ins>
          </w:p>
        </w:tc>
        <w:tc>
          <w:tcPr>
            <w:tcW w:w="1440" w:type="dxa"/>
            <w:tcBorders>
              <w:top w:val="nil"/>
              <w:left w:val="nil"/>
              <w:bottom w:val="nil"/>
              <w:right w:val="nil"/>
            </w:tcBorders>
            <w:shd w:val="clear" w:color="C0E6F5" w:fill="C0E6F5"/>
            <w:vAlign w:val="center"/>
            <w:hideMark/>
          </w:tcPr>
          <w:p w14:paraId="53DFD380" w14:textId="77777777" w:rsidR="00EE1DF4" w:rsidRPr="00C311AB" w:rsidRDefault="00EE1DF4" w:rsidP="000A3372">
            <w:pPr>
              <w:spacing w:line="240" w:lineRule="auto"/>
              <w:jc w:val="right"/>
              <w:rPr>
                <w:ins w:id="7381" w:author="Alondra Vega Pacheco" w:date="2025-10-14T11:24:00Z" w16du:dateUtc="2025-10-14T16:24:00Z"/>
                <w:rFonts w:ascii="Aptos Narrow" w:hAnsi="Aptos Narrow"/>
                <w:color w:val="000000"/>
                <w:sz w:val="22"/>
                <w:szCs w:val="22"/>
              </w:rPr>
            </w:pPr>
            <w:ins w:id="7382" w:author="Alondra Vega Pacheco" w:date="2025-10-14T11:24:00Z" w16du:dateUtc="2025-10-14T16:24:00Z">
              <w:r w:rsidRPr="00C311AB">
                <w:rPr>
                  <w:rFonts w:ascii="Aptos Narrow" w:hAnsi="Aptos Narrow"/>
                  <w:color w:val="000000"/>
                  <w:sz w:val="22"/>
                  <w:szCs w:val="22"/>
                </w:rPr>
                <w:t>1</w:t>
              </w:r>
            </w:ins>
          </w:p>
        </w:tc>
        <w:tc>
          <w:tcPr>
            <w:tcW w:w="1823" w:type="dxa"/>
            <w:tcBorders>
              <w:top w:val="nil"/>
              <w:left w:val="nil"/>
              <w:bottom w:val="nil"/>
              <w:right w:val="nil"/>
            </w:tcBorders>
            <w:shd w:val="clear" w:color="C0E6F5" w:fill="C0E6F5"/>
            <w:vAlign w:val="center"/>
            <w:hideMark/>
          </w:tcPr>
          <w:p w14:paraId="4CC1A90B" w14:textId="77777777" w:rsidR="00EE1DF4" w:rsidRPr="00C311AB" w:rsidRDefault="00EE1DF4" w:rsidP="000A3372">
            <w:pPr>
              <w:spacing w:line="240" w:lineRule="auto"/>
              <w:jc w:val="right"/>
              <w:rPr>
                <w:ins w:id="7383" w:author="Alondra Vega Pacheco" w:date="2025-10-14T11:24:00Z" w16du:dateUtc="2025-10-14T16:24:00Z"/>
                <w:rFonts w:ascii="Aptos Narrow" w:hAnsi="Aptos Narrow"/>
                <w:color w:val="000000"/>
                <w:sz w:val="22"/>
                <w:szCs w:val="22"/>
              </w:rPr>
            </w:pPr>
            <w:ins w:id="7384" w:author="Alondra Vega Pacheco" w:date="2025-10-14T11:24:00Z" w16du:dateUtc="2025-10-14T16:24:00Z">
              <w:r w:rsidRPr="00C311AB">
                <w:rPr>
                  <w:rFonts w:ascii="Aptos Narrow" w:hAnsi="Aptos Narrow"/>
                  <w:color w:val="000000"/>
                  <w:sz w:val="22"/>
                  <w:szCs w:val="22"/>
                </w:rPr>
                <w:t>8/15/2025</w:t>
              </w:r>
            </w:ins>
          </w:p>
        </w:tc>
        <w:tc>
          <w:tcPr>
            <w:tcW w:w="3889" w:type="dxa"/>
            <w:tcBorders>
              <w:top w:val="nil"/>
              <w:left w:val="nil"/>
              <w:bottom w:val="nil"/>
              <w:right w:val="nil"/>
            </w:tcBorders>
            <w:shd w:val="clear" w:color="C0E6F5" w:fill="C0E6F5"/>
            <w:vAlign w:val="center"/>
            <w:hideMark/>
          </w:tcPr>
          <w:p w14:paraId="3C7EF924" w14:textId="77777777" w:rsidR="00EE1DF4" w:rsidRPr="00C311AB" w:rsidRDefault="00EE1DF4" w:rsidP="000A3372">
            <w:pPr>
              <w:spacing w:line="240" w:lineRule="auto"/>
              <w:rPr>
                <w:ins w:id="7385" w:author="Alondra Vega Pacheco" w:date="2025-10-14T11:24:00Z" w16du:dateUtc="2025-10-14T16:24:00Z"/>
                <w:rFonts w:ascii="Aptos Narrow" w:hAnsi="Aptos Narrow"/>
                <w:color w:val="000000"/>
                <w:sz w:val="22"/>
                <w:szCs w:val="22"/>
              </w:rPr>
            </w:pPr>
            <w:ins w:id="7386" w:author="Alondra Vega Pacheco" w:date="2025-10-14T11:24:00Z" w16du:dateUtc="2025-10-14T16:24:00Z">
              <w:r w:rsidRPr="00C311AB">
                <w:rPr>
                  <w:rFonts w:ascii="Aptos Narrow" w:hAnsi="Aptos Narrow"/>
                  <w:color w:val="000000"/>
                  <w:sz w:val="22"/>
                  <w:szCs w:val="22"/>
                </w:rPr>
                <w:t xml:space="preserve">Use of </w:t>
              </w:r>
              <w:proofErr w:type="spellStart"/>
              <w:r w:rsidRPr="00C311AB">
                <w:rPr>
                  <w:rFonts w:ascii="Aptos Narrow" w:hAnsi="Aptos Narrow"/>
                  <w:color w:val="000000"/>
                  <w:sz w:val="22"/>
                  <w:szCs w:val="22"/>
                </w:rPr>
                <w:t>FlutterFlow</w:t>
              </w:r>
              <w:proofErr w:type="spellEnd"/>
              <w:r w:rsidRPr="00C311AB">
                <w:rPr>
                  <w:rFonts w:ascii="Aptos Narrow" w:hAnsi="Aptos Narrow"/>
                  <w:color w:val="000000"/>
                  <w:sz w:val="22"/>
                  <w:szCs w:val="22"/>
                </w:rPr>
                <w:t xml:space="preserve"> for Mockups</w:t>
              </w:r>
            </w:ins>
          </w:p>
        </w:tc>
        <w:tc>
          <w:tcPr>
            <w:tcW w:w="3956" w:type="dxa"/>
            <w:tcBorders>
              <w:top w:val="nil"/>
              <w:left w:val="nil"/>
              <w:bottom w:val="nil"/>
              <w:right w:val="nil"/>
            </w:tcBorders>
            <w:shd w:val="clear" w:color="C0E6F5" w:fill="C0E6F5"/>
            <w:vAlign w:val="center"/>
            <w:hideMark/>
          </w:tcPr>
          <w:p w14:paraId="6E28B45D" w14:textId="77777777" w:rsidR="00EE1DF4" w:rsidRPr="00C311AB" w:rsidRDefault="00EE1DF4" w:rsidP="000A3372">
            <w:pPr>
              <w:spacing w:line="240" w:lineRule="auto"/>
              <w:rPr>
                <w:ins w:id="7387" w:author="Alondra Vega Pacheco" w:date="2025-10-14T11:24:00Z" w16du:dateUtc="2025-10-14T16:24:00Z"/>
                <w:rFonts w:ascii="Aptos Narrow" w:hAnsi="Aptos Narrow"/>
                <w:color w:val="000000"/>
                <w:sz w:val="22"/>
                <w:szCs w:val="22"/>
              </w:rPr>
            </w:pPr>
            <w:ins w:id="7388" w:author="Alondra Vega Pacheco" w:date="2025-10-14T11:24:00Z" w16du:dateUtc="2025-10-14T16:24:00Z">
              <w:r w:rsidRPr="00C311AB">
                <w:rPr>
                  <w:rFonts w:ascii="Aptos Narrow" w:hAnsi="Aptos Narrow"/>
                  <w:color w:val="000000"/>
                  <w:sz w:val="22"/>
                  <w:szCs w:val="22"/>
                </w:rPr>
                <w:t>Needed a rapid prototyping tool to build UI mockups quickly and demonstrate workflows to stakeholders.</w:t>
              </w:r>
            </w:ins>
          </w:p>
        </w:tc>
        <w:tc>
          <w:tcPr>
            <w:tcW w:w="3364" w:type="dxa"/>
            <w:tcBorders>
              <w:top w:val="nil"/>
              <w:left w:val="nil"/>
              <w:bottom w:val="nil"/>
              <w:right w:val="nil"/>
            </w:tcBorders>
            <w:shd w:val="clear" w:color="C0E6F5" w:fill="C0E6F5"/>
            <w:vAlign w:val="center"/>
            <w:hideMark/>
          </w:tcPr>
          <w:p w14:paraId="2A9C4F45" w14:textId="77777777" w:rsidR="00EE1DF4" w:rsidRPr="00C311AB" w:rsidRDefault="00EE1DF4" w:rsidP="000A3372">
            <w:pPr>
              <w:spacing w:line="240" w:lineRule="auto"/>
              <w:rPr>
                <w:ins w:id="7389" w:author="Alondra Vega Pacheco" w:date="2025-10-14T11:24:00Z" w16du:dateUtc="2025-10-14T16:24:00Z"/>
                <w:rFonts w:ascii="Aptos Narrow" w:hAnsi="Aptos Narrow"/>
                <w:color w:val="000000"/>
                <w:sz w:val="22"/>
                <w:szCs w:val="22"/>
              </w:rPr>
            </w:pPr>
            <w:ins w:id="7390" w:author="Alondra Vega Pacheco" w:date="2025-10-14T11:24:00Z" w16du:dateUtc="2025-10-14T16:24:00Z">
              <w:r w:rsidRPr="00C311AB">
                <w:rPr>
                  <w:rFonts w:ascii="Aptos Narrow" w:hAnsi="Aptos Narrow"/>
                  <w:color w:val="000000"/>
                  <w:sz w:val="22"/>
                  <w:szCs w:val="22"/>
                </w:rPr>
                <w:t>1. Build mockups manually in Figma/Sketch</w:t>
              </w:r>
            </w:ins>
          </w:p>
        </w:tc>
        <w:tc>
          <w:tcPr>
            <w:tcW w:w="3587" w:type="dxa"/>
            <w:tcBorders>
              <w:top w:val="nil"/>
              <w:left w:val="nil"/>
              <w:bottom w:val="nil"/>
              <w:right w:val="nil"/>
            </w:tcBorders>
            <w:shd w:val="clear" w:color="C0E6F5" w:fill="C0E6F5"/>
            <w:vAlign w:val="center"/>
            <w:hideMark/>
          </w:tcPr>
          <w:p w14:paraId="4999CABB" w14:textId="77777777" w:rsidR="00EE1DF4" w:rsidRPr="00C311AB" w:rsidRDefault="00EE1DF4" w:rsidP="000A3372">
            <w:pPr>
              <w:spacing w:line="240" w:lineRule="auto"/>
              <w:rPr>
                <w:ins w:id="7391" w:author="Alondra Vega Pacheco" w:date="2025-10-14T11:24:00Z" w16du:dateUtc="2025-10-14T16:24:00Z"/>
                <w:rFonts w:ascii="Aptos Narrow" w:hAnsi="Aptos Narrow"/>
                <w:color w:val="000000"/>
                <w:sz w:val="22"/>
                <w:szCs w:val="22"/>
              </w:rPr>
            </w:pPr>
            <w:proofErr w:type="gramStart"/>
            <w:ins w:id="7392" w:author="Alondra Vega Pacheco" w:date="2025-10-14T11:24:00Z" w16du:dateUtc="2025-10-14T16:24:00Z">
              <w:r w:rsidRPr="00C311AB">
                <w:rPr>
                  <w:rFonts w:ascii="Aptos Narrow" w:hAnsi="Aptos Narrow"/>
                  <w:color w:val="000000"/>
                  <w:sz w:val="22"/>
                  <w:szCs w:val="22"/>
                </w:rPr>
                <w:t>Chose</w:t>
              </w:r>
              <w:proofErr w:type="gramEnd"/>
              <w:r w:rsidRPr="00C311AB">
                <w:rPr>
                  <w:rFonts w:ascii="Aptos Narrow" w:hAnsi="Aptos Narrow"/>
                  <w:color w:val="000000"/>
                  <w:sz w:val="22"/>
                  <w:szCs w:val="22"/>
                </w:rPr>
                <w:t xml:space="preserve"> </w:t>
              </w:r>
              <w:proofErr w:type="spellStart"/>
              <w:r w:rsidRPr="00C311AB">
                <w:rPr>
                  <w:rFonts w:ascii="Aptos Narrow" w:hAnsi="Aptos Narrow"/>
                  <w:color w:val="000000"/>
                  <w:sz w:val="22"/>
                  <w:szCs w:val="22"/>
                </w:rPr>
                <w:t>FlutterFlow</w:t>
              </w:r>
              <w:proofErr w:type="spellEnd"/>
              <w:r w:rsidRPr="00C311AB">
                <w:rPr>
                  <w:rFonts w:ascii="Aptos Narrow" w:hAnsi="Aptos Narrow"/>
                  <w:color w:val="000000"/>
                  <w:sz w:val="22"/>
                  <w:szCs w:val="22"/>
                </w:rPr>
                <w:t xml:space="preserve"> for mockups.</w:t>
              </w:r>
            </w:ins>
          </w:p>
        </w:tc>
        <w:tc>
          <w:tcPr>
            <w:tcW w:w="3495" w:type="dxa"/>
            <w:tcBorders>
              <w:top w:val="nil"/>
              <w:left w:val="nil"/>
              <w:bottom w:val="nil"/>
              <w:right w:val="nil"/>
            </w:tcBorders>
            <w:shd w:val="clear" w:color="C0E6F5" w:fill="C0E6F5"/>
            <w:vAlign w:val="center"/>
            <w:hideMark/>
          </w:tcPr>
          <w:p w14:paraId="2C033868" w14:textId="77777777" w:rsidR="00EE1DF4" w:rsidRPr="00C311AB" w:rsidRDefault="00EE1DF4" w:rsidP="000A3372">
            <w:pPr>
              <w:spacing w:line="240" w:lineRule="auto"/>
              <w:rPr>
                <w:ins w:id="7393" w:author="Alondra Vega Pacheco" w:date="2025-10-14T11:24:00Z" w16du:dateUtc="2025-10-14T16:24:00Z"/>
                <w:rFonts w:ascii="Aptos Narrow" w:hAnsi="Aptos Narrow"/>
                <w:color w:val="000000"/>
                <w:sz w:val="22"/>
                <w:szCs w:val="22"/>
              </w:rPr>
            </w:pPr>
            <w:ins w:id="7394" w:author="Alondra Vega Pacheco" w:date="2025-10-14T11:24:00Z" w16du:dateUtc="2025-10-14T16:24:00Z">
              <w:r w:rsidRPr="00C311AB">
                <w:rPr>
                  <w:rFonts w:ascii="Aptos Narrow" w:hAnsi="Aptos Narrow"/>
                  <w:color w:val="000000"/>
                  <w:sz w:val="22"/>
                  <w:szCs w:val="22"/>
                </w:rPr>
                <w:t>Allows fast, no-code mockups, interactive prototypes, and easier iteration with stakeholders.</w:t>
              </w:r>
            </w:ins>
          </w:p>
        </w:tc>
        <w:tc>
          <w:tcPr>
            <w:tcW w:w="1142" w:type="dxa"/>
            <w:tcBorders>
              <w:top w:val="nil"/>
              <w:left w:val="nil"/>
              <w:bottom w:val="nil"/>
              <w:right w:val="nil"/>
            </w:tcBorders>
            <w:shd w:val="clear" w:color="C0E6F5" w:fill="C0E6F5"/>
            <w:vAlign w:val="center"/>
            <w:hideMark/>
          </w:tcPr>
          <w:p w14:paraId="1297CAC5" w14:textId="77777777" w:rsidR="00EE1DF4" w:rsidRPr="00C311AB" w:rsidRDefault="00EE1DF4" w:rsidP="000A3372">
            <w:pPr>
              <w:spacing w:line="240" w:lineRule="auto"/>
              <w:rPr>
                <w:ins w:id="7395" w:author="Alondra Vega Pacheco" w:date="2025-10-14T11:24:00Z" w16du:dateUtc="2025-10-14T16:24:00Z"/>
                <w:rFonts w:ascii="Aptos Narrow" w:hAnsi="Aptos Narrow"/>
                <w:color w:val="000000"/>
                <w:sz w:val="22"/>
                <w:szCs w:val="22"/>
              </w:rPr>
            </w:pPr>
            <w:ins w:id="7396" w:author="Alondra Vega Pacheco" w:date="2025-10-14T11:24:00Z" w16du:dateUtc="2025-10-14T16:24:00Z">
              <w:r w:rsidRPr="00C311AB">
                <w:rPr>
                  <w:rFonts w:ascii="Aptos Narrow" w:hAnsi="Aptos Narrow"/>
                  <w:color w:val="000000"/>
                  <w:sz w:val="22"/>
                  <w:szCs w:val="22"/>
                </w:rPr>
                <w:t>Completed</w:t>
              </w:r>
            </w:ins>
          </w:p>
        </w:tc>
        <w:tc>
          <w:tcPr>
            <w:tcW w:w="2814" w:type="dxa"/>
            <w:tcBorders>
              <w:top w:val="nil"/>
              <w:left w:val="nil"/>
              <w:bottom w:val="nil"/>
              <w:right w:val="nil"/>
            </w:tcBorders>
            <w:shd w:val="clear" w:color="C0E6F5" w:fill="C0E6F5"/>
            <w:vAlign w:val="center"/>
            <w:hideMark/>
          </w:tcPr>
          <w:p w14:paraId="644AAB00" w14:textId="77777777" w:rsidR="00EE1DF4" w:rsidRPr="00C311AB" w:rsidRDefault="00EE1DF4" w:rsidP="000A3372">
            <w:pPr>
              <w:spacing w:line="240" w:lineRule="auto"/>
              <w:rPr>
                <w:ins w:id="7397" w:author="Alondra Vega Pacheco" w:date="2025-10-14T11:24:00Z" w16du:dateUtc="2025-10-14T16:24:00Z"/>
                <w:rFonts w:ascii="Aptos Narrow" w:hAnsi="Aptos Narrow"/>
                <w:color w:val="000000"/>
                <w:sz w:val="22"/>
                <w:szCs w:val="22"/>
              </w:rPr>
            </w:pPr>
            <w:ins w:id="7398" w:author="Alondra Vega Pacheco" w:date="2025-10-14T11:24:00Z" w16du:dateUtc="2025-10-14T16:24:00Z">
              <w:r w:rsidRPr="00C311AB">
                <w:rPr>
                  <w:rFonts w:ascii="Aptos Narrow" w:hAnsi="Aptos Narrow"/>
                  <w:color w:val="000000"/>
                  <w:sz w:val="22"/>
                  <w:szCs w:val="22"/>
                </w:rPr>
                <w:t>SRS</w:t>
              </w:r>
            </w:ins>
          </w:p>
        </w:tc>
        <w:tc>
          <w:tcPr>
            <w:tcW w:w="1230" w:type="dxa"/>
            <w:tcBorders>
              <w:top w:val="nil"/>
              <w:left w:val="nil"/>
              <w:bottom w:val="nil"/>
              <w:right w:val="single" w:sz="4" w:space="0" w:color="000000"/>
            </w:tcBorders>
            <w:shd w:val="clear" w:color="C0E6F5" w:fill="C0E6F5"/>
            <w:vAlign w:val="center"/>
            <w:hideMark/>
          </w:tcPr>
          <w:p w14:paraId="1F8F0B20" w14:textId="77777777" w:rsidR="00EE1DF4" w:rsidRPr="00C311AB" w:rsidRDefault="00EE1DF4" w:rsidP="000A3372">
            <w:pPr>
              <w:spacing w:line="240" w:lineRule="auto"/>
              <w:rPr>
                <w:ins w:id="7399" w:author="Alondra Vega Pacheco" w:date="2025-10-14T11:24:00Z" w16du:dateUtc="2025-10-14T16:24:00Z"/>
                <w:rFonts w:ascii="Aptos Narrow" w:hAnsi="Aptos Narrow"/>
                <w:color w:val="000000"/>
                <w:sz w:val="22"/>
                <w:szCs w:val="22"/>
              </w:rPr>
            </w:pPr>
            <w:ins w:id="7400" w:author="Alondra Vega Pacheco" w:date="2025-10-14T11:24:00Z" w16du:dateUtc="2025-10-14T16:24:00Z">
              <w:r w:rsidRPr="00C311AB">
                <w:rPr>
                  <w:rFonts w:ascii="Aptos Narrow" w:hAnsi="Aptos Narrow"/>
                  <w:color w:val="000000"/>
                  <w:sz w:val="22"/>
                  <w:szCs w:val="22"/>
                </w:rPr>
                <w:t>Team-D</w:t>
              </w:r>
            </w:ins>
          </w:p>
        </w:tc>
      </w:tr>
      <w:tr w:rsidR="00EE1DF4" w:rsidRPr="00C311AB" w14:paraId="0B519138" w14:textId="77777777" w:rsidTr="000A3372">
        <w:trPr>
          <w:trHeight w:val="300"/>
          <w:ins w:id="7401"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21529602" w14:textId="77777777" w:rsidR="00EE1DF4" w:rsidRPr="00C311AB" w:rsidRDefault="00EE1DF4" w:rsidP="000A3372">
            <w:pPr>
              <w:spacing w:line="240" w:lineRule="auto"/>
              <w:rPr>
                <w:ins w:id="7402" w:author="Alondra Vega Pacheco" w:date="2025-10-14T11:24:00Z" w16du:dateUtc="2025-10-14T16:24:00Z"/>
                <w:rFonts w:ascii="Aptos Narrow" w:hAnsi="Aptos Narrow"/>
                <w:color w:val="000000"/>
                <w:sz w:val="22"/>
                <w:szCs w:val="22"/>
              </w:rPr>
            </w:pPr>
            <w:ins w:id="7403" w:author="Alondra Vega Pacheco" w:date="2025-10-14T11:24:00Z" w16du:dateUtc="2025-10-14T16:24:00Z">
              <w:r w:rsidRPr="00C311AB">
                <w:rPr>
                  <w:rFonts w:ascii="Aptos Narrow" w:hAnsi="Aptos Narrow"/>
                  <w:color w:val="000000"/>
                  <w:sz w:val="22"/>
                  <w:szCs w:val="22"/>
                </w:rPr>
                <w:t>D</w:t>
              </w:r>
            </w:ins>
          </w:p>
        </w:tc>
        <w:tc>
          <w:tcPr>
            <w:tcW w:w="1440" w:type="dxa"/>
            <w:tcBorders>
              <w:top w:val="nil"/>
              <w:left w:val="nil"/>
              <w:bottom w:val="nil"/>
              <w:right w:val="nil"/>
            </w:tcBorders>
            <w:vAlign w:val="center"/>
            <w:hideMark/>
          </w:tcPr>
          <w:p w14:paraId="78518145" w14:textId="77777777" w:rsidR="00EE1DF4" w:rsidRPr="00C311AB" w:rsidRDefault="00EE1DF4" w:rsidP="000A3372">
            <w:pPr>
              <w:spacing w:line="240" w:lineRule="auto"/>
              <w:rPr>
                <w:ins w:id="7404"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vAlign w:val="center"/>
            <w:hideMark/>
          </w:tcPr>
          <w:p w14:paraId="69D93D42" w14:textId="77777777" w:rsidR="00EE1DF4" w:rsidRPr="00C311AB" w:rsidRDefault="00EE1DF4" w:rsidP="000A3372">
            <w:pPr>
              <w:spacing w:line="240" w:lineRule="auto"/>
              <w:rPr>
                <w:ins w:id="7405" w:author="Alondra Vega Pacheco" w:date="2025-10-14T11:24:00Z" w16du:dateUtc="2025-10-14T16:24:00Z"/>
                <w:rFonts w:ascii="Times New Roman" w:hAnsi="Times New Roman"/>
                <w:sz w:val="20"/>
              </w:rPr>
            </w:pPr>
          </w:p>
        </w:tc>
        <w:tc>
          <w:tcPr>
            <w:tcW w:w="3889" w:type="dxa"/>
            <w:tcBorders>
              <w:top w:val="nil"/>
              <w:left w:val="nil"/>
              <w:bottom w:val="nil"/>
              <w:right w:val="nil"/>
            </w:tcBorders>
            <w:vAlign w:val="center"/>
            <w:hideMark/>
          </w:tcPr>
          <w:p w14:paraId="4E0FFD4B" w14:textId="77777777" w:rsidR="00EE1DF4" w:rsidRPr="00C311AB" w:rsidRDefault="00EE1DF4" w:rsidP="000A3372">
            <w:pPr>
              <w:spacing w:line="240" w:lineRule="auto"/>
              <w:rPr>
                <w:ins w:id="7406"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center"/>
            <w:hideMark/>
          </w:tcPr>
          <w:p w14:paraId="56750ACC" w14:textId="77777777" w:rsidR="00EE1DF4" w:rsidRPr="00C311AB" w:rsidRDefault="00EE1DF4" w:rsidP="000A3372">
            <w:pPr>
              <w:spacing w:line="240" w:lineRule="auto"/>
              <w:rPr>
                <w:ins w:id="7407" w:author="Alondra Vega Pacheco" w:date="2025-10-14T11:24:00Z" w16du:dateUtc="2025-10-14T16:24:00Z"/>
                <w:rFonts w:ascii="Times New Roman" w:hAnsi="Times New Roman"/>
                <w:sz w:val="20"/>
              </w:rPr>
            </w:pPr>
          </w:p>
        </w:tc>
        <w:tc>
          <w:tcPr>
            <w:tcW w:w="3364" w:type="dxa"/>
            <w:tcBorders>
              <w:top w:val="nil"/>
              <w:left w:val="nil"/>
              <w:bottom w:val="nil"/>
              <w:right w:val="nil"/>
            </w:tcBorders>
            <w:vAlign w:val="center"/>
            <w:hideMark/>
          </w:tcPr>
          <w:p w14:paraId="632C2B2B" w14:textId="77777777" w:rsidR="00EE1DF4" w:rsidRPr="00C311AB" w:rsidRDefault="00EE1DF4" w:rsidP="000A3372">
            <w:pPr>
              <w:spacing w:line="240" w:lineRule="auto"/>
              <w:rPr>
                <w:ins w:id="7408" w:author="Alondra Vega Pacheco" w:date="2025-10-14T11:24:00Z" w16du:dateUtc="2025-10-14T16:24:00Z"/>
                <w:rFonts w:ascii="Aptos Narrow" w:hAnsi="Aptos Narrow"/>
                <w:color w:val="000000"/>
                <w:sz w:val="22"/>
                <w:szCs w:val="22"/>
              </w:rPr>
            </w:pPr>
            <w:ins w:id="7409" w:author="Alondra Vega Pacheco" w:date="2025-10-14T11:24:00Z" w16du:dateUtc="2025-10-14T16:24:00Z">
              <w:r w:rsidRPr="00C311AB">
                <w:rPr>
                  <w:rFonts w:ascii="Aptos Narrow" w:hAnsi="Aptos Narrow"/>
                  <w:color w:val="000000"/>
                  <w:sz w:val="22"/>
                  <w:szCs w:val="22"/>
                </w:rPr>
                <w:t xml:space="preserve">2. Use </w:t>
              </w:r>
              <w:proofErr w:type="spellStart"/>
              <w:r w:rsidRPr="00C311AB">
                <w:rPr>
                  <w:rFonts w:ascii="Aptos Narrow" w:hAnsi="Aptos Narrow"/>
                  <w:color w:val="000000"/>
                  <w:sz w:val="22"/>
                  <w:szCs w:val="22"/>
                </w:rPr>
                <w:t>FlutterFlow</w:t>
              </w:r>
              <w:proofErr w:type="spellEnd"/>
            </w:ins>
          </w:p>
        </w:tc>
        <w:tc>
          <w:tcPr>
            <w:tcW w:w="3587" w:type="dxa"/>
            <w:tcBorders>
              <w:top w:val="nil"/>
              <w:left w:val="nil"/>
              <w:bottom w:val="nil"/>
              <w:right w:val="nil"/>
            </w:tcBorders>
            <w:vAlign w:val="center"/>
            <w:hideMark/>
          </w:tcPr>
          <w:p w14:paraId="30810283" w14:textId="77777777" w:rsidR="00EE1DF4" w:rsidRPr="00C311AB" w:rsidRDefault="00EE1DF4" w:rsidP="000A3372">
            <w:pPr>
              <w:spacing w:line="240" w:lineRule="auto"/>
              <w:rPr>
                <w:ins w:id="7410"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vAlign w:val="center"/>
            <w:hideMark/>
          </w:tcPr>
          <w:p w14:paraId="604A3906" w14:textId="77777777" w:rsidR="00EE1DF4" w:rsidRPr="00C311AB" w:rsidRDefault="00EE1DF4" w:rsidP="000A3372">
            <w:pPr>
              <w:spacing w:line="240" w:lineRule="auto"/>
              <w:rPr>
                <w:ins w:id="7411" w:author="Alondra Vega Pacheco" w:date="2025-10-14T11:24:00Z" w16du:dateUtc="2025-10-14T16:24:00Z"/>
                <w:rFonts w:ascii="Times New Roman" w:hAnsi="Times New Roman"/>
                <w:sz w:val="20"/>
              </w:rPr>
            </w:pPr>
          </w:p>
        </w:tc>
        <w:tc>
          <w:tcPr>
            <w:tcW w:w="1142" w:type="dxa"/>
            <w:tcBorders>
              <w:top w:val="nil"/>
              <w:left w:val="nil"/>
              <w:bottom w:val="nil"/>
              <w:right w:val="nil"/>
            </w:tcBorders>
            <w:vAlign w:val="center"/>
            <w:hideMark/>
          </w:tcPr>
          <w:p w14:paraId="1A7A886E" w14:textId="77777777" w:rsidR="00EE1DF4" w:rsidRPr="00C311AB" w:rsidRDefault="00EE1DF4" w:rsidP="000A3372">
            <w:pPr>
              <w:spacing w:line="240" w:lineRule="auto"/>
              <w:rPr>
                <w:ins w:id="7412" w:author="Alondra Vega Pacheco" w:date="2025-10-14T11:24:00Z" w16du:dateUtc="2025-10-14T16:24:00Z"/>
                <w:rFonts w:ascii="Times New Roman" w:hAnsi="Times New Roman"/>
                <w:sz w:val="20"/>
              </w:rPr>
            </w:pPr>
          </w:p>
        </w:tc>
        <w:tc>
          <w:tcPr>
            <w:tcW w:w="2814" w:type="dxa"/>
            <w:tcBorders>
              <w:top w:val="nil"/>
              <w:left w:val="nil"/>
              <w:bottom w:val="nil"/>
              <w:right w:val="nil"/>
            </w:tcBorders>
            <w:vAlign w:val="center"/>
            <w:hideMark/>
          </w:tcPr>
          <w:p w14:paraId="69D090FE" w14:textId="77777777" w:rsidR="00EE1DF4" w:rsidRPr="00C311AB" w:rsidRDefault="00EE1DF4" w:rsidP="000A3372">
            <w:pPr>
              <w:spacing w:line="240" w:lineRule="auto"/>
              <w:rPr>
                <w:ins w:id="7413"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vAlign w:val="center"/>
            <w:hideMark/>
          </w:tcPr>
          <w:p w14:paraId="0157407C" w14:textId="77777777" w:rsidR="00EE1DF4" w:rsidRPr="00C311AB" w:rsidRDefault="00EE1DF4" w:rsidP="000A3372">
            <w:pPr>
              <w:spacing w:line="240" w:lineRule="auto"/>
              <w:rPr>
                <w:ins w:id="7414" w:author="Alondra Vega Pacheco" w:date="2025-10-14T11:24:00Z" w16du:dateUtc="2025-10-14T16:24:00Z"/>
                <w:rFonts w:ascii="Times New Roman" w:hAnsi="Times New Roman"/>
                <w:sz w:val="20"/>
              </w:rPr>
            </w:pPr>
          </w:p>
        </w:tc>
      </w:tr>
      <w:tr w:rsidR="00EE1DF4" w:rsidRPr="00C311AB" w14:paraId="1F118885" w14:textId="77777777" w:rsidTr="000A3372">
        <w:trPr>
          <w:trHeight w:val="300"/>
          <w:ins w:id="7415"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533CBF5A" w14:textId="77777777" w:rsidR="00EE1DF4" w:rsidRPr="00C311AB" w:rsidRDefault="00EE1DF4" w:rsidP="000A3372">
            <w:pPr>
              <w:spacing w:line="240" w:lineRule="auto"/>
              <w:rPr>
                <w:ins w:id="7416" w:author="Alondra Vega Pacheco" w:date="2025-10-14T11:24:00Z" w16du:dateUtc="2025-10-14T16:24:00Z"/>
                <w:rFonts w:ascii="Aptos Narrow" w:hAnsi="Aptos Narrow"/>
                <w:color w:val="000000"/>
                <w:sz w:val="22"/>
                <w:szCs w:val="22"/>
              </w:rPr>
            </w:pPr>
            <w:ins w:id="7417" w:author="Alondra Vega Pacheco" w:date="2025-10-14T11:24:00Z" w16du:dateUtc="2025-10-14T16:24:00Z">
              <w:r w:rsidRPr="00C311AB">
                <w:rPr>
                  <w:rFonts w:ascii="Aptos Narrow" w:hAnsi="Aptos Narrow"/>
                  <w:color w:val="000000"/>
                  <w:sz w:val="22"/>
                  <w:szCs w:val="22"/>
                </w:rPr>
                <w:t>D</w:t>
              </w:r>
            </w:ins>
          </w:p>
        </w:tc>
        <w:tc>
          <w:tcPr>
            <w:tcW w:w="1440" w:type="dxa"/>
            <w:tcBorders>
              <w:top w:val="nil"/>
              <w:left w:val="nil"/>
              <w:bottom w:val="nil"/>
              <w:right w:val="nil"/>
            </w:tcBorders>
            <w:shd w:val="clear" w:color="C0E6F5" w:fill="C0E6F5"/>
            <w:vAlign w:val="center"/>
            <w:hideMark/>
          </w:tcPr>
          <w:p w14:paraId="5C85B2E7" w14:textId="77777777" w:rsidR="00EE1DF4" w:rsidRPr="00C311AB" w:rsidRDefault="00EE1DF4" w:rsidP="000A3372">
            <w:pPr>
              <w:spacing w:line="240" w:lineRule="auto"/>
              <w:rPr>
                <w:ins w:id="7418"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vAlign w:val="center"/>
            <w:hideMark/>
          </w:tcPr>
          <w:p w14:paraId="102D29ED" w14:textId="77777777" w:rsidR="00EE1DF4" w:rsidRPr="00C311AB" w:rsidRDefault="00EE1DF4" w:rsidP="000A3372">
            <w:pPr>
              <w:spacing w:line="240" w:lineRule="auto"/>
              <w:rPr>
                <w:ins w:id="7419"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vAlign w:val="center"/>
            <w:hideMark/>
          </w:tcPr>
          <w:p w14:paraId="2FAE330E" w14:textId="77777777" w:rsidR="00EE1DF4" w:rsidRPr="00C311AB" w:rsidRDefault="00EE1DF4" w:rsidP="000A3372">
            <w:pPr>
              <w:spacing w:line="240" w:lineRule="auto"/>
              <w:rPr>
                <w:ins w:id="7420"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center"/>
            <w:hideMark/>
          </w:tcPr>
          <w:p w14:paraId="48E95E47" w14:textId="77777777" w:rsidR="00EE1DF4" w:rsidRPr="00C311AB" w:rsidRDefault="00EE1DF4" w:rsidP="000A3372">
            <w:pPr>
              <w:spacing w:line="240" w:lineRule="auto"/>
              <w:rPr>
                <w:ins w:id="7421"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center"/>
            <w:hideMark/>
          </w:tcPr>
          <w:p w14:paraId="3BD29A7E" w14:textId="77777777" w:rsidR="00EE1DF4" w:rsidRPr="00C311AB" w:rsidRDefault="00EE1DF4" w:rsidP="000A3372">
            <w:pPr>
              <w:spacing w:line="240" w:lineRule="auto"/>
              <w:rPr>
                <w:ins w:id="7422" w:author="Alondra Vega Pacheco" w:date="2025-10-14T11:24:00Z" w16du:dateUtc="2025-10-14T16:24:00Z"/>
                <w:rFonts w:ascii="Aptos Narrow" w:hAnsi="Aptos Narrow"/>
                <w:color w:val="000000"/>
                <w:sz w:val="22"/>
                <w:szCs w:val="22"/>
              </w:rPr>
            </w:pPr>
            <w:ins w:id="7423" w:author="Alondra Vega Pacheco" w:date="2025-10-14T11:24:00Z" w16du:dateUtc="2025-10-14T16:24:00Z">
              <w:r w:rsidRPr="00C311AB">
                <w:rPr>
                  <w:rFonts w:ascii="Aptos Narrow" w:hAnsi="Aptos Narrow"/>
                  <w:color w:val="000000"/>
                  <w:sz w:val="22"/>
                  <w:szCs w:val="22"/>
                </w:rPr>
                <w:t>3. Develop sample screens using html/</w:t>
              </w:r>
              <w:proofErr w:type="spellStart"/>
              <w:r w:rsidRPr="00C311AB">
                <w:rPr>
                  <w:rFonts w:ascii="Aptos Narrow" w:hAnsi="Aptos Narrow"/>
                  <w:color w:val="000000"/>
                  <w:sz w:val="22"/>
                  <w:szCs w:val="22"/>
                </w:rPr>
                <w:t>css</w:t>
              </w:r>
              <w:proofErr w:type="spellEnd"/>
            </w:ins>
          </w:p>
        </w:tc>
        <w:tc>
          <w:tcPr>
            <w:tcW w:w="3587" w:type="dxa"/>
            <w:tcBorders>
              <w:top w:val="nil"/>
              <w:left w:val="nil"/>
              <w:bottom w:val="nil"/>
              <w:right w:val="nil"/>
            </w:tcBorders>
            <w:shd w:val="clear" w:color="C0E6F5" w:fill="C0E6F5"/>
            <w:vAlign w:val="center"/>
            <w:hideMark/>
          </w:tcPr>
          <w:p w14:paraId="197D9F4E" w14:textId="77777777" w:rsidR="00EE1DF4" w:rsidRPr="00C311AB" w:rsidRDefault="00EE1DF4" w:rsidP="000A3372">
            <w:pPr>
              <w:spacing w:line="240" w:lineRule="auto"/>
              <w:rPr>
                <w:ins w:id="7424"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shd w:val="clear" w:color="C0E6F5" w:fill="C0E6F5"/>
            <w:vAlign w:val="center"/>
            <w:hideMark/>
          </w:tcPr>
          <w:p w14:paraId="03552A6A" w14:textId="77777777" w:rsidR="00EE1DF4" w:rsidRPr="00C311AB" w:rsidRDefault="00EE1DF4" w:rsidP="000A3372">
            <w:pPr>
              <w:spacing w:line="240" w:lineRule="auto"/>
              <w:rPr>
                <w:ins w:id="7425" w:author="Alondra Vega Pacheco" w:date="2025-10-14T11:24:00Z" w16du:dateUtc="2025-10-14T16:24:00Z"/>
                <w:rFonts w:ascii="Times New Roman" w:hAnsi="Times New Roman"/>
                <w:sz w:val="20"/>
              </w:rPr>
            </w:pPr>
          </w:p>
        </w:tc>
        <w:tc>
          <w:tcPr>
            <w:tcW w:w="1142" w:type="dxa"/>
            <w:tcBorders>
              <w:top w:val="nil"/>
              <w:left w:val="nil"/>
              <w:bottom w:val="nil"/>
              <w:right w:val="nil"/>
            </w:tcBorders>
            <w:shd w:val="clear" w:color="C0E6F5" w:fill="C0E6F5"/>
            <w:vAlign w:val="center"/>
            <w:hideMark/>
          </w:tcPr>
          <w:p w14:paraId="7548C506" w14:textId="77777777" w:rsidR="00EE1DF4" w:rsidRPr="00C311AB" w:rsidRDefault="00EE1DF4" w:rsidP="000A3372">
            <w:pPr>
              <w:spacing w:line="240" w:lineRule="auto"/>
              <w:rPr>
                <w:ins w:id="7426"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vAlign w:val="center"/>
            <w:hideMark/>
          </w:tcPr>
          <w:p w14:paraId="03BB70F2" w14:textId="77777777" w:rsidR="00EE1DF4" w:rsidRPr="00C311AB" w:rsidRDefault="00EE1DF4" w:rsidP="000A3372">
            <w:pPr>
              <w:spacing w:line="240" w:lineRule="auto"/>
              <w:rPr>
                <w:ins w:id="7427"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vAlign w:val="center"/>
            <w:hideMark/>
          </w:tcPr>
          <w:p w14:paraId="48E89E66" w14:textId="77777777" w:rsidR="00EE1DF4" w:rsidRPr="00C311AB" w:rsidRDefault="00EE1DF4" w:rsidP="000A3372">
            <w:pPr>
              <w:spacing w:line="240" w:lineRule="auto"/>
              <w:rPr>
                <w:ins w:id="7428" w:author="Alondra Vega Pacheco" w:date="2025-10-14T11:24:00Z" w16du:dateUtc="2025-10-14T16:24:00Z"/>
                <w:rFonts w:ascii="Times New Roman" w:hAnsi="Times New Roman"/>
                <w:sz w:val="20"/>
              </w:rPr>
            </w:pPr>
          </w:p>
        </w:tc>
      </w:tr>
      <w:tr w:rsidR="00EE1DF4" w:rsidRPr="00C311AB" w14:paraId="48E51FE5" w14:textId="77777777" w:rsidTr="000A3372">
        <w:trPr>
          <w:trHeight w:val="870"/>
          <w:ins w:id="7429"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7EAF2B82" w14:textId="77777777" w:rsidR="00EE1DF4" w:rsidRPr="00C311AB" w:rsidRDefault="00EE1DF4" w:rsidP="000A3372">
            <w:pPr>
              <w:spacing w:line="240" w:lineRule="auto"/>
              <w:rPr>
                <w:ins w:id="7430" w:author="Alondra Vega Pacheco" w:date="2025-10-14T11:24:00Z" w16du:dateUtc="2025-10-14T16:24:00Z"/>
                <w:rFonts w:ascii="Aptos Narrow" w:hAnsi="Aptos Narrow"/>
                <w:color w:val="000000"/>
                <w:sz w:val="22"/>
                <w:szCs w:val="22"/>
              </w:rPr>
            </w:pPr>
            <w:ins w:id="7431" w:author="Alondra Vega Pacheco" w:date="2025-10-14T11:24:00Z" w16du:dateUtc="2025-10-14T16:24:00Z">
              <w:r w:rsidRPr="00C311AB">
                <w:rPr>
                  <w:rFonts w:ascii="Aptos Narrow" w:hAnsi="Aptos Narrow"/>
                  <w:color w:val="000000"/>
                  <w:sz w:val="22"/>
                  <w:szCs w:val="22"/>
                </w:rPr>
                <w:t>D</w:t>
              </w:r>
            </w:ins>
          </w:p>
        </w:tc>
        <w:tc>
          <w:tcPr>
            <w:tcW w:w="1440" w:type="dxa"/>
            <w:tcBorders>
              <w:top w:val="nil"/>
              <w:left w:val="nil"/>
              <w:bottom w:val="nil"/>
              <w:right w:val="nil"/>
            </w:tcBorders>
            <w:vAlign w:val="center"/>
            <w:hideMark/>
          </w:tcPr>
          <w:p w14:paraId="21250839" w14:textId="77777777" w:rsidR="00EE1DF4" w:rsidRPr="00C311AB" w:rsidRDefault="00EE1DF4" w:rsidP="000A3372">
            <w:pPr>
              <w:spacing w:line="240" w:lineRule="auto"/>
              <w:jc w:val="right"/>
              <w:rPr>
                <w:ins w:id="7432" w:author="Alondra Vega Pacheco" w:date="2025-10-14T11:24:00Z" w16du:dateUtc="2025-10-14T16:24:00Z"/>
                <w:rFonts w:ascii="Aptos Narrow" w:hAnsi="Aptos Narrow"/>
                <w:color w:val="000000"/>
                <w:sz w:val="22"/>
                <w:szCs w:val="22"/>
              </w:rPr>
            </w:pPr>
            <w:ins w:id="7433" w:author="Alondra Vega Pacheco" w:date="2025-10-14T11:24:00Z" w16du:dateUtc="2025-10-14T16:24:00Z">
              <w:r w:rsidRPr="00C311AB">
                <w:rPr>
                  <w:rFonts w:ascii="Aptos Narrow" w:hAnsi="Aptos Narrow"/>
                  <w:color w:val="000000"/>
                  <w:sz w:val="22"/>
                  <w:szCs w:val="22"/>
                </w:rPr>
                <w:t>2</w:t>
              </w:r>
            </w:ins>
          </w:p>
        </w:tc>
        <w:tc>
          <w:tcPr>
            <w:tcW w:w="1823" w:type="dxa"/>
            <w:tcBorders>
              <w:top w:val="nil"/>
              <w:left w:val="nil"/>
              <w:bottom w:val="nil"/>
              <w:right w:val="nil"/>
            </w:tcBorders>
            <w:vAlign w:val="center"/>
            <w:hideMark/>
          </w:tcPr>
          <w:p w14:paraId="24B93F10" w14:textId="77777777" w:rsidR="00EE1DF4" w:rsidRPr="00C311AB" w:rsidRDefault="00EE1DF4" w:rsidP="000A3372">
            <w:pPr>
              <w:spacing w:line="240" w:lineRule="auto"/>
              <w:jc w:val="right"/>
              <w:rPr>
                <w:ins w:id="7434" w:author="Alondra Vega Pacheco" w:date="2025-10-14T11:24:00Z" w16du:dateUtc="2025-10-14T16:24:00Z"/>
                <w:rFonts w:ascii="Aptos Narrow" w:hAnsi="Aptos Narrow"/>
                <w:color w:val="000000"/>
                <w:sz w:val="22"/>
                <w:szCs w:val="22"/>
              </w:rPr>
            </w:pPr>
            <w:ins w:id="7435" w:author="Alondra Vega Pacheco" w:date="2025-10-14T11:24:00Z" w16du:dateUtc="2025-10-14T16:24:00Z">
              <w:r w:rsidRPr="00C311AB">
                <w:rPr>
                  <w:rFonts w:ascii="Aptos Narrow" w:hAnsi="Aptos Narrow"/>
                  <w:color w:val="000000"/>
                  <w:sz w:val="22"/>
                  <w:szCs w:val="22"/>
                </w:rPr>
                <w:t>8/23/2025</w:t>
              </w:r>
            </w:ins>
          </w:p>
        </w:tc>
        <w:tc>
          <w:tcPr>
            <w:tcW w:w="3889" w:type="dxa"/>
            <w:tcBorders>
              <w:top w:val="nil"/>
              <w:left w:val="nil"/>
              <w:bottom w:val="nil"/>
              <w:right w:val="nil"/>
            </w:tcBorders>
            <w:vAlign w:val="center"/>
            <w:hideMark/>
          </w:tcPr>
          <w:p w14:paraId="71B4FFCF" w14:textId="77777777" w:rsidR="00EE1DF4" w:rsidRPr="00C311AB" w:rsidRDefault="00EE1DF4" w:rsidP="000A3372">
            <w:pPr>
              <w:spacing w:line="240" w:lineRule="auto"/>
              <w:rPr>
                <w:ins w:id="7436" w:author="Alondra Vega Pacheco" w:date="2025-10-14T11:24:00Z" w16du:dateUtc="2025-10-14T16:24:00Z"/>
                <w:rFonts w:ascii="Aptos Narrow" w:hAnsi="Aptos Narrow"/>
                <w:color w:val="000000"/>
                <w:sz w:val="22"/>
                <w:szCs w:val="22"/>
              </w:rPr>
            </w:pPr>
            <w:ins w:id="7437" w:author="Alondra Vega Pacheco" w:date="2025-10-14T11:24:00Z" w16du:dateUtc="2025-10-14T16:24:00Z">
              <w:r w:rsidRPr="00C311AB">
                <w:rPr>
                  <w:rFonts w:ascii="Aptos Narrow" w:hAnsi="Aptos Narrow"/>
                  <w:color w:val="000000"/>
                  <w:sz w:val="22"/>
                  <w:szCs w:val="22"/>
                </w:rPr>
                <w:t>Use MS Project to create WBS</w:t>
              </w:r>
            </w:ins>
          </w:p>
        </w:tc>
        <w:tc>
          <w:tcPr>
            <w:tcW w:w="3956" w:type="dxa"/>
            <w:tcBorders>
              <w:top w:val="nil"/>
              <w:left w:val="nil"/>
              <w:bottom w:val="nil"/>
              <w:right w:val="nil"/>
            </w:tcBorders>
            <w:vAlign w:val="center"/>
            <w:hideMark/>
          </w:tcPr>
          <w:p w14:paraId="47C68E7A" w14:textId="77777777" w:rsidR="00EE1DF4" w:rsidRPr="00C311AB" w:rsidRDefault="00EE1DF4" w:rsidP="000A3372">
            <w:pPr>
              <w:spacing w:line="240" w:lineRule="auto"/>
              <w:rPr>
                <w:ins w:id="7438" w:author="Alondra Vega Pacheco" w:date="2025-10-14T11:24:00Z" w16du:dateUtc="2025-10-14T16:24:00Z"/>
                <w:rFonts w:ascii="Aptos Narrow" w:hAnsi="Aptos Narrow"/>
                <w:color w:val="000000"/>
                <w:sz w:val="22"/>
                <w:szCs w:val="22"/>
              </w:rPr>
            </w:pPr>
            <w:ins w:id="7439" w:author="Alondra Vega Pacheco" w:date="2025-10-14T11:24:00Z" w16du:dateUtc="2025-10-14T16:24:00Z">
              <w:r w:rsidRPr="00C311AB">
                <w:rPr>
                  <w:rFonts w:ascii="Aptos Narrow" w:hAnsi="Aptos Narrow"/>
                  <w:color w:val="000000"/>
                  <w:sz w:val="22"/>
                  <w:szCs w:val="22"/>
                </w:rPr>
                <w:t>Required a structured way to manage tasks, dependencies, and timelines for the project deliverables.</w:t>
              </w:r>
            </w:ins>
          </w:p>
        </w:tc>
        <w:tc>
          <w:tcPr>
            <w:tcW w:w="3364" w:type="dxa"/>
            <w:tcBorders>
              <w:top w:val="nil"/>
              <w:left w:val="nil"/>
              <w:bottom w:val="nil"/>
              <w:right w:val="nil"/>
            </w:tcBorders>
            <w:vAlign w:val="center"/>
            <w:hideMark/>
          </w:tcPr>
          <w:p w14:paraId="2754B5EA" w14:textId="77777777" w:rsidR="00EE1DF4" w:rsidRPr="00C311AB" w:rsidRDefault="00EE1DF4" w:rsidP="000A3372">
            <w:pPr>
              <w:spacing w:line="240" w:lineRule="auto"/>
              <w:rPr>
                <w:ins w:id="7440" w:author="Alondra Vega Pacheco" w:date="2025-10-14T11:24:00Z" w16du:dateUtc="2025-10-14T16:24:00Z"/>
                <w:rFonts w:ascii="Aptos Narrow" w:hAnsi="Aptos Narrow"/>
                <w:color w:val="000000"/>
                <w:sz w:val="22"/>
                <w:szCs w:val="22"/>
              </w:rPr>
            </w:pPr>
            <w:ins w:id="7441" w:author="Alondra Vega Pacheco" w:date="2025-10-14T11:24:00Z" w16du:dateUtc="2025-10-14T16:24:00Z">
              <w:r w:rsidRPr="00C311AB">
                <w:rPr>
                  <w:rFonts w:ascii="Aptos Narrow" w:hAnsi="Aptos Narrow"/>
                  <w:color w:val="000000"/>
                  <w:sz w:val="22"/>
                  <w:szCs w:val="22"/>
                </w:rPr>
                <w:t>1. Use Excel for WBS</w:t>
              </w:r>
            </w:ins>
          </w:p>
        </w:tc>
        <w:tc>
          <w:tcPr>
            <w:tcW w:w="3587" w:type="dxa"/>
            <w:tcBorders>
              <w:top w:val="nil"/>
              <w:left w:val="nil"/>
              <w:bottom w:val="nil"/>
              <w:right w:val="nil"/>
            </w:tcBorders>
            <w:vAlign w:val="center"/>
            <w:hideMark/>
          </w:tcPr>
          <w:p w14:paraId="77D39271" w14:textId="77777777" w:rsidR="00EE1DF4" w:rsidRPr="00C311AB" w:rsidRDefault="00EE1DF4" w:rsidP="000A3372">
            <w:pPr>
              <w:spacing w:line="240" w:lineRule="auto"/>
              <w:rPr>
                <w:ins w:id="7442" w:author="Alondra Vega Pacheco" w:date="2025-10-14T11:24:00Z" w16du:dateUtc="2025-10-14T16:24:00Z"/>
                <w:rFonts w:ascii="Aptos Narrow" w:hAnsi="Aptos Narrow"/>
                <w:color w:val="000000"/>
                <w:sz w:val="22"/>
                <w:szCs w:val="22"/>
              </w:rPr>
            </w:pPr>
            <w:ins w:id="7443" w:author="Alondra Vega Pacheco" w:date="2025-10-14T11:24:00Z" w16du:dateUtc="2025-10-14T16:24:00Z">
              <w:r w:rsidRPr="00C311AB">
                <w:rPr>
                  <w:rFonts w:ascii="Aptos Narrow" w:hAnsi="Aptos Narrow"/>
                  <w:color w:val="000000"/>
                  <w:sz w:val="22"/>
                  <w:szCs w:val="22"/>
                </w:rPr>
                <w:t>Chose MS Project to create the WBS.</w:t>
              </w:r>
            </w:ins>
          </w:p>
        </w:tc>
        <w:tc>
          <w:tcPr>
            <w:tcW w:w="3495" w:type="dxa"/>
            <w:tcBorders>
              <w:top w:val="nil"/>
              <w:left w:val="nil"/>
              <w:bottom w:val="nil"/>
              <w:right w:val="nil"/>
            </w:tcBorders>
            <w:vAlign w:val="center"/>
            <w:hideMark/>
          </w:tcPr>
          <w:p w14:paraId="0AA60159" w14:textId="77777777" w:rsidR="00EE1DF4" w:rsidRPr="00C311AB" w:rsidRDefault="00EE1DF4" w:rsidP="000A3372">
            <w:pPr>
              <w:spacing w:line="240" w:lineRule="auto"/>
              <w:rPr>
                <w:ins w:id="7444" w:author="Alondra Vega Pacheco" w:date="2025-10-14T11:24:00Z" w16du:dateUtc="2025-10-14T16:24:00Z"/>
                <w:rFonts w:ascii="Aptos Narrow" w:hAnsi="Aptos Narrow"/>
                <w:color w:val="000000"/>
                <w:sz w:val="22"/>
                <w:szCs w:val="22"/>
              </w:rPr>
            </w:pPr>
            <w:ins w:id="7445" w:author="Alondra Vega Pacheco" w:date="2025-10-14T11:24:00Z" w16du:dateUtc="2025-10-14T16:24:00Z">
              <w:r w:rsidRPr="00C311AB">
                <w:rPr>
                  <w:rFonts w:ascii="Aptos Narrow" w:hAnsi="Aptos Narrow"/>
                  <w:color w:val="000000"/>
                  <w:sz w:val="22"/>
                  <w:szCs w:val="22"/>
                </w:rPr>
                <w:t>Provides built-in features for scheduling, dependencies, and resource allocation.</w:t>
              </w:r>
            </w:ins>
          </w:p>
        </w:tc>
        <w:tc>
          <w:tcPr>
            <w:tcW w:w="1142" w:type="dxa"/>
            <w:tcBorders>
              <w:top w:val="nil"/>
              <w:left w:val="nil"/>
              <w:bottom w:val="nil"/>
              <w:right w:val="nil"/>
            </w:tcBorders>
            <w:vAlign w:val="center"/>
            <w:hideMark/>
          </w:tcPr>
          <w:p w14:paraId="1D8E7665" w14:textId="77777777" w:rsidR="00EE1DF4" w:rsidRPr="00C311AB" w:rsidRDefault="00EE1DF4" w:rsidP="000A3372">
            <w:pPr>
              <w:spacing w:line="240" w:lineRule="auto"/>
              <w:rPr>
                <w:ins w:id="7446" w:author="Alondra Vega Pacheco" w:date="2025-10-14T11:24:00Z" w16du:dateUtc="2025-10-14T16:24:00Z"/>
                <w:rFonts w:ascii="Aptos Narrow" w:hAnsi="Aptos Narrow"/>
                <w:color w:val="000000"/>
                <w:sz w:val="22"/>
                <w:szCs w:val="22"/>
              </w:rPr>
            </w:pPr>
            <w:ins w:id="7447" w:author="Alondra Vega Pacheco" w:date="2025-10-14T11:24:00Z" w16du:dateUtc="2025-10-14T16:24:00Z">
              <w:r w:rsidRPr="00C311AB">
                <w:rPr>
                  <w:rFonts w:ascii="Aptos Narrow" w:hAnsi="Aptos Narrow"/>
                  <w:color w:val="000000"/>
                  <w:sz w:val="22"/>
                  <w:szCs w:val="22"/>
                </w:rPr>
                <w:t>In Progress</w:t>
              </w:r>
            </w:ins>
          </w:p>
        </w:tc>
        <w:tc>
          <w:tcPr>
            <w:tcW w:w="2814" w:type="dxa"/>
            <w:tcBorders>
              <w:top w:val="nil"/>
              <w:left w:val="nil"/>
              <w:bottom w:val="nil"/>
              <w:right w:val="nil"/>
            </w:tcBorders>
            <w:vAlign w:val="center"/>
            <w:hideMark/>
          </w:tcPr>
          <w:p w14:paraId="7D60C9F8" w14:textId="77777777" w:rsidR="00EE1DF4" w:rsidRPr="00C311AB" w:rsidRDefault="00EE1DF4" w:rsidP="000A3372">
            <w:pPr>
              <w:spacing w:line="240" w:lineRule="auto"/>
              <w:rPr>
                <w:ins w:id="7448" w:author="Alondra Vega Pacheco" w:date="2025-10-14T11:24:00Z" w16du:dateUtc="2025-10-14T16:24:00Z"/>
                <w:rFonts w:ascii="Aptos Narrow" w:hAnsi="Aptos Narrow"/>
                <w:color w:val="000000"/>
                <w:sz w:val="22"/>
                <w:szCs w:val="22"/>
              </w:rPr>
            </w:pPr>
            <w:ins w:id="7449" w:author="Alondra Vega Pacheco" w:date="2025-10-14T11:24:00Z" w16du:dateUtc="2025-10-14T16:24:00Z">
              <w:r w:rsidRPr="00C311AB">
                <w:rPr>
                  <w:rFonts w:ascii="Aptos Narrow" w:hAnsi="Aptos Narrow"/>
                  <w:color w:val="000000"/>
                  <w:sz w:val="22"/>
                  <w:szCs w:val="22"/>
                </w:rPr>
                <w:t>PMP</w:t>
              </w:r>
            </w:ins>
          </w:p>
        </w:tc>
        <w:tc>
          <w:tcPr>
            <w:tcW w:w="1230" w:type="dxa"/>
            <w:tcBorders>
              <w:top w:val="nil"/>
              <w:left w:val="nil"/>
              <w:bottom w:val="nil"/>
              <w:right w:val="single" w:sz="4" w:space="0" w:color="000000"/>
            </w:tcBorders>
            <w:vAlign w:val="center"/>
            <w:hideMark/>
          </w:tcPr>
          <w:p w14:paraId="053121AA" w14:textId="77777777" w:rsidR="00EE1DF4" w:rsidRPr="00C311AB" w:rsidRDefault="00EE1DF4" w:rsidP="000A3372">
            <w:pPr>
              <w:spacing w:line="240" w:lineRule="auto"/>
              <w:rPr>
                <w:ins w:id="7450" w:author="Alondra Vega Pacheco" w:date="2025-10-14T11:24:00Z" w16du:dateUtc="2025-10-14T16:24:00Z"/>
                <w:rFonts w:ascii="Aptos Narrow" w:hAnsi="Aptos Narrow"/>
                <w:color w:val="000000"/>
                <w:sz w:val="22"/>
                <w:szCs w:val="22"/>
              </w:rPr>
            </w:pPr>
            <w:ins w:id="7451" w:author="Alondra Vega Pacheco" w:date="2025-10-14T11:24:00Z" w16du:dateUtc="2025-10-14T16:24:00Z">
              <w:r w:rsidRPr="00C311AB">
                <w:rPr>
                  <w:rFonts w:ascii="Aptos Narrow" w:hAnsi="Aptos Narrow"/>
                  <w:color w:val="000000"/>
                  <w:sz w:val="22"/>
                  <w:szCs w:val="22"/>
                </w:rPr>
                <w:t>Team-D</w:t>
              </w:r>
            </w:ins>
          </w:p>
        </w:tc>
      </w:tr>
      <w:tr w:rsidR="00EE1DF4" w:rsidRPr="00C311AB" w14:paraId="0CA32564" w14:textId="77777777" w:rsidTr="000A3372">
        <w:trPr>
          <w:trHeight w:val="300"/>
          <w:ins w:id="7452"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19056352" w14:textId="77777777" w:rsidR="00EE1DF4" w:rsidRPr="00C311AB" w:rsidRDefault="00EE1DF4" w:rsidP="000A3372">
            <w:pPr>
              <w:spacing w:line="240" w:lineRule="auto"/>
              <w:rPr>
                <w:ins w:id="7453" w:author="Alondra Vega Pacheco" w:date="2025-10-14T11:24:00Z" w16du:dateUtc="2025-10-14T16:24:00Z"/>
                <w:rFonts w:ascii="Aptos Narrow" w:hAnsi="Aptos Narrow"/>
                <w:color w:val="000000"/>
                <w:sz w:val="22"/>
                <w:szCs w:val="22"/>
              </w:rPr>
            </w:pPr>
            <w:ins w:id="7454" w:author="Alondra Vega Pacheco" w:date="2025-10-14T11:24:00Z" w16du:dateUtc="2025-10-14T16:24:00Z">
              <w:r w:rsidRPr="00C311AB">
                <w:rPr>
                  <w:rFonts w:ascii="Aptos Narrow" w:hAnsi="Aptos Narrow"/>
                  <w:color w:val="000000"/>
                  <w:sz w:val="22"/>
                  <w:szCs w:val="22"/>
                </w:rPr>
                <w:t>D</w:t>
              </w:r>
            </w:ins>
          </w:p>
        </w:tc>
        <w:tc>
          <w:tcPr>
            <w:tcW w:w="1440" w:type="dxa"/>
            <w:tcBorders>
              <w:top w:val="nil"/>
              <w:left w:val="nil"/>
              <w:bottom w:val="nil"/>
              <w:right w:val="nil"/>
            </w:tcBorders>
            <w:shd w:val="clear" w:color="C0E6F5" w:fill="C0E6F5"/>
            <w:vAlign w:val="center"/>
            <w:hideMark/>
          </w:tcPr>
          <w:p w14:paraId="7EBFED11" w14:textId="77777777" w:rsidR="00EE1DF4" w:rsidRPr="00C311AB" w:rsidRDefault="00EE1DF4" w:rsidP="000A3372">
            <w:pPr>
              <w:spacing w:line="240" w:lineRule="auto"/>
              <w:rPr>
                <w:ins w:id="7455"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vAlign w:val="center"/>
            <w:hideMark/>
          </w:tcPr>
          <w:p w14:paraId="23F6B2CB" w14:textId="77777777" w:rsidR="00EE1DF4" w:rsidRPr="00C311AB" w:rsidRDefault="00EE1DF4" w:rsidP="000A3372">
            <w:pPr>
              <w:spacing w:line="240" w:lineRule="auto"/>
              <w:rPr>
                <w:ins w:id="7456"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vAlign w:val="center"/>
            <w:hideMark/>
          </w:tcPr>
          <w:p w14:paraId="4A35D4E9" w14:textId="77777777" w:rsidR="00EE1DF4" w:rsidRPr="00C311AB" w:rsidRDefault="00EE1DF4" w:rsidP="000A3372">
            <w:pPr>
              <w:spacing w:line="240" w:lineRule="auto"/>
              <w:rPr>
                <w:ins w:id="7457"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center"/>
            <w:hideMark/>
          </w:tcPr>
          <w:p w14:paraId="0E35CD35" w14:textId="77777777" w:rsidR="00EE1DF4" w:rsidRPr="00C311AB" w:rsidRDefault="00EE1DF4" w:rsidP="000A3372">
            <w:pPr>
              <w:spacing w:line="240" w:lineRule="auto"/>
              <w:rPr>
                <w:ins w:id="7458"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center"/>
            <w:hideMark/>
          </w:tcPr>
          <w:p w14:paraId="410E2692" w14:textId="77777777" w:rsidR="00EE1DF4" w:rsidRPr="00C311AB" w:rsidRDefault="00EE1DF4" w:rsidP="000A3372">
            <w:pPr>
              <w:spacing w:line="240" w:lineRule="auto"/>
              <w:rPr>
                <w:ins w:id="7459" w:author="Alondra Vega Pacheco" w:date="2025-10-14T11:24:00Z" w16du:dateUtc="2025-10-14T16:24:00Z"/>
                <w:rFonts w:ascii="Aptos Narrow" w:hAnsi="Aptos Narrow"/>
                <w:color w:val="000000"/>
                <w:sz w:val="22"/>
                <w:szCs w:val="22"/>
              </w:rPr>
            </w:pPr>
            <w:ins w:id="7460" w:author="Alondra Vega Pacheco" w:date="2025-10-14T11:24:00Z" w16du:dateUtc="2025-10-14T16:24:00Z">
              <w:r w:rsidRPr="00C311AB">
                <w:rPr>
                  <w:rFonts w:ascii="Aptos Narrow" w:hAnsi="Aptos Narrow"/>
                  <w:color w:val="000000"/>
                  <w:sz w:val="22"/>
                  <w:szCs w:val="22"/>
                </w:rPr>
                <w:t>2. Use Jira/</w:t>
              </w:r>
              <w:proofErr w:type="spellStart"/>
              <w:r w:rsidRPr="00C311AB">
                <w:rPr>
                  <w:rFonts w:ascii="Aptos Narrow" w:hAnsi="Aptos Narrow"/>
                  <w:color w:val="000000"/>
                  <w:sz w:val="22"/>
                  <w:szCs w:val="22"/>
                </w:rPr>
                <w:t>Github</w:t>
              </w:r>
              <w:proofErr w:type="spellEnd"/>
              <w:r w:rsidRPr="00C311AB">
                <w:rPr>
                  <w:rFonts w:ascii="Aptos Narrow" w:hAnsi="Aptos Narrow"/>
                  <w:color w:val="000000"/>
                  <w:sz w:val="22"/>
                  <w:szCs w:val="22"/>
                </w:rPr>
                <w:t xml:space="preserve"> for planning</w:t>
              </w:r>
            </w:ins>
          </w:p>
        </w:tc>
        <w:tc>
          <w:tcPr>
            <w:tcW w:w="3587" w:type="dxa"/>
            <w:tcBorders>
              <w:top w:val="nil"/>
              <w:left w:val="nil"/>
              <w:bottom w:val="nil"/>
              <w:right w:val="nil"/>
            </w:tcBorders>
            <w:shd w:val="clear" w:color="C0E6F5" w:fill="C0E6F5"/>
            <w:vAlign w:val="center"/>
            <w:hideMark/>
          </w:tcPr>
          <w:p w14:paraId="56EA9158" w14:textId="77777777" w:rsidR="00EE1DF4" w:rsidRPr="00C311AB" w:rsidRDefault="00EE1DF4" w:rsidP="000A3372">
            <w:pPr>
              <w:spacing w:line="240" w:lineRule="auto"/>
              <w:rPr>
                <w:ins w:id="7461"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shd w:val="clear" w:color="C0E6F5" w:fill="C0E6F5"/>
            <w:vAlign w:val="center"/>
            <w:hideMark/>
          </w:tcPr>
          <w:p w14:paraId="7FD6C2CB" w14:textId="77777777" w:rsidR="00EE1DF4" w:rsidRPr="00C311AB" w:rsidRDefault="00EE1DF4" w:rsidP="000A3372">
            <w:pPr>
              <w:spacing w:line="240" w:lineRule="auto"/>
              <w:rPr>
                <w:ins w:id="7462" w:author="Alondra Vega Pacheco" w:date="2025-10-14T11:24:00Z" w16du:dateUtc="2025-10-14T16:24:00Z"/>
                <w:rFonts w:ascii="Times New Roman" w:hAnsi="Times New Roman"/>
                <w:sz w:val="20"/>
              </w:rPr>
            </w:pPr>
          </w:p>
        </w:tc>
        <w:tc>
          <w:tcPr>
            <w:tcW w:w="1142" w:type="dxa"/>
            <w:tcBorders>
              <w:top w:val="nil"/>
              <w:left w:val="nil"/>
              <w:bottom w:val="nil"/>
              <w:right w:val="nil"/>
            </w:tcBorders>
            <w:shd w:val="clear" w:color="C0E6F5" w:fill="C0E6F5"/>
            <w:vAlign w:val="center"/>
            <w:hideMark/>
          </w:tcPr>
          <w:p w14:paraId="6CFBE02D" w14:textId="77777777" w:rsidR="00EE1DF4" w:rsidRPr="00C311AB" w:rsidRDefault="00EE1DF4" w:rsidP="000A3372">
            <w:pPr>
              <w:spacing w:line="240" w:lineRule="auto"/>
              <w:rPr>
                <w:ins w:id="7463"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vAlign w:val="center"/>
            <w:hideMark/>
          </w:tcPr>
          <w:p w14:paraId="15D4170F" w14:textId="77777777" w:rsidR="00EE1DF4" w:rsidRPr="00C311AB" w:rsidRDefault="00EE1DF4" w:rsidP="000A3372">
            <w:pPr>
              <w:spacing w:line="240" w:lineRule="auto"/>
              <w:rPr>
                <w:ins w:id="7464"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vAlign w:val="center"/>
            <w:hideMark/>
          </w:tcPr>
          <w:p w14:paraId="048565E8" w14:textId="77777777" w:rsidR="00EE1DF4" w:rsidRPr="00C311AB" w:rsidRDefault="00EE1DF4" w:rsidP="000A3372">
            <w:pPr>
              <w:spacing w:line="240" w:lineRule="auto"/>
              <w:rPr>
                <w:ins w:id="7465" w:author="Alondra Vega Pacheco" w:date="2025-10-14T11:24:00Z" w16du:dateUtc="2025-10-14T16:24:00Z"/>
                <w:rFonts w:ascii="Times New Roman" w:hAnsi="Times New Roman"/>
                <w:sz w:val="20"/>
              </w:rPr>
            </w:pPr>
          </w:p>
        </w:tc>
      </w:tr>
      <w:tr w:rsidR="00EE1DF4" w:rsidRPr="00C311AB" w14:paraId="6BB78078" w14:textId="77777777" w:rsidTr="000A3372">
        <w:trPr>
          <w:trHeight w:val="300"/>
          <w:ins w:id="7466"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69DE11F7" w14:textId="77777777" w:rsidR="00EE1DF4" w:rsidRPr="00C311AB" w:rsidRDefault="00EE1DF4" w:rsidP="000A3372">
            <w:pPr>
              <w:spacing w:line="240" w:lineRule="auto"/>
              <w:rPr>
                <w:ins w:id="7467" w:author="Alondra Vega Pacheco" w:date="2025-10-14T11:24:00Z" w16du:dateUtc="2025-10-14T16:24:00Z"/>
                <w:rFonts w:ascii="Aptos Narrow" w:hAnsi="Aptos Narrow"/>
                <w:color w:val="000000"/>
                <w:sz w:val="22"/>
                <w:szCs w:val="22"/>
              </w:rPr>
            </w:pPr>
            <w:ins w:id="7468" w:author="Alondra Vega Pacheco" w:date="2025-10-14T11:24:00Z" w16du:dateUtc="2025-10-14T16:24:00Z">
              <w:r w:rsidRPr="00C311AB">
                <w:rPr>
                  <w:rFonts w:ascii="Aptos Narrow" w:hAnsi="Aptos Narrow"/>
                  <w:color w:val="000000"/>
                  <w:sz w:val="22"/>
                  <w:szCs w:val="22"/>
                </w:rPr>
                <w:t>D</w:t>
              </w:r>
            </w:ins>
          </w:p>
        </w:tc>
        <w:tc>
          <w:tcPr>
            <w:tcW w:w="1440" w:type="dxa"/>
            <w:tcBorders>
              <w:top w:val="nil"/>
              <w:left w:val="nil"/>
              <w:bottom w:val="nil"/>
              <w:right w:val="nil"/>
            </w:tcBorders>
            <w:vAlign w:val="center"/>
            <w:hideMark/>
          </w:tcPr>
          <w:p w14:paraId="07642A1E" w14:textId="77777777" w:rsidR="00EE1DF4" w:rsidRPr="00C311AB" w:rsidRDefault="00EE1DF4" w:rsidP="000A3372">
            <w:pPr>
              <w:spacing w:line="240" w:lineRule="auto"/>
              <w:rPr>
                <w:ins w:id="7469"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vAlign w:val="center"/>
            <w:hideMark/>
          </w:tcPr>
          <w:p w14:paraId="28B07E44" w14:textId="77777777" w:rsidR="00EE1DF4" w:rsidRPr="00C311AB" w:rsidRDefault="00EE1DF4" w:rsidP="000A3372">
            <w:pPr>
              <w:spacing w:line="240" w:lineRule="auto"/>
              <w:rPr>
                <w:ins w:id="7470" w:author="Alondra Vega Pacheco" w:date="2025-10-14T11:24:00Z" w16du:dateUtc="2025-10-14T16:24:00Z"/>
                <w:rFonts w:ascii="Times New Roman" w:hAnsi="Times New Roman"/>
                <w:sz w:val="20"/>
              </w:rPr>
            </w:pPr>
          </w:p>
        </w:tc>
        <w:tc>
          <w:tcPr>
            <w:tcW w:w="3889" w:type="dxa"/>
            <w:tcBorders>
              <w:top w:val="nil"/>
              <w:left w:val="nil"/>
              <w:bottom w:val="nil"/>
              <w:right w:val="nil"/>
            </w:tcBorders>
            <w:vAlign w:val="center"/>
            <w:hideMark/>
          </w:tcPr>
          <w:p w14:paraId="15E8C77B" w14:textId="77777777" w:rsidR="00EE1DF4" w:rsidRPr="00C311AB" w:rsidRDefault="00EE1DF4" w:rsidP="000A3372">
            <w:pPr>
              <w:spacing w:line="240" w:lineRule="auto"/>
              <w:rPr>
                <w:ins w:id="7471"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center"/>
            <w:hideMark/>
          </w:tcPr>
          <w:p w14:paraId="1E3965D2" w14:textId="77777777" w:rsidR="00EE1DF4" w:rsidRPr="00C311AB" w:rsidRDefault="00EE1DF4" w:rsidP="000A3372">
            <w:pPr>
              <w:spacing w:line="240" w:lineRule="auto"/>
              <w:rPr>
                <w:ins w:id="7472" w:author="Alondra Vega Pacheco" w:date="2025-10-14T11:24:00Z" w16du:dateUtc="2025-10-14T16:24:00Z"/>
                <w:rFonts w:ascii="Times New Roman" w:hAnsi="Times New Roman"/>
                <w:sz w:val="20"/>
              </w:rPr>
            </w:pPr>
          </w:p>
        </w:tc>
        <w:tc>
          <w:tcPr>
            <w:tcW w:w="3364" w:type="dxa"/>
            <w:tcBorders>
              <w:top w:val="nil"/>
              <w:left w:val="nil"/>
              <w:bottom w:val="nil"/>
              <w:right w:val="nil"/>
            </w:tcBorders>
            <w:vAlign w:val="center"/>
            <w:hideMark/>
          </w:tcPr>
          <w:p w14:paraId="1B03DC3E" w14:textId="77777777" w:rsidR="00EE1DF4" w:rsidRPr="00C311AB" w:rsidRDefault="00EE1DF4" w:rsidP="000A3372">
            <w:pPr>
              <w:spacing w:line="240" w:lineRule="auto"/>
              <w:rPr>
                <w:ins w:id="7473" w:author="Alondra Vega Pacheco" w:date="2025-10-14T11:24:00Z" w16du:dateUtc="2025-10-14T16:24:00Z"/>
                <w:rFonts w:ascii="Aptos Narrow" w:hAnsi="Aptos Narrow"/>
                <w:color w:val="000000"/>
                <w:sz w:val="22"/>
                <w:szCs w:val="22"/>
              </w:rPr>
            </w:pPr>
            <w:ins w:id="7474" w:author="Alondra Vega Pacheco" w:date="2025-10-14T11:24:00Z" w16du:dateUtc="2025-10-14T16:24:00Z">
              <w:r w:rsidRPr="00C311AB">
                <w:rPr>
                  <w:rFonts w:ascii="Aptos Narrow" w:hAnsi="Aptos Narrow"/>
                  <w:color w:val="000000"/>
                  <w:sz w:val="22"/>
                  <w:szCs w:val="22"/>
                </w:rPr>
                <w:t>3. Use MS Project</w:t>
              </w:r>
            </w:ins>
          </w:p>
        </w:tc>
        <w:tc>
          <w:tcPr>
            <w:tcW w:w="3587" w:type="dxa"/>
            <w:tcBorders>
              <w:top w:val="nil"/>
              <w:left w:val="nil"/>
              <w:bottom w:val="nil"/>
              <w:right w:val="nil"/>
            </w:tcBorders>
            <w:vAlign w:val="center"/>
            <w:hideMark/>
          </w:tcPr>
          <w:p w14:paraId="7E24FDC7" w14:textId="77777777" w:rsidR="00EE1DF4" w:rsidRPr="00C311AB" w:rsidRDefault="00EE1DF4" w:rsidP="000A3372">
            <w:pPr>
              <w:spacing w:line="240" w:lineRule="auto"/>
              <w:rPr>
                <w:ins w:id="7475"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vAlign w:val="center"/>
            <w:hideMark/>
          </w:tcPr>
          <w:p w14:paraId="6C28B187" w14:textId="77777777" w:rsidR="00EE1DF4" w:rsidRPr="00C311AB" w:rsidRDefault="00EE1DF4" w:rsidP="000A3372">
            <w:pPr>
              <w:spacing w:line="240" w:lineRule="auto"/>
              <w:rPr>
                <w:ins w:id="7476" w:author="Alondra Vega Pacheco" w:date="2025-10-14T11:24:00Z" w16du:dateUtc="2025-10-14T16:24:00Z"/>
                <w:rFonts w:ascii="Times New Roman" w:hAnsi="Times New Roman"/>
                <w:sz w:val="20"/>
              </w:rPr>
            </w:pPr>
          </w:p>
        </w:tc>
        <w:tc>
          <w:tcPr>
            <w:tcW w:w="1142" w:type="dxa"/>
            <w:tcBorders>
              <w:top w:val="nil"/>
              <w:left w:val="nil"/>
              <w:bottom w:val="nil"/>
              <w:right w:val="nil"/>
            </w:tcBorders>
            <w:vAlign w:val="center"/>
            <w:hideMark/>
          </w:tcPr>
          <w:p w14:paraId="702F7A28" w14:textId="77777777" w:rsidR="00EE1DF4" w:rsidRPr="00C311AB" w:rsidRDefault="00EE1DF4" w:rsidP="000A3372">
            <w:pPr>
              <w:spacing w:line="240" w:lineRule="auto"/>
              <w:rPr>
                <w:ins w:id="7477" w:author="Alondra Vega Pacheco" w:date="2025-10-14T11:24:00Z" w16du:dateUtc="2025-10-14T16:24:00Z"/>
                <w:rFonts w:ascii="Times New Roman" w:hAnsi="Times New Roman"/>
                <w:sz w:val="20"/>
              </w:rPr>
            </w:pPr>
          </w:p>
        </w:tc>
        <w:tc>
          <w:tcPr>
            <w:tcW w:w="2814" w:type="dxa"/>
            <w:tcBorders>
              <w:top w:val="nil"/>
              <w:left w:val="nil"/>
              <w:bottom w:val="nil"/>
              <w:right w:val="nil"/>
            </w:tcBorders>
            <w:vAlign w:val="center"/>
            <w:hideMark/>
          </w:tcPr>
          <w:p w14:paraId="686E42F2" w14:textId="77777777" w:rsidR="00EE1DF4" w:rsidRPr="00C311AB" w:rsidRDefault="00EE1DF4" w:rsidP="000A3372">
            <w:pPr>
              <w:spacing w:line="240" w:lineRule="auto"/>
              <w:rPr>
                <w:ins w:id="7478"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vAlign w:val="center"/>
            <w:hideMark/>
          </w:tcPr>
          <w:p w14:paraId="690B25D6" w14:textId="77777777" w:rsidR="00EE1DF4" w:rsidRPr="00C311AB" w:rsidRDefault="00EE1DF4" w:rsidP="000A3372">
            <w:pPr>
              <w:spacing w:line="240" w:lineRule="auto"/>
              <w:rPr>
                <w:ins w:id="7479" w:author="Alondra Vega Pacheco" w:date="2025-10-14T11:24:00Z" w16du:dateUtc="2025-10-14T16:24:00Z"/>
                <w:rFonts w:ascii="Times New Roman" w:hAnsi="Times New Roman"/>
                <w:sz w:val="20"/>
              </w:rPr>
            </w:pPr>
          </w:p>
        </w:tc>
      </w:tr>
      <w:tr w:rsidR="00EE1DF4" w:rsidRPr="00C311AB" w14:paraId="6B2F295F" w14:textId="77777777" w:rsidTr="000A3372">
        <w:trPr>
          <w:trHeight w:val="870"/>
          <w:ins w:id="7480"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79C873DA" w14:textId="77777777" w:rsidR="00EE1DF4" w:rsidRPr="00C311AB" w:rsidRDefault="00EE1DF4" w:rsidP="000A3372">
            <w:pPr>
              <w:spacing w:line="240" w:lineRule="auto"/>
              <w:rPr>
                <w:ins w:id="7481" w:author="Alondra Vega Pacheco" w:date="2025-10-14T11:24:00Z" w16du:dateUtc="2025-10-14T16:24:00Z"/>
                <w:rFonts w:ascii="Aptos Narrow" w:hAnsi="Aptos Narrow"/>
                <w:color w:val="000000"/>
                <w:sz w:val="22"/>
                <w:szCs w:val="22"/>
              </w:rPr>
            </w:pPr>
            <w:ins w:id="7482" w:author="Alondra Vega Pacheco" w:date="2025-10-14T11:24:00Z" w16du:dateUtc="2025-10-14T16:24:00Z">
              <w:r w:rsidRPr="00C311AB">
                <w:rPr>
                  <w:rFonts w:ascii="Aptos Narrow" w:hAnsi="Aptos Narrow"/>
                  <w:color w:val="000000"/>
                  <w:sz w:val="22"/>
                  <w:szCs w:val="22"/>
                </w:rPr>
                <w:t>D</w:t>
              </w:r>
            </w:ins>
          </w:p>
        </w:tc>
        <w:tc>
          <w:tcPr>
            <w:tcW w:w="1440" w:type="dxa"/>
            <w:tcBorders>
              <w:top w:val="nil"/>
              <w:left w:val="nil"/>
              <w:bottom w:val="nil"/>
              <w:right w:val="nil"/>
            </w:tcBorders>
            <w:shd w:val="clear" w:color="C0E6F5" w:fill="C0E6F5"/>
            <w:vAlign w:val="center"/>
            <w:hideMark/>
          </w:tcPr>
          <w:p w14:paraId="1A116091" w14:textId="77777777" w:rsidR="00EE1DF4" w:rsidRPr="00C311AB" w:rsidRDefault="00EE1DF4" w:rsidP="000A3372">
            <w:pPr>
              <w:spacing w:line="240" w:lineRule="auto"/>
              <w:jc w:val="right"/>
              <w:rPr>
                <w:ins w:id="7483" w:author="Alondra Vega Pacheco" w:date="2025-10-14T11:24:00Z" w16du:dateUtc="2025-10-14T16:24:00Z"/>
                <w:rFonts w:ascii="Aptos Narrow" w:hAnsi="Aptos Narrow"/>
                <w:color w:val="000000"/>
                <w:sz w:val="22"/>
                <w:szCs w:val="22"/>
              </w:rPr>
            </w:pPr>
            <w:ins w:id="7484" w:author="Alondra Vega Pacheco" w:date="2025-10-14T11:24:00Z" w16du:dateUtc="2025-10-14T16:24:00Z">
              <w:r w:rsidRPr="00C311AB">
                <w:rPr>
                  <w:rFonts w:ascii="Aptos Narrow" w:hAnsi="Aptos Narrow"/>
                  <w:color w:val="000000"/>
                  <w:sz w:val="22"/>
                  <w:szCs w:val="22"/>
                </w:rPr>
                <w:t>3</w:t>
              </w:r>
            </w:ins>
          </w:p>
        </w:tc>
        <w:tc>
          <w:tcPr>
            <w:tcW w:w="1823" w:type="dxa"/>
            <w:tcBorders>
              <w:top w:val="nil"/>
              <w:left w:val="nil"/>
              <w:bottom w:val="nil"/>
              <w:right w:val="nil"/>
            </w:tcBorders>
            <w:shd w:val="clear" w:color="C0E6F5" w:fill="C0E6F5"/>
            <w:vAlign w:val="center"/>
            <w:hideMark/>
          </w:tcPr>
          <w:p w14:paraId="27B26395" w14:textId="77777777" w:rsidR="00EE1DF4" w:rsidRPr="00C311AB" w:rsidRDefault="00EE1DF4" w:rsidP="000A3372">
            <w:pPr>
              <w:spacing w:line="240" w:lineRule="auto"/>
              <w:jc w:val="right"/>
              <w:rPr>
                <w:ins w:id="7485" w:author="Alondra Vega Pacheco" w:date="2025-10-14T11:24:00Z" w16du:dateUtc="2025-10-14T16:24:00Z"/>
                <w:rFonts w:ascii="Aptos Narrow" w:hAnsi="Aptos Narrow"/>
                <w:color w:val="000000"/>
                <w:sz w:val="22"/>
                <w:szCs w:val="22"/>
              </w:rPr>
            </w:pPr>
            <w:ins w:id="7486" w:author="Alondra Vega Pacheco" w:date="2025-10-14T11:24:00Z" w16du:dateUtc="2025-10-14T16:24:00Z">
              <w:r w:rsidRPr="00C311AB">
                <w:rPr>
                  <w:rFonts w:ascii="Aptos Narrow" w:hAnsi="Aptos Narrow"/>
                  <w:color w:val="000000"/>
                  <w:sz w:val="22"/>
                  <w:szCs w:val="22"/>
                </w:rPr>
                <w:t>8/19/2025</w:t>
              </w:r>
            </w:ins>
          </w:p>
        </w:tc>
        <w:tc>
          <w:tcPr>
            <w:tcW w:w="3889" w:type="dxa"/>
            <w:tcBorders>
              <w:top w:val="nil"/>
              <w:left w:val="nil"/>
              <w:bottom w:val="nil"/>
              <w:right w:val="nil"/>
            </w:tcBorders>
            <w:shd w:val="clear" w:color="C0E6F5" w:fill="C0E6F5"/>
            <w:vAlign w:val="center"/>
            <w:hideMark/>
          </w:tcPr>
          <w:p w14:paraId="01A31ADB" w14:textId="77777777" w:rsidR="00EE1DF4" w:rsidRPr="00C311AB" w:rsidRDefault="00EE1DF4" w:rsidP="000A3372">
            <w:pPr>
              <w:spacing w:line="240" w:lineRule="auto"/>
              <w:rPr>
                <w:ins w:id="7487" w:author="Alondra Vega Pacheco" w:date="2025-10-14T11:24:00Z" w16du:dateUtc="2025-10-14T16:24:00Z"/>
                <w:rFonts w:ascii="Aptos Narrow" w:hAnsi="Aptos Narrow"/>
                <w:color w:val="000000"/>
                <w:sz w:val="22"/>
                <w:szCs w:val="22"/>
              </w:rPr>
            </w:pPr>
            <w:ins w:id="7488" w:author="Alondra Vega Pacheco" w:date="2025-10-14T11:24:00Z" w16du:dateUtc="2025-10-14T16:24:00Z">
              <w:r w:rsidRPr="00C311AB">
                <w:rPr>
                  <w:rFonts w:ascii="Aptos Narrow" w:hAnsi="Aptos Narrow"/>
                  <w:color w:val="000000"/>
                  <w:sz w:val="22"/>
                  <w:szCs w:val="22"/>
                </w:rPr>
                <w:t xml:space="preserve">Use of </w:t>
              </w:r>
              <w:proofErr w:type="spellStart"/>
              <w:r w:rsidRPr="00C311AB">
                <w:rPr>
                  <w:rFonts w:ascii="Aptos Narrow" w:hAnsi="Aptos Narrow"/>
                  <w:color w:val="000000"/>
                  <w:sz w:val="22"/>
                  <w:szCs w:val="22"/>
                </w:rPr>
                <w:t>PlantUML</w:t>
              </w:r>
              <w:proofErr w:type="spellEnd"/>
            </w:ins>
          </w:p>
        </w:tc>
        <w:tc>
          <w:tcPr>
            <w:tcW w:w="3956" w:type="dxa"/>
            <w:tcBorders>
              <w:top w:val="nil"/>
              <w:left w:val="nil"/>
              <w:bottom w:val="nil"/>
              <w:right w:val="nil"/>
            </w:tcBorders>
            <w:shd w:val="clear" w:color="C0E6F5" w:fill="C0E6F5"/>
            <w:vAlign w:val="center"/>
            <w:hideMark/>
          </w:tcPr>
          <w:p w14:paraId="694A0139" w14:textId="77777777" w:rsidR="00EE1DF4" w:rsidRPr="00C311AB" w:rsidRDefault="00EE1DF4" w:rsidP="000A3372">
            <w:pPr>
              <w:spacing w:line="240" w:lineRule="auto"/>
              <w:rPr>
                <w:ins w:id="7489" w:author="Alondra Vega Pacheco" w:date="2025-10-14T11:24:00Z" w16du:dateUtc="2025-10-14T16:24:00Z"/>
                <w:rFonts w:ascii="Aptos Narrow" w:hAnsi="Aptos Narrow"/>
                <w:color w:val="000000"/>
                <w:sz w:val="22"/>
                <w:szCs w:val="22"/>
              </w:rPr>
            </w:pPr>
            <w:ins w:id="7490" w:author="Alondra Vega Pacheco" w:date="2025-10-14T11:24:00Z" w16du:dateUtc="2025-10-14T16:24:00Z">
              <w:r w:rsidRPr="00C311AB">
                <w:rPr>
                  <w:rFonts w:ascii="Aptos Narrow" w:hAnsi="Aptos Narrow"/>
                  <w:color w:val="000000"/>
                  <w:sz w:val="22"/>
                  <w:szCs w:val="22"/>
                </w:rPr>
                <w:t>Needed a lightweight tool to create UML diagrams (use case, class, sequence, activity) for design documentation.</w:t>
              </w:r>
            </w:ins>
          </w:p>
        </w:tc>
        <w:tc>
          <w:tcPr>
            <w:tcW w:w="3364" w:type="dxa"/>
            <w:tcBorders>
              <w:top w:val="nil"/>
              <w:left w:val="nil"/>
              <w:bottom w:val="nil"/>
              <w:right w:val="nil"/>
            </w:tcBorders>
            <w:shd w:val="clear" w:color="C0E6F5" w:fill="C0E6F5"/>
            <w:vAlign w:val="center"/>
            <w:hideMark/>
          </w:tcPr>
          <w:p w14:paraId="571DD45A" w14:textId="77777777" w:rsidR="00EE1DF4" w:rsidRPr="00C311AB" w:rsidRDefault="00EE1DF4" w:rsidP="000A3372">
            <w:pPr>
              <w:spacing w:line="240" w:lineRule="auto"/>
              <w:rPr>
                <w:ins w:id="7491" w:author="Alondra Vega Pacheco" w:date="2025-10-14T11:24:00Z" w16du:dateUtc="2025-10-14T16:24:00Z"/>
                <w:rFonts w:ascii="Aptos Narrow" w:hAnsi="Aptos Narrow"/>
                <w:color w:val="000000"/>
                <w:sz w:val="22"/>
                <w:szCs w:val="22"/>
              </w:rPr>
            </w:pPr>
            <w:ins w:id="7492" w:author="Alondra Vega Pacheco" w:date="2025-10-14T11:24:00Z" w16du:dateUtc="2025-10-14T16:24:00Z">
              <w:r w:rsidRPr="00C311AB">
                <w:rPr>
                  <w:rFonts w:ascii="Aptos Narrow" w:hAnsi="Aptos Narrow"/>
                  <w:color w:val="000000"/>
                  <w:sz w:val="22"/>
                  <w:szCs w:val="22"/>
                </w:rPr>
                <w:t>1. Draw.io</w:t>
              </w:r>
            </w:ins>
          </w:p>
        </w:tc>
        <w:tc>
          <w:tcPr>
            <w:tcW w:w="3587" w:type="dxa"/>
            <w:tcBorders>
              <w:top w:val="nil"/>
              <w:left w:val="nil"/>
              <w:bottom w:val="nil"/>
              <w:right w:val="nil"/>
            </w:tcBorders>
            <w:shd w:val="clear" w:color="C0E6F5" w:fill="C0E6F5"/>
            <w:vAlign w:val="center"/>
            <w:hideMark/>
          </w:tcPr>
          <w:p w14:paraId="2E687489" w14:textId="77777777" w:rsidR="00EE1DF4" w:rsidRPr="00C311AB" w:rsidRDefault="00EE1DF4" w:rsidP="000A3372">
            <w:pPr>
              <w:spacing w:line="240" w:lineRule="auto"/>
              <w:rPr>
                <w:ins w:id="7493" w:author="Alondra Vega Pacheco" w:date="2025-10-14T11:24:00Z" w16du:dateUtc="2025-10-14T16:24:00Z"/>
                <w:rFonts w:ascii="Aptos Narrow" w:hAnsi="Aptos Narrow"/>
                <w:color w:val="000000"/>
                <w:sz w:val="22"/>
                <w:szCs w:val="22"/>
              </w:rPr>
            </w:pPr>
            <w:ins w:id="7494" w:author="Alondra Vega Pacheco" w:date="2025-10-14T11:24:00Z" w16du:dateUtc="2025-10-14T16:24:00Z">
              <w:r w:rsidRPr="00C311AB">
                <w:rPr>
                  <w:rFonts w:ascii="Aptos Narrow" w:hAnsi="Aptos Narrow"/>
                  <w:color w:val="000000"/>
                  <w:sz w:val="22"/>
                  <w:szCs w:val="22"/>
                </w:rPr>
                <w:t xml:space="preserve">Chose </w:t>
              </w:r>
              <w:proofErr w:type="spellStart"/>
              <w:r w:rsidRPr="00C311AB">
                <w:rPr>
                  <w:rFonts w:ascii="Aptos Narrow" w:hAnsi="Aptos Narrow"/>
                  <w:color w:val="000000"/>
                  <w:sz w:val="22"/>
                  <w:szCs w:val="22"/>
                </w:rPr>
                <w:t>PlantUML</w:t>
              </w:r>
              <w:proofErr w:type="spellEnd"/>
              <w:r w:rsidRPr="00C311AB">
                <w:rPr>
                  <w:rFonts w:ascii="Aptos Narrow" w:hAnsi="Aptos Narrow"/>
                  <w:color w:val="000000"/>
                  <w:sz w:val="22"/>
                  <w:szCs w:val="22"/>
                </w:rPr>
                <w:t>.</w:t>
              </w:r>
            </w:ins>
          </w:p>
        </w:tc>
        <w:tc>
          <w:tcPr>
            <w:tcW w:w="3495" w:type="dxa"/>
            <w:tcBorders>
              <w:top w:val="nil"/>
              <w:left w:val="nil"/>
              <w:bottom w:val="nil"/>
              <w:right w:val="nil"/>
            </w:tcBorders>
            <w:shd w:val="clear" w:color="C0E6F5" w:fill="C0E6F5"/>
            <w:vAlign w:val="center"/>
            <w:hideMark/>
          </w:tcPr>
          <w:p w14:paraId="784B7E90" w14:textId="77777777" w:rsidR="00EE1DF4" w:rsidRPr="00C311AB" w:rsidRDefault="00EE1DF4" w:rsidP="000A3372">
            <w:pPr>
              <w:spacing w:line="240" w:lineRule="auto"/>
              <w:rPr>
                <w:ins w:id="7495" w:author="Alondra Vega Pacheco" w:date="2025-10-14T11:24:00Z" w16du:dateUtc="2025-10-14T16:24:00Z"/>
                <w:rFonts w:ascii="Aptos Narrow" w:hAnsi="Aptos Narrow"/>
                <w:color w:val="000000"/>
                <w:sz w:val="22"/>
                <w:szCs w:val="22"/>
              </w:rPr>
            </w:pPr>
            <w:ins w:id="7496" w:author="Alondra Vega Pacheco" w:date="2025-10-14T11:24:00Z" w16du:dateUtc="2025-10-14T16:24:00Z">
              <w:r w:rsidRPr="00C311AB">
                <w:rPr>
                  <w:rFonts w:ascii="Aptos Narrow" w:hAnsi="Aptos Narrow"/>
                  <w:color w:val="000000"/>
                  <w:sz w:val="22"/>
                  <w:szCs w:val="22"/>
                </w:rPr>
                <w:t>Text-based UML makes version control easy, integrates well with Git, and supports multiple diagram types.</w:t>
              </w:r>
            </w:ins>
          </w:p>
        </w:tc>
        <w:tc>
          <w:tcPr>
            <w:tcW w:w="1142" w:type="dxa"/>
            <w:tcBorders>
              <w:top w:val="nil"/>
              <w:left w:val="nil"/>
              <w:bottom w:val="nil"/>
              <w:right w:val="nil"/>
            </w:tcBorders>
            <w:shd w:val="clear" w:color="C0E6F5" w:fill="C0E6F5"/>
            <w:vAlign w:val="center"/>
            <w:hideMark/>
          </w:tcPr>
          <w:p w14:paraId="03434F81" w14:textId="77777777" w:rsidR="00EE1DF4" w:rsidRPr="00C311AB" w:rsidRDefault="00EE1DF4" w:rsidP="000A3372">
            <w:pPr>
              <w:spacing w:line="240" w:lineRule="auto"/>
              <w:rPr>
                <w:ins w:id="7497" w:author="Alondra Vega Pacheco" w:date="2025-10-14T11:24:00Z" w16du:dateUtc="2025-10-14T16:24:00Z"/>
                <w:rFonts w:ascii="Aptos Narrow" w:hAnsi="Aptos Narrow"/>
                <w:color w:val="000000"/>
                <w:sz w:val="22"/>
                <w:szCs w:val="22"/>
              </w:rPr>
            </w:pPr>
            <w:ins w:id="7498" w:author="Alondra Vega Pacheco" w:date="2025-10-14T11:24:00Z" w16du:dateUtc="2025-10-14T16:24:00Z">
              <w:r w:rsidRPr="00C311AB">
                <w:rPr>
                  <w:rFonts w:ascii="Aptos Narrow" w:hAnsi="Aptos Narrow"/>
                  <w:color w:val="000000"/>
                  <w:sz w:val="22"/>
                  <w:szCs w:val="22"/>
                </w:rPr>
                <w:t>Completed</w:t>
              </w:r>
            </w:ins>
          </w:p>
        </w:tc>
        <w:tc>
          <w:tcPr>
            <w:tcW w:w="2814" w:type="dxa"/>
            <w:tcBorders>
              <w:top w:val="nil"/>
              <w:left w:val="nil"/>
              <w:bottom w:val="nil"/>
              <w:right w:val="nil"/>
            </w:tcBorders>
            <w:shd w:val="clear" w:color="C0E6F5" w:fill="C0E6F5"/>
            <w:vAlign w:val="center"/>
            <w:hideMark/>
          </w:tcPr>
          <w:p w14:paraId="484DBEA3" w14:textId="77777777" w:rsidR="00EE1DF4" w:rsidRPr="00C311AB" w:rsidRDefault="00EE1DF4" w:rsidP="000A3372">
            <w:pPr>
              <w:spacing w:line="240" w:lineRule="auto"/>
              <w:rPr>
                <w:ins w:id="7499" w:author="Alondra Vega Pacheco" w:date="2025-10-14T11:24:00Z" w16du:dateUtc="2025-10-14T16:24:00Z"/>
                <w:rFonts w:ascii="Aptos Narrow" w:hAnsi="Aptos Narrow"/>
                <w:color w:val="000000"/>
                <w:sz w:val="22"/>
                <w:szCs w:val="22"/>
              </w:rPr>
            </w:pPr>
            <w:ins w:id="7500" w:author="Alondra Vega Pacheco" w:date="2025-10-14T11:24:00Z" w16du:dateUtc="2025-10-14T16:24:00Z">
              <w:r w:rsidRPr="00C311AB">
                <w:rPr>
                  <w:rFonts w:ascii="Aptos Narrow" w:hAnsi="Aptos Narrow"/>
                  <w:color w:val="000000"/>
                  <w:sz w:val="22"/>
                  <w:szCs w:val="22"/>
                </w:rPr>
                <w:t>SRS</w:t>
              </w:r>
            </w:ins>
          </w:p>
        </w:tc>
        <w:tc>
          <w:tcPr>
            <w:tcW w:w="1230" w:type="dxa"/>
            <w:tcBorders>
              <w:top w:val="nil"/>
              <w:left w:val="nil"/>
              <w:bottom w:val="nil"/>
              <w:right w:val="single" w:sz="4" w:space="0" w:color="000000"/>
            </w:tcBorders>
            <w:shd w:val="clear" w:color="C0E6F5" w:fill="C0E6F5"/>
            <w:vAlign w:val="center"/>
            <w:hideMark/>
          </w:tcPr>
          <w:p w14:paraId="69974496" w14:textId="77777777" w:rsidR="00EE1DF4" w:rsidRPr="00C311AB" w:rsidRDefault="00EE1DF4" w:rsidP="000A3372">
            <w:pPr>
              <w:spacing w:line="240" w:lineRule="auto"/>
              <w:rPr>
                <w:ins w:id="7501" w:author="Alondra Vega Pacheco" w:date="2025-10-14T11:24:00Z" w16du:dateUtc="2025-10-14T16:24:00Z"/>
                <w:rFonts w:ascii="Aptos Narrow" w:hAnsi="Aptos Narrow"/>
                <w:color w:val="000000"/>
                <w:sz w:val="22"/>
                <w:szCs w:val="22"/>
              </w:rPr>
            </w:pPr>
            <w:ins w:id="7502" w:author="Alondra Vega Pacheco" w:date="2025-10-14T11:24:00Z" w16du:dateUtc="2025-10-14T16:24:00Z">
              <w:r w:rsidRPr="00C311AB">
                <w:rPr>
                  <w:rFonts w:ascii="Aptos Narrow" w:hAnsi="Aptos Narrow"/>
                  <w:color w:val="000000"/>
                  <w:sz w:val="22"/>
                  <w:szCs w:val="22"/>
                </w:rPr>
                <w:t>Team-D</w:t>
              </w:r>
            </w:ins>
          </w:p>
        </w:tc>
      </w:tr>
      <w:tr w:rsidR="00EE1DF4" w:rsidRPr="00C311AB" w14:paraId="5B1F15C7" w14:textId="77777777" w:rsidTr="000A3372">
        <w:trPr>
          <w:trHeight w:val="300"/>
          <w:ins w:id="7503"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0B531D86" w14:textId="77777777" w:rsidR="00EE1DF4" w:rsidRPr="00C311AB" w:rsidRDefault="00EE1DF4" w:rsidP="000A3372">
            <w:pPr>
              <w:spacing w:line="240" w:lineRule="auto"/>
              <w:rPr>
                <w:ins w:id="7504" w:author="Alondra Vega Pacheco" w:date="2025-10-14T11:24:00Z" w16du:dateUtc="2025-10-14T16:24:00Z"/>
                <w:rFonts w:ascii="Aptos Narrow" w:hAnsi="Aptos Narrow"/>
                <w:color w:val="000000"/>
                <w:sz w:val="22"/>
                <w:szCs w:val="22"/>
              </w:rPr>
            </w:pPr>
            <w:ins w:id="7505" w:author="Alondra Vega Pacheco" w:date="2025-10-14T11:24:00Z" w16du:dateUtc="2025-10-14T16:24:00Z">
              <w:r w:rsidRPr="00C311AB">
                <w:rPr>
                  <w:rFonts w:ascii="Aptos Narrow" w:hAnsi="Aptos Narrow"/>
                  <w:color w:val="000000"/>
                  <w:sz w:val="22"/>
                  <w:szCs w:val="22"/>
                </w:rPr>
                <w:t>D</w:t>
              </w:r>
            </w:ins>
          </w:p>
        </w:tc>
        <w:tc>
          <w:tcPr>
            <w:tcW w:w="1440" w:type="dxa"/>
            <w:tcBorders>
              <w:top w:val="nil"/>
              <w:left w:val="nil"/>
              <w:bottom w:val="nil"/>
              <w:right w:val="nil"/>
            </w:tcBorders>
            <w:vAlign w:val="center"/>
            <w:hideMark/>
          </w:tcPr>
          <w:p w14:paraId="0EA04279" w14:textId="77777777" w:rsidR="00EE1DF4" w:rsidRPr="00C311AB" w:rsidRDefault="00EE1DF4" w:rsidP="000A3372">
            <w:pPr>
              <w:spacing w:line="240" w:lineRule="auto"/>
              <w:rPr>
                <w:ins w:id="7506"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vAlign w:val="center"/>
            <w:hideMark/>
          </w:tcPr>
          <w:p w14:paraId="3522D68D" w14:textId="77777777" w:rsidR="00EE1DF4" w:rsidRPr="00C311AB" w:rsidRDefault="00EE1DF4" w:rsidP="000A3372">
            <w:pPr>
              <w:spacing w:line="240" w:lineRule="auto"/>
              <w:rPr>
                <w:ins w:id="7507" w:author="Alondra Vega Pacheco" w:date="2025-10-14T11:24:00Z" w16du:dateUtc="2025-10-14T16:24:00Z"/>
                <w:rFonts w:ascii="Times New Roman" w:hAnsi="Times New Roman"/>
                <w:sz w:val="20"/>
              </w:rPr>
            </w:pPr>
          </w:p>
        </w:tc>
        <w:tc>
          <w:tcPr>
            <w:tcW w:w="3889" w:type="dxa"/>
            <w:tcBorders>
              <w:top w:val="nil"/>
              <w:left w:val="nil"/>
              <w:bottom w:val="nil"/>
              <w:right w:val="nil"/>
            </w:tcBorders>
            <w:vAlign w:val="center"/>
            <w:hideMark/>
          </w:tcPr>
          <w:p w14:paraId="148DBAB7" w14:textId="77777777" w:rsidR="00EE1DF4" w:rsidRPr="00C311AB" w:rsidRDefault="00EE1DF4" w:rsidP="000A3372">
            <w:pPr>
              <w:spacing w:line="240" w:lineRule="auto"/>
              <w:rPr>
                <w:ins w:id="7508"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center"/>
            <w:hideMark/>
          </w:tcPr>
          <w:p w14:paraId="1C40A9A4" w14:textId="77777777" w:rsidR="00EE1DF4" w:rsidRPr="00C311AB" w:rsidRDefault="00EE1DF4" w:rsidP="000A3372">
            <w:pPr>
              <w:spacing w:line="240" w:lineRule="auto"/>
              <w:rPr>
                <w:ins w:id="7509" w:author="Alondra Vega Pacheco" w:date="2025-10-14T11:24:00Z" w16du:dateUtc="2025-10-14T16:24:00Z"/>
                <w:rFonts w:ascii="Times New Roman" w:hAnsi="Times New Roman"/>
                <w:sz w:val="20"/>
              </w:rPr>
            </w:pPr>
          </w:p>
        </w:tc>
        <w:tc>
          <w:tcPr>
            <w:tcW w:w="3364" w:type="dxa"/>
            <w:tcBorders>
              <w:top w:val="nil"/>
              <w:left w:val="nil"/>
              <w:bottom w:val="nil"/>
              <w:right w:val="nil"/>
            </w:tcBorders>
            <w:vAlign w:val="center"/>
            <w:hideMark/>
          </w:tcPr>
          <w:p w14:paraId="77B8C407" w14:textId="77777777" w:rsidR="00EE1DF4" w:rsidRPr="00C311AB" w:rsidRDefault="00EE1DF4" w:rsidP="000A3372">
            <w:pPr>
              <w:spacing w:line="240" w:lineRule="auto"/>
              <w:rPr>
                <w:ins w:id="7510" w:author="Alondra Vega Pacheco" w:date="2025-10-14T11:24:00Z" w16du:dateUtc="2025-10-14T16:24:00Z"/>
                <w:rFonts w:ascii="Aptos Narrow" w:hAnsi="Aptos Narrow"/>
                <w:color w:val="000000"/>
                <w:sz w:val="22"/>
                <w:szCs w:val="22"/>
              </w:rPr>
            </w:pPr>
            <w:ins w:id="7511" w:author="Alondra Vega Pacheco" w:date="2025-10-14T11:24:00Z" w16du:dateUtc="2025-10-14T16:24:00Z">
              <w:r w:rsidRPr="00C311AB">
                <w:rPr>
                  <w:rFonts w:ascii="Aptos Narrow" w:hAnsi="Aptos Narrow"/>
                  <w:color w:val="000000"/>
                  <w:sz w:val="22"/>
                  <w:szCs w:val="22"/>
                </w:rPr>
                <w:t xml:space="preserve">2. </w:t>
              </w:r>
              <w:proofErr w:type="spellStart"/>
              <w:r w:rsidRPr="00C311AB">
                <w:rPr>
                  <w:rFonts w:ascii="Aptos Narrow" w:hAnsi="Aptos Narrow"/>
                  <w:color w:val="000000"/>
                  <w:sz w:val="22"/>
                  <w:szCs w:val="22"/>
                </w:rPr>
                <w:t>Lucidchart</w:t>
              </w:r>
              <w:proofErr w:type="spellEnd"/>
            </w:ins>
          </w:p>
        </w:tc>
        <w:tc>
          <w:tcPr>
            <w:tcW w:w="3587" w:type="dxa"/>
            <w:tcBorders>
              <w:top w:val="nil"/>
              <w:left w:val="nil"/>
              <w:bottom w:val="nil"/>
              <w:right w:val="nil"/>
            </w:tcBorders>
            <w:vAlign w:val="center"/>
            <w:hideMark/>
          </w:tcPr>
          <w:p w14:paraId="06453D61" w14:textId="77777777" w:rsidR="00EE1DF4" w:rsidRPr="00C311AB" w:rsidRDefault="00EE1DF4" w:rsidP="000A3372">
            <w:pPr>
              <w:spacing w:line="240" w:lineRule="auto"/>
              <w:rPr>
                <w:ins w:id="7512"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vAlign w:val="center"/>
            <w:hideMark/>
          </w:tcPr>
          <w:p w14:paraId="29505708" w14:textId="77777777" w:rsidR="00EE1DF4" w:rsidRPr="00C311AB" w:rsidRDefault="00EE1DF4" w:rsidP="000A3372">
            <w:pPr>
              <w:spacing w:line="240" w:lineRule="auto"/>
              <w:rPr>
                <w:ins w:id="7513" w:author="Alondra Vega Pacheco" w:date="2025-10-14T11:24:00Z" w16du:dateUtc="2025-10-14T16:24:00Z"/>
                <w:rFonts w:ascii="Times New Roman" w:hAnsi="Times New Roman"/>
                <w:sz w:val="20"/>
              </w:rPr>
            </w:pPr>
          </w:p>
        </w:tc>
        <w:tc>
          <w:tcPr>
            <w:tcW w:w="1142" w:type="dxa"/>
            <w:tcBorders>
              <w:top w:val="nil"/>
              <w:left w:val="nil"/>
              <w:bottom w:val="nil"/>
              <w:right w:val="nil"/>
            </w:tcBorders>
            <w:vAlign w:val="center"/>
            <w:hideMark/>
          </w:tcPr>
          <w:p w14:paraId="0A278881" w14:textId="77777777" w:rsidR="00EE1DF4" w:rsidRPr="00C311AB" w:rsidRDefault="00EE1DF4" w:rsidP="000A3372">
            <w:pPr>
              <w:spacing w:line="240" w:lineRule="auto"/>
              <w:rPr>
                <w:ins w:id="7514" w:author="Alondra Vega Pacheco" w:date="2025-10-14T11:24:00Z" w16du:dateUtc="2025-10-14T16:24:00Z"/>
                <w:rFonts w:ascii="Times New Roman" w:hAnsi="Times New Roman"/>
                <w:sz w:val="20"/>
              </w:rPr>
            </w:pPr>
          </w:p>
        </w:tc>
        <w:tc>
          <w:tcPr>
            <w:tcW w:w="2814" w:type="dxa"/>
            <w:tcBorders>
              <w:top w:val="nil"/>
              <w:left w:val="nil"/>
              <w:bottom w:val="nil"/>
              <w:right w:val="nil"/>
            </w:tcBorders>
            <w:vAlign w:val="center"/>
            <w:hideMark/>
          </w:tcPr>
          <w:p w14:paraId="29AC71FD" w14:textId="77777777" w:rsidR="00EE1DF4" w:rsidRPr="00C311AB" w:rsidRDefault="00EE1DF4" w:rsidP="000A3372">
            <w:pPr>
              <w:spacing w:line="240" w:lineRule="auto"/>
              <w:rPr>
                <w:ins w:id="7515"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vAlign w:val="center"/>
            <w:hideMark/>
          </w:tcPr>
          <w:p w14:paraId="579DC86E" w14:textId="77777777" w:rsidR="00EE1DF4" w:rsidRPr="00C311AB" w:rsidRDefault="00EE1DF4" w:rsidP="000A3372">
            <w:pPr>
              <w:spacing w:line="240" w:lineRule="auto"/>
              <w:rPr>
                <w:ins w:id="7516" w:author="Alondra Vega Pacheco" w:date="2025-10-14T11:24:00Z" w16du:dateUtc="2025-10-14T16:24:00Z"/>
                <w:rFonts w:ascii="Times New Roman" w:hAnsi="Times New Roman"/>
                <w:sz w:val="20"/>
              </w:rPr>
            </w:pPr>
          </w:p>
        </w:tc>
      </w:tr>
      <w:tr w:rsidR="00EE1DF4" w:rsidRPr="00C311AB" w14:paraId="06AA2432" w14:textId="77777777" w:rsidTr="000A3372">
        <w:trPr>
          <w:trHeight w:val="300"/>
          <w:ins w:id="7517"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529349C2" w14:textId="77777777" w:rsidR="00EE1DF4" w:rsidRPr="00C311AB" w:rsidRDefault="00EE1DF4" w:rsidP="000A3372">
            <w:pPr>
              <w:spacing w:line="240" w:lineRule="auto"/>
              <w:rPr>
                <w:ins w:id="7518" w:author="Alondra Vega Pacheco" w:date="2025-10-14T11:24:00Z" w16du:dateUtc="2025-10-14T16:24:00Z"/>
                <w:rFonts w:ascii="Aptos Narrow" w:hAnsi="Aptos Narrow"/>
                <w:color w:val="000000"/>
                <w:sz w:val="22"/>
                <w:szCs w:val="22"/>
              </w:rPr>
            </w:pPr>
            <w:ins w:id="7519" w:author="Alondra Vega Pacheco" w:date="2025-10-14T11:24:00Z" w16du:dateUtc="2025-10-14T16:24:00Z">
              <w:r w:rsidRPr="00C311AB">
                <w:rPr>
                  <w:rFonts w:ascii="Aptos Narrow" w:hAnsi="Aptos Narrow"/>
                  <w:color w:val="000000"/>
                  <w:sz w:val="22"/>
                  <w:szCs w:val="22"/>
                </w:rPr>
                <w:t>D</w:t>
              </w:r>
            </w:ins>
          </w:p>
        </w:tc>
        <w:tc>
          <w:tcPr>
            <w:tcW w:w="1440" w:type="dxa"/>
            <w:tcBorders>
              <w:top w:val="nil"/>
              <w:left w:val="nil"/>
              <w:bottom w:val="nil"/>
              <w:right w:val="nil"/>
            </w:tcBorders>
            <w:shd w:val="clear" w:color="C0E6F5" w:fill="C0E6F5"/>
            <w:vAlign w:val="center"/>
            <w:hideMark/>
          </w:tcPr>
          <w:p w14:paraId="778188D7" w14:textId="77777777" w:rsidR="00EE1DF4" w:rsidRPr="00C311AB" w:rsidRDefault="00EE1DF4" w:rsidP="000A3372">
            <w:pPr>
              <w:spacing w:line="240" w:lineRule="auto"/>
              <w:rPr>
                <w:ins w:id="7520"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vAlign w:val="center"/>
            <w:hideMark/>
          </w:tcPr>
          <w:p w14:paraId="3F6B997D" w14:textId="77777777" w:rsidR="00EE1DF4" w:rsidRPr="00C311AB" w:rsidRDefault="00EE1DF4" w:rsidP="000A3372">
            <w:pPr>
              <w:spacing w:line="240" w:lineRule="auto"/>
              <w:rPr>
                <w:ins w:id="7521"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vAlign w:val="center"/>
            <w:hideMark/>
          </w:tcPr>
          <w:p w14:paraId="1DEC3424" w14:textId="77777777" w:rsidR="00EE1DF4" w:rsidRPr="00C311AB" w:rsidRDefault="00EE1DF4" w:rsidP="000A3372">
            <w:pPr>
              <w:spacing w:line="240" w:lineRule="auto"/>
              <w:rPr>
                <w:ins w:id="7522"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center"/>
            <w:hideMark/>
          </w:tcPr>
          <w:p w14:paraId="099919DB" w14:textId="77777777" w:rsidR="00EE1DF4" w:rsidRPr="00C311AB" w:rsidRDefault="00EE1DF4" w:rsidP="000A3372">
            <w:pPr>
              <w:spacing w:line="240" w:lineRule="auto"/>
              <w:rPr>
                <w:ins w:id="7523"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center"/>
            <w:hideMark/>
          </w:tcPr>
          <w:p w14:paraId="518192B1" w14:textId="77777777" w:rsidR="00EE1DF4" w:rsidRPr="00C311AB" w:rsidRDefault="00EE1DF4" w:rsidP="000A3372">
            <w:pPr>
              <w:spacing w:line="240" w:lineRule="auto"/>
              <w:rPr>
                <w:ins w:id="7524" w:author="Alondra Vega Pacheco" w:date="2025-10-14T11:24:00Z" w16du:dateUtc="2025-10-14T16:24:00Z"/>
                <w:rFonts w:ascii="Aptos Narrow" w:hAnsi="Aptos Narrow"/>
                <w:color w:val="000000"/>
                <w:sz w:val="22"/>
                <w:szCs w:val="22"/>
              </w:rPr>
            </w:pPr>
            <w:ins w:id="7525" w:author="Alondra Vega Pacheco" w:date="2025-10-14T11:24:00Z" w16du:dateUtc="2025-10-14T16:24:00Z">
              <w:r w:rsidRPr="00C311AB">
                <w:rPr>
                  <w:rFonts w:ascii="Aptos Narrow" w:hAnsi="Aptos Narrow"/>
                  <w:color w:val="000000"/>
                  <w:sz w:val="22"/>
                  <w:szCs w:val="22"/>
                </w:rPr>
                <w:t xml:space="preserve">3. </w:t>
              </w:r>
              <w:proofErr w:type="spellStart"/>
              <w:r w:rsidRPr="00C311AB">
                <w:rPr>
                  <w:rFonts w:ascii="Aptos Narrow" w:hAnsi="Aptos Narrow"/>
                  <w:color w:val="000000"/>
                  <w:sz w:val="22"/>
                  <w:szCs w:val="22"/>
                </w:rPr>
                <w:t>PlanUML</w:t>
              </w:r>
              <w:proofErr w:type="spellEnd"/>
            </w:ins>
          </w:p>
        </w:tc>
        <w:tc>
          <w:tcPr>
            <w:tcW w:w="3587" w:type="dxa"/>
            <w:tcBorders>
              <w:top w:val="nil"/>
              <w:left w:val="nil"/>
              <w:bottom w:val="nil"/>
              <w:right w:val="nil"/>
            </w:tcBorders>
            <w:shd w:val="clear" w:color="C0E6F5" w:fill="C0E6F5"/>
            <w:vAlign w:val="center"/>
            <w:hideMark/>
          </w:tcPr>
          <w:p w14:paraId="72E5699D" w14:textId="77777777" w:rsidR="00EE1DF4" w:rsidRPr="00C311AB" w:rsidRDefault="00EE1DF4" w:rsidP="000A3372">
            <w:pPr>
              <w:spacing w:line="240" w:lineRule="auto"/>
              <w:rPr>
                <w:ins w:id="7526"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shd w:val="clear" w:color="C0E6F5" w:fill="C0E6F5"/>
            <w:vAlign w:val="center"/>
            <w:hideMark/>
          </w:tcPr>
          <w:p w14:paraId="661199A7" w14:textId="77777777" w:rsidR="00EE1DF4" w:rsidRPr="00C311AB" w:rsidRDefault="00EE1DF4" w:rsidP="000A3372">
            <w:pPr>
              <w:spacing w:line="240" w:lineRule="auto"/>
              <w:rPr>
                <w:ins w:id="7527" w:author="Alondra Vega Pacheco" w:date="2025-10-14T11:24:00Z" w16du:dateUtc="2025-10-14T16:24:00Z"/>
                <w:rFonts w:ascii="Times New Roman" w:hAnsi="Times New Roman"/>
                <w:sz w:val="20"/>
              </w:rPr>
            </w:pPr>
          </w:p>
        </w:tc>
        <w:tc>
          <w:tcPr>
            <w:tcW w:w="1142" w:type="dxa"/>
            <w:tcBorders>
              <w:top w:val="nil"/>
              <w:left w:val="nil"/>
              <w:bottom w:val="nil"/>
              <w:right w:val="nil"/>
            </w:tcBorders>
            <w:shd w:val="clear" w:color="C0E6F5" w:fill="C0E6F5"/>
            <w:vAlign w:val="center"/>
            <w:hideMark/>
          </w:tcPr>
          <w:p w14:paraId="4C4091FB" w14:textId="77777777" w:rsidR="00EE1DF4" w:rsidRPr="00C311AB" w:rsidRDefault="00EE1DF4" w:rsidP="000A3372">
            <w:pPr>
              <w:spacing w:line="240" w:lineRule="auto"/>
              <w:rPr>
                <w:ins w:id="7528"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vAlign w:val="center"/>
            <w:hideMark/>
          </w:tcPr>
          <w:p w14:paraId="642D1CC1" w14:textId="77777777" w:rsidR="00EE1DF4" w:rsidRPr="00C311AB" w:rsidRDefault="00EE1DF4" w:rsidP="000A3372">
            <w:pPr>
              <w:spacing w:line="240" w:lineRule="auto"/>
              <w:rPr>
                <w:ins w:id="7529"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vAlign w:val="center"/>
            <w:hideMark/>
          </w:tcPr>
          <w:p w14:paraId="31B4F866" w14:textId="77777777" w:rsidR="00EE1DF4" w:rsidRPr="00C311AB" w:rsidRDefault="00EE1DF4" w:rsidP="000A3372">
            <w:pPr>
              <w:spacing w:line="240" w:lineRule="auto"/>
              <w:rPr>
                <w:ins w:id="7530" w:author="Alondra Vega Pacheco" w:date="2025-10-14T11:24:00Z" w16du:dateUtc="2025-10-14T16:24:00Z"/>
                <w:rFonts w:ascii="Times New Roman" w:hAnsi="Times New Roman"/>
                <w:sz w:val="20"/>
              </w:rPr>
            </w:pPr>
          </w:p>
        </w:tc>
      </w:tr>
      <w:tr w:rsidR="00EE1DF4" w:rsidRPr="00C311AB" w14:paraId="7230E7BF" w14:textId="77777777" w:rsidTr="000A3372">
        <w:trPr>
          <w:trHeight w:val="585"/>
          <w:ins w:id="7531"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483B3C0C" w14:textId="77777777" w:rsidR="00EE1DF4" w:rsidRPr="00C311AB" w:rsidRDefault="00EE1DF4" w:rsidP="000A3372">
            <w:pPr>
              <w:spacing w:line="240" w:lineRule="auto"/>
              <w:rPr>
                <w:ins w:id="7532" w:author="Alondra Vega Pacheco" w:date="2025-10-14T11:24:00Z" w16du:dateUtc="2025-10-14T16:24:00Z"/>
                <w:rFonts w:ascii="Aptos Narrow" w:hAnsi="Aptos Narrow"/>
                <w:color w:val="000000"/>
                <w:sz w:val="22"/>
                <w:szCs w:val="22"/>
              </w:rPr>
            </w:pPr>
            <w:ins w:id="7533" w:author="Alondra Vega Pacheco" w:date="2025-10-14T11:24:00Z" w16du:dateUtc="2025-10-14T16:24:00Z">
              <w:r w:rsidRPr="00C311AB">
                <w:rPr>
                  <w:rFonts w:ascii="Aptos Narrow" w:hAnsi="Aptos Narrow"/>
                  <w:color w:val="000000"/>
                  <w:sz w:val="22"/>
                  <w:szCs w:val="22"/>
                </w:rPr>
                <w:t>D</w:t>
              </w:r>
            </w:ins>
          </w:p>
        </w:tc>
        <w:tc>
          <w:tcPr>
            <w:tcW w:w="1440" w:type="dxa"/>
            <w:tcBorders>
              <w:top w:val="nil"/>
              <w:left w:val="nil"/>
              <w:bottom w:val="nil"/>
              <w:right w:val="nil"/>
            </w:tcBorders>
            <w:vAlign w:val="center"/>
            <w:hideMark/>
          </w:tcPr>
          <w:p w14:paraId="237B86CE" w14:textId="77777777" w:rsidR="00EE1DF4" w:rsidRPr="00C311AB" w:rsidRDefault="00EE1DF4" w:rsidP="000A3372">
            <w:pPr>
              <w:spacing w:line="240" w:lineRule="auto"/>
              <w:jc w:val="right"/>
              <w:rPr>
                <w:ins w:id="7534" w:author="Alondra Vega Pacheco" w:date="2025-10-14T11:24:00Z" w16du:dateUtc="2025-10-14T16:24:00Z"/>
                <w:rFonts w:ascii="Aptos Narrow" w:hAnsi="Aptos Narrow"/>
                <w:color w:val="000000"/>
                <w:sz w:val="22"/>
                <w:szCs w:val="22"/>
              </w:rPr>
            </w:pPr>
            <w:ins w:id="7535" w:author="Alondra Vega Pacheco" w:date="2025-10-14T11:24:00Z" w16du:dateUtc="2025-10-14T16:24:00Z">
              <w:r w:rsidRPr="00C311AB">
                <w:rPr>
                  <w:rFonts w:ascii="Aptos Narrow" w:hAnsi="Aptos Narrow"/>
                  <w:color w:val="000000"/>
                  <w:sz w:val="22"/>
                  <w:szCs w:val="22"/>
                </w:rPr>
                <w:t>4</w:t>
              </w:r>
            </w:ins>
          </w:p>
        </w:tc>
        <w:tc>
          <w:tcPr>
            <w:tcW w:w="1823" w:type="dxa"/>
            <w:tcBorders>
              <w:top w:val="nil"/>
              <w:left w:val="nil"/>
              <w:bottom w:val="nil"/>
              <w:right w:val="nil"/>
            </w:tcBorders>
            <w:vAlign w:val="center"/>
            <w:hideMark/>
          </w:tcPr>
          <w:p w14:paraId="54EF5CA2" w14:textId="77777777" w:rsidR="00EE1DF4" w:rsidRPr="00C311AB" w:rsidRDefault="00EE1DF4" w:rsidP="000A3372">
            <w:pPr>
              <w:spacing w:line="240" w:lineRule="auto"/>
              <w:jc w:val="right"/>
              <w:rPr>
                <w:ins w:id="7536" w:author="Alondra Vega Pacheco" w:date="2025-10-14T11:24:00Z" w16du:dateUtc="2025-10-14T16:24:00Z"/>
                <w:rFonts w:ascii="Aptos Narrow" w:hAnsi="Aptos Narrow"/>
                <w:color w:val="000000"/>
                <w:sz w:val="22"/>
                <w:szCs w:val="22"/>
              </w:rPr>
            </w:pPr>
            <w:ins w:id="7537" w:author="Alondra Vega Pacheco" w:date="2025-10-14T11:24:00Z" w16du:dateUtc="2025-10-14T16:24:00Z">
              <w:r w:rsidRPr="00C311AB">
                <w:rPr>
                  <w:rFonts w:ascii="Aptos Narrow" w:hAnsi="Aptos Narrow"/>
                  <w:color w:val="000000"/>
                  <w:sz w:val="22"/>
                  <w:szCs w:val="22"/>
                </w:rPr>
                <w:t>8/20/2025</w:t>
              </w:r>
            </w:ins>
          </w:p>
        </w:tc>
        <w:tc>
          <w:tcPr>
            <w:tcW w:w="3889" w:type="dxa"/>
            <w:tcBorders>
              <w:top w:val="nil"/>
              <w:left w:val="nil"/>
              <w:bottom w:val="nil"/>
              <w:right w:val="nil"/>
            </w:tcBorders>
            <w:vAlign w:val="center"/>
            <w:hideMark/>
          </w:tcPr>
          <w:p w14:paraId="7DC19DD9" w14:textId="77777777" w:rsidR="00EE1DF4" w:rsidRPr="00C311AB" w:rsidRDefault="00EE1DF4" w:rsidP="000A3372">
            <w:pPr>
              <w:spacing w:line="240" w:lineRule="auto"/>
              <w:rPr>
                <w:ins w:id="7538" w:author="Alondra Vega Pacheco" w:date="2025-10-14T11:24:00Z" w16du:dateUtc="2025-10-14T16:24:00Z"/>
                <w:rFonts w:ascii="Aptos Narrow" w:hAnsi="Aptos Narrow"/>
                <w:color w:val="000000"/>
                <w:sz w:val="22"/>
                <w:szCs w:val="22"/>
              </w:rPr>
            </w:pPr>
            <w:ins w:id="7539" w:author="Alondra Vega Pacheco" w:date="2025-10-14T11:24:00Z" w16du:dateUtc="2025-10-14T16:24:00Z">
              <w:r w:rsidRPr="00C311AB">
                <w:rPr>
                  <w:rFonts w:ascii="Aptos Narrow" w:hAnsi="Aptos Narrow"/>
                  <w:color w:val="000000"/>
                  <w:sz w:val="22"/>
                  <w:szCs w:val="22"/>
                </w:rPr>
                <w:t>Use of Change Management Forms</w:t>
              </w:r>
            </w:ins>
          </w:p>
        </w:tc>
        <w:tc>
          <w:tcPr>
            <w:tcW w:w="3956" w:type="dxa"/>
            <w:tcBorders>
              <w:top w:val="nil"/>
              <w:left w:val="nil"/>
              <w:bottom w:val="nil"/>
              <w:right w:val="nil"/>
            </w:tcBorders>
            <w:vAlign w:val="center"/>
            <w:hideMark/>
          </w:tcPr>
          <w:p w14:paraId="07D1765C" w14:textId="77777777" w:rsidR="00EE1DF4" w:rsidRPr="00C311AB" w:rsidRDefault="00EE1DF4" w:rsidP="000A3372">
            <w:pPr>
              <w:spacing w:line="240" w:lineRule="auto"/>
              <w:rPr>
                <w:ins w:id="7540" w:author="Alondra Vega Pacheco" w:date="2025-10-14T11:24:00Z" w16du:dateUtc="2025-10-14T16:24:00Z"/>
                <w:rFonts w:ascii="Aptos Narrow" w:hAnsi="Aptos Narrow"/>
                <w:color w:val="000000"/>
                <w:sz w:val="22"/>
                <w:szCs w:val="22"/>
              </w:rPr>
            </w:pPr>
            <w:ins w:id="7541" w:author="Alondra Vega Pacheco" w:date="2025-10-14T11:24:00Z" w16du:dateUtc="2025-10-14T16:24:00Z">
              <w:r w:rsidRPr="00C311AB">
                <w:rPr>
                  <w:rFonts w:ascii="Aptos Narrow" w:hAnsi="Aptos Narrow"/>
                  <w:color w:val="000000"/>
                  <w:sz w:val="22"/>
                  <w:szCs w:val="22"/>
                </w:rPr>
                <w:t>Needed a simple way to capture change requests, track approvals, and keep the process consistent.</w:t>
              </w:r>
            </w:ins>
          </w:p>
        </w:tc>
        <w:tc>
          <w:tcPr>
            <w:tcW w:w="3364" w:type="dxa"/>
            <w:tcBorders>
              <w:top w:val="nil"/>
              <w:left w:val="nil"/>
              <w:bottom w:val="nil"/>
              <w:right w:val="nil"/>
            </w:tcBorders>
            <w:vAlign w:val="center"/>
            <w:hideMark/>
          </w:tcPr>
          <w:p w14:paraId="09B669E3" w14:textId="77777777" w:rsidR="00EE1DF4" w:rsidRPr="00C311AB" w:rsidRDefault="00EE1DF4" w:rsidP="000A3372">
            <w:pPr>
              <w:spacing w:line="240" w:lineRule="auto"/>
              <w:rPr>
                <w:ins w:id="7542" w:author="Alondra Vega Pacheco" w:date="2025-10-14T11:24:00Z" w16du:dateUtc="2025-10-14T16:24:00Z"/>
                <w:rFonts w:ascii="Aptos Narrow" w:hAnsi="Aptos Narrow"/>
                <w:color w:val="000000"/>
                <w:sz w:val="22"/>
                <w:szCs w:val="22"/>
              </w:rPr>
            </w:pPr>
            <w:ins w:id="7543" w:author="Alondra Vega Pacheco" w:date="2025-10-14T11:24:00Z" w16du:dateUtc="2025-10-14T16:24:00Z">
              <w:r w:rsidRPr="00C311AB">
                <w:rPr>
                  <w:rFonts w:ascii="Aptos Narrow" w:hAnsi="Aptos Narrow"/>
                  <w:color w:val="000000"/>
                  <w:sz w:val="22"/>
                  <w:szCs w:val="22"/>
                </w:rPr>
                <w:t>1. Create Excel file</w:t>
              </w:r>
            </w:ins>
          </w:p>
        </w:tc>
        <w:tc>
          <w:tcPr>
            <w:tcW w:w="3587" w:type="dxa"/>
            <w:tcBorders>
              <w:top w:val="nil"/>
              <w:left w:val="nil"/>
              <w:bottom w:val="nil"/>
              <w:right w:val="nil"/>
            </w:tcBorders>
            <w:vAlign w:val="center"/>
            <w:hideMark/>
          </w:tcPr>
          <w:p w14:paraId="3608E15D" w14:textId="77777777" w:rsidR="00EE1DF4" w:rsidRPr="00C311AB" w:rsidRDefault="00EE1DF4" w:rsidP="000A3372">
            <w:pPr>
              <w:spacing w:line="240" w:lineRule="auto"/>
              <w:rPr>
                <w:ins w:id="7544" w:author="Alondra Vega Pacheco" w:date="2025-10-14T11:24:00Z" w16du:dateUtc="2025-10-14T16:24:00Z"/>
                <w:rFonts w:ascii="Aptos Narrow" w:hAnsi="Aptos Narrow"/>
                <w:color w:val="000000"/>
                <w:sz w:val="22"/>
                <w:szCs w:val="22"/>
              </w:rPr>
            </w:pPr>
            <w:proofErr w:type="gramStart"/>
            <w:ins w:id="7545" w:author="Alondra Vega Pacheco" w:date="2025-10-14T11:24:00Z" w16du:dateUtc="2025-10-14T16:24:00Z">
              <w:r w:rsidRPr="00C311AB">
                <w:rPr>
                  <w:rFonts w:ascii="Aptos Narrow" w:hAnsi="Aptos Narrow"/>
                  <w:color w:val="000000"/>
                  <w:sz w:val="22"/>
                  <w:szCs w:val="22"/>
                </w:rPr>
                <w:t>Chose</w:t>
              </w:r>
              <w:proofErr w:type="gramEnd"/>
              <w:r w:rsidRPr="00C311AB">
                <w:rPr>
                  <w:rFonts w:ascii="Aptos Narrow" w:hAnsi="Aptos Narrow"/>
                  <w:color w:val="000000"/>
                  <w:sz w:val="22"/>
                  <w:szCs w:val="22"/>
                </w:rPr>
                <w:t xml:space="preserve"> Google Form for change requests and Word Form for review/approval.</w:t>
              </w:r>
            </w:ins>
          </w:p>
        </w:tc>
        <w:tc>
          <w:tcPr>
            <w:tcW w:w="3495" w:type="dxa"/>
            <w:tcBorders>
              <w:top w:val="nil"/>
              <w:left w:val="nil"/>
              <w:bottom w:val="nil"/>
              <w:right w:val="nil"/>
            </w:tcBorders>
            <w:vAlign w:val="center"/>
            <w:hideMark/>
          </w:tcPr>
          <w:p w14:paraId="0DBA7399" w14:textId="77777777" w:rsidR="00EE1DF4" w:rsidRPr="00C311AB" w:rsidRDefault="00EE1DF4" w:rsidP="000A3372">
            <w:pPr>
              <w:spacing w:line="240" w:lineRule="auto"/>
              <w:rPr>
                <w:ins w:id="7546" w:author="Alondra Vega Pacheco" w:date="2025-10-14T11:24:00Z" w16du:dateUtc="2025-10-14T16:24:00Z"/>
                <w:rFonts w:ascii="Aptos Narrow" w:hAnsi="Aptos Narrow"/>
                <w:color w:val="000000"/>
                <w:sz w:val="22"/>
                <w:szCs w:val="22"/>
              </w:rPr>
            </w:pPr>
            <w:ins w:id="7547" w:author="Alondra Vega Pacheco" w:date="2025-10-14T11:24:00Z" w16du:dateUtc="2025-10-14T16:24:00Z">
              <w:r w:rsidRPr="00C311AB">
                <w:rPr>
                  <w:rFonts w:ascii="Aptos Narrow" w:hAnsi="Aptos Narrow"/>
                  <w:color w:val="000000"/>
                  <w:sz w:val="22"/>
                  <w:szCs w:val="22"/>
                </w:rPr>
                <w:t>Easy to collect change requests online and standardize approvals with Word form.</w:t>
              </w:r>
            </w:ins>
          </w:p>
        </w:tc>
        <w:tc>
          <w:tcPr>
            <w:tcW w:w="1142" w:type="dxa"/>
            <w:tcBorders>
              <w:top w:val="nil"/>
              <w:left w:val="nil"/>
              <w:bottom w:val="nil"/>
              <w:right w:val="nil"/>
            </w:tcBorders>
            <w:vAlign w:val="center"/>
            <w:hideMark/>
          </w:tcPr>
          <w:p w14:paraId="44F15AA5" w14:textId="77777777" w:rsidR="00EE1DF4" w:rsidRPr="00C311AB" w:rsidRDefault="00EE1DF4" w:rsidP="000A3372">
            <w:pPr>
              <w:spacing w:line="240" w:lineRule="auto"/>
              <w:rPr>
                <w:ins w:id="7548" w:author="Alondra Vega Pacheco" w:date="2025-10-14T11:24:00Z" w16du:dateUtc="2025-10-14T16:24:00Z"/>
                <w:rFonts w:ascii="Aptos Narrow" w:hAnsi="Aptos Narrow"/>
                <w:color w:val="000000"/>
                <w:sz w:val="22"/>
                <w:szCs w:val="22"/>
              </w:rPr>
            </w:pPr>
            <w:ins w:id="7549" w:author="Alondra Vega Pacheco" w:date="2025-10-14T11:24:00Z" w16du:dateUtc="2025-10-14T16:24:00Z">
              <w:r w:rsidRPr="00C311AB">
                <w:rPr>
                  <w:rFonts w:ascii="Aptos Narrow" w:hAnsi="Aptos Narrow"/>
                  <w:color w:val="000000"/>
                  <w:sz w:val="22"/>
                  <w:szCs w:val="22"/>
                </w:rPr>
                <w:t>Completed</w:t>
              </w:r>
            </w:ins>
          </w:p>
        </w:tc>
        <w:tc>
          <w:tcPr>
            <w:tcW w:w="2814" w:type="dxa"/>
            <w:tcBorders>
              <w:top w:val="nil"/>
              <w:left w:val="nil"/>
              <w:bottom w:val="nil"/>
              <w:right w:val="nil"/>
            </w:tcBorders>
            <w:vAlign w:val="center"/>
            <w:hideMark/>
          </w:tcPr>
          <w:p w14:paraId="7A2F5044" w14:textId="77777777" w:rsidR="00EE1DF4" w:rsidRPr="00C311AB" w:rsidRDefault="00EE1DF4" w:rsidP="000A3372">
            <w:pPr>
              <w:spacing w:line="240" w:lineRule="auto"/>
              <w:rPr>
                <w:ins w:id="7550" w:author="Alondra Vega Pacheco" w:date="2025-10-14T11:24:00Z" w16du:dateUtc="2025-10-14T16:24:00Z"/>
                <w:rFonts w:ascii="Aptos Narrow" w:hAnsi="Aptos Narrow"/>
                <w:color w:val="000000"/>
                <w:sz w:val="22"/>
                <w:szCs w:val="22"/>
              </w:rPr>
            </w:pPr>
            <w:ins w:id="7551" w:author="Alondra Vega Pacheco" w:date="2025-10-14T11:24:00Z" w16du:dateUtc="2025-10-14T16:24:00Z">
              <w:r w:rsidRPr="00C311AB">
                <w:rPr>
                  <w:rFonts w:ascii="Aptos Narrow" w:hAnsi="Aptos Narrow"/>
                  <w:color w:val="000000"/>
                  <w:sz w:val="22"/>
                  <w:szCs w:val="22"/>
                </w:rPr>
                <w:t>PMP</w:t>
              </w:r>
            </w:ins>
          </w:p>
        </w:tc>
        <w:tc>
          <w:tcPr>
            <w:tcW w:w="1230" w:type="dxa"/>
            <w:tcBorders>
              <w:top w:val="nil"/>
              <w:left w:val="nil"/>
              <w:bottom w:val="nil"/>
              <w:right w:val="single" w:sz="4" w:space="0" w:color="000000"/>
            </w:tcBorders>
            <w:vAlign w:val="center"/>
            <w:hideMark/>
          </w:tcPr>
          <w:p w14:paraId="0427493A" w14:textId="77777777" w:rsidR="00EE1DF4" w:rsidRPr="00C311AB" w:rsidRDefault="00EE1DF4" w:rsidP="000A3372">
            <w:pPr>
              <w:spacing w:line="240" w:lineRule="auto"/>
              <w:rPr>
                <w:ins w:id="7552" w:author="Alondra Vega Pacheco" w:date="2025-10-14T11:24:00Z" w16du:dateUtc="2025-10-14T16:24:00Z"/>
                <w:rFonts w:ascii="Aptos Narrow" w:hAnsi="Aptos Narrow"/>
                <w:color w:val="000000"/>
                <w:sz w:val="22"/>
                <w:szCs w:val="22"/>
              </w:rPr>
            </w:pPr>
            <w:ins w:id="7553" w:author="Alondra Vega Pacheco" w:date="2025-10-14T11:24:00Z" w16du:dateUtc="2025-10-14T16:24:00Z">
              <w:r w:rsidRPr="00C311AB">
                <w:rPr>
                  <w:rFonts w:ascii="Aptos Narrow" w:hAnsi="Aptos Narrow"/>
                  <w:color w:val="000000"/>
                  <w:sz w:val="22"/>
                  <w:szCs w:val="22"/>
                </w:rPr>
                <w:t>Team-D</w:t>
              </w:r>
            </w:ins>
          </w:p>
        </w:tc>
      </w:tr>
      <w:tr w:rsidR="00EE1DF4" w:rsidRPr="00C311AB" w14:paraId="2430AEF8" w14:textId="77777777" w:rsidTr="000A3372">
        <w:trPr>
          <w:trHeight w:val="300"/>
          <w:ins w:id="7554"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593774A2" w14:textId="77777777" w:rsidR="00EE1DF4" w:rsidRPr="00C311AB" w:rsidRDefault="00EE1DF4" w:rsidP="000A3372">
            <w:pPr>
              <w:spacing w:line="240" w:lineRule="auto"/>
              <w:rPr>
                <w:ins w:id="7555" w:author="Alondra Vega Pacheco" w:date="2025-10-14T11:24:00Z" w16du:dateUtc="2025-10-14T16:24:00Z"/>
                <w:rFonts w:ascii="Aptos Narrow" w:hAnsi="Aptos Narrow"/>
                <w:color w:val="000000"/>
                <w:sz w:val="22"/>
                <w:szCs w:val="22"/>
              </w:rPr>
            </w:pPr>
            <w:ins w:id="7556" w:author="Alondra Vega Pacheco" w:date="2025-10-14T11:24:00Z" w16du:dateUtc="2025-10-14T16:24:00Z">
              <w:r w:rsidRPr="00C311AB">
                <w:rPr>
                  <w:rFonts w:ascii="Aptos Narrow" w:hAnsi="Aptos Narrow"/>
                  <w:color w:val="000000"/>
                  <w:sz w:val="22"/>
                  <w:szCs w:val="22"/>
                </w:rPr>
                <w:t>D</w:t>
              </w:r>
            </w:ins>
          </w:p>
        </w:tc>
        <w:tc>
          <w:tcPr>
            <w:tcW w:w="1440" w:type="dxa"/>
            <w:tcBorders>
              <w:top w:val="nil"/>
              <w:left w:val="nil"/>
              <w:bottom w:val="nil"/>
              <w:right w:val="nil"/>
            </w:tcBorders>
            <w:shd w:val="clear" w:color="C0E6F5" w:fill="C0E6F5"/>
            <w:vAlign w:val="center"/>
            <w:hideMark/>
          </w:tcPr>
          <w:p w14:paraId="3F825A92" w14:textId="77777777" w:rsidR="00EE1DF4" w:rsidRPr="00C311AB" w:rsidRDefault="00EE1DF4" w:rsidP="000A3372">
            <w:pPr>
              <w:spacing w:line="240" w:lineRule="auto"/>
              <w:rPr>
                <w:ins w:id="7557"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shd w:val="clear" w:color="C0E6F5" w:fill="C0E6F5"/>
            <w:vAlign w:val="center"/>
            <w:hideMark/>
          </w:tcPr>
          <w:p w14:paraId="06D96637" w14:textId="77777777" w:rsidR="00EE1DF4" w:rsidRPr="00C311AB" w:rsidRDefault="00EE1DF4" w:rsidP="000A3372">
            <w:pPr>
              <w:spacing w:line="240" w:lineRule="auto"/>
              <w:rPr>
                <w:ins w:id="7558" w:author="Alondra Vega Pacheco" w:date="2025-10-14T11:24:00Z" w16du:dateUtc="2025-10-14T16:24:00Z"/>
                <w:rFonts w:ascii="Times New Roman" w:hAnsi="Times New Roman"/>
                <w:sz w:val="20"/>
              </w:rPr>
            </w:pPr>
          </w:p>
        </w:tc>
        <w:tc>
          <w:tcPr>
            <w:tcW w:w="3889" w:type="dxa"/>
            <w:tcBorders>
              <w:top w:val="nil"/>
              <w:left w:val="nil"/>
              <w:bottom w:val="nil"/>
              <w:right w:val="nil"/>
            </w:tcBorders>
            <w:shd w:val="clear" w:color="C0E6F5" w:fill="C0E6F5"/>
            <w:vAlign w:val="center"/>
            <w:hideMark/>
          </w:tcPr>
          <w:p w14:paraId="5D32F0EB" w14:textId="77777777" w:rsidR="00EE1DF4" w:rsidRPr="00C311AB" w:rsidRDefault="00EE1DF4" w:rsidP="000A3372">
            <w:pPr>
              <w:spacing w:line="240" w:lineRule="auto"/>
              <w:rPr>
                <w:ins w:id="7559" w:author="Alondra Vega Pacheco" w:date="2025-10-14T11:24:00Z" w16du:dateUtc="2025-10-14T16:24:00Z"/>
                <w:rFonts w:ascii="Times New Roman" w:hAnsi="Times New Roman"/>
                <w:sz w:val="20"/>
              </w:rPr>
            </w:pPr>
          </w:p>
        </w:tc>
        <w:tc>
          <w:tcPr>
            <w:tcW w:w="3956" w:type="dxa"/>
            <w:tcBorders>
              <w:top w:val="nil"/>
              <w:left w:val="nil"/>
              <w:bottom w:val="nil"/>
              <w:right w:val="nil"/>
            </w:tcBorders>
            <w:shd w:val="clear" w:color="C0E6F5" w:fill="C0E6F5"/>
            <w:vAlign w:val="center"/>
            <w:hideMark/>
          </w:tcPr>
          <w:p w14:paraId="06515645" w14:textId="77777777" w:rsidR="00EE1DF4" w:rsidRPr="00C311AB" w:rsidRDefault="00EE1DF4" w:rsidP="000A3372">
            <w:pPr>
              <w:spacing w:line="240" w:lineRule="auto"/>
              <w:rPr>
                <w:ins w:id="7560" w:author="Alondra Vega Pacheco" w:date="2025-10-14T11:24:00Z" w16du:dateUtc="2025-10-14T16:24:00Z"/>
                <w:rFonts w:ascii="Times New Roman" w:hAnsi="Times New Roman"/>
                <w:sz w:val="20"/>
              </w:rPr>
            </w:pPr>
          </w:p>
        </w:tc>
        <w:tc>
          <w:tcPr>
            <w:tcW w:w="3364" w:type="dxa"/>
            <w:tcBorders>
              <w:top w:val="nil"/>
              <w:left w:val="nil"/>
              <w:bottom w:val="nil"/>
              <w:right w:val="nil"/>
            </w:tcBorders>
            <w:shd w:val="clear" w:color="C0E6F5" w:fill="C0E6F5"/>
            <w:vAlign w:val="center"/>
            <w:hideMark/>
          </w:tcPr>
          <w:p w14:paraId="796741F2" w14:textId="77777777" w:rsidR="00EE1DF4" w:rsidRPr="00C311AB" w:rsidRDefault="00EE1DF4" w:rsidP="000A3372">
            <w:pPr>
              <w:spacing w:line="240" w:lineRule="auto"/>
              <w:rPr>
                <w:ins w:id="7561" w:author="Alondra Vega Pacheco" w:date="2025-10-14T11:24:00Z" w16du:dateUtc="2025-10-14T16:24:00Z"/>
                <w:rFonts w:ascii="Aptos Narrow" w:hAnsi="Aptos Narrow"/>
                <w:color w:val="000000"/>
                <w:sz w:val="22"/>
                <w:szCs w:val="22"/>
              </w:rPr>
            </w:pPr>
            <w:ins w:id="7562" w:author="Alondra Vega Pacheco" w:date="2025-10-14T11:24:00Z" w16du:dateUtc="2025-10-14T16:24:00Z">
              <w:r w:rsidRPr="00C311AB">
                <w:rPr>
                  <w:rFonts w:ascii="Aptos Narrow" w:hAnsi="Aptos Narrow"/>
                  <w:color w:val="000000"/>
                  <w:sz w:val="22"/>
                  <w:szCs w:val="22"/>
                </w:rPr>
                <w:t>2. Use Google Form</w:t>
              </w:r>
            </w:ins>
          </w:p>
        </w:tc>
        <w:tc>
          <w:tcPr>
            <w:tcW w:w="3587" w:type="dxa"/>
            <w:tcBorders>
              <w:top w:val="nil"/>
              <w:left w:val="nil"/>
              <w:bottom w:val="nil"/>
              <w:right w:val="nil"/>
            </w:tcBorders>
            <w:shd w:val="clear" w:color="C0E6F5" w:fill="C0E6F5"/>
            <w:vAlign w:val="center"/>
            <w:hideMark/>
          </w:tcPr>
          <w:p w14:paraId="0959D98D" w14:textId="77777777" w:rsidR="00EE1DF4" w:rsidRPr="00C311AB" w:rsidRDefault="00EE1DF4" w:rsidP="000A3372">
            <w:pPr>
              <w:spacing w:line="240" w:lineRule="auto"/>
              <w:rPr>
                <w:ins w:id="7563"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shd w:val="clear" w:color="C0E6F5" w:fill="C0E6F5"/>
            <w:vAlign w:val="center"/>
            <w:hideMark/>
          </w:tcPr>
          <w:p w14:paraId="56FBBAC8" w14:textId="77777777" w:rsidR="00EE1DF4" w:rsidRPr="00C311AB" w:rsidRDefault="00EE1DF4" w:rsidP="000A3372">
            <w:pPr>
              <w:spacing w:line="240" w:lineRule="auto"/>
              <w:rPr>
                <w:ins w:id="7564" w:author="Alondra Vega Pacheco" w:date="2025-10-14T11:24:00Z" w16du:dateUtc="2025-10-14T16:24:00Z"/>
                <w:rFonts w:ascii="Times New Roman" w:hAnsi="Times New Roman"/>
                <w:sz w:val="20"/>
              </w:rPr>
            </w:pPr>
          </w:p>
        </w:tc>
        <w:tc>
          <w:tcPr>
            <w:tcW w:w="1142" w:type="dxa"/>
            <w:tcBorders>
              <w:top w:val="nil"/>
              <w:left w:val="nil"/>
              <w:bottom w:val="nil"/>
              <w:right w:val="nil"/>
            </w:tcBorders>
            <w:shd w:val="clear" w:color="C0E6F5" w:fill="C0E6F5"/>
            <w:vAlign w:val="center"/>
            <w:hideMark/>
          </w:tcPr>
          <w:p w14:paraId="12396C37" w14:textId="77777777" w:rsidR="00EE1DF4" w:rsidRPr="00C311AB" w:rsidRDefault="00EE1DF4" w:rsidP="000A3372">
            <w:pPr>
              <w:spacing w:line="240" w:lineRule="auto"/>
              <w:rPr>
                <w:ins w:id="7565" w:author="Alondra Vega Pacheco" w:date="2025-10-14T11:24:00Z" w16du:dateUtc="2025-10-14T16:24:00Z"/>
                <w:rFonts w:ascii="Times New Roman" w:hAnsi="Times New Roman"/>
                <w:sz w:val="20"/>
              </w:rPr>
            </w:pPr>
          </w:p>
        </w:tc>
        <w:tc>
          <w:tcPr>
            <w:tcW w:w="2814" w:type="dxa"/>
            <w:tcBorders>
              <w:top w:val="nil"/>
              <w:left w:val="nil"/>
              <w:bottom w:val="nil"/>
              <w:right w:val="nil"/>
            </w:tcBorders>
            <w:shd w:val="clear" w:color="C0E6F5" w:fill="C0E6F5"/>
            <w:vAlign w:val="center"/>
            <w:hideMark/>
          </w:tcPr>
          <w:p w14:paraId="3FF9407D" w14:textId="77777777" w:rsidR="00EE1DF4" w:rsidRPr="00C311AB" w:rsidRDefault="00EE1DF4" w:rsidP="000A3372">
            <w:pPr>
              <w:spacing w:line="240" w:lineRule="auto"/>
              <w:rPr>
                <w:ins w:id="7566"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shd w:val="clear" w:color="C0E6F5" w:fill="C0E6F5"/>
            <w:vAlign w:val="center"/>
            <w:hideMark/>
          </w:tcPr>
          <w:p w14:paraId="582BD253" w14:textId="77777777" w:rsidR="00EE1DF4" w:rsidRPr="00C311AB" w:rsidRDefault="00EE1DF4" w:rsidP="000A3372">
            <w:pPr>
              <w:spacing w:line="240" w:lineRule="auto"/>
              <w:rPr>
                <w:ins w:id="7567" w:author="Alondra Vega Pacheco" w:date="2025-10-14T11:24:00Z" w16du:dateUtc="2025-10-14T16:24:00Z"/>
                <w:rFonts w:ascii="Times New Roman" w:hAnsi="Times New Roman"/>
                <w:sz w:val="20"/>
              </w:rPr>
            </w:pPr>
          </w:p>
        </w:tc>
      </w:tr>
      <w:tr w:rsidR="00EE1DF4" w:rsidRPr="00C311AB" w14:paraId="374A52B2" w14:textId="77777777" w:rsidTr="000A3372">
        <w:trPr>
          <w:trHeight w:val="300"/>
          <w:ins w:id="7568"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7AB51A62" w14:textId="77777777" w:rsidR="00EE1DF4" w:rsidRPr="00C311AB" w:rsidRDefault="00EE1DF4" w:rsidP="000A3372">
            <w:pPr>
              <w:spacing w:line="240" w:lineRule="auto"/>
              <w:rPr>
                <w:ins w:id="7569" w:author="Alondra Vega Pacheco" w:date="2025-10-14T11:24:00Z" w16du:dateUtc="2025-10-14T16:24:00Z"/>
                <w:rFonts w:ascii="Aptos Narrow" w:hAnsi="Aptos Narrow"/>
                <w:color w:val="000000"/>
                <w:sz w:val="22"/>
                <w:szCs w:val="22"/>
              </w:rPr>
            </w:pPr>
            <w:ins w:id="7570" w:author="Alondra Vega Pacheco" w:date="2025-10-14T11:24:00Z" w16du:dateUtc="2025-10-14T16:24:00Z">
              <w:r w:rsidRPr="00C311AB">
                <w:rPr>
                  <w:rFonts w:ascii="Aptos Narrow" w:hAnsi="Aptos Narrow"/>
                  <w:color w:val="000000"/>
                  <w:sz w:val="22"/>
                  <w:szCs w:val="22"/>
                </w:rPr>
                <w:t>D</w:t>
              </w:r>
            </w:ins>
          </w:p>
        </w:tc>
        <w:tc>
          <w:tcPr>
            <w:tcW w:w="1440" w:type="dxa"/>
            <w:tcBorders>
              <w:top w:val="nil"/>
              <w:left w:val="nil"/>
              <w:bottom w:val="nil"/>
              <w:right w:val="nil"/>
            </w:tcBorders>
            <w:vAlign w:val="center"/>
            <w:hideMark/>
          </w:tcPr>
          <w:p w14:paraId="10C22DF2" w14:textId="77777777" w:rsidR="00EE1DF4" w:rsidRPr="00C311AB" w:rsidRDefault="00EE1DF4" w:rsidP="000A3372">
            <w:pPr>
              <w:spacing w:line="240" w:lineRule="auto"/>
              <w:rPr>
                <w:ins w:id="7571"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vAlign w:val="center"/>
            <w:hideMark/>
          </w:tcPr>
          <w:p w14:paraId="046958A3" w14:textId="77777777" w:rsidR="00EE1DF4" w:rsidRPr="00C311AB" w:rsidRDefault="00EE1DF4" w:rsidP="000A3372">
            <w:pPr>
              <w:spacing w:line="240" w:lineRule="auto"/>
              <w:rPr>
                <w:ins w:id="7572" w:author="Alondra Vega Pacheco" w:date="2025-10-14T11:24:00Z" w16du:dateUtc="2025-10-14T16:24:00Z"/>
                <w:rFonts w:ascii="Times New Roman" w:hAnsi="Times New Roman"/>
                <w:sz w:val="20"/>
              </w:rPr>
            </w:pPr>
          </w:p>
        </w:tc>
        <w:tc>
          <w:tcPr>
            <w:tcW w:w="3889" w:type="dxa"/>
            <w:tcBorders>
              <w:top w:val="nil"/>
              <w:left w:val="nil"/>
              <w:bottom w:val="nil"/>
              <w:right w:val="nil"/>
            </w:tcBorders>
            <w:vAlign w:val="center"/>
            <w:hideMark/>
          </w:tcPr>
          <w:p w14:paraId="587A0FC6" w14:textId="77777777" w:rsidR="00EE1DF4" w:rsidRPr="00C311AB" w:rsidRDefault="00EE1DF4" w:rsidP="000A3372">
            <w:pPr>
              <w:spacing w:line="240" w:lineRule="auto"/>
              <w:rPr>
                <w:ins w:id="7573"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center"/>
            <w:hideMark/>
          </w:tcPr>
          <w:p w14:paraId="5DBBFF5C" w14:textId="77777777" w:rsidR="00EE1DF4" w:rsidRPr="00C311AB" w:rsidRDefault="00EE1DF4" w:rsidP="000A3372">
            <w:pPr>
              <w:spacing w:line="240" w:lineRule="auto"/>
              <w:rPr>
                <w:ins w:id="7574" w:author="Alondra Vega Pacheco" w:date="2025-10-14T11:24:00Z" w16du:dateUtc="2025-10-14T16:24:00Z"/>
                <w:rFonts w:ascii="Times New Roman" w:hAnsi="Times New Roman"/>
                <w:sz w:val="20"/>
              </w:rPr>
            </w:pPr>
          </w:p>
        </w:tc>
        <w:tc>
          <w:tcPr>
            <w:tcW w:w="3364" w:type="dxa"/>
            <w:tcBorders>
              <w:top w:val="nil"/>
              <w:left w:val="nil"/>
              <w:bottom w:val="nil"/>
              <w:right w:val="nil"/>
            </w:tcBorders>
            <w:vAlign w:val="center"/>
            <w:hideMark/>
          </w:tcPr>
          <w:p w14:paraId="104063DC" w14:textId="77777777" w:rsidR="00EE1DF4" w:rsidRPr="00C311AB" w:rsidRDefault="00EE1DF4" w:rsidP="000A3372">
            <w:pPr>
              <w:spacing w:line="240" w:lineRule="auto"/>
              <w:rPr>
                <w:ins w:id="7575" w:author="Alondra Vega Pacheco" w:date="2025-10-14T11:24:00Z" w16du:dateUtc="2025-10-14T16:24:00Z"/>
                <w:rFonts w:ascii="Aptos Narrow" w:hAnsi="Aptos Narrow"/>
                <w:color w:val="000000"/>
                <w:sz w:val="22"/>
                <w:szCs w:val="22"/>
              </w:rPr>
            </w:pPr>
            <w:ins w:id="7576" w:author="Alondra Vega Pacheco" w:date="2025-10-14T11:24:00Z" w16du:dateUtc="2025-10-14T16:24:00Z">
              <w:r w:rsidRPr="00C311AB">
                <w:rPr>
                  <w:rFonts w:ascii="Aptos Narrow" w:hAnsi="Aptos Narrow"/>
                  <w:color w:val="000000"/>
                  <w:sz w:val="22"/>
                  <w:szCs w:val="22"/>
                </w:rPr>
                <w:t>3. Use Word document</w:t>
              </w:r>
            </w:ins>
          </w:p>
        </w:tc>
        <w:tc>
          <w:tcPr>
            <w:tcW w:w="3587" w:type="dxa"/>
            <w:tcBorders>
              <w:top w:val="nil"/>
              <w:left w:val="nil"/>
              <w:bottom w:val="nil"/>
              <w:right w:val="nil"/>
            </w:tcBorders>
            <w:vAlign w:val="center"/>
            <w:hideMark/>
          </w:tcPr>
          <w:p w14:paraId="1143B6EE" w14:textId="77777777" w:rsidR="00EE1DF4" w:rsidRPr="00C311AB" w:rsidRDefault="00EE1DF4" w:rsidP="000A3372">
            <w:pPr>
              <w:spacing w:line="240" w:lineRule="auto"/>
              <w:rPr>
                <w:ins w:id="7577"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vAlign w:val="center"/>
            <w:hideMark/>
          </w:tcPr>
          <w:p w14:paraId="6DCD914A" w14:textId="77777777" w:rsidR="00EE1DF4" w:rsidRPr="00C311AB" w:rsidRDefault="00EE1DF4" w:rsidP="000A3372">
            <w:pPr>
              <w:spacing w:line="240" w:lineRule="auto"/>
              <w:rPr>
                <w:ins w:id="7578" w:author="Alondra Vega Pacheco" w:date="2025-10-14T11:24:00Z" w16du:dateUtc="2025-10-14T16:24:00Z"/>
                <w:rFonts w:ascii="Times New Roman" w:hAnsi="Times New Roman"/>
                <w:sz w:val="20"/>
              </w:rPr>
            </w:pPr>
          </w:p>
        </w:tc>
        <w:tc>
          <w:tcPr>
            <w:tcW w:w="1142" w:type="dxa"/>
            <w:tcBorders>
              <w:top w:val="nil"/>
              <w:left w:val="nil"/>
              <w:bottom w:val="nil"/>
              <w:right w:val="nil"/>
            </w:tcBorders>
            <w:vAlign w:val="center"/>
            <w:hideMark/>
          </w:tcPr>
          <w:p w14:paraId="024BB301" w14:textId="77777777" w:rsidR="00EE1DF4" w:rsidRPr="00C311AB" w:rsidRDefault="00EE1DF4" w:rsidP="000A3372">
            <w:pPr>
              <w:spacing w:line="240" w:lineRule="auto"/>
              <w:rPr>
                <w:ins w:id="7579" w:author="Alondra Vega Pacheco" w:date="2025-10-14T11:24:00Z" w16du:dateUtc="2025-10-14T16:24:00Z"/>
                <w:rFonts w:ascii="Times New Roman" w:hAnsi="Times New Roman"/>
                <w:sz w:val="20"/>
              </w:rPr>
            </w:pPr>
          </w:p>
        </w:tc>
        <w:tc>
          <w:tcPr>
            <w:tcW w:w="2814" w:type="dxa"/>
            <w:tcBorders>
              <w:top w:val="nil"/>
              <w:left w:val="nil"/>
              <w:bottom w:val="nil"/>
              <w:right w:val="nil"/>
            </w:tcBorders>
            <w:vAlign w:val="center"/>
            <w:hideMark/>
          </w:tcPr>
          <w:p w14:paraId="2D1EEF3A" w14:textId="77777777" w:rsidR="00EE1DF4" w:rsidRPr="00C311AB" w:rsidRDefault="00EE1DF4" w:rsidP="000A3372">
            <w:pPr>
              <w:spacing w:line="240" w:lineRule="auto"/>
              <w:rPr>
                <w:ins w:id="7580"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vAlign w:val="center"/>
            <w:hideMark/>
          </w:tcPr>
          <w:p w14:paraId="16CC50F4" w14:textId="77777777" w:rsidR="00EE1DF4" w:rsidRPr="00C311AB" w:rsidRDefault="00EE1DF4" w:rsidP="000A3372">
            <w:pPr>
              <w:spacing w:line="240" w:lineRule="auto"/>
              <w:rPr>
                <w:ins w:id="7581" w:author="Alondra Vega Pacheco" w:date="2025-10-14T11:24:00Z" w16du:dateUtc="2025-10-14T16:24:00Z"/>
                <w:rFonts w:ascii="Times New Roman" w:hAnsi="Times New Roman"/>
                <w:sz w:val="20"/>
              </w:rPr>
            </w:pPr>
          </w:p>
        </w:tc>
      </w:tr>
      <w:tr w:rsidR="00EE1DF4" w:rsidRPr="00C311AB" w14:paraId="5284D07E" w14:textId="77777777" w:rsidTr="000A3372">
        <w:trPr>
          <w:trHeight w:val="585"/>
          <w:ins w:id="7582"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39533707" w14:textId="77777777" w:rsidR="00EE1DF4" w:rsidRPr="00C311AB" w:rsidRDefault="00EE1DF4" w:rsidP="000A3372">
            <w:pPr>
              <w:spacing w:line="240" w:lineRule="auto"/>
              <w:rPr>
                <w:ins w:id="7583" w:author="Alondra Vega Pacheco" w:date="2025-10-14T11:24:00Z" w16du:dateUtc="2025-10-14T16:24:00Z"/>
                <w:rFonts w:ascii="Aptos Narrow" w:hAnsi="Aptos Narrow"/>
                <w:color w:val="000000"/>
                <w:sz w:val="22"/>
                <w:szCs w:val="22"/>
              </w:rPr>
            </w:pPr>
            <w:ins w:id="7584" w:author="Alondra Vega Pacheco" w:date="2025-10-14T11:24:00Z" w16du:dateUtc="2025-10-14T16:24:00Z">
              <w:r w:rsidRPr="00C311AB">
                <w:rPr>
                  <w:rFonts w:ascii="Aptos Narrow" w:hAnsi="Aptos Narrow"/>
                  <w:color w:val="000000"/>
                  <w:sz w:val="22"/>
                  <w:szCs w:val="22"/>
                </w:rPr>
                <w:t>D</w:t>
              </w:r>
            </w:ins>
          </w:p>
        </w:tc>
        <w:tc>
          <w:tcPr>
            <w:tcW w:w="1440" w:type="dxa"/>
            <w:tcBorders>
              <w:top w:val="nil"/>
              <w:left w:val="nil"/>
              <w:bottom w:val="nil"/>
              <w:right w:val="nil"/>
            </w:tcBorders>
            <w:shd w:val="clear" w:color="C0E6F5" w:fill="C0E6F5"/>
            <w:noWrap/>
            <w:vAlign w:val="bottom"/>
            <w:hideMark/>
          </w:tcPr>
          <w:p w14:paraId="4872E281" w14:textId="77777777" w:rsidR="00EE1DF4" w:rsidRPr="00C311AB" w:rsidRDefault="00EE1DF4" w:rsidP="000A3372">
            <w:pPr>
              <w:spacing w:line="240" w:lineRule="auto"/>
              <w:jc w:val="right"/>
              <w:rPr>
                <w:ins w:id="7585" w:author="Alondra Vega Pacheco" w:date="2025-10-14T11:24:00Z" w16du:dateUtc="2025-10-14T16:24:00Z"/>
                <w:rFonts w:ascii="Aptos Narrow" w:hAnsi="Aptos Narrow"/>
                <w:color w:val="000000"/>
                <w:sz w:val="22"/>
                <w:szCs w:val="22"/>
              </w:rPr>
            </w:pPr>
            <w:ins w:id="7586" w:author="Alondra Vega Pacheco" w:date="2025-10-14T11:24:00Z" w16du:dateUtc="2025-10-14T16:24:00Z">
              <w:r w:rsidRPr="00C311AB">
                <w:rPr>
                  <w:rFonts w:ascii="Aptos Narrow" w:hAnsi="Aptos Narrow"/>
                  <w:color w:val="000000"/>
                  <w:sz w:val="22"/>
                  <w:szCs w:val="22"/>
                </w:rPr>
                <w:t>5</w:t>
              </w:r>
            </w:ins>
          </w:p>
        </w:tc>
        <w:tc>
          <w:tcPr>
            <w:tcW w:w="1823" w:type="dxa"/>
            <w:tcBorders>
              <w:top w:val="nil"/>
              <w:left w:val="nil"/>
              <w:bottom w:val="nil"/>
              <w:right w:val="nil"/>
            </w:tcBorders>
            <w:shd w:val="clear" w:color="C0E6F5" w:fill="C0E6F5"/>
            <w:noWrap/>
            <w:vAlign w:val="bottom"/>
            <w:hideMark/>
          </w:tcPr>
          <w:p w14:paraId="7A685C55" w14:textId="77777777" w:rsidR="00EE1DF4" w:rsidRPr="00C311AB" w:rsidRDefault="00EE1DF4" w:rsidP="000A3372">
            <w:pPr>
              <w:spacing w:line="240" w:lineRule="auto"/>
              <w:jc w:val="right"/>
              <w:rPr>
                <w:ins w:id="7587" w:author="Alondra Vega Pacheco" w:date="2025-10-14T11:24:00Z" w16du:dateUtc="2025-10-14T16:24:00Z"/>
                <w:rFonts w:ascii="Aptos Narrow" w:hAnsi="Aptos Narrow"/>
                <w:color w:val="000000"/>
                <w:sz w:val="22"/>
                <w:szCs w:val="22"/>
              </w:rPr>
            </w:pPr>
            <w:ins w:id="7588" w:author="Alondra Vega Pacheco" w:date="2025-10-14T11:24:00Z" w16du:dateUtc="2025-10-14T16:24:00Z">
              <w:r w:rsidRPr="00C311AB">
                <w:rPr>
                  <w:rFonts w:ascii="Aptos Narrow" w:hAnsi="Aptos Narrow"/>
                  <w:color w:val="000000"/>
                  <w:sz w:val="22"/>
                  <w:szCs w:val="22"/>
                </w:rPr>
                <w:t>9/8/2025</w:t>
              </w:r>
            </w:ins>
          </w:p>
        </w:tc>
        <w:tc>
          <w:tcPr>
            <w:tcW w:w="3889" w:type="dxa"/>
            <w:tcBorders>
              <w:top w:val="nil"/>
              <w:left w:val="nil"/>
              <w:bottom w:val="nil"/>
              <w:right w:val="nil"/>
            </w:tcBorders>
            <w:shd w:val="clear" w:color="C0E6F5" w:fill="C0E6F5"/>
            <w:noWrap/>
            <w:vAlign w:val="bottom"/>
            <w:hideMark/>
          </w:tcPr>
          <w:p w14:paraId="10AB112F" w14:textId="77777777" w:rsidR="00EE1DF4" w:rsidRPr="00C311AB" w:rsidRDefault="00EE1DF4" w:rsidP="000A3372">
            <w:pPr>
              <w:spacing w:line="240" w:lineRule="auto"/>
              <w:rPr>
                <w:ins w:id="7589" w:author="Alondra Vega Pacheco" w:date="2025-10-14T11:24:00Z" w16du:dateUtc="2025-10-14T16:24:00Z"/>
                <w:rFonts w:ascii="Aptos Narrow" w:hAnsi="Aptos Narrow"/>
                <w:color w:val="000000"/>
                <w:sz w:val="22"/>
                <w:szCs w:val="22"/>
              </w:rPr>
            </w:pPr>
            <w:ins w:id="7590" w:author="Alondra Vega Pacheco" w:date="2025-10-14T11:24:00Z" w16du:dateUtc="2025-10-14T16:24:00Z">
              <w:r w:rsidRPr="00C311AB">
                <w:rPr>
                  <w:rFonts w:ascii="Aptos Narrow" w:hAnsi="Aptos Narrow"/>
                  <w:color w:val="000000"/>
                  <w:sz w:val="22"/>
                  <w:szCs w:val="22"/>
                </w:rPr>
                <w:t xml:space="preserve">Gamification </w:t>
              </w:r>
            </w:ins>
          </w:p>
        </w:tc>
        <w:tc>
          <w:tcPr>
            <w:tcW w:w="3956" w:type="dxa"/>
            <w:tcBorders>
              <w:top w:val="nil"/>
              <w:left w:val="nil"/>
              <w:bottom w:val="nil"/>
              <w:right w:val="nil"/>
            </w:tcBorders>
            <w:shd w:val="clear" w:color="C0E6F5" w:fill="C0E6F5"/>
            <w:vAlign w:val="bottom"/>
            <w:hideMark/>
          </w:tcPr>
          <w:p w14:paraId="0DBEE58F" w14:textId="77777777" w:rsidR="00EE1DF4" w:rsidRPr="00C311AB" w:rsidRDefault="00EE1DF4" w:rsidP="000A3372">
            <w:pPr>
              <w:spacing w:line="240" w:lineRule="auto"/>
              <w:rPr>
                <w:ins w:id="7591" w:author="Alondra Vega Pacheco" w:date="2025-10-14T11:24:00Z" w16du:dateUtc="2025-10-14T16:24:00Z"/>
                <w:rFonts w:ascii="Aptos Narrow" w:hAnsi="Aptos Narrow"/>
                <w:color w:val="000000"/>
                <w:sz w:val="22"/>
                <w:szCs w:val="22"/>
              </w:rPr>
            </w:pPr>
            <w:ins w:id="7592" w:author="Alondra Vega Pacheco" w:date="2025-10-14T11:24:00Z" w16du:dateUtc="2025-10-14T16:24:00Z">
              <w:r w:rsidRPr="00C311AB">
                <w:rPr>
                  <w:rFonts w:ascii="Aptos Narrow" w:hAnsi="Aptos Narrow"/>
                  <w:color w:val="000000"/>
                  <w:sz w:val="22"/>
                  <w:szCs w:val="22"/>
                </w:rPr>
                <w:t xml:space="preserve">Do we integrate gamification aspects </w:t>
              </w:r>
              <w:proofErr w:type="gramStart"/>
              <w:r w:rsidRPr="00C311AB">
                <w:rPr>
                  <w:rFonts w:ascii="Aptos Narrow" w:hAnsi="Aptos Narrow"/>
                  <w:color w:val="000000"/>
                  <w:sz w:val="22"/>
                  <w:szCs w:val="22"/>
                </w:rPr>
                <w:t>to</w:t>
              </w:r>
              <w:proofErr w:type="gramEnd"/>
              <w:r w:rsidRPr="00C311AB">
                <w:rPr>
                  <w:rFonts w:ascii="Aptos Narrow" w:hAnsi="Aptos Narrow"/>
                  <w:color w:val="000000"/>
                  <w:sz w:val="22"/>
                  <w:szCs w:val="22"/>
                </w:rPr>
                <w:t xml:space="preserve"> our app at this point?</w:t>
              </w:r>
            </w:ins>
          </w:p>
        </w:tc>
        <w:tc>
          <w:tcPr>
            <w:tcW w:w="3364" w:type="dxa"/>
            <w:tcBorders>
              <w:top w:val="nil"/>
              <w:left w:val="nil"/>
              <w:bottom w:val="nil"/>
              <w:right w:val="nil"/>
            </w:tcBorders>
            <w:shd w:val="clear" w:color="C0E6F5" w:fill="C0E6F5"/>
            <w:vAlign w:val="center"/>
            <w:hideMark/>
          </w:tcPr>
          <w:p w14:paraId="6F795C3D" w14:textId="77777777" w:rsidR="00EE1DF4" w:rsidRPr="00C311AB" w:rsidRDefault="00EE1DF4" w:rsidP="000A3372">
            <w:pPr>
              <w:spacing w:line="240" w:lineRule="auto"/>
              <w:rPr>
                <w:ins w:id="7593" w:author="Alondra Vega Pacheco" w:date="2025-10-14T11:24:00Z" w16du:dateUtc="2025-10-14T16:24:00Z"/>
                <w:rFonts w:ascii="Aptos Narrow" w:hAnsi="Aptos Narrow"/>
                <w:color w:val="000000"/>
                <w:sz w:val="22"/>
                <w:szCs w:val="22"/>
              </w:rPr>
            </w:pPr>
            <w:ins w:id="7594" w:author="Alondra Vega Pacheco" w:date="2025-10-14T11:24:00Z" w16du:dateUtc="2025-10-14T16:24:00Z">
              <w:r w:rsidRPr="00C311AB">
                <w:rPr>
                  <w:rFonts w:ascii="Aptos Narrow" w:hAnsi="Aptos Narrow"/>
                  <w:color w:val="000000"/>
                  <w:sz w:val="22"/>
                  <w:szCs w:val="22"/>
                </w:rPr>
                <w:t xml:space="preserve">1. </w:t>
              </w:r>
              <w:proofErr w:type="gramStart"/>
              <w:r w:rsidRPr="00C311AB">
                <w:rPr>
                  <w:rFonts w:ascii="Aptos Narrow" w:hAnsi="Aptos Narrow"/>
                  <w:color w:val="000000"/>
                  <w:sz w:val="22"/>
                  <w:szCs w:val="22"/>
                </w:rPr>
                <w:t>Yes</w:t>
              </w:r>
              <w:proofErr w:type="gramEnd"/>
              <w:r w:rsidRPr="00C311AB">
                <w:rPr>
                  <w:rFonts w:ascii="Aptos Narrow" w:hAnsi="Aptos Narrow"/>
                  <w:color w:val="000000"/>
                  <w:sz w:val="22"/>
                  <w:szCs w:val="22"/>
                </w:rPr>
                <w:t xml:space="preserve"> build it as part of Features we are working on</w:t>
              </w:r>
            </w:ins>
          </w:p>
        </w:tc>
        <w:tc>
          <w:tcPr>
            <w:tcW w:w="3587" w:type="dxa"/>
            <w:tcBorders>
              <w:top w:val="nil"/>
              <w:left w:val="nil"/>
              <w:bottom w:val="nil"/>
              <w:right w:val="nil"/>
            </w:tcBorders>
            <w:shd w:val="clear" w:color="C0E6F5" w:fill="C0E6F5"/>
            <w:vAlign w:val="bottom"/>
            <w:hideMark/>
          </w:tcPr>
          <w:p w14:paraId="1DD48055" w14:textId="77777777" w:rsidR="00EE1DF4" w:rsidRPr="00C311AB" w:rsidRDefault="00EE1DF4" w:rsidP="000A3372">
            <w:pPr>
              <w:spacing w:line="240" w:lineRule="auto"/>
              <w:rPr>
                <w:ins w:id="7595" w:author="Alondra Vega Pacheco" w:date="2025-10-14T11:24:00Z" w16du:dateUtc="2025-10-14T16:24:00Z"/>
                <w:rFonts w:ascii="Aptos Narrow" w:hAnsi="Aptos Narrow"/>
                <w:color w:val="000000"/>
                <w:sz w:val="22"/>
                <w:szCs w:val="22"/>
              </w:rPr>
            </w:pPr>
            <w:ins w:id="7596" w:author="Alondra Vega Pacheco" w:date="2025-10-14T11:24:00Z" w16du:dateUtc="2025-10-14T16:24:00Z">
              <w:r w:rsidRPr="00C311AB">
                <w:rPr>
                  <w:rFonts w:ascii="Aptos Narrow" w:hAnsi="Aptos Narrow"/>
                  <w:color w:val="000000"/>
                  <w:sz w:val="22"/>
                  <w:szCs w:val="22"/>
                </w:rPr>
                <w:t xml:space="preserve">Just document for Fall 2025 class and pass on to next </w:t>
              </w:r>
              <w:proofErr w:type="spellStart"/>
              <w:r w:rsidRPr="00C311AB">
                <w:rPr>
                  <w:rFonts w:ascii="Aptos Narrow" w:hAnsi="Aptos Narrow"/>
                  <w:color w:val="000000"/>
                  <w:sz w:val="22"/>
                  <w:szCs w:val="22"/>
                </w:rPr>
                <w:t>cohert</w:t>
              </w:r>
              <w:proofErr w:type="spellEnd"/>
              <w:r w:rsidRPr="00C311AB">
                <w:rPr>
                  <w:rFonts w:ascii="Aptos Narrow" w:hAnsi="Aptos Narrow"/>
                  <w:color w:val="000000"/>
                  <w:sz w:val="22"/>
                  <w:szCs w:val="22"/>
                </w:rPr>
                <w:t>.</w:t>
              </w:r>
            </w:ins>
          </w:p>
        </w:tc>
        <w:tc>
          <w:tcPr>
            <w:tcW w:w="3495" w:type="dxa"/>
            <w:tcBorders>
              <w:top w:val="nil"/>
              <w:left w:val="nil"/>
              <w:bottom w:val="nil"/>
              <w:right w:val="nil"/>
            </w:tcBorders>
            <w:shd w:val="clear" w:color="C0E6F5" w:fill="C0E6F5"/>
            <w:vAlign w:val="bottom"/>
            <w:hideMark/>
          </w:tcPr>
          <w:p w14:paraId="7C4BED34" w14:textId="77777777" w:rsidR="00EE1DF4" w:rsidRPr="00C311AB" w:rsidRDefault="00EE1DF4" w:rsidP="000A3372">
            <w:pPr>
              <w:spacing w:line="240" w:lineRule="auto"/>
              <w:rPr>
                <w:ins w:id="7597" w:author="Alondra Vega Pacheco" w:date="2025-10-14T11:24:00Z" w16du:dateUtc="2025-10-14T16:24:00Z"/>
                <w:rFonts w:ascii="Aptos Narrow" w:hAnsi="Aptos Narrow"/>
                <w:color w:val="000000"/>
                <w:sz w:val="22"/>
                <w:szCs w:val="22"/>
              </w:rPr>
            </w:pPr>
            <w:ins w:id="7598" w:author="Alondra Vega Pacheco" w:date="2025-10-14T11:24:00Z" w16du:dateUtc="2025-10-14T16:24:00Z">
              <w:r w:rsidRPr="00C311AB">
                <w:rPr>
                  <w:rFonts w:ascii="Aptos Narrow" w:hAnsi="Aptos Narrow"/>
                  <w:color w:val="000000"/>
                  <w:sz w:val="22"/>
                  <w:szCs w:val="22"/>
                </w:rPr>
                <w:t>We have other core features that we need to spend time on rather than gamification</w:t>
              </w:r>
            </w:ins>
          </w:p>
        </w:tc>
        <w:tc>
          <w:tcPr>
            <w:tcW w:w="1142" w:type="dxa"/>
            <w:tcBorders>
              <w:top w:val="nil"/>
              <w:left w:val="nil"/>
              <w:bottom w:val="nil"/>
              <w:right w:val="nil"/>
            </w:tcBorders>
            <w:shd w:val="clear" w:color="C0E6F5" w:fill="C0E6F5"/>
            <w:noWrap/>
            <w:vAlign w:val="bottom"/>
            <w:hideMark/>
          </w:tcPr>
          <w:p w14:paraId="07D7EA2A" w14:textId="77777777" w:rsidR="00EE1DF4" w:rsidRPr="00C311AB" w:rsidRDefault="00EE1DF4" w:rsidP="000A3372">
            <w:pPr>
              <w:spacing w:line="240" w:lineRule="auto"/>
              <w:rPr>
                <w:ins w:id="7599" w:author="Alondra Vega Pacheco" w:date="2025-10-14T11:24:00Z" w16du:dateUtc="2025-10-14T16:24:00Z"/>
                <w:rFonts w:ascii="Aptos Narrow" w:hAnsi="Aptos Narrow"/>
                <w:color w:val="000000"/>
                <w:sz w:val="22"/>
                <w:szCs w:val="22"/>
              </w:rPr>
            </w:pPr>
            <w:ins w:id="7600" w:author="Alondra Vega Pacheco" w:date="2025-10-14T11:24:00Z" w16du:dateUtc="2025-10-14T16:24:00Z">
              <w:r w:rsidRPr="00C311AB">
                <w:rPr>
                  <w:rFonts w:ascii="Aptos Narrow" w:hAnsi="Aptos Narrow"/>
                  <w:color w:val="000000"/>
                  <w:sz w:val="22"/>
                  <w:szCs w:val="22"/>
                </w:rPr>
                <w:t>Completed</w:t>
              </w:r>
            </w:ins>
          </w:p>
        </w:tc>
        <w:tc>
          <w:tcPr>
            <w:tcW w:w="2814" w:type="dxa"/>
            <w:tcBorders>
              <w:top w:val="nil"/>
              <w:left w:val="nil"/>
              <w:bottom w:val="nil"/>
              <w:right w:val="nil"/>
            </w:tcBorders>
            <w:shd w:val="clear" w:color="C0E6F5" w:fill="C0E6F5"/>
            <w:noWrap/>
            <w:vAlign w:val="bottom"/>
            <w:hideMark/>
          </w:tcPr>
          <w:p w14:paraId="013F13EB" w14:textId="77777777" w:rsidR="00EE1DF4" w:rsidRPr="00C311AB" w:rsidRDefault="00EE1DF4" w:rsidP="000A3372">
            <w:pPr>
              <w:spacing w:line="240" w:lineRule="auto"/>
              <w:rPr>
                <w:ins w:id="7601" w:author="Alondra Vega Pacheco" w:date="2025-10-14T11:24:00Z" w16du:dateUtc="2025-10-14T16:24:00Z"/>
                <w:rFonts w:ascii="Aptos Narrow" w:hAnsi="Aptos Narrow"/>
                <w:color w:val="000000"/>
                <w:sz w:val="22"/>
                <w:szCs w:val="22"/>
              </w:rPr>
            </w:pPr>
            <w:ins w:id="7602" w:author="Alondra Vega Pacheco" w:date="2025-10-14T11:24:00Z" w16du:dateUtc="2025-10-14T16:24:00Z">
              <w:r w:rsidRPr="00C311AB">
                <w:rPr>
                  <w:rFonts w:ascii="Aptos Narrow" w:hAnsi="Aptos Narrow"/>
                  <w:color w:val="000000"/>
                  <w:sz w:val="22"/>
                  <w:szCs w:val="22"/>
                </w:rPr>
                <w:t>TDD</w:t>
              </w:r>
            </w:ins>
          </w:p>
        </w:tc>
        <w:tc>
          <w:tcPr>
            <w:tcW w:w="1230" w:type="dxa"/>
            <w:tcBorders>
              <w:top w:val="nil"/>
              <w:left w:val="nil"/>
              <w:bottom w:val="nil"/>
              <w:right w:val="single" w:sz="4" w:space="0" w:color="000000"/>
            </w:tcBorders>
            <w:shd w:val="clear" w:color="C0E6F5" w:fill="C0E6F5"/>
            <w:noWrap/>
            <w:vAlign w:val="bottom"/>
            <w:hideMark/>
          </w:tcPr>
          <w:p w14:paraId="6BEBDCDC" w14:textId="77777777" w:rsidR="00EE1DF4" w:rsidRPr="00C311AB" w:rsidRDefault="00EE1DF4" w:rsidP="000A3372">
            <w:pPr>
              <w:spacing w:line="240" w:lineRule="auto"/>
              <w:rPr>
                <w:ins w:id="7603" w:author="Alondra Vega Pacheco" w:date="2025-10-14T11:24:00Z" w16du:dateUtc="2025-10-14T16:24:00Z"/>
                <w:rFonts w:ascii="Aptos Narrow" w:hAnsi="Aptos Narrow"/>
                <w:color w:val="000000"/>
                <w:sz w:val="22"/>
                <w:szCs w:val="22"/>
              </w:rPr>
            </w:pPr>
            <w:ins w:id="7604" w:author="Alondra Vega Pacheco" w:date="2025-10-14T11:24:00Z" w16du:dateUtc="2025-10-14T16:24:00Z">
              <w:r w:rsidRPr="00C311AB">
                <w:rPr>
                  <w:rFonts w:ascii="Aptos Narrow" w:hAnsi="Aptos Narrow"/>
                  <w:color w:val="000000"/>
                  <w:sz w:val="22"/>
                  <w:szCs w:val="22"/>
                </w:rPr>
                <w:t>All Teams</w:t>
              </w:r>
            </w:ins>
          </w:p>
        </w:tc>
      </w:tr>
      <w:tr w:rsidR="00EE1DF4" w:rsidRPr="00C311AB" w14:paraId="520B6F13" w14:textId="77777777" w:rsidTr="000A3372">
        <w:trPr>
          <w:trHeight w:val="870"/>
          <w:ins w:id="7605" w:author="Alondra Vega Pacheco" w:date="2025-10-14T11:24:00Z" w16du:dateUtc="2025-10-14T16:24:00Z"/>
        </w:trPr>
        <w:tc>
          <w:tcPr>
            <w:tcW w:w="840" w:type="dxa"/>
            <w:tcBorders>
              <w:top w:val="nil"/>
              <w:left w:val="single" w:sz="4" w:space="0" w:color="000000"/>
              <w:bottom w:val="nil"/>
              <w:right w:val="nil"/>
            </w:tcBorders>
            <w:noWrap/>
            <w:vAlign w:val="bottom"/>
            <w:hideMark/>
          </w:tcPr>
          <w:p w14:paraId="4C3F5ECB" w14:textId="77777777" w:rsidR="00EE1DF4" w:rsidRPr="00C311AB" w:rsidRDefault="00EE1DF4" w:rsidP="000A3372">
            <w:pPr>
              <w:spacing w:line="240" w:lineRule="auto"/>
              <w:rPr>
                <w:ins w:id="7606" w:author="Alondra Vega Pacheco" w:date="2025-10-14T11:24:00Z" w16du:dateUtc="2025-10-14T16:24:00Z"/>
                <w:rFonts w:ascii="Aptos Narrow" w:hAnsi="Aptos Narrow"/>
                <w:color w:val="000000"/>
                <w:sz w:val="22"/>
                <w:szCs w:val="22"/>
              </w:rPr>
            </w:pPr>
            <w:ins w:id="7607" w:author="Alondra Vega Pacheco" w:date="2025-10-14T11:24:00Z" w16du:dateUtc="2025-10-14T16:24:00Z">
              <w:r w:rsidRPr="00C311AB">
                <w:rPr>
                  <w:rFonts w:ascii="Aptos Narrow" w:hAnsi="Aptos Narrow"/>
                  <w:color w:val="000000"/>
                  <w:sz w:val="22"/>
                  <w:szCs w:val="22"/>
                </w:rPr>
                <w:t>D</w:t>
              </w:r>
            </w:ins>
          </w:p>
        </w:tc>
        <w:tc>
          <w:tcPr>
            <w:tcW w:w="1440" w:type="dxa"/>
            <w:tcBorders>
              <w:top w:val="nil"/>
              <w:left w:val="nil"/>
              <w:bottom w:val="nil"/>
              <w:right w:val="nil"/>
            </w:tcBorders>
            <w:noWrap/>
            <w:vAlign w:val="bottom"/>
            <w:hideMark/>
          </w:tcPr>
          <w:p w14:paraId="3624769A" w14:textId="77777777" w:rsidR="00EE1DF4" w:rsidRPr="00C311AB" w:rsidRDefault="00EE1DF4" w:rsidP="000A3372">
            <w:pPr>
              <w:spacing w:line="240" w:lineRule="auto"/>
              <w:rPr>
                <w:ins w:id="7608" w:author="Alondra Vega Pacheco" w:date="2025-10-14T11:24:00Z" w16du:dateUtc="2025-10-14T16:24:00Z"/>
                <w:rFonts w:ascii="Aptos Narrow" w:hAnsi="Aptos Narrow"/>
                <w:color w:val="000000"/>
                <w:sz w:val="22"/>
                <w:szCs w:val="22"/>
              </w:rPr>
            </w:pPr>
          </w:p>
        </w:tc>
        <w:tc>
          <w:tcPr>
            <w:tcW w:w="1823" w:type="dxa"/>
            <w:tcBorders>
              <w:top w:val="nil"/>
              <w:left w:val="nil"/>
              <w:bottom w:val="nil"/>
              <w:right w:val="nil"/>
            </w:tcBorders>
            <w:noWrap/>
            <w:vAlign w:val="bottom"/>
            <w:hideMark/>
          </w:tcPr>
          <w:p w14:paraId="2FE6B828" w14:textId="77777777" w:rsidR="00EE1DF4" w:rsidRPr="00C311AB" w:rsidRDefault="00EE1DF4" w:rsidP="000A3372">
            <w:pPr>
              <w:spacing w:line="240" w:lineRule="auto"/>
              <w:rPr>
                <w:ins w:id="7609" w:author="Alondra Vega Pacheco" w:date="2025-10-14T11:24:00Z" w16du:dateUtc="2025-10-14T16:24:00Z"/>
                <w:rFonts w:ascii="Times New Roman" w:hAnsi="Times New Roman"/>
                <w:sz w:val="20"/>
              </w:rPr>
            </w:pPr>
          </w:p>
        </w:tc>
        <w:tc>
          <w:tcPr>
            <w:tcW w:w="3889" w:type="dxa"/>
            <w:tcBorders>
              <w:top w:val="nil"/>
              <w:left w:val="nil"/>
              <w:bottom w:val="nil"/>
              <w:right w:val="nil"/>
            </w:tcBorders>
            <w:noWrap/>
            <w:vAlign w:val="bottom"/>
            <w:hideMark/>
          </w:tcPr>
          <w:p w14:paraId="41339193" w14:textId="77777777" w:rsidR="00EE1DF4" w:rsidRPr="00C311AB" w:rsidRDefault="00EE1DF4" w:rsidP="000A3372">
            <w:pPr>
              <w:spacing w:line="240" w:lineRule="auto"/>
              <w:rPr>
                <w:ins w:id="7610" w:author="Alondra Vega Pacheco" w:date="2025-10-14T11:24:00Z" w16du:dateUtc="2025-10-14T16:24:00Z"/>
                <w:rFonts w:ascii="Times New Roman" w:hAnsi="Times New Roman"/>
                <w:sz w:val="20"/>
              </w:rPr>
            </w:pPr>
          </w:p>
        </w:tc>
        <w:tc>
          <w:tcPr>
            <w:tcW w:w="3956" w:type="dxa"/>
            <w:tcBorders>
              <w:top w:val="nil"/>
              <w:left w:val="nil"/>
              <w:bottom w:val="nil"/>
              <w:right w:val="nil"/>
            </w:tcBorders>
            <w:vAlign w:val="bottom"/>
            <w:hideMark/>
          </w:tcPr>
          <w:p w14:paraId="72649355" w14:textId="77777777" w:rsidR="00EE1DF4" w:rsidRPr="00C311AB" w:rsidRDefault="00EE1DF4" w:rsidP="000A3372">
            <w:pPr>
              <w:spacing w:line="240" w:lineRule="auto"/>
              <w:rPr>
                <w:ins w:id="7611" w:author="Alondra Vega Pacheco" w:date="2025-10-14T11:24:00Z" w16du:dateUtc="2025-10-14T16:24:00Z"/>
                <w:rFonts w:ascii="Times New Roman" w:hAnsi="Times New Roman"/>
                <w:sz w:val="20"/>
              </w:rPr>
            </w:pPr>
          </w:p>
        </w:tc>
        <w:tc>
          <w:tcPr>
            <w:tcW w:w="3364" w:type="dxa"/>
            <w:tcBorders>
              <w:top w:val="nil"/>
              <w:left w:val="nil"/>
              <w:bottom w:val="nil"/>
              <w:right w:val="nil"/>
            </w:tcBorders>
            <w:vAlign w:val="center"/>
            <w:hideMark/>
          </w:tcPr>
          <w:p w14:paraId="17752967" w14:textId="77777777" w:rsidR="00EE1DF4" w:rsidRPr="00C311AB" w:rsidRDefault="00EE1DF4" w:rsidP="000A3372">
            <w:pPr>
              <w:spacing w:line="240" w:lineRule="auto"/>
              <w:rPr>
                <w:ins w:id="7612" w:author="Alondra Vega Pacheco" w:date="2025-10-14T11:24:00Z" w16du:dateUtc="2025-10-14T16:24:00Z"/>
                <w:rFonts w:ascii="Aptos Narrow" w:hAnsi="Aptos Narrow"/>
                <w:color w:val="000000"/>
                <w:sz w:val="22"/>
                <w:szCs w:val="22"/>
              </w:rPr>
            </w:pPr>
            <w:ins w:id="7613" w:author="Alondra Vega Pacheco" w:date="2025-10-14T11:24:00Z" w16du:dateUtc="2025-10-14T16:24:00Z">
              <w:r w:rsidRPr="00C311AB">
                <w:rPr>
                  <w:rFonts w:ascii="Aptos Narrow" w:hAnsi="Aptos Narrow"/>
                  <w:color w:val="000000"/>
                  <w:sz w:val="22"/>
                  <w:szCs w:val="22"/>
                </w:rPr>
                <w:t xml:space="preserve">2. No, identify the area that can use gamification and make </w:t>
              </w:r>
              <w:proofErr w:type="gramStart"/>
              <w:r w:rsidRPr="00C311AB">
                <w:rPr>
                  <w:rFonts w:ascii="Aptos Narrow" w:hAnsi="Aptos Narrow"/>
                  <w:color w:val="000000"/>
                  <w:sz w:val="22"/>
                  <w:szCs w:val="22"/>
                </w:rPr>
                <w:t>note</w:t>
              </w:r>
              <w:proofErr w:type="gramEnd"/>
              <w:r w:rsidRPr="00C311AB">
                <w:rPr>
                  <w:rFonts w:ascii="Aptos Narrow" w:hAnsi="Aptos Narrow"/>
                  <w:color w:val="000000"/>
                  <w:sz w:val="22"/>
                  <w:szCs w:val="22"/>
                </w:rPr>
                <w:t xml:space="preserve"> of those sections and pass to next </w:t>
              </w:r>
              <w:proofErr w:type="spellStart"/>
              <w:r w:rsidRPr="00C311AB">
                <w:rPr>
                  <w:rFonts w:ascii="Aptos Narrow" w:hAnsi="Aptos Narrow"/>
                  <w:color w:val="000000"/>
                  <w:sz w:val="22"/>
                  <w:szCs w:val="22"/>
                </w:rPr>
                <w:t>cohert</w:t>
              </w:r>
              <w:proofErr w:type="spellEnd"/>
              <w:r w:rsidRPr="00C311AB">
                <w:rPr>
                  <w:rFonts w:ascii="Aptos Narrow" w:hAnsi="Aptos Narrow"/>
                  <w:color w:val="000000"/>
                  <w:sz w:val="22"/>
                  <w:szCs w:val="22"/>
                </w:rPr>
                <w:t>.</w:t>
              </w:r>
            </w:ins>
          </w:p>
        </w:tc>
        <w:tc>
          <w:tcPr>
            <w:tcW w:w="3587" w:type="dxa"/>
            <w:tcBorders>
              <w:top w:val="nil"/>
              <w:left w:val="nil"/>
              <w:bottom w:val="nil"/>
              <w:right w:val="nil"/>
            </w:tcBorders>
            <w:vAlign w:val="bottom"/>
            <w:hideMark/>
          </w:tcPr>
          <w:p w14:paraId="04C22246" w14:textId="77777777" w:rsidR="00EE1DF4" w:rsidRPr="00C311AB" w:rsidRDefault="00EE1DF4" w:rsidP="000A3372">
            <w:pPr>
              <w:spacing w:line="240" w:lineRule="auto"/>
              <w:rPr>
                <w:ins w:id="7614" w:author="Alondra Vega Pacheco" w:date="2025-10-14T11:24:00Z" w16du:dateUtc="2025-10-14T16:24:00Z"/>
                <w:rFonts w:ascii="Aptos Narrow" w:hAnsi="Aptos Narrow"/>
                <w:color w:val="000000"/>
                <w:sz w:val="22"/>
                <w:szCs w:val="22"/>
              </w:rPr>
            </w:pPr>
          </w:p>
        </w:tc>
        <w:tc>
          <w:tcPr>
            <w:tcW w:w="3495" w:type="dxa"/>
            <w:tcBorders>
              <w:top w:val="nil"/>
              <w:left w:val="nil"/>
              <w:bottom w:val="nil"/>
              <w:right w:val="nil"/>
            </w:tcBorders>
            <w:vAlign w:val="bottom"/>
            <w:hideMark/>
          </w:tcPr>
          <w:p w14:paraId="26A98058" w14:textId="77777777" w:rsidR="00EE1DF4" w:rsidRPr="00C311AB" w:rsidRDefault="00EE1DF4" w:rsidP="000A3372">
            <w:pPr>
              <w:spacing w:line="240" w:lineRule="auto"/>
              <w:rPr>
                <w:ins w:id="7615" w:author="Alondra Vega Pacheco" w:date="2025-10-14T11:24:00Z" w16du:dateUtc="2025-10-14T16:24:00Z"/>
                <w:rFonts w:ascii="Times New Roman" w:hAnsi="Times New Roman"/>
                <w:sz w:val="20"/>
              </w:rPr>
            </w:pPr>
          </w:p>
        </w:tc>
        <w:tc>
          <w:tcPr>
            <w:tcW w:w="1142" w:type="dxa"/>
            <w:tcBorders>
              <w:top w:val="nil"/>
              <w:left w:val="nil"/>
              <w:bottom w:val="nil"/>
              <w:right w:val="nil"/>
            </w:tcBorders>
            <w:noWrap/>
            <w:vAlign w:val="bottom"/>
            <w:hideMark/>
          </w:tcPr>
          <w:p w14:paraId="4FAD6A30" w14:textId="77777777" w:rsidR="00EE1DF4" w:rsidRPr="00C311AB" w:rsidRDefault="00EE1DF4" w:rsidP="000A3372">
            <w:pPr>
              <w:spacing w:line="240" w:lineRule="auto"/>
              <w:rPr>
                <w:ins w:id="7616" w:author="Alondra Vega Pacheco" w:date="2025-10-14T11:24:00Z" w16du:dateUtc="2025-10-14T16:24:00Z"/>
                <w:rFonts w:ascii="Times New Roman" w:hAnsi="Times New Roman"/>
                <w:sz w:val="20"/>
              </w:rPr>
            </w:pPr>
          </w:p>
        </w:tc>
        <w:tc>
          <w:tcPr>
            <w:tcW w:w="2814" w:type="dxa"/>
            <w:tcBorders>
              <w:top w:val="nil"/>
              <w:left w:val="nil"/>
              <w:bottom w:val="nil"/>
              <w:right w:val="nil"/>
            </w:tcBorders>
            <w:noWrap/>
            <w:vAlign w:val="bottom"/>
            <w:hideMark/>
          </w:tcPr>
          <w:p w14:paraId="4ACF9272" w14:textId="77777777" w:rsidR="00EE1DF4" w:rsidRPr="00C311AB" w:rsidRDefault="00EE1DF4" w:rsidP="000A3372">
            <w:pPr>
              <w:spacing w:line="240" w:lineRule="auto"/>
              <w:rPr>
                <w:ins w:id="7617" w:author="Alondra Vega Pacheco" w:date="2025-10-14T11:24:00Z" w16du:dateUtc="2025-10-14T16:24:00Z"/>
                <w:rFonts w:ascii="Times New Roman" w:hAnsi="Times New Roman"/>
                <w:sz w:val="20"/>
              </w:rPr>
            </w:pPr>
          </w:p>
        </w:tc>
        <w:tc>
          <w:tcPr>
            <w:tcW w:w="1230" w:type="dxa"/>
            <w:tcBorders>
              <w:top w:val="nil"/>
              <w:left w:val="nil"/>
              <w:bottom w:val="nil"/>
              <w:right w:val="single" w:sz="4" w:space="0" w:color="000000"/>
            </w:tcBorders>
            <w:noWrap/>
            <w:vAlign w:val="bottom"/>
            <w:hideMark/>
          </w:tcPr>
          <w:p w14:paraId="1832058B" w14:textId="77777777" w:rsidR="00EE1DF4" w:rsidRPr="00C311AB" w:rsidRDefault="00EE1DF4" w:rsidP="000A3372">
            <w:pPr>
              <w:spacing w:line="240" w:lineRule="auto"/>
              <w:rPr>
                <w:ins w:id="7618" w:author="Alondra Vega Pacheco" w:date="2025-10-14T11:24:00Z" w16du:dateUtc="2025-10-14T16:24:00Z"/>
                <w:rFonts w:ascii="Times New Roman" w:hAnsi="Times New Roman"/>
                <w:sz w:val="20"/>
              </w:rPr>
            </w:pPr>
          </w:p>
        </w:tc>
      </w:tr>
      <w:tr w:rsidR="00EE1DF4" w:rsidRPr="00C311AB" w14:paraId="4D58F218" w14:textId="77777777" w:rsidTr="000A3372">
        <w:trPr>
          <w:trHeight w:val="585"/>
          <w:ins w:id="7619" w:author="Alondra Vega Pacheco" w:date="2025-10-14T11:24:00Z" w16du:dateUtc="2025-10-14T16:24:00Z"/>
        </w:trPr>
        <w:tc>
          <w:tcPr>
            <w:tcW w:w="840" w:type="dxa"/>
            <w:tcBorders>
              <w:top w:val="nil"/>
              <w:left w:val="single" w:sz="4" w:space="0" w:color="000000"/>
              <w:bottom w:val="nil"/>
              <w:right w:val="nil"/>
            </w:tcBorders>
            <w:shd w:val="clear" w:color="C0E6F5" w:fill="C0E6F5"/>
            <w:noWrap/>
            <w:vAlign w:val="bottom"/>
            <w:hideMark/>
          </w:tcPr>
          <w:p w14:paraId="1BB113FB" w14:textId="77777777" w:rsidR="00EE1DF4" w:rsidRPr="00C311AB" w:rsidRDefault="00EE1DF4" w:rsidP="000A3372">
            <w:pPr>
              <w:spacing w:line="240" w:lineRule="auto"/>
              <w:rPr>
                <w:ins w:id="7620" w:author="Alondra Vega Pacheco" w:date="2025-10-14T11:24:00Z" w16du:dateUtc="2025-10-14T16:24:00Z"/>
                <w:rFonts w:ascii="Aptos Narrow" w:hAnsi="Aptos Narrow"/>
                <w:color w:val="000000"/>
                <w:sz w:val="22"/>
                <w:szCs w:val="22"/>
              </w:rPr>
            </w:pPr>
            <w:ins w:id="7621" w:author="Alondra Vega Pacheco" w:date="2025-10-14T11:24:00Z" w16du:dateUtc="2025-10-14T16:24:00Z">
              <w:r w:rsidRPr="00C311AB">
                <w:rPr>
                  <w:rFonts w:ascii="Aptos Narrow" w:hAnsi="Aptos Narrow"/>
                  <w:color w:val="000000"/>
                  <w:sz w:val="22"/>
                  <w:szCs w:val="22"/>
                </w:rPr>
                <w:t>D</w:t>
              </w:r>
            </w:ins>
          </w:p>
        </w:tc>
        <w:tc>
          <w:tcPr>
            <w:tcW w:w="1440" w:type="dxa"/>
            <w:tcBorders>
              <w:top w:val="nil"/>
              <w:left w:val="nil"/>
              <w:bottom w:val="nil"/>
              <w:right w:val="nil"/>
            </w:tcBorders>
            <w:shd w:val="clear" w:color="C0E6F5" w:fill="C0E6F5"/>
            <w:noWrap/>
            <w:vAlign w:val="bottom"/>
            <w:hideMark/>
          </w:tcPr>
          <w:p w14:paraId="7358431F" w14:textId="77777777" w:rsidR="00EE1DF4" w:rsidRPr="00C311AB" w:rsidRDefault="00EE1DF4" w:rsidP="000A3372">
            <w:pPr>
              <w:spacing w:line="240" w:lineRule="auto"/>
              <w:jc w:val="right"/>
              <w:rPr>
                <w:ins w:id="7622" w:author="Alondra Vega Pacheco" w:date="2025-10-14T11:24:00Z" w16du:dateUtc="2025-10-14T16:24:00Z"/>
                <w:rFonts w:ascii="Aptos Narrow" w:hAnsi="Aptos Narrow"/>
                <w:color w:val="000000"/>
                <w:sz w:val="22"/>
                <w:szCs w:val="22"/>
              </w:rPr>
            </w:pPr>
            <w:ins w:id="7623" w:author="Alondra Vega Pacheco" w:date="2025-10-14T11:24:00Z" w16du:dateUtc="2025-10-14T16:24:00Z">
              <w:r w:rsidRPr="00C311AB">
                <w:rPr>
                  <w:rFonts w:ascii="Aptos Narrow" w:hAnsi="Aptos Narrow"/>
                  <w:color w:val="000000"/>
                  <w:sz w:val="22"/>
                  <w:szCs w:val="22"/>
                </w:rPr>
                <w:t>6</w:t>
              </w:r>
            </w:ins>
          </w:p>
        </w:tc>
        <w:tc>
          <w:tcPr>
            <w:tcW w:w="1823" w:type="dxa"/>
            <w:tcBorders>
              <w:top w:val="nil"/>
              <w:left w:val="nil"/>
              <w:bottom w:val="nil"/>
              <w:right w:val="nil"/>
            </w:tcBorders>
            <w:shd w:val="clear" w:color="C0E6F5" w:fill="C0E6F5"/>
            <w:noWrap/>
            <w:vAlign w:val="bottom"/>
            <w:hideMark/>
          </w:tcPr>
          <w:p w14:paraId="1C13EC48" w14:textId="77777777" w:rsidR="00EE1DF4" w:rsidRPr="00C311AB" w:rsidRDefault="00EE1DF4" w:rsidP="000A3372">
            <w:pPr>
              <w:spacing w:line="240" w:lineRule="auto"/>
              <w:jc w:val="right"/>
              <w:rPr>
                <w:ins w:id="7624" w:author="Alondra Vega Pacheco" w:date="2025-10-14T11:24:00Z" w16du:dateUtc="2025-10-14T16:24:00Z"/>
                <w:rFonts w:ascii="Aptos Narrow" w:hAnsi="Aptos Narrow"/>
                <w:color w:val="000000"/>
                <w:sz w:val="22"/>
                <w:szCs w:val="22"/>
              </w:rPr>
            </w:pPr>
            <w:ins w:id="7625" w:author="Alondra Vega Pacheco" w:date="2025-10-14T11:24:00Z" w16du:dateUtc="2025-10-14T16:24:00Z">
              <w:r w:rsidRPr="00C311AB">
                <w:rPr>
                  <w:rFonts w:ascii="Aptos Narrow" w:hAnsi="Aptos Narrow"/>
                  <w:color w:val="000000"/>
                  <w:sz w:val="22"/>
                  <w:szCs w:val="22"/>
                </w:rPr>
                <w:t>9/10/2025</w:t>
              </w:r>
            </w:ins>
          </w:p>
        </w:tc>
        <w:tc>
          <w:tcPr>
            <w:tcW w:w="3889" w:type="dxa"/>
            <w:tcBorders>
              <w:top w:val="nil"/>
              <w:left w:val="nil"/>
              <w:bottom w:val="nil"/>
              <w:right w:val="nil"/>
            </w:tcBorders>
            <w:shd w:val="clear" w:color="C0E6F5" w:fill="C0E6F5"/>
            <w:noWrap/>
            <w:vAlign w:val="bottom"/>
            <w:hideMark/>
          </w:tcPr>
          <w:p w14:paraId="435C4EE9" w14:textId="77777777" w:rsidR="00EE1DF4" w:rsidRPr="00C311AB" w:rsidRDefault="00EE1DF4" w:rsidP="000A3372">
            <w:pPr>
              <w:spacing w:line="240" w:lineRule="auto"/>
              <w:rPr>
                <w:ins w:id="7626" w:author="Alondra Vega Pacheco" w:date="2025-10-14T11:24:00Z" w16du:dateUtc="2025-10-14T16:24:00Z"/>
                <w:rFonts w:ascii="Aptos Narrow" w:hAnsi="Aptos Narrow"/>
                <w:color w:val="000000"/>
                <w:sz w:val="22"/>
                <w:szCs w:val="22"/>
              </w:rPr>
            </w:pPr>
            <w:proofErr w:type="spellStart"/>
            <w:ins w:id="7627" w:author="Alondra Vega Pacheco" w:date="2025-10-14T11:24:00Z" w16du:dateUtc="2025-10-14T16:24:00Z">
              <w:r w:rsidRPr="00C311AB">
                <w:rPr>
                  <w:rFonts w:ascii="Aptos Narrow" w:hAnsi="Aptos Narrow"/>
                  <w:color w:val="000000"/>
                  <w:sz w:val="22"/>
                  <w:szCs w:val="22"/>
                </w:rPr>
                <w:t>OnDevice</w:t>
              </w:r>
              <w:proofErr w:type="spellEnd"/>
              <w:r w:rsidRPr="00C311AB">
                <w:rPr>
                  <w:rFonts w:ascii="Aptos Narrow" w:hAnsi="Aptos Narrow"/>
                  <w:color w:val="000000"/>
                  <w:sz w:val="22"/>
                  <w:szCs w:val="22"/>
                </w:rPr>
                <w:t xml:space="preserve"> OCR</w:t>
              </w:r>
            </w:ins>
          </w:p>
        </w:tc>
        <w:tc>
          <w:tcPr>
            <w:tcW w:w="3956" w:type="dxa"/>
            <w:tcBorders>
              <w:top w:val="nil"/>
              <w:left w:val="nil"/>
              <w:bottom w:val="nil"/>
              <w:right w:val="nil"/>
            </w:tcBorders>
            <w:shd w:val="clear" w:color="C0E6F5" w:fill="C0E6F5"/>
            <w:vAlign w:val="bottom"/>
            <w:hideMark/>
          </w:tcPr>
          <w:p w14:paraId="474C28CB" w14:textId="77777777" w:rsidR="00EE1DF4" w:rsidRPr="00C311AB" w:rsidRDefault="00EE1DF4" w:rsidP="000A3372">
            <w:pPr>
              <w:spacing w:line="240" w:lineRule="auto"/>
              <w:rPr>
                <w:ins w:id="7628" w:author="Alondra Vega Pacheco" w:date="2025-10-14T11:24:00Z" w16du:dateUtc="2025-10-14T16:24:00Z"/>
                <w:rFonts w:ascii="Aptos Narrow" w:hAnsi="Aptos Narrow"/>
                <w:color w:val="000000"/>
                <w:sz w:val="22"/>
                <w:szCs w:val="22"/>
              </w:rPr>
            </w:pPr>
            <w:ins w:id="7629" w:author="Alondra Vega Pacheco" w:date="2025-10-14T11:24:00Z" w16du:dateUtc="2025-10-14T16:24:00Z">
              <w:r w:rsidRPr="00C311AB">
                <w:rPr>
                  <w:rFonts w:ascii="Aptos Narrow" w:hAnsi="Aptos Narrow"/>
                  <w:color w:val="000000"/>
                  <w:sz w:val="22"/>
                  <w:szCs w:val="22"/>
                </w:rPr>
                <w:t>What tool/library/</w:t>
              </w:r>
              <w:proofErr w:type="spellStart"/>
              <w:r w:rsidRPr="00C311AB">
                <w:rPr>
                  <w:rFonts w:ascii="Aptos Narrow" w:hAnsi="Aptos Narrow"/>
                  <w:color w:val="000000"/>
                  <w:sz w:val="22"/>
                  <w:szCs w:val="22"/>
                </w:rPr>
                <w:t>api</w:t>
              </w:r>
              <w:proofErr w:type="spellEnd"/>
              <w:r w:rsidRPr="00C311AB">
                <w:rPr>
                  <w:rFonts w:ascii="Aptos Narrow" w:hAnsi="Aptos Narrow"/>
                  <w:color w:val="000000"/>
                  <w:sz w:val="22"/>
                  <w:szCs w:val="22"/>
                </w:rPr>
                <w:t xml:space="preserve"> do we use to parse text from invoice?</w:t>
              </w:r>
            </w:ins>
          </w:p>
        </w:tc>
        <w:tc>
          <w:tcPr>
            <w:tcW w:w="3364" w:type="dxa"/>
            <w:tcBorders>
              <w:top w:val="nil"/>
              <w:left w:val="nil"/>
              <w:bottom w:val="nil"/>
              <w:right w:val="nil"/>
            </w:tcBorders>
            <w:shd w:val="clear" w:color="C0E6F5" w:fill="C0E6F5"/>
            <w:vAlign w:val="bottom"/>
            <w:hideMark/>
          </w:tcPr>
          <w:p w14:paraId="4FC5E004" w14:textId="77777777" w:rsidR="00EE1DF4" w:rsidRPr="00C311AB" w:rsidRDefault="00EE1DF4" w:rsidP="000A3372">
            <w:pPr>
              <w:spacing w:line="240" w:lineRule="auto"/>
              <w:rPr>
                <w:ins w:id="7630" w:author="Alondra Vega Pacheco" w:date="2025-10-14T11:24:00Z" w16du:dateUtc="2025-10-14T16:24:00Z"/>
                <w:rFonts w:ascii="Aptos Narrow" w:hAnsi="Aptos Narrow"/>
                <w:color w:val="000000"/>
                <w:sz w:val="22"/>
                <w:szCs w:val="22"/>
              </w:rPr>
            </w:pPr>
            <w:ins w:id="7631" w:author="Alondra Vega Pacheco" w:date="2025-10-14T11:24:00Z" w16du:dateUtc="2025-10-14T16:24:00Z">
              <w:r w:rsidRPr="00C311AB">
                <w:rPr>
                  <w:rFonts w:ascii="Aptos Narrow" w:hAnsi="Aptos Narrow"/>
                  <w:color w:val="000000"/>
                  <w:sz w:val="22"/>
                  <w:szCs w:val="22"/>
                </w:rPr>
                <w:t>1. Apple Vision Kit/ Google ML Kit</w:t>
              </w:r>
            </w:ins>
          </w:p>
        </w:tc>
        <w:tc>
          <w:tcPr>
            <w:tcW w:w="3587" w:type="dxa"/>
            <w:tcBorders>
              <w:top w:val="nil"/>
              <w:left w:val="nil"/>
              <w:bottom w:val="nil"/>
              <w:right w:val="nil"/>
            </w:tcBorders>
            <w:shd w:val="clear" w:color="C0E6F5" w:fill="C0E6F5"/>
            <w:vAlign w:val="bottom"/>
            <w:hideMark/>
          </w:tcPr>
          <w:p w14:paraId="752FE559" w14:textId="77777777" w:rsidR="00EE1DF4" w:rsidRPr="00C311AB" w:rsidRDefault="00EE1DF4" w:rsidP="000A3372">
            <w:pPr>
              <w:spacing w:line="240" w:lineRule="auto"/>
              <w:rPr>
                <w:ins w:id="7632" w:author="Alondra Vega Pacheco" w:date="2025-10-14T11:24:00Z" w16du:dateUtc="2025-10-14T16:24:00Z"/>
                <w:rFonts w:ascii="Aptos Narrow" w:hAnsi="Aptos Narrow"/>
                <w:color w:val="000000"/>
                <w:sz w:val="22"/>
                <w:szCs w:val="22"/>
              </w:rPr>
            </w:pPr>
            <w:ins w:id="7633" w:author="Alondra Vega Pacheco" w:date="2025-10-14T11:24:00Z" w16du:dateUtc="2025-10-14T16:24:00Z">
              <w:r w:rsidRPr="00C311AB">
                <w:rPr>
                  <w:rFonts w:ascii="Aptos Narrow" w:hAnsi="Aptos Narrow"/>
                  <w:color w:val="000000"/>
                  <w:sz w:val="22"/>
                  <w:szCs w:val="22"/>
                </w:rPr>
                <w:t xml:space="preserve">Use OS native </w:t>
              </w:r>
              <w:proofErr w:type="spellStart"/>
              <w:r w:rsidRPr="00C311AB">
                <w:rPr>
                  <w:rFonts w:ascii="Aptos Narrow" w:hAnsi="Aptos Narrow"/>
                  <w:color w:val="000000"/>
                  <w:sz w:val="22"/>
                  <w:szCs w:val="22"/>
                </w:rPr>
                <w:t>api</w:t>
              </w:r>
              <w:proofErr w:type="spellEnd"/>
              <w:r w:rsidRPr="00C311AB">
                <w:rPr>
                  <w:rFonts w:ascii="Aptos Narrow" w:hAnsi="Aptos Narrow"/>
                  <w:color w:val="000000"/>
                  <w:sz w:val="22"/>
                  <w:szCs w:val="22"/>
                </w:rPr>
                <w:t xml:space="preserve"> kit</w:t>
              </w:r>
            </w:ins>
          </w:p>
        </w:tc>
        <w:tc>
          <w:tcPr>
            <w:tcW w:w="3495" w:type="dxa"/>
            <w:tcBorders>
              <w:top w:val="nil"/>
              <w:left w:val="nil"/>
              <w:bottom w:val="nil"/>
              <w:right w:val="nil"/>
            </w:tcBorders>
            <w:shd w:val="clear" w:color="C0E6F5" w:fill="C0E6F5"/>
            <w:vAlign w:val="bottom"/>
            <w:hideMark/>
          </w:tcPr>
          <w:p w14:paraId="497E76C0" w14:textId="77777777" w:rsidR="00EE1DF4" w:rsidRPr="00C311AB" w:rsidRDefault="00EE1DF4" w:rsidP="000A3372">
            <w:pPr>
              <w:spacing w:line="240" w:lineRule="auto"/>
              <w:rPr>
                <w:ins w:id="7634" w:author="Alondra Vega Pacheco" w:date="2025-10-14T11:24:00Z" w16du:dateUtc="2025-10-14T16:24:00Z"/>
                <w:rFonts w:ascii="Aptos Narrow" w:hAnsi="Aptos Narrow"/>
                <w:color w:val="000000"/>
                <w:sz w:val="22"/>
                <w:szCs w:val="22"/>
              </w:rPr>
            </w:pPr>
            <w:ins w:id="7635" w:author="Alondra Vega Pacheco" w:date="2025-10-14T11:24:00Z" w16du:dateUtc="2025-10-14T16:24:00Z">
              <w:r w:rsidRPr="00C311AB">
                <w:rPr>
                  <w:rFonts w:ascii="Aptos Narrow" w:hAnsi="Aptos Narrow"/>
                  <w:color w:val="000000"/>
                  <w:sz w:val="22"/>
                  <w:szCs w:val="22"/>
                </w:rPr>
                <w:t>Don’t need extra overhead of adding 3rd party library or API</w:t>
              </w:r>
            </w:ins>
          </w:p>
        </w:tc>
        <w:tc>
          <w:tcPr>
            <w:tcW w:w="1142" w:type="dxa"/>
            <w:tcBorders>
              <w:top w:val="nil"/>
              <w:left w:val="nil"/>
              <w:bottom w:val="nil"/>
              <w:right w:val="nil"/>
            </w:tcBorders>
            <w:shd w:val="clear" w:color="C0E6F5" w:fill="C0E6F5"/>
            <w:noWrap/>
            <w:vAlign w:val="bottom"/>
            <w:hideMark/>
          </w:tcPr>
          <w:p w14:paraId="139E817D" w14:textId="77777777" w:rsidR="00EE1DF4" w:rsidRPr="00C311AB" w:rsidRDefault="00EE1DF4" w:rsidP="000A3372">
            <w:pPr>
              <w:spacing w:line="240" w:lineRule="auto"/>
              <w:rPr>
                <w:ins w:id="7636" w:author="Alondra Vega Pacheco" w:date="2025-10-14T11:24:00Z" w16du:dateUtc="2025-10-14T16:24:00Z"/>
                <w:rFonts w:ascii="Aptos Narrow" w:hAnsi="Aptos Narrow"/>
                <w:color w:val="000000"/>
                <w:sz w:val="22"/>
                <w:szCs w:val="22"/>
              </w:rPr>
            </w:pPr>
            <w:ins w:id="7637" w:author="Alondra Vega Pacheco" w:date="2025-10-14T11:24:00Z" w16du:dateUtc="2025-10-14T16:24:00Z">
              <w:r w:rsidRPr="00C311AB">
                <w:rPr>
                  <w:rFonts w:ascii="Aptos Narrow" w:hAnsi="Aptos Narrow"/>
                  <w:color w:val="000000"/>
                  <w:sz w:val="22"/>
                  <w:szCs w:val="22"/>
                </w:rPr>
                <w:t>Completed</w:t>
              </w:r>
            </w:ins>
          </w:p>
        </w:tc>
        <w:tc>
          <w:tcPr>
            <w:tcW w:w="2814" w:type="dxa"/>
            <w:tcBorders>
              <w:top w:val="nil"/>
              <w:left w:val="nil"/>
              <w:bottom w:val="nil"/>
              <w:right w:val="nil"/>
            </w:tcBorders>
            <w:shd w:val="clear" w:color="C0E6F5" w:fill="C0E6F5"/>
            <w:noWrap/>
            <w:vAlign w:val="bottom"/>
            <w:hideMark/>
          </w:tcPr>
          <w:p w14:paraId="42DA54CD" w14:textId="77777777" w:rsidR="00EE1DF4" w:rsidRPr="00C311AB" w:rsidRDefault="00EE1DF4" w:rsidP="000A3372">
            <w:pPr>
              <w:spacing w:line="240" w:lineRule="auto"/>
              <w:rPr>
                <w:ins w:id="7638" w:author="Alondra Vega Pacheco" w:date="2025-10-14T11:24:00Z" w16du:dateUtc="2025-10-14T16:24:00Z"/>
                <w:rFonts w:ascii="Aptos Narrow" w:hAnsi="Aptos Narrow"/>
                <w:color w:val="000000"/>
                <w:sz w:val="22"/>
                <w:szCs w:val="22"/>
              </w:rPr>
            </w:pPr>
            <w:ins w:id="7639" w:author="Alondra Vega Pacheco" w:date="2025-10-14T11:24:00Z" w16du:dateUtc="2025-10-14T16:24:00Z">
              <w:r w:rsidRPr="00C311AB">
                <w:rPr>
                  <w:rFonts w:ascii="Aptos Narrow" w:hAnsi="Aptos Narrow"/>
                  <w:color w:val="000000"/>
                  <w:sz w:val="22"/>
                  <w:szCs w:val="22"/>
                </w:rPr>
                <w:t>TDD</w:t>
              </w:r>
            </w:ins>
          </w:p>
        </w:tc>
        <w:tc>
          <w:tcPr>
            <w:tcW w:w="1230" w:type="dxa"/>
            <w:tcBorders>
              <w:top w:val="nil"/>
              <w:left w:val="nil"/>
              <w:bottom w:val="nil"/>
              <w:right w:val="single" w:sz="4" w:space="0" w:color="000000"/>
            </w:tcBorders>
            <w:shd w:val="clear" w:color="C0E6F5" w:fill="C0E6F5"/>
            <w:noWrap/>
            <w:vAlign w:val="bottom"/>
            <w:hideMark/>
          </w:tcPr>
          <w:p w14:paraId="4CF425BF" w14:textId="77777777" w:rsidR="00EE1DF4" w:rsidRPr="00C311AB" w:rsidRDefault="00EE1DF4" w:rsidP="000A3372">
            <w:pPr>
              <w:spacing w:line="240" w:lineRule="auto"/>
              <w:rPr>
                <w:ins w:id="7640" w:author="Alondra Vega Pacheco" w:date="2025-10-14T11:24:00Z" w16du:dateUtc="2025-10-14T16:24:00Z"/>
                <w:rFonts w:ascii="Aptos Narrow" w:hAnsi="Aptos Narrow"/>
                <w:color w:val="000000"/>
                <w:sz w:val="22"/>
                <w:szCs w:val="22"/>
              </w:rPr>
            </w:pPr>
            <w:ins w:id="7641" w:author="Alondra Vega Pacheco" w:date="2025-10-14T11:24:00Z" w16du:dateUtc="2025-10-14T16:24:00Z">
              <w:r w:rsidRPr="00C311AB">
                <w:rPr>
                  <w:rFonts w:ascii="Aptos Narrow" w:hAnsi="Aptos Narrow"/>
                  <w:color w:val="000000"/>
                  <w:sz w:val="22"/>
                  <w:szCs w:val="22"/>
                </w:rPr>
                <w:t>Team-D</w:t>
              </w:r>
            </w:ins>
          </w:p>
        </w:tc>
      </w:tr>
      <w:tr w:rsidR="00EE1DF4" w:rsidRPr="00C311AB" w14:paraId="2EB7022D" w14:textId="77777777" w:rsidTr="000A3372">
        <w:trPr>
          <w:trHeight w:val="300"/>
          <w:ins w:id="7642" w:author="Alondra Vega Pacheco" w:date="2025-10-14T11:24:00Z" w16du:dateUtc="2025-10-14T16:24:00Z"/>
        </w:trPr>
        <w:tc>
          <w:tcPr>
            <w:tcW w:w="840" w:type="dxa"/>
            <w:tcBorders>
              <w:top w:val="nil"/>
              <w:left w:val="single" w:sz="4" w:space="0" w:color="000000"/>
              <w:bottom w:val="single" w:sz="4" w:space="0" w:color="000000"/>
              <w:right w:val="nil"/>
            </w:tcBorders>
            <w:noWrap/>
            <w:vAlign w:val="bottom"/>
            <w:hideMark/>
          </w:tcPr>
          <w:p w14:paraId="684C5729" w14:textId="77777777" w:rsidR="00EE1DF4" w:rsidRPr="00C311AB" w:rsidRDefault="00EE1DF4" w:rsidP="000A3372">
            <w:pPr>
              <w:spacing w:line="240" w:lineRule="auto"/>
              <w:rPr>
                <w:ins w:id="7643" w:author="Alondra Vega Pacheco" w:date="2025-10-14T11:24:00Z" w16du:dateUtc="2025-10-14T16:24:00Z"/>
                <w:rFonts w:ascii="Aptos Narrow" w:hAnsi="Aptos Narrow"/>
                <w:color w:val="000000"/>
                <w:sz w:val="22"/>
                <w:szCs w:val="22"/>
              </w:rPr>
            </w:pPr>
            <w:ins w:id="7644" w:author="Alondra Vega Pacheco" w:date="2025-10-14T11:24:00Z" w16du:dateUtc="2025-10-14T16:24:00Z">
              <w:r w:rsidRPr="00C311AB">
                <w:rPr>
                  <w:rFonts w:ascii="Aptos Narrow" w:hAnsi="Aptos Narrow"/>
                  <w:color w:val="000000"/>
                  <w:sz w:val="22"/>
                  <w:szCs w:val="22"/>
                </w:rPr>
                <w:t>D</w:t>
              </w:r>
            </w:ins>
          </w:p>
        </w:tc>
        <w:tc>
          <w:tcPr>
            <w:tcW w:w="1440" w:type="dxa"/>
            <w:tcBorders>
              <w:top w:val="nil"/>
              <w:left w:val="nil"/>
              <w:bottom w:val="single" w:sz="4" w:space="0" w:color="000000"/>
              <w:right w:val="nil"/>
            </w:tcBorders>
            <w:noWrap/>
            <w:vAlign w:val="bottom"/>
            <w:hideMark/>
          </w:tcPr>
          <w:p w14:paraId="53B8B4EF" w14:textId="77777777" w:rsidR="00EE1DF4" w:rsidRPr="00C311AB" w:rsidRDefault="00EE1DF4" w:rsidP="000A3372">
            <w:pPr>
              <w:spacing w:line="240" w:lineRule="auto"/>
              <w:rPr>
                <w:ins w:id="7645" w:author="Alondra Vega Pacheco" w:date="2025-10-14T11:24:00Z" w16du:dateUtc="2025-10-14T16:24:00Z"/>
                <w:rFonts w:ascii="Aptos Narrow" w:hAnsi="Aptos Narrow"/>
                <w:color w:val="000000"/>
                <w:sz w:val="22"/>
                <w:szCs w:val="22"/>
              </w:rPr>
            </w:pPr>
          </w:p>
        </w:tc>
        <w:tc>
          <w:tcPr>
            <w:tcW w:w="1823" w:type="dxa"/>
            <w:tcBorders>
              <w:top w:val="nil"/>
              <w:left w:val="nil"/>
              <w:bottom w:val="single" w:sz="4" w:space="0" w:color="000000"/>
              <w:right w:val="nil"/>
            </w:tcBorders>
            <w:noWrap/>
            <w:vAlign w:val="bottom"/>
            <w:hideMark/>
          </w:tcPr>
          <w:p w14:paraId="70020405" w14:textId="77777777" w:rsidR="00EE1DF4" w:rsidRPr="00C311AB" w:rsidRDefault="00EE1DF4" w:rsidP="000A3372">
            <w:pPr>
              <w:spacing w:line="240" w:lineRule="auto"/>
              <w:rPr>
                <w:ins w:id="7646" w:author="Alondra Vega Pacheco" w:date="2025-10-14T11:24:00Z" w16du:dateUtc="2025-10-14T16:24:00Z"/>
                <w:rFonts w:ascii="Times New Roman" w:hAnsi="Times New Roman"/>
                <w:sz w:val="20"/>
              </w:rPr>
            </w:pPr>
          </w:p>
        </w:tc>
        <w:tc>
          <w:tcPr>
            <w:tcW w:w="3889" w:type="dxa"/>
            <w:tcBorders>
              <w:top w:val="nil"/>
              <w:left w:val="nil"/>
              <w:bottom w:val="single" w:sz="4" w:space="0" w:color="000000"/>
              <w:right w:val="nil"/>
            </w:tcBorders>
            <w:noWrap/>
            <w:vAlign w:val="bottom"/>
            <w:hideMark/>
          </w:tcPr>
          <w:p w14:paraId="186133CC" w14:textId="77777777" w:rsidR="00EE1DF4" w:rsidRPr="00C311AB" w:rsidRDefault="00EE1DF4" w:rsidP="000A3372">
            <w:pPr>
              <w:spacing w:line="240" w:lineRule="auto"/>
              <w:rPr>
                <w:ins w:id="7647" w:author="Alondra Vega Pacheco" w:date="2025-10-14T11:24:00Z" w16du:dateUtc="2025-10-14T16:24:00Z"/>
                <w:rFonts w:ascii="Times New Roman" w:hAnsi="Times New Roman"/>
                <w:sz w:val="20"/>
              </w:rPr>
            </w:pPr>
          </w:p>
        </w:tc>
        <w:tc>
          <w:tcPr>
            <w:tcW w:w="3956" w:type="dxa"/>
            <w:tcBorders>
              <w:top w:val="nil"/>
              <w:left w:val="nil"/>
              <w:bottom w:val="single" w:sz="4" w:space="0" w:color="000000"/>
              <w:right w:val="nil"/>
            </w:tcBorders>
            <w:vAlign w:val="bottom"/>
            <w:hideMark/>
          </w:tcPr>
          <w:p w14:paraId="640CD5E0" w14:textId="77777777" w:rsidR="00EE1DF4" w:rsidRPr="00C311AB" w:rsidRDefault="00EE1DF4" w:rsidP="000A3372">
            <w:pPr>
              <w:spacing w:line="240" w:lineRule="auto"/>
              <w:rPr>
                <w:ins w:id="7648" w:author="Alondra Vega Pacheco" w:date="2025-10-14T11:24:00Z" w16du:dateUtc="2025-10-14T16:24:00Z"/>
                <w:rFonts w:ascii="Times New Roman" w:hAnsi="Times New Roman"/>
                <w:sz w:val="20"/>
              </w:rPr>
            </w:pPr>
          </w:p>
        </w:tc>
        <w:tc>
          <w:tcPr>
            <w:tcW w:w="3364" w:type="dxa"/>
            <w:tcBorders>
              <w:top w:val="nil"/>
              <w:left w:val="nil"/>
              <w:bottom w:val="single" w:sz="4" w:space="0" w:color="000000"/>
              <w:right w:val="nil"/>
            </w:tcBorders>
            <w:vAlign w:val="bottom"/>
            <w:hideMark/>
          </w:tcPr>
          <w:p w14:paraId="5B75D820" w14:textId="77777777" w:rsidR="00EE1DF4" w:rsidRPr="00C311AB" w:rsidRDefault="00EE1DF4" w:rsidP="000A3372">
            <w:pPr>
              <w:spacing w:line="240" w:lineRule="auto"/>
              <w:rPr>
                <w:ins w:id="7649" w:author="Alondra Vega Pacheco" w:date="2025-10-14T11:24:00Z" w16du:dateUtc="2025-10-14T16:24:00Z"/>
                <w:rFonts w:ascii="Aptos Narrow" w:hAnsi="Aptos Narrow"/>
                <w:color w:val="000000"/>
                <w:sz w:val="22"/>
                <w:szCs w:val="22"/>
              </w:rPr>
            </w:pPr>
            <w:ins w:id="7650" w:author="Alondra Vega Pacheco" w:date="2025-10-14T11:24:00Z" w16du:dateUtc="2025-10-14T16:24:00Z">
              <w:r w:rsidRPr="00C311AB">
                <w:rPr>
                  <w:rFonts w:ascii="Aptos Narrow" w:hAnsi="Aptos Narrow"/>
                  <w:color w:val="000000"/>
                  <w:sz w:val="22"/>
                  <w:szCs w:val="22"/>
                </w:rPr>
                <w:t>2. Tesseract</w:t>
              </w:r>
            </w:ins>
          </w:p>
        </w:tc>
        <w:tc>
          <w:tcPr>
            <w:tcW w:w="3587" w:type="dxa"/>
            <w:tcBorders>
              <w:top w:val="nil"/>
              <w:left w:val="nil"/>
              <w:bottom w:val="single" w:sz="4" w:space="0" w:color="000000"/>
              <w:right w:val="nil"/>
            </w:tcBorders>
            <w:vAlign w:val="bottom"/>
            <w:hideMark/>
          </w:tcPr>
          <w:p w14:paraId="52F13717" w14:textId="77777777" w:rsidR="00EE1DF4" w:rsidRPr="00C311AB" w:rsidRDefault="00EE1DF4" w:rsidP="000A3372">
            <w:pPr>
              <w:spacing w:line="240" w:lineRule="auto"/>
              <w:rPr>
                <w:ins w:id="7651" w:author="Alondra Vega Pacheco" w:date="2025-10-14T11:24:00Z" w16du:dateUtc="2025-10-14T16:24:00Z"/>
                <w:rFonts w:ascii="Aptos Narrow" w:hAnsi="Aptos Narrow"/>
                <w:color w:val="000000"/>
                <w:sz w:val="22"/>
                <w:szCs w:val="22"/>
              </w:rPr>
            </w:pPr>
          </w:p>
        </w:tc>
        <w:tc>
          <w:tcPr>
            <w:tcW w:w="3495" w:type="dxa"/>
            <w:tcBorders>
              <w:top w:val="nil"/>
              <w:left w:val="nil"/>
              <w:bottom w:val="single" w:sz="4" w:space="0" w:color="000000"/>
              <w:right w:val="nil"/>
            </w:tcBorders>
            <w:vAlign w:val="bottom"/>
            <w:hideMark/>
          </w:tcPr>
          <w:p w14:paraId="0ADB43AD" w14:textId="77777777" w:rsidR="00EE1DF4" w:rsidRPr="00C311AB" w:rsidRDefault="00EE1DF4" w:rsidP="000A3372">
            <w:pPr>
              <w:spacing w:line="240" w:lineRule="auto"/>
              <w:rPr>
                <w:ins w:id="7652" w:author="Alondra Vega Pacheco" w:date="2025-10-14T11:24:00Z" w16du:dateUtc="2025-10-14T16:24:00Z"/>
                <w:rFonts w:ascii="Times New Roman" w:hAnsi="Times New Roman"/>
                <w:sz w:val="20"/>
              </w:rPr>
            </w:pPr>
          </w:p>
        </w:tc>
        <w:tc>
          <w:tcPr>
            <w:tcW w:w="1142" w:type="dxa"/>
            <w:tcBorders>
              <w:top w:val="nil"/>
              <w:left w:val="nil"/>
              <w:bottom w:val="single" w:sz="4" w:space="0" w:color="000000"/>
              <w:right w:val="nil"/>
            </w:tcBorders>
            <w:noWrap/>
            <w:vAlign w:val="bottom"/>
            <w:hideMark/>
          </w:tcPr>
          <w:p w14:paraId="18C000EB" w14:textId="77777777" w:rsidR="00EE1DF4" w:rsidRPr="00C311AB" w:rsidRDefault="00EE1DF4" w:rsidP="000A3372">
            <w:pPr>
              <w:spacing w:line="240" w:lineRule="auto"/>
              <w:rPr>
                <w:ins w:id="7653" w:author="Alondra Vega Pacheco" w:date="2025-10-14T11:24:00Z" w16du:dateUtc="2025-10-14T16:24:00Z"/>
                <w:rFonts w:ascii="Times New Roman" w:hAnsi="Times New Roman"/>
                <w:sz w:val="20"/>
              </w:rPr>
            </w:pPr>
          </w:p>
        </w:tc>
        <w:tc>
          <w:tcPr>
            <w:tcW w:w="2814" w:type="dxa"/>
            <w:tcBorders>
              <w:top w:val="nil"/>
              <w:left w:val="nil"/>
              <w:bottom w:val="single" w:sz="4" w:space="0" w:color="000000"/>
              <w:right w:val="nil"/>
            </w:tcBorders>
            <w:noWrap/>
            <w:vAlign w:val="bottom"/>
            <w:hideMark/>
          </w:tcPr>
          <w:p w14:paraId="18EFEC46" w14:textId="77777777" w:rsidR="00EE1DF4" w:rsidRPr="00C311AB" w:rsidRDefault="00EE1DF4" w:rsidP="000A3372">
            <w:pPr>
              <w:spacing w:line="240" w:lineRule="auto"/>
              <w:rPr>
                <w:ins w:id="7654" w:author="Alondra Vega Pacheco" w:date="2025-10-14T11:24:00Z" w16du:dateUtc="2025-10-14T16:24:00Z"/>
                <w:rFonts w:ascii="Times New Roman" w:hAnsi="Times New Roman"/>
                <w:sz w:val="20"/>
              </w:rPr>
            </w:pPr>
          </w:p>
        </w:tc>
        <w:tc>
          <w:tcPr>
            <w:tcW w:w="1230" w:type="dxa"/>
            <w:tcBorders>
              <w:top w:val="nil"/>
              <w:left w:val="nil"/>
              <w:bottom w:val="single" w:sz="4" w:space="0" w:color="000000"/>
              <w:right w:val="single" w:sz="4" w:space="0" w:color="000000"/>
            </w:tcBorders>
            <w:noWrap/>
            <w:vAlign w:val="bottom"/>
            <w:hideMark/>
          </w:tcPr>
          <w:p w14:paraId="4747F60C" w14:textId="77777777" w:rsidR="00EE1DF4" w:rsidRPr="00C311AB" w:rsidRDefault="00EE1DF4" w:rsidP="000A3372">
            <w:pPr>
              <w:spacing w:line="240" w:lineRule="auto"/>
              <w:rPr>
                <w:ins w:id="7655" w:author="Alondra Vega Pacheco" w:date="2025-10-14T11:24:00Z" w16du:dateUtc="2025-10-14T16:24:00Z"/>
                <w:rFonts w:ascii="Times New Roman" w:hAnsi="Times New Roman"/>
                <w:sz w:val="20"/>
              </w:rPr>
            </w:pPr>
          </w:p>
        </w:tc>
      </w:tr>
    </w:tbl>
    <w:p w14:paraId="0F316B4B" w14:textId="77777777" w:rsidR="00587040" w:rsidRPr="00493E19" w:rsidRDefault="00587040">
      <w:pPr>
        <w:pPrChange w:id="7656" w:author="Alondra Vega Pacheco" w:date="2025-09-12T18:57:00Z" w16du:dateUtc="2025-09-12T23:57:00Z">
          <w:pPr>
            <w:pStyle w:val="Heading3"/>
            <w:numPr>
              <w:ilvl w:val="0"/>
              <w:numId w:val="0"/>
            </w:numPr>
          </w:pPr>
        </w:pPrChange>
      </w:pPr>
    </w:p>
    <w:sectPr w:rsidR="00587040" w:rsidRPr="00493E19" w:rsidSect="00942916">
      <w:headerReference w:type="even" r:id="rId52"/>
      <w:headerReference w:type="default" r:id="rId53"/>
      <w:headerReference w:type="first" r:id="rId54"/>
      <w:pgSz w:w="12240" w:h="15840"/>
      <w:pgMar w:top="1443" w:right="713" w:bottom="1488" w:left="1440" w:header="72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88A8B" w14:textId="77777777" w:rsidR="00C122A3" w:rsidRDefault="00C122A3">
      <w:pPr>
        <w:spacing w:line="240" w:lineRule="auto"/>
      </w:pPr>
      <w:r>
        <w:separator/>
      </w:r>
    </w:p>
  </w:endnote>
  <w:endnote w:type="continuationSeparator" w:id="0">
    <w:p w14:paraId="58C53141" w14:textId="77777777" w:rsidR="00C122A3" w:rsidRDefault="00C122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708B0" w14:textId="77777777" w:rsidR="00C122A3" w:rsidRDefault="00C122A3">
      <w:pPr>
        <w:spacing w:line="240" w:lineRule="auto"/>
      </w:pPr>
      <w:r>
        <w:separator/>
      </w:r>
    </w:p>
  </w:footnote>
  <w:footnote w:type="continuationSeparator" w:id="0">
    <w:p w14:paraId="4D19A127" w14:textId="77777777" w:rsidR="00C122A3" w:rsidRDefault="00C122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C1244" w14:textId="77777777" w:rsidR="00E7159E" w:rsidRDefault="00771A21">
    <w:pPr>
      <w:tabs>
        <w:tab w:val="center" w:pos="4682"/>
        <w:tab w:val="right" w:pos="9354"/>
      </w:tabs>
      <w:spacing w:line="259" w:lineRule="auto"/>
      <w:ind w:right="-19"/>
    </w:pPr>
    <w:r>
      <w:t>CareConnect Project Plan Document</w:t>
    </w:r>
    <w:r>
      <w:rPr>
        <w:rFonts w:ascii="Arial" w:eastAsia="Arial" w:hAnsi="Arial" w:cs="Arial"/>
      </w:rPr>
      <w:t xml:space="preserve"> </w:t>
    </w:r>
    <w:r>
      <w:rPr>
        <w:rFonts w:ascii="Arial" w:eastAsia="Arial" w:hAnsi="Arial" w:cs="Arial"/>
      </w:rPr>
      <w:tab/>
      <w:t xml:space="preserve"> </w:t>
    </w:r>
    <w:r>
      <w:rPr>
        <w:rFonts w:ascii="Arial" w:eastAsia="Arial" w:hAnsi="Arial" w:cs="Arial"/>
      </w:rPr>
      <w:tab/>
    </w:r>
    <w:r>
      <w:fldChar w:fldCharType="begin"/>
    </w:r>
    <w:r>
      <w:instrText xml:space="preserve"> PAGE   \* MERGEFORMAT </w:instrText>
    </w:r>
    <w:r>
      <w:fldChar w:fldCharType="separate"/>
    </w:r>
    <w:r>
      <w:t>i</w:t>
    </w:r>
    <w:proofErr w:type="spellStart"/>
    <w:r>
      <w:t>i</w:t>
    </w:r>
    <w:proofErr w:type="spellEnd"/>
    <w:r>
      <w:fldChar w:fldCharType="end"/>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323F" w14:textId="77777777" w:rsidR="00E7159E" w:rsidRDefault="00771A21">
    <w:pPr>
      <w:tabs>
        <w:tab w:val="center" w:pos="4682"/>
        <w:tab w:val="right" w:pos="9354"/>
      </w:tabs>
      <w:spacing w:line="259" w:lineRule="auto"/>
      <w:ind w:right="-19"/>
    </w:pPr>
    <w:r>
      <w:t>CareConnect Project Plan Document</w:t>
    </w:r>
    <w:r>
      <w:rPr>
        <w:rFonts w:ascii="Arial" w:eastAsia="Arial" w:hAnsi="Arial" w:cs="Arial"/>
      </w:rPr>
      <w:t xml:space="preserve"> </w:t>
    </w:r>
    <w:r>
      <w:rPr>
        <w:rFonts w:ascii="Arial" w:eastAsia="Arial" w:hAnsi="Arial" w:cs="Arial"/>
      </w:rPr>
      <w:tab/>
      <w:t xml:space="preserve"> </w:t>
    </w:r>
    <w:r>
      <w:rPr>
        <w:rFonts w:ascii="Arial" w:eastAsia="Arial" w:hAnsi="Arial" w:cs="Arial"/>
      </w:rPr>
      <w:tab/>
    </w:r>
    <w:r>
      <w:fldChar w:fldCharType="begin"/>
    </w:r>
    <w:r>
      <w:instrText xml:space="preserve"> PAGE   \* MERGEFORMAT </w:instrText>
    </w:r>
    <w:r>
      <w:fldChar w:fldCharType="separate"/>
    </w:r>
    <w:r>
      <w:t>i</w:t>
    </w:r>
    <w:proofErr w:type="spellStart"/>
    <w:r>
      <w:t>i</w:t>
    </w:r>
    <w:proofErr w:type="spellEnd"/>
    <w:r>
      <w:fldChar w:fldCharType="end"/>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CAFD4" w14:textId="77777777" w:rsidR="00E7159E" w:rsidRDefault="00E7159E">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3F33" w14:textId="77777777" w:rsidR="00E7159E" w:rsidRDefault="00771A21">
    <w:pPr>
      <w:tabs>
        <w:tab w:val="center" w:pos="9424"/>
      </w:tabs>
      <w:spacing w:after="9" w:line="259" w:lineRule="auto"/>
      <w:ind w:left="-10"/>
    </w:pPr>
    <w:r>
      <w:t xml:space="preserve">CareConnect Project Plan Document </w:t>
    </w:r>
    <w:r>
      <w:tab/>
    </w:r>
    <w:r>
      <w:fldChar w:fldCharType="begin"/>
    </w:r>
    <w:r>
      <w:instrText xml:space="preserve"> PAGE   \* MERGEFORMAT </w:instrText>
    </w:r>
    <w:r>
      <w:fldChar w:fldCharType="separate"/>
    </w:r>
    <w:r>
      <w:t>2</w:t>
    </w:r>
    <w:r>
      <w:fldChar w:fldCharType="end"/>
    </w:r>
  </w:p>
  <w:p w14:paraId="171445A5" w14:textId="77777777" w:rsidR="00E7159E" w:rsidRDefault="00771A21">
    <w:pPr>
      <w:spacing w:line="259" w:lineRule="auto"/>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45A23" w14:textId="77777777" w:rsidR="00E7159E" w:rsidRDefault="00771A21">
    <w:pPr>
      <w:tabs>
        <w:tab w:val="center" w:pos="9424"/>
      </w:tabs>
      <w:spacing w:after="9" w:line="259" w:lineRule="auto"/>
      <w:ind w:left="-10"/>
    </w:pPr>
    <w:r>
      <w:t xml:space="preserve">CareConnect Project Plan Document </w:t>
    </w:r>
    <w:r>
      <w:tab/>
    </w:r>
    <w:r>
      <w:fldChar w:fldCharType="begin"/>
    </w:r>
    <w:r>
      <w:instrText xml:space="preserve"> PAGE   \* MERGEFORMAT </w:instrText>
    </w:r>
    <w:r>
      <w:fldChar w:fldCharType="separate"/>
    </w:r>
    <w:r>
      <w:t>2</w:t>
    </w:r>
    <w:r>
      <w:fldChar w:fldCharType="end"/>
    </w:r>
  </w:p>
  <w:p w14:paraId="19D2A77D" w14:textId="77777777" w:rsidR="00E7159E" w:rsidRDefault="00771A21">
    <w:pPr>
      <w:spacing w:line="259" w:lineRule="auto"/>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D78A" w14:textId="77777777" w:rsidR="00E7159E" w:rsidRDefault="00771A21">
    <w:pPr>
      <w:tabs>
        <w:tab w:val="center" w:pos="9424"/>
      </w:tabs>
      <w:spacing w:after="9" w:line="259" w:lineRule="auto"/>
      <w:ind w:left="-10"/>
    </w:pPr>
    <w:r>
      <w:t xml:space="preserve">CareConnect Project Plan Document </w:t>
    </w:r>
    <w:r>
      <w:tab/>
    </w:r>
    <w:r>
      <w:fldChar w:fldCharType="begin"/>
    </w:r>
    <w:r>
      <w:instrText xml:space="preserve"> PAGE   \* MERGEFORMAT </w:instrText>
    </w:r>
    <w:r>
      <w:fldChar w:fldCharType="separate"/>
    </w:r>
    <w:r>
      <w:t>2</w:t>
    </w:r>
    <w:r>
      <w:fldChar w:fldCharType="end"/>
    </w:r>
  </w:p>
  <w:p w14:paraId="1911817B" w14:textId="77777777" w:rsidR="00E7159E" w:rsidRDefault="00771A21">
    <w:pPr>
      <w:spacing w:line="259" w:lineRule="aut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3E4BEF6"/>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626D25"/>
    <w:multiLevelType w:val="multilevel"/>
    <w:tmpl w:val="07F0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C0561"/>
    <w:multiLevelType w:val="hybridMultilevel"/>
    <w:tmpl w:val="F86CD8E2"/>
    <w:lvl w:ilvl="0" w:tplc="C1F0C1D4">
      <w:start w:val="1"/>
      <w:numFmt w:val="bullet"/>
      <w:lvlText w:val="•"/>
      <w:lvlJc w:val="left"/>
      <w:pPr>
        <w:ind w:left="54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906E4182">
      <w:start w:val="1"/>
      <w:numFmt w:val="bullet"/>
      <w:lvlText w:val="o"/>
      <w:lvlJc w:val="left"/>
      <w:pPr>
        <w:ind w:left="155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69C41F00">
      <w:start w:val="1"/>
      <w:numFmt w:val="bullet"/>
      <w:lvlText w:val="▪"/>
      <w:lvlJc w:val="left"/>
      <w:pPr>
        <w:ind w:left="22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BE4C18BC">
      <w:start w:val="1"/>
      <w:numFmt w:val="bullet"/>
      <w:lvlText w:val="•"/>
      <w:lvlJc w:val="left"/>
      <w:pPr>
        <w:ind w:left="299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53ECE50E">
      <w:start w:val="1"/>
      <w:numFmt w:val="bullet"/>
      <w:lvlText w:val="o"/>
      <w:lvlJc w:val="left"/>
      <w:pPr>
        <w:ind w:left="371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C5F6FBE2">
      <w:start w:val="1"/>
      <w:numFmt w:val="bullet"/>
      <w:lvlText w:val="▪"/>
      <w:lvlJc w:val="left"/>
      <w:pPr>
        <w:ind w:left="443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A5960092">
      <w:start w:val="1"/>
      <w:numFmt w:val="bullet"/>
      <w:lvlText w:val="•"/>
      <w:lvlJc w:val="left"/>
      <w:pPr>
        <w:ind w:left="515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487412FA">
      <w:start w:val="1"/>
      <w:numFmt w:val="bullet"/>
      <w:lvlText w:val="o"/>
      <w:lvlJc w:val="left"/>
      <w:pPr>
        <w:ind w:left="58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552AAB1A">
      <w:start w:val="1"/>
      <w:numFmt w:val="bullet"/>
      <w:lvlText w:val="▪"/>
      <w:lvlJc w:val="left"/>
      <w:pPr>
        <w:ind w:left="659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BF42C5"/>
    <w:multiLevelType w:val="hybridMultilevel"/>
    <w:tmpl w:val="6122D480"/>
    <w:lvl w:ilvl="0" w:tplc="7532768A">
      <w:start w:val="3"/>
      <w:numFmt w:val="lowerLetter"/>
      <w:lvlText w:val="%1)"/>
      <w:lvlJc w:val="left"/>
      <w:pPr>
        <w:ind w:left="706"/>
      </w:pPr>
      <w:rPr>
        <w:rFonts w:ascii="Times New Roman" w:hAnsi="Times New Roman" w:hint="default"/>
        <w:b w:val="0"/>
        <w:i w:val="0"/>
        <w:strike w:val="0"/>
        <w:dstrike w:val="0"/>
        <w:color w:val="000000"/>
        <w:sz w:val="24"/>
        <w:szCs w:val="24"/>
        <w:u w:val="none" w:color="000000"/>
        <w:bdr w:val="none" w:sz="0" w:space="0" w:color="auto"/>
        <w:shd w:val="clear" w:color="auto" w:fill="auto"/>
        <w:vertAlign w:val="baseline"/>
      </w:rPr>
    </w:lvl>
    <w:lvl w:ilvl="1" w:tplc="0FA2242E">
      <w:start w:val="1"/>
      <w:numFmt w:val="bullet"/>
      <w:lvlText w:val="•"/>
      <w:lvlJc w:val="left"/>
      <w:pPr>
        <w:ind w:left="144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2" w:tplc="854C1BB4">
      <w:start w:val="1"/>
      <w:numFmt w:val="bullet"/>
      <w:lvlText w:val="▪"/>
      <w:lvlJc w:val="left"/>
      <w:pPr>
        <w:ind w:left="168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2DDE1376">
      <w:start w:val="1"/>
      <w:numFmt w:val="bullet"/>
      <w:lvlText w:val="•"/>
      <w:lvlJc w:val="left"/>
      <w:pPr>
        <w:ind w:left="240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E8465A38">
      <w:start w:val="1"/>
      <w:numFmt w:val="bullet"/>
      <w:lvlText w:val="o"/>
      <w:lvlJc w:val="left"/>
      <w:pPr>
        <w:ind w:left="312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78B07EF0">
      <w:start w:val="1"/>
      <w:numFmt w:val="bullet"/>
      <w:lvlText w:val="▪"/>
      <w:lvlJc w:val="left"/>
      <w:pPr>
        <w:ind w:left="384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64F0CDFA">
      <w:start w:val="1"/>
      <w:numFmt w:val="bullet"/>
      <w:lvlText w:val="•"/>
      <w:lvlJc w:val="left"/>
      <w:pPr>
        <w:ind w:left="456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9F6C6C32">
      <w:start w:val="1"/>
      <w:numFmt w:val="bullet"/>
      <w:lvlText w:val="o"/>
      <w:lvlJc w:val="left"/>
      <w:pPr>
        <w:ind w:left="528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35DA7C98">
      <w:start w:val="1"/>
      <w:numFmt w:val="bullet"/>
      <w:lvlText w:val="▪"/>
      <w:lvlJc w:val="left"/>
      <w:pPr>
        <w:ind w:left="600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B6DDBD"/>
    <w:multiLevelType w:val="hybridMultilevel"/>
    <w:tmpl w:val="B810B614"/>
    <w:lvl w:ilvl="0" w:tplc="D23A787E">
      <w:start w:val="1"/>
      <w:numFmt w:val="bullet"/>
      <w:lvlText w:val=""/>
      <w:lvlJc w:val="left"/>
      <w:pPr>
        <w:ind w:left="720" w:hanging="360"/>
      </w:pPr>
      <w:rPr>
        <w:rFonts w:ascii="Symbol" w:hAnsi="Symbol" w:hint="default"/>
      </w:rPr>
    </w:lvl>
    <w:lvl w:ilvl="1" w:tplc="00286068">
      <w:start w:val="1"/>
      <w:numFmt w:val="bullet"/>
      <w:lvlText w:val="o"/>
      <w:lvlJc w:val="left"/>
      <w:pPr>
        <w:ind w:left="1440" w:hanging="360"/>
      </w:pPr>
      <w:rPr>
        <w:rFonts w:ascii="Courier New" w:hAnsi="Courier New" w:hint="default"/>
      </w:rPr>
    </w:lvl>
    <w:lvl w:ilvl="2" w:tplc="E94486F2">
      <w:start w:val="1"/>
      <w:numFmt w:val="bullet"/>
      <w:lvlText w:val=""/>
      <w:lvlJc w:val="left"/>
      <w:pPr>
        <w:ind w:left="2160" w:hanging="360"/>
      </w:pPr>
      <w:rPr>
        <w:rFonts w:ascii="Wingdings" w:hAnsi="Wingdings" w:hint="default"/>
      </w:rPr>
    </w:lvl>
    <w:lvl w:ilvl="3" w:tplc="74CAE26C">
      <w:start w:val="1"/>
      <w:numFmt w:val="bullet"/>
      <w:lvlText w:val=""/>
      <w:lvlJc w:val="left"/>
      <w:pPr>
        <w:ind w:left="2880" w:hanging="360"/>
      </w:pPr>
      <w:rPr>
        <w:rFonts w:ascii="Symbol" w:hAnsi="Symbol" w:hint="default"/>
      </w:rPr>
    </w:lvl>
    <w:lvl w:ilvl="4" w:tplc="CC208B9E">
      <w:start w:val="1"/>
      <w:numFmt w:val="bullet"/>
      <w:lvlText w:val="o"/>
      <w:lvlJc w:val="left"/>
      <w:pPr>
        <w:ind w:left="3600" w:hanging="360"/>
      </w:pPr>
      <w:rPr>
        <w:rFonts w:ascii="Courier New" w:hAnsi="Courier New" w:hint="default"/>
      </w:rPr>
    </w:lvl>
    <w:lvl w:ilvl="5" w:tplc="C8C4871E">
      <w:start w:val="1"/>
      <w:numFmt w:val="bullet"/>
      <w:lvlText w:val=""/>
      <w:lvlJc w:val="left"/>
      <w:pPr>
        <w:ind w:left="4320" w:hanging="360"/>
      </w:pPr>
      <w:rPr>
        <w:rFonts w:ascii="Wingdings" w:hAnsi="Wingdings" w:hint="default"/>
      </w:rPr>
    </w:lvl>
    <w:lvl w:ilvl="6" w:tplc="FD44B210">
      <w:start w:val="1"/>
      <w:numFmt w:val="bullet"/>
      <w:lvlText w:val=""/>
      <w:lvlJc w:val="left"/>
      <w:pPr>
        <w:ind w:left="5040" w:hanging="360"/>
      </w:pPr>
      <w:rPr>
        <w:rFonts w:ascii="Symbol" w:hAnsi="Symbol" w:hint="default"/>
      </w:rPr>
    </w:lvl>
    <w:lvl w:ilvl="7" w:tplc="9454DDCA">
      <w:start w:val="1"/>
      <w:numFmt w:val="bullet"/>
      <w:lvlText w:val="o"/>
      <w:lvlJc w:val="left"/>
      <w:pPr>
        <w:ind w:left="5760" w:hanging="360"/>
      </w:pPr>
      <w:rPr>
        <w:rFonts w:ascii="Courier New" w:hAnsi="Courier New" w:hint="default"/>
      </w:rPr>
    </w:lvl>
    <w:lvl w:ilvl="8" w:tplc="3C4C9868">
      <w:start w:val="1"/>
      <w:numFmt w:val="bullet"/>
      <w:lvlText w:val=""/>
      <w:lvlJc w:val="left"/>
      <w:pPr>
        <w:ind w:left="6480" w:hanging="360"/>
      </w:pPr>
      <w:rPr>
        <w:rFonts w:ascii="Wingdings" w:hAnsi="Wingdings" w:hint="default"/>
      </w:rPr>
    </w:lvl>
  </w:abstractNum>
  <w:abstractNum w:abstractNumId="5" w15:restartNumberingAfterBreak="0">
    <w:nsid w:val="024F4B2A"/>
    <w:multiLevelType w:val="hybridMultilevel"/>
    <w:tmpl w:val="A3DE0A08"/>
    <w:lvl w:ilvl="0" w:tplc="0B8C52BC">
      <w:start w:val="1"/>
      <w:numFmt w:val="bullet"/>
      <w:lvlText w:val="•"/>
      <w:lvlJc w:val="left"/>
      <w:pPr>
        <w:ind w:left="70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4A6EC678">
      <w:start w:val="1"/>
      <w:numFmt w:val="bullet"/>
      <w:lvlText w:val="o"/>
      <w:lvlJc w:val="left"/>
      <w:pPr>
        <w:ind w:left="144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6CA2E9B0">
      <w:start w:val="1"/>
      <w:numFmt w:val="bullet"/>
      <w:lvlText w:val="▪"/>
      <w:lvlJc w:val="left"/>
      <w:pPr>
        <w:ind w:left="21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81342316">
      <w:start w:val="1"/>
      <w:numFmt w:val="bullet"/>
      <w:lvlText w:val="•"/>
      <w:lvlJc w:val="left"/>
      <w:pPr>
        <w:ind w:left="288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6A909CC4">
      <w:start w:val="1"/>
      <w:numFmt w:val="bullet"/>
      <w:lvlText w:val="o"/>
      <w:lvlJc w:val="left"/>
      <w:pPr>
        <w:ind w:left="360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7550E0BC">
      <w:start w:val="1"/>
      <w:numFmt w:val="bullet"/>
      <w:lvlText w:val="▪"/>
      <w:lvlJc w:val="left"/>
      <w:pPr>
        <w:ind w:left="432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24EE0EE2">
      <w:start w:val="1"/>
      <w:numFmt w:val="bullet"/>
      <w:lvlText w:val="•"/>
      <w:lvlJc w:val="left"/>
      <w:pPr>
        <w:ind w:left="504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3528C170">
      <w:start w:val="1"/>
      <w:numFmt w:val="bullet"/>
      <w:lvlText w:val="o"/>
      <w:lvlJc w:val="left"/>
      <w:pPr>
        <w:ind w:left="57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76DC30F8">
      <w:start w:val="1"/>
      <w:numFmt w:val="bullet"/>
      <w:lvlText w:val="▪"/>
      <w:lvlJc w:val="left"/>
      <w:pPr>
        <w:ind w:left="648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702E78"/>
    <w:multiLevelType w:val="hybridMultilevel"/>
    <w:tmpl w:val="FDDEF672"/>
    <w:lvl w:ilvl="0" w:tplc="44608048">
      <w:start w:val="1"/>
      <w:numFmt w:val="bullet"/>
      <w:lvlText w:val="•"/>
      <w:lvlJc w:val="left"/>
      <w:pPr>
        <w:ind w:left="70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CD249C1E">
      <w:start w:val="1"/>
      <w:numFmt w:val="bullet"/>
      <w:lvlText w:val="o"/>
      <w:lvlJc w:val="left"/>
      <w:pPr>
        <w:ind w:left="144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B9FA5846">
      <w:start w:val="1"/>
      <w:numFmt w:val="bullet"/>
      <w:lvlText w:val="▪"/>
      <w:lvlJc w:val="left"/>
      <w:pPr>
        <w:ind w:left="21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CF2ED0D2">
      <w:start w:val="1"/>
      <w:numFmt w:val="bullet"/>
      <w:lvlText w:val="•"/>
      <w:lvlJc w:val="left"/>
      <w:pPr>
        <w:ind w:left="288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B72483F6">
      <w:start w:val="1"/>
      <w:numFmt w:val="bullet"/>
      <w:lvlText w:val="o"/>
      <w:lvlJc w:val="left"/>
      <w:pPr>
        <w:ind w:left="360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D37A98CE">
      <w:start w:val="1"/>
      <w:numFmt w:val="bullet"/>
      <w:lvlText w:val="▪"/>
      <w:lvlJc w:val="left"/>
      <w:pPr>
        <w:ind w:left="432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B7C80876">
      <w:start w:val="1"/>
      <w:numFmt w:val="bullet"/>
      <w:lvlText w:val="•"/>
      <w:lvlJc w:val="left"/>
      <w:pPr>
        <w:ind w:left="504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FE7A5C9C">
      <w:start w:val="1"/>
      <w:numFmt w:val="bullet"/>
      <w:lvlText w:val="o"/>
      <w:lvlJc w:val="left"/>
      <w:pPr>
        <w:ind w:left="57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5D725C36">
      <w:start w:val="1"/>
      <w:numFmt w:val="bullet"/>
      <w:lvlText w:val="▪"/>
      <w:lvlJc w:val="left"/>
      <w:pPr>
        <w:ind w:left="648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8E7EDC"/>
    <w:multiLevelType w:val="hybridMultilevel"/>
    <w:tmpl w:val="106A3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A66DFB"/>
    <w:multiLevelType w:val="multilevel"/>
    <w:tmpl w:val="1542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5757B8"/>
    <w:multiLevelType w:val="hybridMultilevel"/>
    <w:tmpl w:val="C69609FA"/>
    <w:lvl w:ilvl="0" w:tplc="CCD0E342">
      <w:start w:val="1"/>
      <w:numFmt w:val="bullet"/>
      <w:lvlText w:val="•"/>
      <w:lvlJc w:val="left"/>
      <w:pPr>
        <w:ind w:left="144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F3F0F476">
      <w:start w:val="1"/>
      <w:numFmt w:val="bullet"/>
      <w:lvlText w:val="o"/>
      <w:lvlJc w:val="left"/>
      <w:pPr>
        <w:ind w:left="21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2" w:tplc="E7B6DE54">
      <w:start w:val="1"/>
      <w:numFmt w:val="bullet"/>
      <w:lvlText w:val="▪"/>
      <w:lvlJc w:val="left"/>
      <w:pPr>
        <w:ind w:left="28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3" w:tplc="C248CA88">
      <w:start w:val="1"/>
      <w:numFmt w:val="bullet"/>
      <w:lvlText w:val="•"/>
      <w:lvlJc w:val="left"/>
      <w:pPr>
        <w:ind w:left="36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4" w:tplc="4C98DDBC">
      <w:start w:val="1"/>
      <w:numFmt w:val="bullet"/>
      <w:lvlText w:val="o"/>
      <w:lvlJc w:val="left"/>
      <w:pPr>
        <w:ind w:left="432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5" w:tplc="1D98D342">
      <w:start w:val="1"/>
      <w:numFmt w:val="bullet"/>
      <w:lvlText w:val="▪"/>
      <w:lvlJc w:val="left"/>
      <w:pPr>
        <w:ind w:left="504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6" w:tplc="18143E36">
      <w:start w:val="1"/>
      <w:numFmt w:val="bullet"/>
      <w:lvlText w:val="•"/>
      <w:lvlJc w:val="left"/>
      <w:pPr>
        <w:ind w:left="57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7" w:tplc="0C22D05C">
      <w:start w:val="1"/>
      <w:numFmt w:val="bullet"/>
      <w:lvlText w:val="o"/>
      <w:lvlJc w:val="left"/>
      <w:pPr>
        <w:ind w:left="64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8" w:tplc="13B2F894">
      <w:start w:val="1"/>
      <w:numFmt w:val="bullet"/>
      <w:lvlText w:val="▪"/>
      <w:lvlJc w:val="left"/>
      <w:pPr>
        <w:ind w:left="72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AD3A68"/>
    <w:multiLevelType w:val="multilevel"/>
    <w:tmpl w:val="BBDC80E8"/>
    <w:lvl w:ilvl="0">
      <w:start w:val="6"/>
      <w:numFmt w:val="decimal"/>
      <w:lvlText w:val="%1"/>
      <w:lvlJc w:val="left"/>
      <w:pPr>
        <w:ind w:left="735" w:hanging="735"/>
      </w:pPr>
      <w:rPr>
        <w:rFonts w:hint="default"/>
      </w:rPr>
    </w:lvl>
    <w:lvl w:ilvl="1">
      <w:start w:val="11"/>
      <w:numFmt w:val="decimal"/>
      <w:lvlText w:val="%1.%2"/>
      <w:lvlJc w:val="left"/>
      <w:pPr>
        <w:ind w:left="735" w:hanging="735"/>
      </w:pPr>
      <w:rPr>
        <w:rFonts w:hint="default"/>
      </w:rPr>
    </w:lvl>
    <w:lvl w:ilvl="2">
      <w:start w:val="8"/>
      <w:numFmt w:val="decimal"/>
      <w:lvlText w:val="%1.%2.%3"/>
      <w:lvlJc w:val="left"/>
      <w:pPr>
        <w:ind w:left="735" w:hanging="735"/>
      </w:pPr>
      <w:rPr>
        <w:rFonts w:hint="default"/>
      </w:rPr>
    </w:lvl>
    <w:lvl w:ilvl="3">
      <w:start w:val="1"/>
      <w:numFmt w:val="decimal"/>
      <w:lvlText w:val="%1.%2.%3.%4"/>
      <w:lvlJc w:val="left"/>
      <w:pPr>
        <w:ind w:left="735" w:hanging="73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980A37F"/>
    <w:multiLevelType w:val="hybridMultilevel"/>
    <w:tmpl w:val="FFFFFFFF"/>
    <w:lvl w:ilvl="0" w:tplc="C6CC0D78">
      <w:start w:val="1"/>
      <w:numFmt w:val="bullet"/>
      <w:lvlText w:val=""/>
      <w:lvlJc w:val="left"/>
      <w:pPr>
        <w:ind w:left="720" w:hanging="360"/>
      </w:pPr>
      <w:rPr>
        <w:rFonts w:ascii="Symbol" w:hAnsi="Symbol" w:hint="default"/>
      </w:rPr>
    </w:lvl>
    <w:lvl w:ilvl="1" w:tplc="27229530">
      <w:start w:val="1"/>
      <w:numFmt w:val="bullet"/>
      <w:lvlText w:val="o"/>
      <w:lvlJc w:val="left"/>
      <w:pPr>
        <w:ind w:left="1440" w:hanging="360"/>
      </w:pPr>
      <w:rPr>
        <w:rFonts w:ascii="Courier New" w:hAnsi="Courier New" w:hint="default"/>
      </w:rPr>
    </w:lvl>
    <w:lvl w:ilvl="2" w:tplc="DA2C4C44">
      <w:start w:val="1"/>
      <w:numFmt w:val="bullet"/>
      <w:lvlText w:val=""/>
      <w:lvlJc w:val="left"/>
      <w:pPr>
        <w:ind w:left="2160" w:hanging="360"/>
      </w:pPr>
      <w:rPr>
        <w:rFonts w:ascii="Wingdings" w:hAnsi="Wingdings" w:hint="default"/>
      </w:rPr>
    </w:lvl>
    <w:lvl w:ilvl="3" w:tplc="571E8C4E">
      <w:start w:val="1"/>
      <w:numFmt w:val="bullet"/>
      <w:lvlText w:val=""/>
      <w:lvlJc w:val="left"/>
      <w:pPr>
        <w:ind w:left="2880" w:hanging="360"/>
      </w:pPr>
      <w:rPr>
        <w:rFonts w:ascii="Symbol" w:hAnsi="Symbol" w:hint="default"/>
      </w:rPr>
    </w:lvl>
    <w:lvl w:ilvl="4" w:tplc="1420547C">
      <w:start w:val="1"/>
      <w:numFmt w:val="bullet"/>
      <w:lvlText w:val="o"/>
      <w:lvlJc w:val="left"/>
      <w:pPr>
        <w:ind w:left="3600" w:hanging="360"/>
      </w:pPr>
      <w:rPr>
        <w:rFonts w:ascii="Courier New" w:hAnsi="Courier New" w:hint="default"/>
      </w:rPr>
    </w:lvl>
    <w:lvl w:ilvl="5" w:tplc="8A821FD6">
      <w:start w:val="1"/>
      <w:numFmt w:val="bullet"/>
      <w:lvlText w:val=""/>
      <w:lvlJc w:val="left"/>
      <w:pPr>
        <w:ind w:left="4320" w:hanging="360"/>
      </w:pPr>
      <w:rPr>
        <w:rFonts w:ascii="Wingdings" w:hAnsi="Wingdings" w:hint="default"/>
      </w:rPr>
    </w:lvl>
    <w:lvl w:ilvl="6" w:tplc="D9CE39AC">
      <w:start w:val="1"/>
      <w:numFmt w:val="bullet"/>
      <w:lvlText w:val=""/>
      <w:lvlJc w:val="left"/>
      <w:pPr>
        <w:ind w:left="5040" w:hanging="360"/>
      </w:pPr>
      <w:rPr>
        <w:rFonts w:ascii="Symbol" w:hAnsi="Symbol" w:hint="default"/>
      </w:rPr>
    </w:lvl>
    <w:lvl w:ilvl="7" w:tplc="0C7428E0">
      <w:start w:val="1"/>
      <w:numFmt w:val="bullet"/>
      <w:lvlText w:val="o"/>
      <w:lvlJc w:val="left"/>
      <w:pPr>
        <w:ind w:left="5760" w:hanging="360"/>
      </w:pPr>
      <w:rPr>
        <w:rFonts w:ascii="Courier New" w:hAnsi="Courier New" w:hint="default"/>
      </w:rPr>
    </w:lvl>
    <w:lvl w:ilvl="8" w:tplc="92C64796">
      <w:start w:val="1"/>
      <w:numFmt w:val="bullet"/>
      <w:lvlText w:val=""/>
      <w:lvlJc w:val="left"/>
      <w:pPr>
        <w:ind w:left="6480" w:hanging="360"/>
      </w:pPr>
      <w:rPr>
        <w:rFonts w:ascii="Wingdings" w:hAnsi="Wingdings" w:hint="default"/>
      </w:rPr>
    </w:lvl>
  </w:abstractNum>
  <w:abstractNum w:abstractNumId="12" w15:restartNumberingAfterBreak="0">
    <w:nsid w:val="0C406E1A"/>
    <w:multiLevelType w:val="hybridMultilevel"/>
    <w:tmpl w:val="335468DE"/>
    <w:styleLink w:val="CurrentList1"/>
    <w:lvl w:ilvl="0" w:tplc="7A9C2DBC">
      <w:start w:val="1"/>
      <w:numFmt w:val="decimal"/>
      <w:lvlText w:val="%1."/>
      <w:lvlJc w:val="left"/>
      <w:pPr>
        <w:ind w:left="720" w:hanging="360"/>
      </w:pPr>
    </w:lvl>
    <w:lvl w:ilvl="1" w:tplc="0D7CA342">
      <w:start w:val="1"/>
      <w:numFmt w:val="bullet"/>
      <w:lvlText w:val="o"/>
      <w:lvlJc w:val="left"/>
      <w:pPr>
        <w:ind w:left="1440" w:hanging="360"/>
      </w:pPr>
      <w:rPr>
        <w:rFonts w:ascii="Symbol" w:hAnsi="Symbol" w:hint="default"/>
      </w:rPr>
    </w:lvl>
    <w:lvl w:ilvl="2" w:tplc="C48CA650">
      <w:start w:val="1"/>
      <w:numFmt w:val="lowerRoman"/>
      <w:lvlText w:val="%3."/>
      <w:lvlJc w:val="right"/>
      <w:pPr>
        <w:ind w:left="2160" w:hanging="180"/>
      </w:pPr>
    </w:lvl>
    <w:lvl w:ilvl="3" w:tplc="E56CDBE2">
      <w:start w:val="1"/>
      <w:numFmt w:val="decimal"/>
      <w:lvlText w:val="%4."/>
      <w:lvlJc w:val="left"/>
      <w:pPr>
        <w:ind w:left="2880" w:hanging="360"/>
      </w:pPr>
    </w:lvl>
    <w:lvl w:ilvl="4" w:tplc="14649D4A">
      <w:start w:val="1"/>
      <w:numFmt w:val="lowerLetter"/>
      <w:lvlText w:val="%5."/>
      <w:lvlJc w:val="left"/>
      <w:pPr>
        <w:ind w:left="3600" w:hanging="360"/>
      </w:pPr>
    </w:lvl>
    <w:lvl w:ilvl="5" w:tplc="B75026D0">
      <w:start w:val="1"/>
      <w:numFmt w:val="lowerRoman"/>
      <w:lvlText w:val="%6."/>
      <w:lvlJc w:val="right"/>
      <w:pPr>
        <w:ind w:left="4320" w:hanging="180"/>
      </w:pPr>
    </w:lvl>
    <w:lvl w:ilvl="6" w:tplc="4888E674">
      <w:start w:val="1"/>
      <w:numFmt w:val="decimal"/>
      <w:lvlText w:val="%7."/>
      <w:lvlJc w:val="left"/>
      <w:pPr>
        <w:ind w:left="5040" w:hanging="360"/>
      </w:pPr>
    </w:lvl>
    <w:lvl w:ilvl="7" w:tplc="9ABED366">
      <w:start w:val="1"/>
      <w:numFmt w:val="lowerLetter"/>
      <w:lvlText w:val="%8."/>
      <w:lvlJc w:val="left"/>
      <w:pPr>
        <w:ind w:left="5760" w:hanging="360"/>
      </w:pPr>
    </w:lvl>
    <w:lvl w:ilvl="8" w:tplc="B15EF568">
      <w:start w:val="1"/>
      <w:numFmt w:val="lowerRoman"/>
      <w:lvlText w:val="%9."/>
      <w:lvlJc w:val="right"/>
      <w:pPr>
        <w:ind w:left="6480" w:hanging="180"/>
      </w:pPr>
    </w:lvl>
  </w:abstractNum>
  <w:abstractNum w:abstractNumId="13" w15:restartNumberingAfterBreak="0">
    <w:nsid w:val="0DB16F36"/>
    <w:multiLevelType w:val="hybridMultilevel"/>
    <w:tmpl w:val="82428D6E"/>
    <w:lvl w:ilvl="0" w:tplc="C6789C1A">
      <w:start w:val="1"/>
      <w:numFmt w:val="bullet"/>
      <w:lvlText w:val="•"/>
      <w:lvlJc w:val="left"/>
      <w:pPr>
        <w:ind w:left="922"/>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3C60C3BC">
      <w:start w:val="1"/>
      <w:numFmt w:val="bullet"/>
      <w:lvlText w:val="o"/>
      <w:lvlJc w:val="left"/>
      <w:pPr>
        <w:ind w:left="1642"/>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B2027D90">
      <w:start w:val="1"/>
      <w:numFmt w:val="bullet"/>
      <w:lvlText w:val="▪"/>
      <w:lvlJc w:val="left"/>
      <w:pPr>
        <w:ind w:left="2362"/>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93C2236A">
      <w:start w:val="1"/>
      <w:numFmt w:val="bullet"/>
      <w:lvlText w:val="•"/>
      <w:lvlJc w:val="left"/>
      <w:pPr>
        <w:ind w:left="3082"/>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DBB66BBA">
      <w:start w:val="1"/>
      <w:numFmt w:val="bullet"/>
      <w:lvlText w:val="o"/>
      <w:lvlJc w:val="left"/>
      <w:pPr>
        <w:ind w:left="3802"/>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2E3657FE">
      <w:start w:val="1"/>
      <w:numFmt w:val="bullet"/>
      <w:lvlText w:val="▪"/>
      <w:lvlJc w:val="left"/>
      <w:pPr>
        <w:ind w:left="4522"/>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422641C0">
      <w:start w:val="1"/>
      <w:numFmt w:val="bullet"/>
      <w:lvlText w:val="•"/>
      <w:lvlJc w:val="left"/>
      <w:pPr>
        <w:ind w:left="5242"/>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D66EEA30">
      <w:start w:val="1"/>
      <w:numFmt w:val="bullet"/>
      <w:lvlText w:val="o"/>
      <w:lvlJc w:val="left"/>
      <w:pPr>
        <w:ind w:left="5962"/>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E2022496">
      <w:start w:val="1"/>
      <w:numFmt w:val="bullet"/>
      <w:lvlText w:val="▪"/>
      <w:lvlJc w:val="left"/>
      <w:pPr>
        <w:ind w:left="6682"/>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E952AF"/>
    <w:multiLevelType w:val="multilevel"/>
    <w:tmpl w:val="8376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B6C15F"/>
    <w:multiLevelType w:val="hybridMultilevel"/>
    <w:tmpl w:val="FFFFFFFF"/>
    <w:lvl w:ilvl="0" w:tplc="9658559A">
      <w:start w:val="1"/>
      <w:numFmt w:val="decimal"/>
      <w:lvlText w:val="%1."/>
      <w:lvlJc w:val="left"/>
      <w:pPr>
        <w:ind w:left="720" w:hanging="360"/>
      </w:pPr>
    </w:lvl>
    <w:lvl w:ilvl="1" w:tplc="76869256">
      <w:start w:val="1"/>
      <w:numFmt w:val="lowerLetter"/>
      <w:lvlText w:val="%2."/>
      <w:lvlJc w:val="left"/>
      <w:pPr>
        <w:ind w:left="1440" w:hanging="360"/>
      </w:pPr>
    </w:lvl>
    <w:lvl w:ilvl="2" w:tplc="7B609B32">
      <w:start w:val="1"/>
      <w:numFmt w:val="lowerRoman"/>
      <w:lvlText w:val="%3."/>
      <w:lvlJc w:val="right"/>
      <w:pPr>
        <w:ind w:left="2160" w:hanging="180"/>
      </w:pPr>
    </w:lvl>
    <w:lvl w:ilvl="3" w:tplc="3AEC00A4">
      <w:start w:val="1"/>
      <w:numFmt w:val="decimal"/>
      <w:lvlText w:val="%4."/>
      <w:lvlJc w:val="left"/>
      <w:pPr>
        <w:ind w:left="2880" w:hanging="360"/>
      </w:pPr>
    </w:lvl>
    <w:lvl w:ilvl="4" w:tplc="0950B684">
      <w:start w:val="1"/>
      <w:numFmt w:val="lowerLetter"/>
      <w:lvlText w:val="%5."/>
      <w:lvlJc w:val="left"/>
      <w:pPr>
        <w:ind w:left="3600" w:hanging="360"/>
      </w:pPr>
    </w:lvl>
    <w:lvl w:ilvl="5" w:tplc="671CF4CA">
      <w:start w:val="1"/>
      <w:numFmt w:val="lowerRoman"/>
      <w:lvlText w:val="%6."/>
      <w:lvlJc w:val="right"/>
      <w:pPr>
        <w:ind w:left="4320" w:hanging="180"/>
      </w:pPr>
    </w:lvl>
    <w:lvl w:ilvl="6" w:tplc="8D685AD0">
      <w:start w:val="1"/>
      <w:numFmt w:val="decimal"/>
      <w:lvlText w:val="%7."/>
      <w:lvlJc w:val="left"/>
      <w:pPr>
        <w:ind w:left="5040" w:hanging="360"/>
      </w:pPr>
    </w:lvl>
    <w:lvl w:ilvl="7" w:tplc="6450B35C">
      <w:start w:val="1"/>
      <w:numFmt w:val="lowerLetter"/>
      <w:lvlText w:val="%8."/>
      <w:lvlJc w:val="left"/>
      <w:pPr>
        <w:ind w:left="5760" w:hanging="360"/>
      </w:pPr>
    </w:lvl>
    <w:lvl w:ilvl="8" w:tplc="436E58A0">
      <w:start w:val="1"/>
      <w:numFmt w:val="lowerRoman"/>
      <w:lvlText w:val="%9."/>
      <w:lvlJc w:val="right"/>
      <w:pPr>
        <w:ind w:left="6480" w:hanging="180"/>
      </w:pPr>
    </w:lvl>
  </w:abstractNum>
  <w:abstractNum w:abstractNumId="16" w15:restartNumberingAfterBreak="0">
    <w:nsid w:val="0EE356A8"/>
    <w:multiLevelType w:val="hybridMultilevel"/>
    <w:tmpl w:val="1F98830E"/>
    <w:lvl w:ilvl="0" w:tplc="F51AA878">
      <w:start w:val="1"/>
      <w:numFmt w:val="bullet"/>
      <w:lvlText w:val="•"/>
      <w:lvlJc w:val="left"/>
      <w:pPr>
        <w:ind w:left="144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80F49800">
      <w:start w:val="1"/>
      <w:numFmt w:val="bullet"/>
      <w:lvlText w:val="o"/>
      <w:lvlJc w:val="left"/>
      <w:pPr>
        <w:ind w:left="21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2" w:tplc="DFC2A040">
      <w:start w:val="1"/>
      <w:numFmt w:val="bullet"/>
      <w:lvlText w:val="▪"/>
      <w:lvlJc w:val="left"/>
      <w:pPr>
        <w:ind w:left="28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3" w:tplc="47BC831E">
      <w:start w:val="1"/>
      <w:numFmt w:val="bullet"/>
      <w:lvlText w:val="•"/>
      <w:lvlJc w:val="left"/>
      <w:pPr>
        <w:ind w:left="36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4" w:tplc="7D7674AC">
      <w:start w:val="1"/>
      <w:numFmt w:val="bullet"/>
      <w:lvlText w:val="o"/>
      <w:lvlJc w:val="left"/>
      <w:pPr>
        <w:ind w:left="432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5" w:tplc="7DDAAEB6">
      <w:start w:val="1"/>
      <w:numFmt w:val="bullet"/>
      <w:lvlText w:val="▪"/>
      <w:lvlJc w:val="left"/>
      <w:pPr>
        <w:ind w:left="504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6" w:tplc="F8EE8C92">
      <w:start w:val="1"/>
      <w:numFmt w:val="bullet"/>
      <w:lvlText w:val="•"/>
      <w:lvlJc w:val="left"/>
      <w:pPr>
        <w:ind w:left="57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7" w:tplc="1D50E6F4">
      <w:start w:val="1"/>
      <w:numFmt w:val="bullet"/>
      <w:lvlText w:val="o"/>
      <w:lvlJc w:val="left"/>
      <w:pPr>
        <w:ind w:left="64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8" w:tplc="D9448702">
      <w:start w:val="1"/>
      <w:numFmt w:val="bullet"/>
      <w:lvlText w:val="▪"/>
      <w:lvlJc w:val="left"/>
      <w:pPr>
        <w:ind w:left="72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6AFB10"/>
    <w:multiLevelType w:val="hybridMultilevel"/>
    <w:tmpl w:val="D13EB67A"/>
    <w:lvl w:ilvl="0" w:tplc="F1A013E4">
      <w:start w:val="1"/>
      <w:numFmt w:val="bullet"/>
      <w:lvlText w:val=""/>
      <w:lvlJc w:val="left"/>
      <w:pPr>
        <w:ind w:left="720" w:hanging="360"/>
      </w:pPr>
      <w:rPr>
        <w:rFonts w:ascii="Symbol" w:hAnsi="Symbol" w:hint="default"/>
      </w:rPr>
    </w:lvl>
    <w:lvl w:ilvl="1" w:tplc="6B18D2B2">
      <w:start w:val="1"/>
      <w:numFmt w:val="bullet"/>
      <w:lvlText w:val="o"/>
      <w:lvlJc w:val="left"/>
      <w:pPr>
        <w:ind w:left="1440" w:hanging="360"/>
      </w:pPr>
      <w:rPr>
        <w:rFonts w:ascii="Courier New" w:hAnsi="Courier New" w:hint="default"/>
      </w:rPr>
    </w:lvl>
    <w:lvl w:ilvl="2" w:tplc="92AA2CC0">
      <w:start w:val="1"/>
      <w:numFmt w:val="bullet"/>
      <w:lvlText w:val=""/>
      <w:lvlJc w:val="left"/>
      <w:pPr>
        <w:ind w:left="2160" w:hanging="360"/>
      </w:pPr>
      <w:rPr>
        <w:rFonts w:ascii="Wingdings" w:hAnsi="Wingdings" w:hint="default"/>
      </w:rPr>
    </w:lvl>
    <w:lvl w:ilvl="3" w:tplc="3AB4546E">
      <w:start w:val="1"/>
      <w:numFmt w:val="bullet"/>
      <w:lvlText w:val=""/>
      <w:lvlJc w:val="left"/>
      <w:pPr>
        <w:ind w:left="2880" w:hanging="360"/>
      </w:pPr>
      <w:rPr>
        <w:rFonts w:ascii="Symbol" w:hAnsi="Symbol" w:hint="default"/>
      </w:rPr>
    </w:lvl>
    <w:lvl w:ilvl="4" w:tplc="63B231E2">
      <w:start w:val="1"/>
      <w:numFmt w:val="bullet"/>
      <w:lvlText w:val="o"/>
      <w:lvlJc w:val="left"/>
      <w:pPr>
        <w:ind w:left="3600" w:hanging="360"/>
      </w:pPr>
      <w:rPr>
        <w:rFonts w:ascii="Courier New" w:hAnsi="Courier New" w:hint="default"/>
      </w:rPr>
    </w:lvl>
    <w:lvl w:ilvl="5" w:tplc="0E9E0A00">
      <w:start w:val="1"/>
      <w:numFmt w:val="bullet"/>
      <w:lvlText w:val=""/>
      <w:lvlJc w:val="left"/>
      <w:pPr>
        <w:ind w:left="4320" w:hanging="360"/>
      </w:pPr>
      <w:rPr>
        <w:rFonts w:ascii="Wingdings" w:hAnsi="Wingdings" w:hint="default"/>
      </w:rPr>
    </w:lvl>
    <w:lvl w:ilvl="6" w:tplc="EDA4652E">
      <w:start w:val="1"/>
      <w:numFmt w:val="bullet"/>
      <w:lvlText w:val=""/>
      <w:lvlJc w:val="left"/>
      <w:pPr>
        <w:ind w:left="5040" w:hanging="360"/>
      </w:pPr>
      <w:rPr>
        <w:rFonts w:ascii="Symbol" w:hAnsi="Symbol" w:hint="default"/>
      </w:rPr>
    </w:lvl>
    <w:lvl w:ilvl="7" w:tplc="20D26562">
      <w:start w:val="1"/>
      <w:numFmt w:val="bullet"/>
      <w:lvlText w:val="o"/>
      <w:lvlJc w:val="left"/>
      <w:pPr>
        <w:ind w:left="5760" w:hanging="360"/>
      </w:pPr>
      <w:rPr>
        <w:rFonts w:ascii="Courier New" w:hAnsi="Courier New" w:hint="default"/>
      </w:rPr>
    </w:lvl>
    <w:lvl w:ilvl="8" w:tplc="F9B4FD36">
      <w:start w:val="1"/>
      <w:numFmt w:val="bullet"/>
      <w:lvlText w:val=""/>
      <w:lvlJc w:val="left"/>
      <w:pPr>
        <w:ind w:left="6480" w:hanging="360"/>
      </w:pPr>
      <w:rPr>
        <w:rFonts w:ascii="Wingdings" w:hAnsi="Wingdings" w:hint="default"/>
      </w:rPr>
    </w:lvl>
  </w:abstractNum>
  <w:abstractNum w:abstractNumId="18" w15:restartNumberingAfterBreak="0">
    <w:nsid w:val="10776647"/>
    <w:multiLevelType w:val="multilevel"/>
    <w:tmpl w:val="19B0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B93729"/>
    <w:multiLevelType w:val="hybridMultilevel"/>
    <w:tmpl w:val="DF320FB0"/>
    <w:lvl w:ilvl="0" w:tplc="278C84BA">
      <w:start w:val="1"/>
      <w:numFmt w:val="bullet"/>
      <w:lvlText w:val="•"/>
      <w:lvlJc w:val="left"/>
      <w:pPr>
        <w:ind w:left="70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34785B3C">
      <w:start w:val="1"/>
      <w:numFmt w:val="bullet"/>
      <w:lvlText w:val="o"/>
      <w:lvlJc w:val="left"/>
      <w:pPr>
        <w:ind w:left="144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9CBE953A">
      <w:start w:val="1"/>
      <w:numFmt w:val="bullet"/>
      <w:lvlText w:val="▪"/>
      <w:lvlJc w:val="left"/>
      <w:pPr>
        <w:ind w:left="21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66E2827C">
      <w:start w:val="1"/>
      <w:numFmt w:val="bullet"/>
      <w:lvlText w:val="•"/>
      <w:lvlJc w:val="left"/>
      <w:pPr>
        <w:ind w:left="288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44E0B602">
      <w:start w:val="1"/>
      <w:numFmt w:val="bullet"/>
      <w:lvlText w:val="o"/>
      <w:lvlJc w:val="left"/>
      <w:pPr>
        <w:ind w:left="360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D89EDDFA">
      <w:start w:val="1"/>
      <w:numFmt w:val="bullet"/>
      <w:lvlText w:val="▪"/>
      <w:lvlJc w:val="left"/>
      <w:pPr>
        <w:ind w:left="432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66B4622E">
      <w:start w:val="1"/>
      <w:numFmt w:val="bullet"/>
      <w:lvlText w:val="•"/>
      <w:lvlJc w:val="left"/>
      <w:pPr>
        <w:ind w:left="504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06DA4852">
      <w:start w:val="1"/>
      <w:numFmt w:val="bullet"/>
      <w:lvlText w:val="o"/>
      <w:lvlJc w:val="left"/>
      <w:pPr>
        <w:ind w:left="57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D068DB58">
      <w:start w:val="1"/>
      <w:numFmt w:val="bullet"/>
      <w:lvlText w:val="▪"/>
      <w:lvlJc w:val="left"/>
      <w:pPr>
        <w:ind w:left="648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C0217E"/>
    <w:multiLevelType w:val="multilevel"/>
    <w:tmpl w:val="0A2C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D95D1D"/>
    <w:multiLevelType w:val="hybridMultilevel"/>
    <w:tmpl w:val="BDAE73AA"/>
    <w:lvl w:ilvl="0" w:tplc="EDCC4BE8">
      <w:start w:val="1"/>
      <w:numFmt w:val="bullet"/>
      <w:lvlText w:val="•"/>
      <w:lvlJc w:val="left"/>
      <w:pPr>
        <w:ind w:left="724"/>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595A2C4E">
      <w:start w:val="1"/>
      <w:numFmt w:val="bullet"/>
      <w:lvlText w:val="o"/>
      <w:lvlJc w:val="left"/>
      <w:pPr>
        <w:ind w:left="154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309665EC">
      <w:start w:val="1"/>
      <w:numFmt w:val="bullet"/>
      <w:lvlText w:val="▪"/>
      <w:lvlJc w:val="left"/>
      <w:pPr>
        <w:ind w:left="226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786431A8">
      <w:start w:val="1"/>
      <w:numFmt w:val="bullet"/>
      <w:lvlText w:val="•"/>
      <w:lvlJc w:val="left"/>
      <w:pPr>
        <w:ind w:left="298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78D4BB7E">
      <w:start w:val="1"/>
      <w:numFmt w:val="bullet"/>
      <w:lvlText w:val="o"/>
      <w:lvlJc w:val="left"/>
      <w:pPr>
        <w:ind w:left="370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7F2C315E">
      <w:start w:val="1"/>
      <w:numFmt w:val="bullet"/>
      <w:lvlText w:val="▪"/>
      <w:lvlJc w:val="left"/>
      <w:pPr>
        <w:ind w:left="442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2F923D08">
      <w:start w:val="1"/>
      <w:numFmt w:val="bullet"/>
      <w:lvlText w:val="•"/>
      <w:lvlJc w:val="left"/>
      <w:pPr>
        <w:ind w:left="514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CD04A4E4">
      <w:start w:val="1"/>
      <w:numFmt w:val="bullet"/>
      <w:lvlText w:val="o"/>
      <w:lvlJc w:val="left"/>
      <w:pPr>
        <w:ind w:left="586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6F2410B4">
      <w:start w:val="1"/>
      <w:numFmt w:val="bullet"/>
      <w:lvlText w:val="▪"/>
      <w:lvlJc w:val="left"/>
      <w:pPr>
        <w:ind w:left="658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FA5858"/>
    <w:multiLevelType w:val="hybridMultilevel"/>
    <w:tmpl w:val="F136432A"/>
    <w:lvl w:ilvl="0" w:tplc="6AE65834">
      <w:start w:val="1"/>
      <w:numFmt w:val="bullet"/>
      <w:lvlText w:val="•"/>
      <w:lvlJc w:val="left"/>
      <w:pPr>
        <w:ind w:left="36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2014274A">
      <w:start w:val="1"/>
      <w:numFmt w:val="bullet"/>
      <w:lvlText w:val="o"/>
      <w:lvlJc w:val="left"/>
      <w:pPr>
        <w:ind w:left="155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9D9A9E34">
      <w:start w:val="1"/>
      <w:numFmt w:val="bullet"/>
      <w:lvlText w:val="▪"/>
      <w:lvlJc w:val="left"/>
      <w:pPr>
        <w:ind w:left="22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AA7A7B7A">
      <w:start w:val="1"/>
      <w:numFmt w:val="bullet"/>
      <w:lvlText w:val="•"/>
      <w:lvlJc w:val="left"/>
      <w:pPr>
        <w:ind w:left="299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54B03B18">
      <w:start w:val="1"/>
      <w:numFmt w:val="bullet"/>
      <w:lvlText w:val="o"/>
      <w:lvlJc w:val="left"/>
      <w:pPr>
        <w:ind w:left="371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9568496C">
      <w:start w:val="1"/>
      <w:numFmt w:val="bullet"/>
      <w:lvlText w:val="▪"/>
      <w:lvlJc w:val="left"/>
      <w:pPr>
        <w:ind w:left="443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4BF69F58">
      <w:start w:val="1"/>
      <w:numFmt w:val="bullet"/>
      <w:lvlText w:val="•"/>
      <w:lvlJc w:val="left"/>
      <w:pPr>
        <w:ind w:left="515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99EA2B28">
      <w:start w:val="1"/>
      <w:numFmt w:val="bullet"/>
      <w:lvlText w:val="o"/>
      <w:lvlJc w:val="left"/>
      <w:pPr>
        <w:ind w:left="58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1B3AF9CE">
      <w:start w:val="1"/>
      <w:numFmt w:val="bullet"/>
      <w:lvlText w:val="▪"/>
      <w:lvlJc w:val="left"/>
      <w:pPr>
        <w:ind w:left="659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32758F"/>
    <w:multiLevelType w:val="multilevel"/>
    <w:tmpl w:val="821A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6570BD"/>
    <w:multiLevelType w:val="multilevel"/>
    <w:tmpl w:val="00D2F7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5F51F0A"/>
    <w:multiLevelType w:val="hybridMultilevel"/>
    <w:tmpl w:val="DBEA39B6"/>
    <w:lvl w:ilvl="0" w:tplc="39D62C14">
      <w:start w:val="1"/>
      <w:numFmt w:val="bullet"/>
      <w:lvlText w:val="•"/>
      <w:lvlJc w:val="left"/>
      <w:pPr>
        <w:ind w:left="706"/>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1" w:tplc="7D7CA026">
      <w:start w:val="1"/>
      <w:numFmt w:val="bullet"/>
      <w:lvlText w:val="o"/>
      <w:lvlJc w:val="left"/>
      <w:pPr>
        <w:ind w:left="144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2" w:tplc="461E5718">
      <w:start w:val="1"/>
      <w:numFmt w:val="bullet"/>
      <w:lvlText w:val="▪"/>
      <w:lvlJc w:val="left"/>
      <w:pPr>
        <w:ind w:left="216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3" w:tplc="BD749AF8">
      <w:start w:val="1"/>
      <w:numFmt w:val="bullet"/>
      <w:lvlText w:val="•"/>
      <w:lvlJc w:val="left"/>
      <w:pPr>
        <w:ind w:left="2880"/>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4" w:tplc="B708506C">
      <w:start w:val="1"/>
      <w:numFmt w:val="bullet"/>
      <w:lvlText w:val="o"/>
      <w:lvlJc w:val="left"/>
      <w:pPr>
        <w:ind w:left="360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5" w:tplc="C23C03E4">
      <w:start w:val="1"/>
      <w:numFmt w:val="bullet"/>
      <w:lvlText w:val="▪"/>
      <w:lvlJc w:val="left"/>
      <w:pPr>
        <w:ind w:left="432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6" w:tplc="AE208388">
      <w:start w:val="1"/>
      <w:numFmt w:val="bullet"/>
      <w:lvlText w:val="•"/>
      <w:lvlJc w:val="left"/>
      <w:pPr>
        <w:ind w:left="5040"/>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7" w:tplc="9C0E5D72">
      <w:start w:val="1"/>
      <w:numFmt w:val="bullet"/>
      <w:lvlText w:val="o"/>
      <w:lvlJc w:val="left"/>
      <w:pPr>
        <w:ind w:left="576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8" w:tplc="442A7E12">
      <w:start w:val="1"/>
      <w:numFmt w:val="bullet"/>
      <w:lvlText w:val="▪"/>
      <w:lvlJc w:val="left"/>
      <w:pPr>
        <w:ind w:left="648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1686558B"/>
    <w:multiLevelType w:val="hybridMultilevel"/>
    <w:tmpl w:val="F78A17FA"/>
    <w:lvl w:ilvl="0" w:tplc="3886B6E4">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54B6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8882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0428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32976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722A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22A5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0EAAD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04B8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082655"/>
    <w:multiLevelType w:val="multilevel"/>
    <w:tmpl w:val="99F4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831E136"/>
    <w:multiLevelType w:val="hybridMultilevel"/>
    <w:tmpl w:val="FFFFFFFF"/>
    <w:lvl w:ilvl="0" w:tplc="F5C08BE4">
      <w:start w:val="1"/>
      <w:numFmt w:val="bullet"/>
      <w:lvlText w:val=""/>
      <w:lvlJc w:val="left"/>
      <w:pPr>
        <w:ind w:left="720" w:hanging="360"/>
      </w:pPr>
      <w:rPr>
        <w:rFonts w:ascii="Symbol" w:hAnsi="Symbol" w:hint="default"/>
      </w:rPr>
    </w:lvl>
    <w:lvl w:ilvl="1" w:tplc="2716FAE4">
      <w:start w:val="1"/>
      <w:numFmt w:val="bullet"/>
      <w:lvlText w:val="o"/>
      <w:lvlJc w:val="left"/>
      <w:pPr>
        <w:ind w:left="1440" w:hanging="360"/>
      </w:pPr>
      <w:rPr>
        <w:rFonts w:ascii="Courier New" w:hAnsi="Courier New" w:hint="default"/>
      </w:rPr>
    </w:lvl>
    <w:lvl w:ilvl="2" w:tplc="929E56E6">
      <w:start w:val="1"/>
      <w:numFmt w:val="bullet"/>
      <w:lvlText w:val=""/>
      <w:lvlJc w:val="left"/>
      <w:pPr>
        <w:ind w:left="2160" w:hanging="360"/>
      </w:pPr>
      <w:rPr>
        <w:rFonts w:ascii="Wingdings" w:hAnsi="Wingdings" w:hint="default"/>
      </w:rPr>
    </w:lvl>
    <w:lvl w:ilvl="3" w:tplc="254E9D7C">
      <w:start w:val="1"/>
      <w:numFmt w:val="bullet"/>
      <w:lvlText w:val=""/>
      <w:lvlJc w:val="left"/>
      <w:pPr>
        <w:ind w:left="2880" w:hanging="360"/>
      </w:pPr>
      <w:rPr>
        <w:rFonts w:ascii="Symbol" w:hAnsi="Symbol" w:hint="default"/>
      </w:rPr>
    </w:lvl>
    <w:lvl w:ilvl="4" w:tplc="4A7E1A9A">
      <w:start w:val="1"/>
      <w:numFmt w:val="bullet"/>
      <w:lvlText w:val="o"/>
      <w:lvlJc w:val="left"/>
      <w:pPr>
        <w:ind w:left="3600" w:hanging="360"/>
      </w:pPr>
      <w:rPr>
        <w:rFonts w:ascii="Courier New" w:hAnsi="Courier New" w:hint="default"/>
      </w:rPr>
    </w:lvl>
    <w:lvl w:ilvl="5" w:tplc="FF225D90">
      <w:start w:val="1"/>
      <w:numFmt w:val="bullet"/>
      <w:lvlText w:val=""/>
      <w:lvlJc w:val="left"/>
      <w:pPr>
        <w:ind w:left="4320" w:hanging="360"/>
      </w:pPr>
      <w:rPr>
        <w:rFonts w:ascii="Wingdings" w:hAnsi="Wingdings" w:hint="default"/>
      </w:rPr>
    </w:lvl>
    <w:lvl w:ilvl="6" w:tplc="EE3E6970">
      <w:start w:val="1"/>
      <w:numFmt w:val="bullet"/>
      <w:lvlText w:val=""/>
      <w:lvlJc w:val="left"/>
      <w:pPr>
        <w:ind w:left="5040" w:hanging="360"/>
      </w:pPr>
      <w:rPr>
        <w:rFonts w:ascii="Symbol" w:hAnsi="Symbol" w:hint="default"/>
      </w:rPr>
    </w:lvl>
    <w:lvl w:ilvl="7" w:tplc="8C007EC2">
      <w:start w:val="1"/>
      <w:numFmt w:val="bullet"/>
      <w:lvlText w:val="o"/>
      <w:lvlJc w:val="left"/>
      <w:pPr>
        <w:ind w:left="5760" w:hanging="360"/>
      </w:pPr>
      <w:rPr>
        <w:rFonts w:ascii="Courier New" w:hAnsi="Courier New" w:hint="default"/>
      </w:rPr>
    </w:lvl>
    <w:lvl w:ilvl="8" w:tplc="3DEA98C6">
      <w:start w:val="1"/>
      <w:numFmt w:val="bullet"/>
      <w:lvlText w:val=""/>
      <w:lvlJc w:val="left"/>
      <w:pPr>
        <w:ind w:left="6480" w:hanging="360"/>
      </w:pPr>
      <w:rPr>
        <w:rFonts w:ascii="Wingdings" w:hAnsi="Wingdings" w:hint="default"/>
      </w:rPr>
    </w:lvl>
  </w:abstractNum>
  <w:abstractNum w:abstractNumId="29" w15:restartNumberingAfterBreak="0">
    <w:nsid w:val="1844A4A7"/>
    <w:multiLevelType w:val="multilevel"/>
    <w:tmpl w:val="B13E49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966522D"/>
    <w:multiLevelType w:val="hybridMultilevel"/>
    <w:tmpl w:val="7CEABCAC"/>
    <w:lvl w:ilvl="0" w:tplc="879CF20A">
      <w:start w:val="1"/>
      <w:numFmt w:val="bullet"/>
      <w:lvlText w:val=""/>
      <w:lvlJc w:val="left"/>
      <w:pPr>
        <w:ind w:left="1056" w:hanging="360"/>
      </w:pPr>
      <w:rPr>
        <w:rFonts w:ascii="Symbol" w:hAnsi="Symbol" w:hint="default"/>
      </w:rPr>
    </w:lvl>
    <w:lvl w:ilvl="1" w:tplc="059C9D1A">
      <w:start w:val="1"/>
      <w:numFmt w:val="bullet"/>
      <w:lvlText w:val="o"/>
      <w:lvlJc w:val="left"/>
      <w:pPr>
        <w:ind w:left="1776" w:hanging="360"/>
      </w:pPr>
      <w:rPr>
        <w:rFonts w:ascii="Courier New" w:hAnsi="Courier New" w:hint="default"/>
      </w:rPr>
    </w:lvl>
    <w:lvl w:ilvl="2" w:tplc="88FC9812">
      <w:start w:val="1"/>
      <w:numFmt w:val="bullet"/>
      <w:lvlText w:val=""/>
      <w:lvlJc w:val="left"/>
      <w:pPr>
        <w:ind w:left="2496" w:hanging="360"/>
      </w:pPr>
      <w:rPr>
        <w:rFonts w:ascii="Wingdings" w:hAnsi="Wingdings" w:hint="default"/>
      </w:rPr>
    </w:lvl>
    <w:lvl w:ilvl="3" w:tplc="56EE43A2">
      <w:start w:val="1"/>
      <w:numFmt w:val="bullet"/>
      <w:lvlText w:val=""/>
      <w:lvlJc w:val="left"/>
      <w:pPr>
        <w:ind w:left="3216" w:hanging="360"/>
      </w:pPr>
      <w:rPr>
        <w:rFonts w:ascii="Symbol" w:hAnsi="Symbol" w:hint="default"/>
      </w:rPr>
    </w:lvl>
    <w:lvl w:ilvl="4" w:tplc="EDD6C52A">
      <w:start w:val="1"/>
      <w:numFmt w:val="bullet"/>
      <w:lvlText w:val="o"/>
      <w:lvlJc w:val="left"/>
      <w:pPr>
        <w:ind w:left="3936" w:hanging="360"/>
      </w:pPr>
      <w:rPr>
        <w:rFonts w:ascii="Courier New" w:hAnsi="Courier New" w:hint="default"/>
      </w:rPr>
    </w:lvl>
    <w:lvl w:ilvl="5" w:tplc="7C809E30">
      <w:start w:val="1"/>
      <w:numFmt w:val="bullet"/>
      <w:lvlText w:val=""/>
      <w:lvlJc w:val="left"/>
      <w:pPr>
        <w:ind w:left="4656" w:hanging="360"/>
      </w:pPr>
      <w:rPr>
        <w:rFonts w:ascii="Wingdings" w:hAnsi="Wingdings" w:hint="default"/>
      </w:rPr>
    </w:lvl>
    <w:lvl w:ilvl="6" w:tplc="2ABE3AA8">
      <w:start w:val="1"/>
      <w:numFmt w:val="bullet"/>
      <w:lvlText w:val=""/>
      <w:lvlJc w:val="left"/>
      <w:pPr>
        <w:ind w:left="5376" w:hanging="360"/>
      </w:pPr>
      <w:rPr>
        <w:rFonts w:ascii="Symbol" w:hAnsi="Symbol" w:hint="default"/>
      </w:rPr>
    </w:lvl>
    <w:lvl w:ilvl="7" w:tplc="A1FA6FD0">
      <w:start w:val="1"/>
      <w:numFmt w:val="bullet"/>
      <w:lvlText w:val="o"/>
      <w:lvlJc w:val="left"/>
      <w:pPr>
        <w:ind w:left="6096" w:hanging="360"/>
      </w:pPr>
      <w:rPr>
        <w:rFonts w:ascii="Courier New" w:hAnsi="Courier New" w:hint="default"/>
      </w:rPr>
    </w:lvl>
    <w:lvl w:ilvl="8" w:tplc="1A800BC2">
      <w:start w:val="1"/>
      <w:numFmt w:val="bullet"/>
      <w:lvlText w:val=""/>
      <w:lvlJc w:val="left"/>
      <w:pPr>
        <w:ind w:left="6816" w:hanging="360"/>
      </w:pPr>
      <w:rPr>
        <w:rFonts w:ascii="Wingdings" w:hAnsi="Wingdings" w:hint="default"/>
      </w:rPr>
    </w:lvl>
  </w:abstractNum>
  <w:abstractNum w:abstractNumId="31" w15:restartNumberingAfterBreak="0">
    <w:nsid w:val="1A9B653F"/>
    <w:multiLevelType w:val="multilevel"/>
    <w:tmpl w:val="FB5C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B8F79AA"/>
    <w:multiLevelType w:val="multilevel"/>
    <w:tmpl w:val="6538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CFB70E6"/>
    <w:multiLevelType w:val="multilevel"/>
    <w:tmpl w:val="CB8C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D491DC1"/>
    <w:multiLevelType w:val="hybridMultilevel"/>
    <w:tmpl w:val="7B5E3E5E"/>
    <w:lvl w:ilvl="0" w:tplc="EF867F4A">
      <w:start w:val="1"/>
      <w:numFmt w:val="bullet"/>
      <w:lvlText w:val="•"/>
      <w:lvlJc w:val="left"/>
      <w:pPr>
        <w:ind w:left="694"/>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D1124B22">
      <w:start w:val="1"/>
      <w:numFmt w:val="bullet"/>
      <w:lvlText w:val="o"/>
      <w:lvlJc w:val="left"/>
      <w:pPr>
        <w:ind w:left="155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C8FAC0B8">
      <w:start w:val="1"/>
      <w:numFmt w:val="bullet"/>
      <w:lvlText w:val="▪"/>
      <w:lvlJc w:val="left"/>
      <w:pPr>
        <w:ind w:left="22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EEF0FC48">
      <w:start w:val="1"/>
      <w:numFmt w:val="bullet"/>
      <w:lvlText w:val="•"/>
      <w:lvlJc w:val="left"/>
      <w:pPr>
        <w:ind w:left="299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D85CC16A">
      <w:start w:val="1"/>
      <w:numFmt w:val="bullet"/>
      <w:lvlText w:val="o"/>
      <w:lvlJc w:val="left"/>
      <w:pPr>
        <w:ind w:left="371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84AAE6AC">
      <w:start w:val="1"/>
      <w:numFmt w:val="bullet"/>
      <w:lvlText w:val="▪"/>
      <w:lvlJc w:val="left"/>
      <w:pPr>
        <w:ind w:left="443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11DA335A">
      <w:start w:val="1"/>
      <w:numFmt w:val="bullet"/>
      <w:lvlText w:val="•"/>
      <w:lvlJc w:val="left"/>
      <w:pPr>
        <w:ind w:left="515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6B66C5D0">
      <w:start w:val="1"/>
      <w:numFmt w:val="bullet"/>
      <w:lvlText w:val="o"/>
      <w:lvlJc w:val="left"/>
      <w:pPr>
        <w:ind w:left="58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30F0D374">
      <w:start w:val="1"/>
      <w:numFmt w:val="bullet"/>
      <w:lvlText w:val="▪"/>
      <w:lvlJc w:val="left"/>
      <w:pPr>
        <w:ind w:left="659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A87688"/>
    <w:multiLevelType w:val="multilevel"/>
    <w:tmpl w:val="3CE4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DF3636"/>
    <w:multiLevelType w:val="hybridMultilevel"/>
    <w:tmpl w:val="D1AC6DF2"/>
    <w:lvl w:ilvl="0" w:tplc="632A9866">
      <w:start w:val="1"/>
      <w:numFmt w:val="bullet"/>
      <w:lvlText w:val=""/>
      <w:lvlJc w:val="left"/>
      <w:pPr>
        <w:ind w:left="720" w:hanging="360"/>
      </w:pPr>
      <w:rPr>
        <w:rFonts w:ascii="Symbol" w:hAnsi="Symbol" w:hint="default"/>
      </w:rPr>
    </w:lvl>
    <w:lvl w:ilvl="1" w:tplc="F22E4FDC" w:tentative="1">
      <w:start w:val="1"/>
      <w:numFmt w:val="bullet"/>
      <w:lvlText w:val="o"/>
      <w:lvlJc w:val="left"/>
      <w:pPr>
        <w:ind w:left="1440" w:hanging="360"/>
      </w:pPr>
      <w:rPr>
        <w:rFonts w:ascii="Courier New" w:hAnsi="Courier New" w:hint="default"/>
      </w:rPr>
    </w:lvl>
    <w:lvl w:ilvl="2" w:tplc="1346B336" w:tentative="1">
      <w:start w:val="1"/>
      <w:numFmt w:val="bullet"/>
      <w:lvlText w:val=""/>
      <w:lvlJc w:val="left"/>
      <w:pPr>
        <w:ind w:left="2160" w:hanging="360"/>
      </w:pPr>
      <w:rPr>
        <w:rFonts w:ascii="Wingdings" w:hAnsi="Wingdings" w:hint="default"/>
      </w:rPr>
    </w:lvl>
    <w:lvl w:ilvl="3" w:tplc="8ADC9148" w:tentative="1">
      <w:start w:val="1"/>
      <w:numFmt w:val="bullet"/>
      <w:lvlText w:val=""/>
      <w:lvlJc w:val="left"/>
      <w:pPr>
        <w:ind w:left="2880" w:hanging="360"/>
      </w:pPr>
      <w:rPr>
        <w:rFonts w:ascii="Symbol" w:hAnsi="Symbol" w:hint="default"/>
      </w:rPr>
    </w:lvl>
    <w:lvl w:ilvl="4" w:tplc="F9C21FA0" w:tentative="1">
      <w:start w:val="1"/>
      <w:numFmt w:val="bullet"/>
      <w:lvlText w:val="o"/>
      <w:lvlJc w:val="left"/>
      <w:pPr>
        <w:ind w:left="3600" w:hanging="360"/>
      </w:pPr>
      <w:rPr>
        <w:rFonts w:ascii="Courier New" w:hAnsi="Courier New" w:hint="default"/>
      </w:rPr>
    </w:lvl>
    <w:lvl w:ilvl="5" w:tplc="836A19AA" w:tentative="1">
      <w:start w:val="1"/>
      <w:numFmt w:val="bullet"/>
      <w:lvlText w:val=""/>
      <w:lvlJc w:val="left"/>
      <w:pPr>
        <w:ind w:left="4320" w:hanging="360"/>
      </w:pPr>
      <w:rPr>
        <w:rFonts w:ascii="Wingdings" w:hAnsi="Wingdings" w:hint="default"/>
      </w:rPr>
    </w:lvl>
    <w:lvl w:ilvl="6" w:tplc="E8827032" w:tentative="1">
      <w:start w:val="1"/>
      <w:numFmt w:val="bullet"/>
      <w:lvlText w:val=""/>
      <w:lvlJc w:val="left"/>
      <w:pPr>
        <w:ind w:left="5040" w:hanging="360"/>
      </w:pPr>
      <w:rPr>
        <w:rFonts w:ascii="Symbol" w:hAnsi="Symbol" w:hint="default"/>
      </w:rPr>
    </w:lvl>
    <w:lvl w:ilvl="7" w:tplc="887EB20E" w:tentative="1">
      <w:start w:val="1"/>
      <w:numFmt w:val="bullet"/>
      <w:lvlText w:val="o"/>
      <w:lvlJc w:val="left"/>
      <w:pPr>
        <w:ind w:left="5760" w:hanging="360"/>
      </w:pPr>
      <w:rPr>
        <w:rFonts w:ascii="Courier New" w:hAnsi="Courier New" w:hint="default"/>
      </w:rPr>
    </w:lvl>
    <w:lvl w:ilvl="8" w:tplc="4942BB5C" w:tentative="1">
      <w:start w:val="1"/>
      <w:numFmt w:val="bullet"/>
      <w:lvlText w:val=""/>
      <w:lvlJc w:val="left"/>
      <w:pPr>
        <w:ind w:left="6480" w:hanging="360"/>
      </w:pPr>
      <w:rPr>
        <w:rFonts w:ascii="Wingdings" w:hAnsi="Wingdings" w:hint="default"/>
      </w:rPr>
    </w:lvl>
  </w:abstractNum>
  <w:abstractNum w:abstractNumId="37" w15:restartNumberingAfterBreak="0">
    <w:nsid w:val="1E0ABB82"/>
    <w:multiLevelType w:val="hybridMultilevel"/>
    <w:tmpl w:val="F606F348"/>
    <w:lvl w:ilvl="0" w:tplc="AA1204C4">
      <w:start w:val="1"/>
      <w:numFmt w:val="bullet"/>
      <w:lvlText w:val=""/>
      <w:lvlJc w:val="left"/>
      <w:pPr>
        <w:ind w:left="720" w:hanging="360"/>
      </w:pPr>
      <w:rPr>
        <w:rFonts w:ascii="Symbol" w:hAnsi="Symbol" w:hint="default"/>
      </w:rPr>
    </w:lvl>
    <w:lvl w:ilvl="1" w:tplc="3EC68132">
      <w:start w:val="1"/>
      <w:numFmt w:val="bullet"/>
      <w:lvlText w:val="o"/>
      <w:lvlJc w:val="left"/>
      <w:pPr>
        <w:ind w:left="1440" w:hanging="360"/>
      </w:pPr>
      <w:rPr>
        <w:rFonts w:ascii="Courier New" w:hAnsi="Courier New" w:hint="default"/>
      </w:rPr>
    </w:lvl>
    <w:lvl w:ilvl="2" w:tplc="DAE4FBAE">
      <w:start w:val="1"/>
      <w:numFmt w:val="bullet"/>
      <w:lvlText w:val=""/>
      <w:lvlJc w:val="left"/>
      <w:pPr>
        <w:ind w:left="2160" w:hanging="360"/>
      </w:pPr>
      <w:rPr>
        <w:rFonts w:ascii="Wingdings" w:hAnsi="Wingdings" w:hint="default"/>
      </w:rPr>
    </w:lvl>
    <w:lvl w:ilvl="3" w:tplc="E9947F5C">
      <w:start w:val="1"/>
      <w:numFmt w:val="bullet"/>
      <w:lvlText w:val=""/>
      <w:lvlJc w:val="left"/>
      <w:pPr>
        <w:ind w:left="2880" w:hanging="360"/>
      </w:pPr>
      <w:rPr>
        <w:rFonts w:ascii="Symbol" w:hAnsi="Symbol" w:hint="default"/>
      </w:rPr>
    </w:lvl>
    <w:lvl w:ilvl="4" w:tplc="7FECE42E">
      <w:start w:val="1"/>
      <w:numFmt w:val="bullet"/>
      <w:lvlText w:val="o"/>
      <w:lvlJc w:val="left"/>
      <w:pPr>
        <w:ind w:left="3600" w:hanging="360"/>
      </w:pPr>
      <w:rPr>
        <w:rFonts w:ascii="Courier New" w:hAnsi="Courier New" w:hint="default"/>
      </w:rPr>
    </w:lvl>
    <w:lvl w:ilvl="5" w:tplc="40CE78BA">
      <w:start w:val="1"/>
      <w:numFmt w:val="bullet"/>
      <w:lvlText w:val=""/>
      <w:lvlJc w:val="left"/>
      <w:pPr>
        <w:ind w:left="4320" w:hanging="360"/>
      </w:pPr>
      <w:rPr>
        <w:rFonts w:ascii="Wingdings" w:hAnsi="Wingdings" w:hint="default"/>
      </w:rPr>
    </w:lvl>
    <w:lvl w:ilvl="6" w:tplc="F9664A70">
      <w:start w:val="1"/>
      <w:numFmt w:val="bullet"/>
      <w:lvlText w:val=""/>
      <w:lvlJc w:val="left"/>
      <w:pPr>
        <w:ind w:left="5040" w:hanging="360"/>
      </w:pPr>
      <w:rPr>
        <w:rFonts w:ascii="Symbol" w:hAnsi="Symbol" w:hint="default"/>
      </w:rPr>
    </w:lvl>
    <w:lvl w:ilvl="7" w:tplc="3EB61DB0">
      <w:start w:val="1"/>
      <w:numFmt w:val="bullet"/>
      <w:lvlText w:val="o"/>
      <w:lvlJc w:val="left"/>
      <w:pPr>
        <w:ind w:left="5760" w:hanging="360"/>
      </w:pPr>
      <w:rPr>
        <w:rFonts w:ascii="Courier New" w:hAnsi="Courier New" w:hint="default"/>
      </w:rPr>
    </w:lvl>
    <w:lvl w:ilvl="8" w:tplc="384C0A44">
      <w:start w:val="1"/>
      <w:numFmt w:val="bullet"/>
      <w:lvlText w:val=""/>
      <w:lvlJc w:val="left"/>
      <w:pPr>
        <w:ind w:left="6480" w:hanging="360"/>
      </w:pPr>
      <w:rPr>
        <w:rFonts w:ascii="Wingdings" w:hAnsi="Wingdings" w:hint="default"/>
      </w:rPr>
    </w:lvl>
  </w:abstractNum>
  <w:abstractNum w:abstractNumId="38" w15:restartNumberingAfterBreak="0">
    <w:nsid w:val="1EAD13D8"/>
    <w:multiLevelType w:val="hybridMultilevel"/>
    <w:tmpl w:val="CDEA3D20"/>
    <w:lvl w:ilvl="0" w:tplc="CF86EFCA">
      <w:start w:val="1"/>
      <w:numFmt w:val="bullet"/>
      <w:lvlText w:val="•"/>
      <w:lvlJc w:val="left"/>
      <w:pPr>
        <w:ind w:left="70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AD04F812">
      <w:start w:val="1"/>
      <w:numFmt w:val="bullet"/>
      <w:lvlText w:val="o"/>
      <w:lvlJc w:val="left"/>
      <w:pPr>
        <w:ind w:left="144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92E24F82">
      <w:start w:val="1"/>
      <w:numFmt w:val="bullet"/>
      <w:lvlText w:val="▪"/>
      <w:lvlJc w:val="left"/>
      <w:pPr>
        <w:ind w:left="21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9BCAF92E">
      <w:start w:val="1"/>
      <w:numFmt w:val="bullet"/>
      <w:lvlText w:val="•"/>
      <w:lvlJc w:val="left"/>
      <w:pPr>
        <w:ind w:left="288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F71CAAAE">
      <w:start w:val="1"/>
      <w:numFmt w:val="bullet"/>
      <w:lvlText w:val="o"/>
      <w:lvlJc w:val="left"/>
      <w:pPr>
        <w:ind w:left="360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4B1E2BC4">
      <w:start w:val="1"/>
      <w:numFmt w:val="bullet"/>
      <w:lvlText w:val="▪"/>
      <w:lvlJc w:val="left"/>
      <w:pPr>
        <w:ind w:left="432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8CE0F726">
      <w:start w:val="1"/>
      <w:numFmt w:val="bullet"/>
      <w:lvlText w:val="•"/>
      <w:lvlJc w:val="left"/>
      <w:pPr>
        <w:ind w:left="504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327E5C92">
      <w:start w:val="1"/>
      <w:numFmt w:val="bullet"/>
      <w:lvlText w:val="o"/>
      <w:lvlJc w:val="left"/>
      <w:pPr>
        <w:ind w:left="57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A540143C">
      <w:start w:val="1"/>
      <w:numFmt w:val="bullet"/>
      <w:lvlText w:val="▪"/>
      <w:lvlJc w:val="left"/>
      <w:pPr>
        <w:ind w:left="648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28589B"/>
    <w:multiLevelType w:val="hybridMultilevel"/>
    <w:tmpl w:val="E5A46024"/>
    <w:lvl w:ilvl="0" w:tplc="9EDA7F76">
      <w:start w:val="1"/>
      <w:numFmt w:val="bullet"/>
      <w:lvlText w:val="•"/>
      <w:lvlJc w:val="left"/>
      <w:pPr>
        <w:ind w:left="694"/>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560A3ACA">
      <w:start w:val="1"/>
      <w:numFmt w:val="bullet"/>
      <w:lvlText w:val="o"/>
      <w:lvlJc w:val="left"/>
      <w:pPr>
        <w:ind w:left="155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DB98D388">
      <w:start w:val="1"/>
      <w:numFmt w:val="bullet"/>
      <w:lvlText w:val="▪"/>
      <w:lvlJc w:val="left"/>
      <w:pPr>
        <w:ind w:left="22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958EE826">
      <w:start w:val="1"/>
      <w:numFmt w:val="bullet"/>
      <w:lvlText w:val="•"/>
      <w:lvlJc w:val="left"/>
      <w:pPr>
        <w:ind w:left="299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89B2EF6A">
      <w:start w:val="1"/>
      <w:numFmt w:val="bullet"/>
      <w:lvlText w:val="o"/>
      <w:lvlJc w:val="left"/>
      <w:pPr>
        <w:ind w:left="371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42D8DEEA">
      <w:start w:val="1"/>
      <w:numFmt w:val="bullet"/>
      <w:lvlText w:val="▪"/>
      <w:lvlJc w:val="left"/>
      <w:pPr>
        <w:ind w:left="443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5DAC0E12">
      <w:start w:val="1"/>
      <w:numFmt w:val="bullet"/>
      <w:lvlText w:val="•"/>
      <w:lvlJc w:val="left"/>
      <w:pPr>
        <w:ind w:left="515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227E99E6">
      <w:start w:val="1"/>
      <w:numFmt w:val="bullet"/>
      <w:lvlText w:val="o"/>
      <w:lvlJc w:val="left"/>
      <w:pPr>
        <w:ind w:left="58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A2287D22">
      <w:start w:val="1"/>
      <w:numFmt w:val="bullet"/>
      <w:lvlText w:val="▪"/>
      <w:lvlJc w:val="left"/>
      <w:pPr>
        <w:ind w:left="659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B33BCC"/>
    <w:multiLevelType w:val="multilevel"/>
    <w:tmpl w:val="9602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137710C"/>
    <w:multiLevelType w:val="multilevel"/>
    <w:tmpl w:val="65F013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22985A71"/>
    <w:multiLevelType w:val="multilevel"/>
    <w:tmpl w:val="BDDE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E42A8F"/>
    <w:multiLevelType w:val="hybridMultilevel"/>
    <w:tmpl w:val="B364B2AC"/>
    <w:lvl w:ilvl="0" w:tplc="AC48CC44">
      <w:start w:val="1"/>
      <w:numFmt w:val="bullet"/>
      <w:lvlText w:val="•"/>
      <w:lvlJc w:val="left"/>
      <w:pPr>
        <w:ind w:left="706"/>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1" w:tplc="D03C468A">
      <w:start w:val="1"/>
      <w:numFmt w:val="bullet"/>
      <w:lvlText w:val="o"/>
      <w:lvlJc w:val="left"/>
      <w:pPr>
        <w:ind w:left="144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2" w:tplc="88A8081E">
      <w:start w:val="1"/>
      <w:numFmt w:val="bullet"/>
      <w:lvlText w:val="▪"/>
      <w:lvlJc w:val="left"/>
      <w:pPr>
        <w:ind w:left="216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3" w:tplc="A3547E70">
      <w:start w:val="1"/>
      <w:numFmt w:val="bullet"/>
      <w:lvlText w:val="•"/>
      <w:lvlJc w:val="left"/>
      <w:pPr>
        <w:ind w:left="2880"/>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4" w:tplc="F816ED70">
      <w:start w:val="1"/>
      <w:numFmt w:val="bullet"/>
      <w:lvlText w:val="o"/>
      <w:lvlJc w:val="left"/>
      <w:pPr>
        <w:ind w:left="360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5" w:tplc="8926F190">
      <w:start w:val="1"/>
      <w:numFmt w:val="bullet"/>
      <w:lvlText w:val="▪"/>
      <w:lvlJc w:val="left"/>
      <w:pPr>
        <w:ind w:left="432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6" w:tplc="ADD68A16">
      <w:start w:val="1"/>
      <w:numFmt w:val="bullet"/>
      <w:lvlText w:val="•"/>
      <w:lvlJc w:val="left"/>
      <w:pPr>
        <w:ind w:left="5040"/>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7" w:tplc="D6BC7412">
      <w:start w:val="1"/>
      <w:numFmt w:val="bullet"/>
      <w:lvlText w:val="o"/>
      <w:lvlJc w:val="left"/>
      <w:pPr>
        <w:ind w:left="576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8" w:tplc="55D2CD4C">
      <w:start w:val="1"/>
      <w:numFmt w:val="bullet"/>
      <w:lvlText w:val="▪"/>
      <w:lvlJc w:val="left"/>
      <w:pPr>
        <w:ind w:left="648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24897EDC"/>
    <w:multiLevelType w:val="hybridMultilevel"/>
    <w:tmpl w:val="FFFFFFFF"/>
    <w:lvl w:ilvl="0" w:tplc="FAB216A0">
      <w:start w:val="1"/>
      <w:numFmt w:val="decimal"/>
      <w:lvlText w:val="%1."/>
      <w:lvlJc w:val="left"/>
      <w:pPr>
        <w:ind w:left="720" w:hanging="360"/>
      </w:pPr>
    </w:lvl>
    <w:lvl w:ilvl="1" w:tplc="51F8E94E">
      <w:start w:val="1"/>
      <w:numFmt w:val="lowerLetter"/>
      <w:lvlText w:val="%2."/>
      <w:lvlJc w:val="left"/>
      <w:pPr>
        <w:ind w:left="1440" w:hanging="360"/>
      </w:pPr>
    </w:lvl>
    <w:lvl w:ilvl="2" w:tplc="DC20772A">
      <w:start w:val="1"/>
      <w:numFmt w:val="lowerRoman"/>
      <w:lvlText w:val="%3."/>
      <w:lvlJc w:val="right"/>
      <w:pPr>
        <w:ind w:left="2160" w:hanging="180"/>
      </w:pPr>
    </w:lvl>
    <w:lvl w:ilvl="3" w:tplc="F16C6252">
      <w:start w:val="1"/>
      <w:numFmt w:val="decimal"/>
      <w:lvlText w:val="%4."/>
      <w:lvlJc w:val="left"/>
      <w:pPr>
        <w:ind w:left="2880" w:hanging="360"/>
      </w:pPr>
    </w:lvl>
    <w:lvl w:ilvl="4" w:tplc="840644B6">
      <w:start w:val="1"/>
      <w:numFmt w:val="lowerLetter"/>
      <w:lvlText w:val="%5."/>
      <w:lvlJc w:val="left"/>
      <w:pPr>
        <w:ind w:left="3600" w:hanging="360"/>
      </w:pPr>
    </w:lvl>
    <w:lvl w:ilvl="5" w:tplc="6C9870F2">
      <w:start w:val="1"/>
      <w:numFmt w:val="lowerRoman"/>
      <w:lvlText w:val="%6."/>
      <w:lvlJc w:val="right"/>
      <w:pPr>
        <w:ind w:left="4320" w:hanging="180"/>
      </w:pPr>
    </w:lvl>
    <w:lvl w:ilvl="6" w:tplc="598E127E">
      <w:start w:val="1"/>
      <w:numFmt w:val="decimal"/>
      <w:lvlText w:val="%7."/>
      <w:lvlJc w:val="left"/>
      <w:pPr>
        <w:ind w:left="5040" w:hanging="360"/>
      </w:pPr>
    </w:lvl>
    <w:lvl w:ilvl="7" w:tplc="EE46B4CC">
      <w:start w:val="1"/>
      <w:numFmt w:val="lowerLetter"/>
      <w:lvlText w:val="%8."/>
      <w:lvlJc w:val="left"/>
      <w:pPr>
        <w:ind w:left="5760" w:hanging="360"/>
      </w:pPr>
    </w:lvl>
    <w:lvl w:ilvl="8" w:tplc="89F02EA8">
      <w:start w:val="1"/>
      <w:numFmt w:val="lowerRoman"/>
      <w:lvlText w:val="%9."/>
      <w:lvlJc w:val="right"/>
      <w:pPr>
        <w:ind w:left="6480" w:hanging="180"/>
      </w:pPr>
    </w:lvl>
  </w:abstractNum>
  <w:abstractNum w:abstractNumId="45" w15:restartNumberingAfterBreak="0">
    <w:nsid w:val="24FD3EB2"/>
    <w:multiLevelType w:val="multilevel"/>
    <w:tmpl w:val="EC12FF76"/>
    <w:lvl w:ilvl="0">
      <w:start w:val="3"/>
      <w:numFmt w:val="decimal"/>
      <w:lvlText w:val="%1"/>
      <w:lvlJc w:val="left"/>
      <w:pPr>
        <w:ind w:left="660" w:hanging="660"/>
      </w:pPr>
      <w:rPr>
        <w:rFonts w:hint="default"/>
      </w:rPr>
    </w:lvl>
    <w:lvl w:ilvl="1">
      <w:start w:val="8"/>
      <w:numFmt w:val="decimal"/>
      <w:lvlText w:val="%1.%2"/>
      <w:lvlJc w:val="left"/>
      <w:pPr>
        <w:ind w:left="900" w:hanging="660"/>
      </w:pPr>
      <w:rPr>
        <w:rFonts w:hint="default"/>
      </w:rPr>
    </w:lvl>
    <w:lvl w:ilvl="2">
      <w:start w:val="1"/>
      <w:numFmt w:val="decimal"/>
      <w:lvlText w:val="%1.%2.%3"/>
      <w:lvlJc w:val="left"/>
      <w:pPr>
        <w:ind w:left="1200" w:hanging="720"/>
      </w:pPr>
      <w:rPr>
        <w:rFonts w:hint="default"/>
      </w:rPr>
    </w:lvl>
    <w:lvl w:ilvl="3">
      <w:start w:val="2"/>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46" w15:restartNumberingAfterBreak="0">
    <w:nsid w:val="25B95258"/>
    <w:multiLevelType w:val="hybridMultilevel"/>
    <w:tmpl w:val="A24CD938"/>
    <w:lvl w:ilvl="0" w:tplc="ADAAF920">
      <w:start w:val="1"/>
      <w:numFmt w:val="bullet"/>
      <w:lvlText w:val=""/>
      <w:lvlJc w:val="left"/>
      <w:pPr>
        <w:ind w:left="720" w:hanging="360"/>
      </w:pPr>
      <w:rPr>
        <w:rFonts w:ascii="Symbol" w:hAnsi="Symbol" w:hint="default"/>
      </w:rPr>
    </w:lvl>
    <w:lvl w:ilvl="1" w:tplc="D51E8438" w:tentative="1">
      <w:start w:val="1"/>
      <w:numFmt w:val="bullet"/>
      <w:lvlText w:val="o"/>
      <w:lvlJc w:val="left"/>
      <w:pPr>
        <w:ind w:left="1440" w:hanging="360"/>
      </w:pPr>
      <w:rPr>
        <w:rFonts w:ascii="Courier New" w:hAnsi="Courier New" w:hint="default"/>
      </w:rPr>
    </w:lvl>
    <w:lvl w:ilvl="2" w:tplc="CA8E262A" w:tentative="1">
      <w:start w:val="1"/>
      <w:numFmt w:val="bullet"/>
      <w:lvlText w:val=""/>
      <w:lvlJc w:val="left"/>
      <w:pPr>
        <w:ind w:left="2160" w:hanging="360"/>
      </w:pPr>
      <w:rPr>
        <w:rFonts w:ascii="Wingdings" w:hAnsi="Wingdings" w:hint="default"/>
      </w:rPr>
    </w:lvl>
    <w:lvl w:ilvl="3" w:tplc="90242104" w:tentative="1">
      <w:start w:val="1"/>
      <w:numFmt w:val="bullet"/>
      <w:lvlText w:val=""/>
      <w:lvlJc w:val="left"/>
      <w:pPr>
        <w:ind w:left="2880" w:hanging="360"/>
      </w:pPr>
      <w:rPr>
        <w:rFonts w:ascii="Symbol" w:hAnsi="Symbol" w:hint="default"/>
      </w:rPr>
    </w:lvl>
    <w:lvl w:ilvl="4" w:tplc="0BBCA334" w:tentative="1">
      <w:start w:val="1"/>
      <w:numFmt w:val="bullet"/>
      <w:lvlText w:val="o"/>
      <w:lvlJc w:val="left"/>
      <w:pPr>
        <w:ind w:left="3600" w:hanging="360"/>
      </w:pPr>
      <w:rPr>
        <w:rFonts w:ascii="Courier New" w:hAnsi="Courier New" w:hint="default"/>
      </w:rPr>
    </w:lvl>
    <w:lvl w:ilvl="5" w:tplc="8EF00460" w:tentative="1">
      <w:start w:val="1"/>
      <w:numFmt w:val="bullet"/>
      <w:lvlText w:val=""/>
      <w:lvlJc w:val="left"/>
      <w:pPr>
        <w:ind w:left="4320" w:hanging="360"/>
      </w:pPr>
      <w:rPr>
        <w:rFonts w:ascii="Wingdings" w:hAnsi="Wingdings" w:hint="default"/>
      </w:rPr>
    </w:lvl>
    <w:lvl w:ilvl="6" w:tplc="2D56A1BE" w:tentative="1">
      <w:start w:val="1"/>
      <w:numFmt w:val="bullet"/>
      <w:lvlText w:val=""/>
      <w:lvlJc w:val="left"/>
      <w:pPr>
        <w:ind w:left="5040" w:hanging="360"/>
      </w:pPr>
      <w:rPr>
        <w:rFonts w:ascii="Symbol" w:hAnsi="Symbol" w:hint="default"/>
      </w:rPr>
    </w:lvl>
    <w:lvl w:ilvl="7" w:tplc="806E7A60" w:tentative="1">
      <w:start w:val="1"/>
      <w:numFmt w:val="bullet"/>
      <w:lvlText w:val="o"/>
      <w:lvlJc w:val="left"/>
      <w:pPr>
        <w:ind w:left="5760" w:hanging="360"/>
      </w:pPr>
      <w:rPr>
        <w:rFonts w:ascii="Courier New" w:hAnsi="Courier New" w:hint="default"/>
      </w:rPr>
    </w:lvl>
    <w:lvl w:ilvl="8" w:tplc="2618F0D6" w:tentative="1">
      <w:start w:val="1"/>
      <w:numFmt w:val="bullet"/>
      <w:lvlText w:val=""/>
      <w:lvlJc w:val="left"/>
      <w:pPr>
        <w:ind w:left="6480" w:hanging="360"/>
      </w:pPr>
      <w:rPr>
        <w:rFonts w:ascii="Wingdings" w:hAnsi="Wingdings" w:hint="default"/>
      </w:rPr>
    </w:lvl>
  </w:abstractNum>
  <w:abstractNum w:abstractNumId="47" w15:restartNumberingAfterBreak="0">
    <w:nsid w:val="26C45FAD"/>
    <w:multiLevelType w:val="hybridMultilevel"/>
    <w:tmpl w:val="9B8A9F80"/>
    <w:lvl w:ilvl="0" w:tplc="43A0BB02">
      <w:start w:val="1"/>
      <w:numFmt w:val="bullet"/>
      <w:lvlText w:val="•"/>
      <w:lvlJc w:val="left"/>
      <w:pPr>
        <w:ind w:left="694"/>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B3F8B238">
      <w:start w:val="1"/>
      <w:numFmt w:val="bullet"/>
      <w:lvlText w:val="o"/>
      <w:lvlJc w:val="left"/>
      <w:pPr>
        <w:ind w:left="155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92FC32AE">
      <w:start w:val="1"/>
      <w:numFmt w:val="bullet"/>
      <w:lvlText w:val="▪"/>
      <w:lvlJc w:val="left"/>
      <w:pPr>
        <w:ind w:left="22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8668C21A">
      <w:start w:val="1"/>
      <w:numFmt w:val="bullet"/>
      <w:lvlText w:val="•"/>
      <w:lvlJc w:val="left"/>
      <w:pPr>
        <w:ind w:left="299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0AF844FC">
      <w:start w:val="1"/>
      <w:numFmt w:val="bullet"/>
      <w:lvlText w:val="o"/>
      <w:lvlJc w:val="left"/>
      <w:pPr>
        <w:ind w:left="371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FC56F68E">
      <w:start w:val="1"/>
      <w:numFmt w:val="bullet"/>
      <w:lvlText w:val="▪"/>
      <w:lvlJc w:val="left"/>
      <w:pPr>
        <w:ind w:left="443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70364E52">
      <w:start w:val="1"/>
      <w:numFmt w:val="bullet"/>
      <w:lvlText w:val="•"/>
      <w:lvlJc w:val="left"/>
      <w:pPr>
        <w:ind w:left="515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1B2A73B6">
      <w:start w:val="1"/>
      <w:numFmt w:val="bullet"/>
      <w:lvlText w:val="o"/>
      <w:lvlJc w:val="left"/>
      <w:pPr>
        <w:ind w:left="58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6CCE8E32">
      <w:start w:val="1"/>
      <w:numFmt w:val="bullet"/>
      <w:lvlText w:val="▪"/>
      <w:lvlJc w:val="left"/>
      <w:pPr>
        <w:ind w:left="659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917784"/>
    <w:multiLevelType w:val="hybridMultilevel"/>
    <w:tmpl w:val="95A0CA1A"/>
    <w:lvl w:ilvl="0" w:tplc="779E6584">
      <w:start w:val="1"/>
      <w:numFmt w:val="bullet"/>
      <w:lvlText w:val="•"/>
      <w:lvlJc w:val="left"/>
      <w:pPr>
        <w:ind w:left="45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E87A3B4E">
      <w:start w:val="1"/>
      <w:numFmt w:val="bullet"/>
      <w:lvlText w:val="o"/>
      <w:lvlJc w:val="left"/>
      <w:pPr>
        <w:ind w:left="155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A5705ED6">
      <w:start w:val="1"/>
      <w:numFmt w:val="bullet"/>
      <w:lvlText w:val="▪"/>
      <w:lvlJc w:val="left"/>
      <w:pPr>
        <w:ind w:left="22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A1723DDC">
      <w:start w:val="1"/>
      <w:numFmt w:val="bullet"/>
      <w:lvlText w:val="•"/>
      <w:lvlJc w:val="left"/>
      <w:pPr>
        <w:ind w:left="299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6C0C7D00">
      <w:start w:val="1"/>
      <w:numFmt w:val="bullet"/>
      <w:lvlText w:val="o"/>
      <w:lvlJc w:val="left"/>
      <w:pPr>
        <w:ind w:left="371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DCAA0FBC">
      <w:start w:val="1"/>
      <w:numFmt w:val="bullet"/>
      <w:lvlText w:val="▪"/>
      <w:lvlJc w:val="left"/>
      <w:pPr>
        <w:ind w:left="443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E1E803AE">
      <w:start w:val="1"/>
      <w:numFmt w:val="bullet"/>
      <w:lvlText w:val="•"/>
      <w:lvlJc w:val="left"/>
      <w:pPr>
        <w:ind w:left="515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664CD0A2">
      <w:start w:val="1"/>
      <w:numFmt w:val="bullet"/>
      <w:lvlText w:val="o"/>
      <w:lvlJc w:val="left"/>
      <w:pPr>
        <w:ind w:left="58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8626D62E">
      <w:start w:val="1"/>
      <w:numFmt w:val="bullet"/>
      <w:lvlText w:val="▪"/>
      <w:lvlJc w:val="left"/>
      <w:pPr>
        <w:ind w:left="659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3A43AF"/>
    <w:multiLevelType w:val="multilevel"/>
    <w:tmpl w:val="AEA4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9445BF9"/>
    <w:multiLevelType w:val="hybridMultilevel"/>
    <w:tmpl w:val="32BCA45A"/>
    <w:lvl w:ilvl="0" w:tplc="225EEA54">
      <w:start w:val="1"/>
      <w:numFmt w:val="bullet"/>
      <w:lvlText w:val="•"/>
      <w:lvlJc w:val="left"/>
      <w:pPr>
        <w:ind w:left="70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481479BC">
      <w:start w:val="1"/>
      <w:numFmt w:val="bullet"/>
      <w:lvlText w:val="o"/>
      <w:lvlJc w:val="left"/>
      <w:pPr>
        <w:ind w:left="144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ACCA4C18">
      <w:start w:val="1"/>
      <w:numFmt w:val="bullet"/>
      <w:lvlText w:val="▪"/>
      <w:lvlJc w:val="left"/>
      <w:pPr>
        <w:ind w:left="21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A0F43C56">
      <w:start w:val="1"/>
      <w:numFmt w:val="bullet"/>
      <w:lvlText w:val="•"/>
      <w:lvlJc w:val="left"/>
      <w:pPr>
        <w:ind w:left="288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3CDC2B14">
      <w:start w:val="1"/>
      <w:numFmt w:val="bullet"/>
      <w:lvlText w:val="o"/>
      <w:lvlJc w:val="left"/>
      <w:pPr>
        <w:ind w:left="360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FD6261A6">
      <w:start w:val="1"/>
      <w:numFmt w:val="bullet"/>
      <w:lvlText w:val="▪"/>
      <w:lvlJc w:val="left"/>
      <w:pPr>
        <w:ind w:left="432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AFFCC8D6">
      <w:start w:val="1"/>
      <w:numFmt w:val="bullet"/>
      <w:lvlText w:val="•"/>
      <w:lvlJc w:val="left"/>
      <w:pPr>
        <w:ind w:left="504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4D008184">
      <w:start w:val="1"/>
      <w:numFmt w:val="bullet"/>
      <w:lvlText w:val="o"/>
      <w:lvlJc w:val="left"/>
      <w:pPr>
        <w:ind w:left="57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13E20962">
      <w:start w:val="1"/>
      <w:numFmt w:val="bullet"/>
      <w:lvlText w:val="▪"/>
      <w:lvlJc w:val="left"/>
      <w:pPr>
        <w:ind w:left="648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A65316"/>
    <w:multiLevelType w:val="multilevel"/>
    <w:tmpl w:val="8292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FD572A"/>
    <w:multiLevelType w:val="multilevel"/>
    <w:tmpl w:val="735AD1E0"/>
    <w:lvl w:ilvl="0">
      <w:start w:val="3"/>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2B731F1B"/>
    <w:multiLevelType w:val="multilevel"/>
    <w:tmpl w:val="F062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BF458CF"/>
    <w:multiLevelType w:val="hybridMultilevel"/>
    <w:tmpl w:val="A14A4314"/>
    <w:lvl w:ilvl="0" w:tplc="2C04F4E6">
      <w:start w:val="1"/>
      <w:numFmt w:val="bullet"/>
      <w:lvlText w:val="•"/>
      <w:lvlJc w:val="left"/>
      <w:pPr>
        <w:ind w:left="528"/>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BFF24988">
      <w:start w:val="1"/>
      <w:numFmt w:val="bullet"/>
      <w:lvlText w:val="o"/>
      <w:lvlJc w:val="left"/>
      <w:pPr>
        <w:ind w:left="155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7654D24C">
      <w:start w:val="1"/>
      <w:numFmt w:val="bullet"/>
      <w:lvlText w:val="▪"/>
      <w:lvlJc w:val="left"/>
      <w:pPr>
        <w:ind w:left="22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5CB066A0">
      <w:start w:val="1"/>
      <w:numFmt w:val="bullet"/>
      <w:lvlText w:val="•"/>
      <w:lvlJc w:val="left"/>
      <w:pPr>
        <w:ind w:left="299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72FA4F6C">
      <w:start w:val="1"/>
      <w:numFmt w:val="bullet"/>
      <w:lvlText w:val="o"/>
      <w:lvlJc w:val="left"/>
      <w:pPr>
        <w:ind w:left="371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42423C18">
      <w:start w:val="1"/>
      <w:numFmt w:val="bullet"/>
      <w:lvlText w:val="▪"/>
      <w:lvlJc w:val="left"/>
      <w:pPr>
        <w:ind w:left="443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DF9C0E2E">
      <w:start w:val="1"/>
      <w:numFmt w:val="bullet"/>
      <w:lvlText w:val="•"/>
      <w:lvlJc w:val="left"/>
      <w:pPr>
        <w:ind w:left="515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427E429A">
      <w:start w:val="1"/>
      <w:numFmt w:val="bullet"/>
      <w:lvlText w:val="o"/>
      <w:lvlJc w:val="left"/>
      <w:pPr>
        <w:ind w:left="58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846EF348">
      <w:start w:val="1"/>
      <w:numFmt w:val="bullet"/>
      <w:lvlText w:val="▪"/>
      <w:lvlJc w:val="left"/>
      <w:pPr>
        <w:ind w:left="659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2C3D4D"/>
    <w:multiLevelType w:val="multilevel"/>
    <w:tmpl w:val="E032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D8F0776"/>
    <w:multiLevelType w:val="hybridMultilevel"/>
    <w:tmpl w:val="E5A2321A"/>
    <w:lvl w:ilvl="0" w:tplc="18B2EE88">
      <w:start w:val="1"/>
      <w:numFmt w:val="bullet"/>
      <w:lvlText w:val="•"/>
      <w:lvlJc w:val="left"/>
      <w:pPr>
        <w:ind w:left="1801" w:hanging="36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876A66A2" w:tentative="1">
      <w:start w:val="1"/>
      <w:numFmt w:val="bullet"/>
      <w:lvlText w:val="o"/>
      <w:lvlJc w:val="left"/>
      <w:pPr>
        <w:ind w:left="2521" w:hanging="360"/>
      </w:pPr>
      <w:rPr>
        <w:rFonts w:ascii="Courier New" w:hAnsi="Courier New" w:hint="default"/>
      </w:rPr>
    </w:lvl>
    <w:lvl w:ilvl="2" w:tplc="D1DED744" w:tentative="1">
      <w:start w:val="1"/>
      <w:numFmt w:val="bullet"/>
      <w:lvlText w:val=""/>
      <w:lvlJc w:val="left"/>
      <w:pPr>
        <w:ind w:left="3241" w:hanging="360"/>
      </w:pPr>
      <w:rPr>
        <w:rFonts w:ascii="Wingdings" w:hAnsi="Wingdings" w:hint="default"/>
      </w:rPr>
    </w:lvl>
    <w:lvl w:ilvl="3" w:tplc="FE0E053C" w:tentative="1">
      <w:start w:val="1"/>
      <w:numFmt w:val="bullet"/>
      <w:lvlText w:val=""/>
      <w:lvlJc w:val="left"/>
      <w:pPr>
        <w:ind w:left="3961" w:hanging="360"/>
      </w:pPr>
      <w:rPr>
        <w:rFonts w:ascii="Symbol" w:hAnsi="Symbol" w:hint="default"/>
      </w:rPr>
    </w:lvl>
    <w:lvl w:ilvl="4" w:tplc="50B80D52" w:tentative="1">
      <w:start w:val="1"/>
      <w:numFmt w:val="bullet"/>
      <w:lvlText w:val="o"/>
      <w:lvlJc w:val="left"/>
      <w:pPr>
        <w:ind w:left="4681" w:hanging="360"/>
      </w:pPr>
      <w:rPr>
        <w:rFonts w:ascii="Courier New" w:hAnsi="Courier New" w:hint="default"/>
      </w:rPr>
    </w:lvl>
    <w:lvl w:ilvl="5" w:tplc="4468A5EE" w:tentative="1">
      <w:start w:val="1"/>
      <w:numFmt w:val="bullet"/>
      <w:lvlText w:val=""/>
      <w:lvlJc w:val="left"/>
      <w:pPr>
        <w:ind w:left="5401" w:hanging="360"/>
      </w:pPr>
      <w:rPr>
        <w:rFonts w:ascii="Wingdings" w:hAnsi="Wingdings" w:hint="default"/>
      </w:rPr>
    </w:lvl>
    <w:lvl w:ilvl="6" w:tplc="45C611D4" w:tentative="1">
      <w:start w:val="1"/>
      <w:numFmt w:val="bullet"/>
      <w:lvlText w:val=""/>
      <w:lvlJc w:val="left"/>
      <w:pPr>
        <w:ind w:left="6121" w:hanging="360"/>
      </w:pPr>
      <w:rPr>
        <w:rFonts w:ascii="Symbol" w:hAnsi="Symbol" w:hint="default"/>
      </w:rPr>
    </w:lvl>
    <w:lvl w:ilvl="7" w:tplc="4418C4C8" w:tentative="1">
      <w:start w:val="1"/>
      <w:numFmt w:val="bullet"/>
      <w:lvlText w:val="o"/>
      <w:lvlJc w:val="left"/>
      <w:pPr>
        <w:ind w:left="6841" w:hanging="360"/>
      </w:pPr>
      <w:rPr>
        <w:rFonts w:ascii="Courier New" w:hAnsi="Courier New" w:hint="default"/>
      </w:rPr>
    </w:lvl>
    <w:lvl w:ilvl="8" w:tplc="E64CA08E" w:tentative="1">
      <w:start w:val="1"/>
      <w:numFmt w:val="bullet"/>
      <w:lvlText w:val=""/>
      <w:lvlJc w:val="left"/>
      <w:pPr>
        <w:ind w:left="7561" w:hanging="360"/>
      </w:pPr>
      <w:rPr>
        <w:rFonts w:ascii="Wingdings" w:hAnsi="Wingdings" w:hint="default"/>
      </w:rPr>
    </w:lvl>
  </w:abstractNum>
  <w:abstractNum w:abstractNumId="57" w15:restartNumberingAfterBreak="0">
    <w:nsid w:val="2E814E52"/>
    <w:multiLevelType w:val="hybridMultilevel"/>
    <w:tmpl w:val="E976182E"/>
    <w:lvl w:ilvl="0" w:tplc="F032392A">
      <w:start w:val="1"/>
      <w:numFmt w:val="lowerLetter"/>
      <w:lvlText w:val="%1)"/>
      <w:lvlJc w:val="left"/>
      <w:pPr>
        <w:ind w:left="713"/>
      </w:pPr>
      <w:rPr>
        <w:rFonts w:ascii="Times New Roman" w:hAnsi="Times New Roman" w:hint="default"/>
        <w:b w:val="0"/>
        <w:i w:val="0"/>
        <w:iCs w:val="0"/>
        <w:strike w:val="0"/>
        <w:dstrike w:val="0"/>
        <w:color w:val="000000"/>
        <w:sz w:val="24"/>
        <w:szCs w:val="24"/>
        <w:u w:val="none" w:color="000000"/>
        <w:bdr w:val="none" w:sz="0" w:space="0" w:color="auto"/>
        <w:shd w:val="clear" w:color="auto" w:fill="auto"/>
        <w:vertAlign w:val="baseline"/>
      </w:rPr>
    </w:lvl>
    <w:lvl w:ilvl="1" w:tplc="5FCEB7C4">
      <w:start w:val="1"/>
      <w:numFmt w:val="bullet"/>
      <w:lvlText w:val="•"/>
      <w:lvlJc w:val="left"/>
      <w:pPr>
        <w:ind w:left="1441"/>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2" w:tplc="82BCE5F2">
      <w:start w:val="1"/>
      <w:numFmt w:val="bullet"/>
      <w:lvlText w:val="▪"/>
      <w:lvlJc w:val="left"/>
      <w:pPr>
        <w:ind w:left="1728"/>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3" w:tplc="FBF0DAAC">
      <w:start w:val="1"/>
      <w:numFmt w:val="bullet"/>
      <w:lvlText w:val="•"/>
      <w:lvlJc w:val="left"/>
      <w:pPr>
        <w:ind w:left="2448"/>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4" w:tplc="9ACCF3F2">
      <w:start w:val="1"/>
      <w:numFmt w:val="bullet"/>
      <w:lvlText w:val="o"/>
      <w:lvlJc w:val="left"/>
      <w:pPr>
        <w:ind w:left="3168"/>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5" w:tplc="11D0C396">
      <w:start w:val="1"/>
      <w:numFmt w:val="bullet"/>
      <w:lvlText w:val="▪"/>
      <w:lvlJc w:val="left"/>
      <w:pPr>
        <w:ind w:left="3888"/>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6" w:tplc="C54C6A92">
      <w:start w:val="1"/>
      <w:numFmt w:val="bullet"/>
      <w:lvlText w:val="•"/>
      <w:lvlJc w:val="left"/>
      <w:pPr>
        <w:ind w:left="4608"/>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7" w:tplc="03CCECD8">
      <w:start w:val="1"/>
      <w:numFmt w:val="bullet"/>
      <w:lvlText w:val="o"/>
      <w:lvlJc w:val="left"/>
      <w:pPr>
        <w:ind w:left="5328"/>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8" w:tplc="E1CAAA58">
      <w:start w:val="1"/>
      <w:numFmt w:val="bullet"/>
      <w:lvlText w:val="▪"/>
      <w:lvlJc w:val="left"/>
      <w:pPr>
        <w:ind w:left="6048"/>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2F0D35EF"/>
    <w:multiLevelType w:val="hybridMultilevel"/>
    <w:tmpl w:val="B49E88DE"/>
    <w:lvl w:ilvl="0" w:tplc="9B98C2D0">
      <w:start w:val="1"/>
      <w:numFmt w:val="bullet"/>
      <w:lvlText w:val="•"/>
      <w:lvlJc w:val="left"/>
      <w:pPr>
        <w:ind w:left="70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16F4D6A0">
      <w:start w:val="1"/>
      <w:numFmt w:val="bullet"/>
      <w:lvlText w:val="o"/>
      <w:lvlJc w:val="left"/>
      <w:pPr>
        <w:ind w:left="144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31E4871A">
      <w:start w:val="1"/>
      <w:numFmt w:val="bullet"/>
      <w:lvlText w:val="▪"/>
      <w:lvlJc w:val="left"/>
      <w:pPr>
        <w:ind w:left="21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60FAEFB6">
      <w:start w:val="1"/>
      <w:numFmt w:val="bullet"/>
      <w:lvlText w:val="•"/>
      <w:lvlJc w:val="left"/>
      <w:pPr>
        <w:ind w:left="288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D908B50E">
      <w:start w:val="1"/>
      <w:numFmt w:val="bullet"/>
      <w:lvlText w:val="o"/>
      <w:lvlJc w:val="left"/>
      <w:pPr>
        <w:ind w:left="360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70444F34">
      <w:start w:val="1"/>
      <w:numFmt w:val="bullet"/>
      <w:lvlText w:val="▪"/>
      <w:lvlJc w:val="left"/>
      <w:pPr>
        <w:ind w:left="432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DE7616C4">
      <w:start w:val="1"/>
      <w:numFmt w:val="bullet"/>
      <w:lvlText w:val="•"/>
      <w:lvlJc w:val="left"/>
      <w:pPr>
        <w:ind w:left="504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A3382B2C">
      <w:start w:val="1"/>
      <w:numFmt w:val="bullet"/>
      <w:lvlText w:val="o"/>
      <w:lvlJc w:val="left"/>
      <w:pPr>
        <w:ind w:left="57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A600C93E">
      <w:start w:val="1"/>
      <w:numFmt w:val="bullet"/>
      <w:lvlText w:val="▪"/>
      <w:lvlJc w:val="left"/>
      <w:pPr>
        <w:ind w:left="648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F3A0A96"/>
    <w:multiLevelType w:val="hybridMultilevel"/>
    <w:tmpl w:val="94144686"/>
    <w:lvl w:ilvl="0" w:tplc="03960386">
      <w:start w:val="1"/>
      <w:numFmt w:val="bullet"/>
      <w:lvlText w:val="•"/>
      <w:lvlJc w:val="left"/>
      <w:pPr>
        <w:ind w:left="528"/>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74C89BA8">
      <w:start w:val="1"/>
      <w:numFmt w:val="bullet"/>
      <w:lvlText w:val="o"/>
      <w:lvlJc w:val="left"/>
      <w:pPr>
        <w:ind w:left="155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20C47CCE">
      <w:start w:val="1"/>
      <w:numFmt w:val="bullet"/>
      <w:lvlText w:val="▪"/>
      <w:lvlJc w:val="left"/>
      <w:pPr>
        <w:ind w:left="22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5F0E048A">
      <w:start w:val="1"/>
      <w:numFmt w:val="bullet"/>
      <w:lvlText w:val="•"/>
      <w:lvlJc w:val="left"/>
      <w:pPr>
        <w:ind w:left="299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7C02F01E">
      <w:start w:val="1"/>
      <w:numFmt w:val="bullet"/>
      <w:lvlText w:val="o"/>
      <w:lvlJc w:val="left"/>
      <w:pPr>
        <w:ind w:left="371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4256629E">
      <w:start w:val="1"/>
      <w:numFmt w:val="bullet"/>
      <w:lvlText w:val="▪"/>
      <w:lvlJc w:val="left"/>
      <w:pPr>
        <w:ind w:left="443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BFC21AA6">
      <w:start w:val="1"/>
      <w:numFmt w:val="bullet"/>
      <w:lvlText w:val="•"/>
      <w:lvlJc w:val="left"/>
      <w:pPr>
        <w:ind w:left="515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B45CA876">
      <w:start w:val="1"/>
      <w:numFmt w:val="bullet"/>
      <w:lvlText w:val="o"/>
      <w:lvlJc w:val="left"/>
      <w:pPr>
        <w:ind w:left="58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38B8324A">
      <w:start w:val="1"/>
      <w:numFmt w:val="bullet"/>
      <w:lvlText w:val="▪"/>
      <w:lvlJc w:val="left"/>
      <w:pPr>
        <w:ind w:left="659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EAFDCE"/>
    <w:multiLevelType w:val="hybridMultilevel"/>
    <w:tmpl w:val="FFFFFFFF"/>
    <w:lvl w:ilvl="0" w:tplc="396C4D7C">
      <w:start w:val="1"/>
      <w:numFmt w:val="bullet"/>
      <w:lvlText w:val=""/>
      <w:lvlJc w:val="left"/>
      <w:pPr>
        <w:ind w:left="720" w:hanging="360"/>
      </w:pPr>
      <w:rPr>
        <w:rFonts w:ascii="Symbol" w:hAnsi="Symbol" w:hint="default"/>
      </w:rPr>
    </w:lvl>
    <w:lvl w:ilvl="1" w:tplc="217AC226">
      <w:start w:val="1"/>
      <w:numFmt w:val="bullet"/>
      <w:lvlText w:val="o"/>
      <w:lvlJc w:val="left"/>
      <w:pPr>
        <w:ind w:left="1440" w:hanging="360"/>
      </w:pPr>
      <w:rPr>
        <w:rFonts w:ascii="Courier New" w:hAnsi="Courier New" w:hint="default"/>
      </w:rPr>
    </w:lvl>
    <w:lvl w:ilvl="2" w:tplc="CDD27414">
      <w:start w:val="1"/>
      <w:numFmt w:val="bullet"/>
      <w:lvlText w:val=""/>
      <w:lvlJc w:val="left"/>
      <w:pPr>
        <w:ind w:left="2160" w:hanging="360"/>
      </w:pPr>
      <w:rPr>
        <w:rFonts w:ascii="Wingdings" w:hAnsi="Wingdings" w:hint="default"/>
      </w:rPr>
    </w:lvl>
    <w:lvl w:ilvl="3" w:tplc="86946FE6">
      <w:start w:val="1"/>
      <w:numFmt w:val="bullet"/>
      <w:lvlText w:val=""/>
      <w:lvlJc w:val="left"/>
      <w:pPr>
        <w:ind w:left="2880" w:hanging="360"/>
      </w:pPr>
      <w:rPr>
        <w:rFonts w:ascii="Symbol" w:hAnsi="Symbol" w:hint="default"/>
      </w:rPr>
    </w:lvl>
    <w:lvl w:ilvl="4" w:tplc="3D14A53E">
      <w:start w:val="1"/>
      <w:numFmt w:val="bullet"/>
      <w:lvlText w:val="o"/>
      <w:lvlJc w:val="left"/>
      <w:pPr>
        <w:ind w:left="3600" w:hanging="360"/>
      </w:pPr>
      <w:rPr>
        <w:rFonts w:ascii="Courier New" w:hAnsi="Courier New" w:hint="default"/>
      </w:rPr>
    </w:lvl>
    <w:lvl w:ilvl="5" w:tplc="E832598C">
      <w:start w:val="1"/>
      <w:numFmt w:val="bullet"/>
      <w:lvlText w:val=""/>
      <w:lvlJc w:val="left"/>
      <w:pPr>
        <w:ind w:left="4320" w:hanging="360"/>
      </w:pPr>
      <w:rPr>
        <w:rFonts w:ascii="Wingdings" w:hAnsi="Wingdings" w:hint="default"/>
      </w:rPr>
    </w:lvl>
    <w:lvl w:ilvl="6" w:tplc="E2AA34C6">
      <w:start w:val="1"/>
      <w:numFmt w:val="bullet"/>
      <w:lvlText w:val=""/>
      <w:lvlJc w:val="left"/>
      <w:pPr>
        <w:ind w:left="5040" w:hanging="360"/>
      </w:pPr>
      <w:rPr>
        <w:rFonts w:ascii="Symbol" w:hAnsi="Symbol" w:hint="default"/>
      </w:rPr>
    </w:lvl>
    <w:lvl w:ilvl="7" w:tplc="DCD6921E">
      <w:start w:val="1"/>
      <w:numFmt w:val="bullet"/>
      <w:lvlText w:val="o"/>
      <w:lvlJc w:val="left"/>
      <w:pPr>
        <w:ind w:left="5760" w:hanging="360"/>
      </w:pPr>
      <w:rPr>
        <w:rFonts w:ascii="Courier New" w:hAnsi="Courier New" w:hint="default"/>
      </w:rPr>
    </w:lvl>
    <w:lvl w:ilvl="8" w:tplc="FD44D638">
      <w:start w:val="1"/>
      <w:numFmt w:val="bullet"/>
      <w:lvlText w:val=""/>
      <w:lvlJc w:val="left"/>
      <w:pPr>
        <w:ind w:left="6480" w:hanging="360"/>
      </w:pPr>
      <w:rPr>
        <w:rFonts w:ascii="Wingdings" w:hAnsi="Wingdings" w:hint="default"/>
      </w:rPr>
    </w:lvl>
  </w:abstractNum>
  <w:abstractNum w:abstractNumId="61" w15:restartNumberingAfterBreak="0">
    <w:nsid w:val="305B59E9"/>
    <w:multiLevelType w:val="hybridMultilevel"/>
    <w:tmpl w:val="30F8E32C"/>
    <w:lvl w:ilvl="0" w:tplc="6AFA9540">
      <w:start w:val="1"/>
      <w:numFmt w:val="bullet"/>
      <w:lvlText w:val="•"/>
      <w:lvlJc w:val="left"/>
      <w:pPr>
        <w:ind w:left="706"/>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1" w:tplc="4458344A">
      <w:start w:val="1"/>
      <w:numFmt w:val="bullet"/>
      <w:lvlText w:val="o"/>
      <w:lvlJc w:val="left"/>
      <w:pPr>
        <w:ind w:left="144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2" w:tplc="4D2E6376">
      <w:start w:val="1"/>
      <w:numFmt w:val="bullet"/>
      <w:lvlText w:val="▪"/>
      <w:lvlJc w:val="left"/>
      <w:pPr>
        <w:ind w:left="216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3" w:tplc="1B90DF38">
      <w:start w:val="1"/>
      <w:numFmt w:val="bullet"/>
      <w:lvlText w:val="•"/>
      <w:lvlJc w:val="left"/>
      <w:pPr>
        <w:ind w:left="2880"/>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4" w:tplc="02607F06">
      <w:start w:val="1"/>
      <w:numFmt w:val="bullet"/>
      <w:lvlText w:val="o"/>
      <w:lvlJc w:val="left"/>
      <w:pPr>
        <w:ind w:left="360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5" w:tplc="94BEC20A">
      <w:start w:val="1"/>
      <w:numFmt w:val="bullet"/>
      <w:lvlText w:val="▪"/>
      <w:lvlJc w:val="left"/>
      <w:pPr>
        <w:ind w:left="432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6" w:tplc="96E2E98E">
      <w:start w:val="1"/>
      <w:numFmt w:val="bullet"/>
      <w:lvlText w:val="•"/>
      <w:lvlJc w:val="left"/>
      <w:pPr>
        <w:ind w:left="5040"/>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7" w:tplc="9C04E752">
      <w:start w:val="1"/>
      <w:numFmt w:val="bullet"/>
      <w:lvlText w:val="o"/>
      <w:lvlJc w:val="left"/>
      <w:pPr>
        <w:ind w:left="576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8" w:tplc="DC8C773A">
      <w:start w:val="1"/>
      <w:numFmt w:val="bullet"/>
      <w:lvlText w:val="▪"/>
      <w:lvlJc w:val="left"/>
      <w:pPr>
        <w:ind w:left="648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305E4DC9"/>
    <w:multiLevelType w:val="multilevel"/>
    <w:tmpl w:val="D05610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3089292F"/>
    <w:multiLevelType w:val="multilevel"/>
    <w:tmpl w:val="4CAC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3751E3"/>
    <w:multiLevelType w:val="multilevel"/>
    <w:tmpl w:val="6CFC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1443BE4"/>
    <w:multiLevelType w:val="multilevel"/>
    <w:tmpl w:val="C094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1C16AF2"/>
    <w:multiLevelType w:val="hybridMultilevel"/>
    <w:tmpl w:val="38384284"/>
    <w:lvl w:ilvl="0" w:tplc="36BC4822">
      <w:start w:val="1"/>
      <w:numFmt w:val="bullet"/>
      <w:lvlText w:val="•"/>
      <w:lvlJc w:val="left"/>
      <w:pPr>
        <w:ind w:left="1440" w:hanging="36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C3809504">
      <w:start w:val="1"/>
      <w:numFmt w:val="bullet"/>
      <w:lvlText w:val="•"/>
      <w:lvlJc w:val="left"/>
      <w:pPr>
        <w:ind w:left="1801" w:hanging="36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2" w:tplc="57048A82" w:tentative="1">
      <w:start w:val="1"/>
      <w:numFmt w:val="bullet"/>
      <w:lvlText w:val=""/>
      <w:lvlJc w:val="left"/>
      <w:pPr>
        <w:ind w:left="2880" w:hanging="360"/>
      </w:pPr>
      <w:rPr>
        <w:rFonts w:ascii="Wingdings" w:hAnsi="Wingdings" w:hint="default"/>
      </w:rPr>
    </w:lvl>
    <w:lvl w:ilvl="3" w:tplc="0A36373E" w:tentative="1">
      <w:start w:val="1"/>
      <w:numFmt w:val="bullet"/>
      <w:lvlText w:val=""/>
      <w:lvlJc w:val="left"/>
      <w:pPr>
        <w:ind w:left="3600" w:hanging="360"/>
      </w:pPr>
      <w:rPr>
        <w:rFonts w:ascii="Symbol" w:hAnsi="Symbol" w:hint="default"/>
      </w:rPr>
    </w:lvl>
    <w:lvl w:ilvl="4" w:tplc="BFA6D708" w:tentative="1">
      <w:start w:val="1"/>
      <w:numFmt w:val="bullet"/>
      <w:lvlText w:val="o"/>
      <w:lvlJc w:val="left"/>
      <w:pPr>
        <w:ind w:left="4320" w:hanging="360"/>
      </w:pPr>
      <w:rPr>
        <w:rFonts w:ascii="Courier New" w:hAnsi="Courier New" w:hint="default"/>
      </w:rPr>
    </w:lvl>
    <w:lvl w:ilvl="5" w:tplc="D1E82D02" w:tentative="1">
      <w:start w:val="1"/>
      <w:numFmt w:val="bullet"/>
      <w:lvlText w:val=""/>
      <w:lvlJc w:val="left"/>
      <w:pPr>
        <w:ind w:left="5040" w:hanging="360"/>
      </w:pPr>
      <w:rPr>
        <w:rFonts w:ascii="Wingdings" w:hAnsi="Wingdings" w:hint="default"/>
      </w:rPr>
    </w:lvl>
    <w:lvl w:ilvl="6" w:tplc="0D828AEE" w:tentative="1">
      <w:start w:val="1"/>
      <w:numFmt w:val="bullet"/>
      <w:lvlText w:val=""/>
      <w:lvlJc w:val="left"/>
      <w:pPr>
        <w:ind w:left="5760" w:hanging="360"/>
      </w:pPr>
      <w:rPr>
        <w:rFonts w:ascii="Symbol" w:hAnsi="Symbol" w:hint="default"/>
      </w:rPr>
    </w:lvl>
    <w:lvl w:ilvl="7" w:tplc="479E0CEE" w:tentative="1">
      <w:start w:val="1"/>
      <w:numFmt w:val="bullet"/>
      <w:lvlText w:val="o"/>
      <w:lvlJc w:val="left"/>
      <w:pPr>
        <w:ind w:left="6480" w:hanging="360"/>
      </w:pPr>
      <w:rPr>
        <w:rFonts w:ascii="Courier New" w:hAnsi="Courier New" w:hint="default"/>
      </w:rPr>
    </w:lvl>
    <w:lvl w:ilvl="8" w:tplc="793EA6E8" w:tentative="1">
      <w:start w:val="1"/>
      <w:numFmt w:val="bullet"/>
      <w:lvlText w:val=""/>
      <w:lvlJc w:val="left"/>
      <w:pPr>
        <w:ind w:left="7200" w:hanging="360"/>
      </w:pPr>
      <w:rPr>
        <w:rFonts w:ascii="Wingdings" w:hAnsi="Wingdings" w:hint="default"/>
      </w:rPr>
    </w:lvl>
  </w:abstractNum>
  <w:abstractNum w:abstractNumId="67" w15:restartNumberingAfterBreak="0">
    <w:nsid w:val="324D7FE1"/>
    <w:multiLevelType w:val="multilevel"/>
    <w:tmpl w:val="654A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304657B"/>
    <w:multiLevelType w:val="hybridMultilevel"/>
    <w:tmpl w:val="F7CE43CA"/>
    <w:lvl w:ilvl="0" w:tplc="80082364">
      <w:start w:val="1"/>
      <w:numFmt w:val="bullet"/>
      <w:lvlText w:val="•"/>
      <w:lvlJc w:val="left"/>
      <w:pPr>
        <w:ind w:left="706"/>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1" w:tplc="270E9612">
      <w:start w:val="1"/>
      <w:numFmt w:val="bullet"/>
      <w:lvlText w:val="o"/>
      <w:lvlJc w:val="left"/>
      <w:pPr>
        <w:ind w:left="144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2" w:tplc="D69A693C">
      <w:start w:val="1"/>
      <w:numFmt w:val="bullet"/>
      <w:lvlText w:val="▪"/>
      <w:lvlJc w:val="left"/>
      <w:pPr>
        <w:ind w:left="216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3" w:tplc="AA6A45D4">
      <w:start w:val="1"/>
      <w:numFmt w:val="bullet"/>
      <w:lvlText w:val="•"/>
      <w:lvlJc w:val="left"/>
      <w:pPr>
        <w:ind w:left="2880"/>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4" w:tplc="3F30997E">
      <w:start w:val="1"/>
      <w:numFmt w:val="bullet"/>
      <w:lvlText w:val="o"/>
      <w:lvlJc w:val="left"/>
      <w:pPr>
        <w:ind w:left="360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5" w:tplc="0D2EF378">
      <w:start w:val="1"/>
      <w:numFmt w:val="bullet"/>
      <w:lvlText w:val="▪"/>
      <w:lvlJc w:val="left"/>
      <w:pPr>
        <w:ind w:left="432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6" w:tplc="F0163DA4">
      <w:start w:val="1"/>
      <w:numFmt w:val="bullet"/>
      <w:lvlText w:val="•"/>
      <w:lvlJc w:val="left"/>
      <w:pPr>
        <w:ind w:left="5040"/>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7" w:tplc="1DEADC8C">
      <w:start w:val="1"/>
      <w:numFmt w:val="bullet"/>
      <w:lvlText w:val="o"/>
      <w:lvlJc w:val="left"/>
      <w:pPr>
        <w:ind w:left="576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8" w:tplc="8A460EA0">
      <w:start w:val="1"/>
      <w:numFmt w:val="bullet"/>
      <w:lvlText w:val="▪"/>
      <w:lvlJc w:val="left"/>
      <w:pPr>
        <w:ind w:left="648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33503D3F"/>
    <w:multiLevelType w:val="hybridMultilevel"/>
    <w:tmpl w:val="B11273A8"/>
    <w:lvl w:ilvl="0" w:tplc="BBB2302C">
      <w:start w:val="1"/>
      <w:numFmt w:val="bullet"/>
      <w:lvlText w:val="•"/>
      <w:lvlJc w:val="left"/>
      <w:pPr>
        <w:ind w:left="70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6A4690EC">
      <w:start w:val="1"/>
      <w:numFmt w:val="bullet"/>
      <w:lvlText w:val="o"/>
      <w:lvlJc w:val="left"/>
      <w:pPr>
        <w:ind w:left="144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534273F2">
      <w:start w:val="1"/>
      <w:numFmt w:val="bullet"/>
      <w:lvlText w:val="▪"/>
      <w:lvlJc w:val="left"/>
      <w:pPr>
        <w:ind w:left="21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9CF0533A">
      <w:start w:val="1"/>
      <w:numFmt w:val="bullet"/>
      <w:lvlText w:val="•"/>
      <w:lvlJc w:val="left"/>
      <w:pPr>
        <w:ind w:left="288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2F760D60">
      <w:start w:val="1"/>
      <w:numFmt w:val="bullet"/>
      <w:lvlText w:val="o"/>
      <w:lvlJc w:val="left"/>
      <w:pPr>
        <w:ind w:left="360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A1C6B2B0">
      <w:start w:val="1"/>
      <w:numFmt w:val="bullet"/>
      <w:lvlText w:val="▪"/>
      <w:lvlJc w:val="left"/>
      <w:pPr>
        <w:ind w:left="432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B628B25C">
      <w:start w:val="1"/>
      <w:numFmt w:val="bullet"/>
      <w:lvlText w:val="•"/>
      <w:lvlJc w:val="left"/>
      <w:pPr>
        <w:ind w:left="504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F718E97E">
      <w:start w:val="1"/>
      <w:numFmt w:val="bullet"/>
      <w:lvlText w:val="o"/>
      <w:lvlJc w:val="left"/>
      <w:pPr>
        <w:ind w:left="57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3D9C0702">
      <w:start w:val="1"/>
      <w:numFmt w:val="bullet"/>
      <w:lvlText w:val="▪"/>
      <w:lvlJc w:val="left"/>
      <w:pPr>
        <w:ind w:left="648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37E2C34"/>
    <w:multiLevelType w:val="multilevel"/>
    <w:tmpl w:val="91A8526E"/>
    <w:lvl w:ilvl="0">
      <w:start w:val="1"/>
      <w:numFmt w:val="lowerLetter"/>
      <w:lvlText w:val="%1)"/>
      <w:lvlJc w:val="left"/>
      <w:pPr>
        <w:ind w:left="360" w:hanging="360"/>
      </w:pPr>
      <w:rPr>
        <w:rFonts w:hint="default"/>
        <w:b w:val="0"/>
      </w:rPr>
    </w:lvl>
    <w:lvl w:ilvl="1">
      <w:start w:val="1"/>
      <w:numFmt w:val="decimal"/>
      <w:lvlText w:val="%1.%2"/>
      <w:lvlJc w:val="left"/>
      <w:pPr>
        <w:ind w:left="900" w:hanging="660"/>
      </w:pPr>
      <w:rPr>
        <w:rFonts w:hint="default"/>
        <w:b w:val="0"/>
      </w:rPr>
    </w:lvl>
    <w:lvl w:ilvl="2">
      <w:start w:val="8"/>
      <w:numFmt w:val="decimal"/>
      <w:lvlText w:val="%1.%2.%3"/>
      <w:lvlJc w:val="left"/>
      <w:pPr>
        <w:ind w:left="1200" w:hanging="720"/>
      </w:pPr>
      <w:rPr>
        <w:rFonts w:hint="default"/>
        <w:b w:val="0"/>
      </w:rPr>
    </w:lvl>
    <w:lvl w:ilvl="3">
      <w:start w:val="1"/>
      <w:numFmt w:val="decimal"/>
      <w:lvlText w:val="%1.%2.%3.%4"/>
      <w:lvlJc w:val="left"/>
      <w:pPr>
        <w:ind w:left="1440" w:hanging="720"/>
      </w:pPr>
      <w:rPr>
        <w:rFonts w:hint="default"/>
        <w:b w:val="0"/>
      </w:rPr>
    </w:lvl>
    <w:lvl w:ilvl="4">
      <w:start w:val="1"/>
      <w:numFmt w:val="decimal"/>
      <w:lvlText w:val="%1.%2.%3.%4.%5"/>
      <w:lvlJc w:val="left"/>
      <w:pPr>
        <w:ind w:left="2040" w:hanging="1080"/>
      </w:pPr>
      <w:rPr>
        <w:rFonts w:hint="default"/>
        <w:b w:val="0"/>
      </w:rPr>
    </w:lvl>
    <w:lvl w:ilvl="5">
      <w:start w:val="1"/>
      <w:numFmt w:val="decimal"/>
      <w:lvlText w:val="%1.%2.%3.%4.%5.%6"/>
      <w:lvlJc w:val="left"/>
      <w:pPr>
        <w:ind w:left="2280" w:hanging="1080"/>
      </w:pPr>
      <w:rPr>
        <w:rFonts w:hint="default"/>
        <w:b w:val="0"/>
      </w:rPr>
    </w:lvl>
    <w:lvl w:ilvl="6">
      <w:start w:val="1"/>
      <w:numFmt w:val="decimal"/>
      <w:lvlText w:val="%1.%2.%3.%4.%5.%6.%7"/>
      <w:lvlJc w:val="left"/>
      <w:pPr>
        <w:ind w:left="2880" w:hanging="1440"/>
      </w:pPr>
      <w:rPr>
        <w:rFonts w:hint="default"/>
        <w:b w:val="0"/>
      </w:rPr>
    </w:lvl>
    <w:lvl w:ilvl="7">
      <w:start w:val="1"/>
      <w:numFmt w:val="decimal"/>
      <w:lvlText w:val="%1.%2.%3.%4.%5.%6.%7.%8"/>
      <w:lvlJc w:val="left"/>
      <w:pPr>
        <w:ind w:left="3120" w:hanging="1440"/>
      </w:pPr>
      <w:rPr>
        <w:rFonts w:hint="default"/>
        <w:b w:val="0"/>
      </w:rPr>
    </w:lvl>
    <w:lvl w:ilvl="8">
      <w:start w:val="1"/>
      <w:numFmt w:val="decimal"/>
      <w:lvlText w:val="%1.%2.%3.%4.%5.%6.%7.%8.%9"/>
      <w:lvlJc w:val="left"/>
      <w:pPr>
        <w:ind w:left="3720" w:hanging="1800"/>
      </w:pPr>
      <w:rPr>
        <w:rFonts w:hint="default"/>
        <w:b w:val="0"/>
      </w:rPr>
    </w:lvl>
  </w:abstractNum>
  <w:abstractNum w:abstractNumId="71" w15:restartNumberingAfterBreak="0">
    <w:nsid w:val="33B55ED6"/>
    <w:multiLevelType w:val="multilevel"/>
    <w:tmpl w:val="FAD8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53A224C"/>
    <w:multiLevelType w:val="hybridMultilevel"/>
    <w:tmpl w:val="062AC8F2"/>
    <w:lvl w:ilvl="0" w:tplc="A38A7F68">
      <w:start w:val="1"/>
      <w:numFmt w:val="bullet"/>
      <w:lvlText w:val="•"/>
      <w:lvlJc w:val="left"/>
      <w:pPr>
        <w:ind w:left="108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5D6ED45C">
      <w:start w:val="1"/>
      <w:numFmt w:val="bullet"/>
      <w:lvlText w:val="o"/>
      <w:lvlJc w:val="left"/>
      <w:pPr>
        <w:ind w:left="1807"/>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5B62422E">
      <w:start w:val="1"/>
      <w:numFmt w:val="bullet"/>
      <w:lvlText w:val="▪"/>
      <w:lvlJc w:val="left"/>
      <w:pPr>
        <w:ind w:left="2527"/>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3776FDB8">
      <w:start w:val="1"/>
      <w:numFmt w:val="bullet"/>
      <w:lvlText w:val="•"/>
      <w:lvlJc w:val="left"/>
      <w:pPr>
        <w:ind w:left="3247"/>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00EA5A00">
      <w:start w:val="1"/>
      <w:numFmt w:val="bullet"/>
      <w:lvlText w:val="o"/>
      <w:lvlJc w:val="left"/>
      <w:pPr>
        <w:ind w:left="3967"/>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0AD62CF4">
      <w:start w:val="1"/>
      <w:numFmt w:val="bullet"/>
      <w:lvlText w:val="▪"/>
      <w:lvlJc w:val="left"/>
      <w:pPr>
        <w:ind w:left="4687"/>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E8F0C340">
      <w:start w:val="1"/>
      <w:numFmt w:val="bullet"/>
      <w:lvlText w:val="•"/>
      <w:lvlJc w:val="left"/>
      <w:pPr>
        <w:ind w:left="5407"/>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102CB490">
      <w:start w:val="1"/>
      <w:numFmt w:val="bullet"/>
      <w:lvlText w:val="o"/>
      <w:lvlJc w:val="left"/>
      <w:pPr>
        <w:ind w:left="6127"/>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86503366">
      <w:start w:val="1"/>
      <w:numFmt w:val="bullet"/>
      <w:lvlText w:val="▪"/>
      <w:lvlJc w:val="left"/>
      <w:pPr>
        <w:ind w:left="6847"/>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66201F0"/>
    <w:multiLevelType w:val="multilevel"/>
    <w:tmpl w:val="EB70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6AD4CF1"/>
    <w:multiLevelType w:val="hybridMultilevel"/>
    <w:tmpl w:val="F3F492B0"/>
    <w:lvl w:ilvl="0" w:tplc="D8D06494">
      <w:start w:val="1"/>
      <w:numFmt w:val="bullet"/>
      <w:lvlText w:val="•"/>
      <w:lvlJc w:val="left"/>
      <w:pPr>
        <w:ind w:left="70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09C8B4C8">
      <w:start w:val="1"/>
      <w:numFmt w:val="bullet"/>
      <w:lvlText w:val="o"/>
      <w:lvlJc w:val="left"/>
      <w:pPr>
        <w:ind w:left="144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0CAC81BA">
      <w:start w:val="1"/>
      <w:numFmt w:val="bullet"/>
      <w:lvlText w:val="▪"/>
      <w:lvlJc w:val="left"/>
      <w:pPr>
        <w:ind w:left="21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2E8AEAC2">
      <w:start w:val="1"/>
      <w:numFmt w:val="bullet"/>
      <w:lvlText w:val="•"/>
      <w:lvlJc w:val="left"/>
      <w:pPr>
        <w:ind w:left="288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BD98E4F8">
      <w:start w:val="1"/>
      <w:numFmt w:val="bullet"/>
      <w:lvlText w:val="o"/>
      <w:lvlJc w:val="left"/>
      <w:pPr>
        <w:ind w:left="360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C22C8E16">
      <w:start w:val="1"/>
      <w:numFmt w:val="bullet"/>
      <w:lvlText w:val="▪"/>
      <w:lvlJc w:val="left"/>
      <w:pPr>
        <w:ind w:left="432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8382AA66">
      <w:start w:val="1"/>
      <w:numFmt w:val="bullet"/>
      <w:lvlText w:val="•"/>
      <w:lvlJc w:val="left"/>
      <w:pPr>
        <w:ind w:left="504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A694E4A8">
      <w:start w:val="1"/>
      <w:numFmt w:val="bullet"/>
      <w:lvlText w:val="o"/>
      <w:lvlJc w:val="left"/>
      <w:pPr>
        <w:ind w:left="57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81DC4382">
      <w:start w:val="1"/>
      <w:numFmt w:val="bullet"/>
      <w:lvlText w:val="▪"/>
      <w:lvlJc w:val="left"/>
      <w:pPr>
        <w:ind w:left="648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6B7F254"/>
    <w:multiLevelType w:val="hybridMultilevel"/>
    <w:tmpl w:val="FFFFFFFF"/>
    <w:lvl w:ilvl="0" w:tplc="3A006F26">
      <w:start w:val="1"/>
      <w:numFmt w:val="bullet"/>
      <w:lvlText w:val=""/>
      <w:lvlJc w:val="left"/>
      <w:pPr>
        <w:ind w:left="720" w:hanging="360"/>
      </w:pPr>
      <w:rPr>
        <w:rFonts w:ascii="Symbol" w:hAnsi="Symbol" w:hint="default"/>
      </w:rPr>
    </w:lvl>
    <w:lvl w:ilvl="1" w:tplc="98149CB8">
      <w:start w:val="1"/>
      <w:numFmt w:val="bullet"/>
      <w:lvlText w:val="o"/>
      <w:lvlJc w:val="left"/>
      <w:pPr>
        <w:ind w:left="1440" w:hanging="360"/>
      </w:pPr>
      <w:rPr>
        <w:rFonts w:ascii="Courier New" w:hAnsi="Courier New" w:hint="default"/>
      </w:rPr>
    </w:lvl>
    <w:lvl w:ilvl="2" w:tplc="C79AD7D8">
      <w:start w:val="1"/>
      <w:numFmt w:val="bullet"/>
      <w:lvlText w:val=""/>
      <w:lvlJc w:val="left"/>
      <w:pPr>
        <w:ind w:left="2160" w:hanging="360"/>
      </w:pPr>
      <w:rPr>
        <w:rFonts w:ascii="Wingdings" w:hAnsi="Wingdings" w:hint="default"/>
      </w:rPr>
    </w:lvl>
    <w:lvl w:ilvl="3" w:tplc="28C20A3E">
      <w:start w:val="1"/>
      <w:numFmt w:val="bullet"/>
      <w:lvlText w:val=""/>
      <w:lvlJc w:val="left"/>
      <w:pPr>
        <w:ind w:left="2880" w:hanging="360"/>
      </w:pPr>
      <w:rPr>
        <w:rFonts w:ascii="Symbol" w:hAnsi="Symbol" w:hint="default"/>
      </w:rPr>
    </w:lvl>
    <w:lvl w:ilvl="4" w:tplc="69B4AFF8">
      <w:start w:val="1"/>
      <w:numFmt w:val="bullet"/>
      <w:lvlText w:val="o"/>
      <w:lvlJc w:val="left"/>
      <w:pPr>
        <w:ind w:left="3600" w:hanging="360"/>
      </w:pPr>
      <w:rPr>
        <w:rFonts w:ascii="Courier New" w:hAnsi="Courier New" w:hint="default"/>
      </w:rPr>
    </w:lvl>
    <w:lvl w:ilvl="5" w:tplc="32740FC6">
      <w:start w:val="1"/>
      <w:numFmt w:val="bullet"/>
      <w:lvlText w:val=""/>
      <w:lvlJc w:val="left"/>
      <w:pPr>
        <w:ind w:left="4320" w:hanging="360"/>
      </w:pPr>
      <w:rPr>
        <w:rFonts w:ascii="Wingdings" w:hAnsi="Wingdings" w:hint="default"/>
      </w:rPr>
    </w:lvl>
    <w:lvl w:ilvl="6" w:tplc="83CCAE7A">
      <w:start w:val="1"/>
      <w:numFmt w:val="bullet"/>
      <w:lvlText w:val=""/>
      <w:lvlJc w:val="left"/>
      <w:pPr>
        <w:ind w:left="5040" w:hanging="360"/>
      </w:pPr>
      <w:rPr>
        <w:rFonts w:ascii="Symbol" w:hAnsi="Symbol" w:hint="default"/>
      </w:rPr>
    </w:lvl>
    <w:lvl w:ilvl="7" w:tplc="F9361866">
      <w:start w:val="1"/>
      <w:numFmt w:val="bullet"/>
      <w:lvlText w:val="o"/>
      <w:lvlJc w:val="left"/>
      <w:pPr>
        <w:ind w:left="5760" w:hanging="360"/>
      </w:pPr>
      <w:rPr>
        <w:rFonts w:ascii="Courier New" w:hAnsi="Courier New" w:hint="default"/>
      </w:rPr>
    </w:lvl>
    <w:lvl w:ilvl="8" w:tplc="7DDCD302">
      <w:start w:val="1"/>
      <w:numFmt w:val="bullet"/>
      <w:lvlText w:val=""/>
      <w:lvlJc w:val="left"/>
      <w:pPr>
        <w:ind w:left="6480" w:hanging="360"/>
      </w:pPr>
      <w:rPr>
        <w:rFonts w:ascii="Wingdings" w:hAnsi="Wingdings" w:hint="default"/>
      </w:rPr>
    </w:lvl>
  </w:abstractNum>
  <w:abstractNum w:abstractNumId="76" w15:restartNumberingAfterBreak="0">
    <w:nsid w:val="37556BB4"/>
    <w:multiLevelType w:val="hybridMultilevel"/>
    <w:tmpl w:val="FFFFFFFF"/>
    <w:lvl w:ilvl="0" w:tplc="1D1AEE78">
      <w:start w:val="1"/>
      <w:numFmt w:val="decimal"/>
      <w:lvlText w:val="%1."/>
      <w:lvlJc w:val="left"/>
      <w:pPr>
        <w:ind w:left="720" w:hanging="360"/>
      </w:pPr>
    </w:lvl>
    <w:lvl w:ilvl="1" w:tplc="F9A26716">
      <w:start w:val="1"/>
      <w:numFmt w:val="lowerLetter"/>
      <w:lvlText w:val="%2."/>
      <w:lvlJc w:val="left"/>
      <w:pPr>
        <w:ind w:left="1440" w:hanging="360"/>
      </w:pPr>
    </w:lvl>
    <w:lvl w:ilvl="2" w:tplc="38FC8FA4">
      <w:start w:val="1"/>
      <w:numFmt w:val="lowerRoman"/>
      <w:lvlText w:val="%3."/>
      <w:lvlJc w:val="right"/>
      <w:pPr>
        <w:ind w:left="2160" w:hanging="180"/>
      </w:pPr>
    </w:lvl>
    <w:lvl w:ilvl="3" w:tplc="14E29044">
      <w:start w:val="1"/>
      <w:numFmt w:val="decimal"/>
      <w:lvlText w:val="%4."/>
      <w:lvlJc w:val="left"/>
      <w:pPr>
        <w:ind w:left="2880" w:hanging="360"/>
      </w:pPr>
    </w:lvl>
    <w:lvl w:ilvl="4" w:tplc="F920C3B4">
      <w:start w:val="1"/>
      <w:numFmt w:val="lowerLetter"/>
      <w:lvlText w:val="%5."/>
      <w:lvlJc w:val="left"/>
      <w:pPr>
        <w:ind w:left="3600" w:hanging="360"/>
      </w:pPr>
    </w:lvl>
    <w:lvl w:ilvl="5" w:tplc="859ADFD2">
      <w:start w:val="1"/>
      <w:numFmt w:val="lowerRoman"/>
      <w:lvlText w:val="%6."/>
      <w:lvlJc w:val="right"/>
      <w:pPr>
        <w:ind w:left="4320" w:hanging="180"/>
      </w:pPr>
    </w:lvl>
    <w:lvl w:ilvl="6" w:tplc="2DD0078A">
      <w:start w:val="1"/>
      <w:numFmt w:val="decimal"/>
      <w:lvlText w:val="%7."/>
      <w:lvlJc w:val="left"/>
      <w:pPr>
        <w:ind w:left="5040" w:hanging="360"/>
      </w:pPr>
    </w:lvl>
    <w:lvl w:ilvl="7" w:tplc="B6C2B038">
      <w:start w:val="1"/>
      <w:numFmt w:val="lowerLetter"/>
      <w:lvlText w:val="%8."/>
      <w:lvlJc w:val="left"/>
      <w:pPr>
        <w:ind w:left="5760" w:hanging="360"/>
      </w:pPr>
    </w:lvl>
    <w:lvl w:ilvl="8" w:tplc="CB32E088">
      <w:start w:val="1"/>
      <w:numFmt w:val="lowerRoman"/>
      <w:lvlText w:val="%9."/>
      <w:lvlJc w:val="right"/>
      <w:pPr>
        <w:ind w:left="6480" w:hanging="180"/>
      </w:pPr>
    </w:lvl>
  </w:abstractNum>
  <w:abstractNum w:abstractNumId="77" w15:restartNumberingAfterBreak="0">
    <w:nsid w:val="38477696"/>
    <w:multiLevelType w:val="hybridMultilevel"/>
    <w:tmpl w:val="FFFFFFFF"/>
    <w:lvl w:ilvl="0" w:tplc="47B67234">
      <w:start w:val="1"/>
      <w:numFmt w:val="decimal"/>
      <w:lvlText w:val="%1."/>
      <w:lvlJc w:val="left"/>
      <w:pPr>
        <w:ind w:left="720" w:hanging="360"/>
      </w:pPr>
    </w:lvl>
    <w:lvl w:ilvl="1" w:tplc="A62C5DB2">
      <w:start w:val="1"/>
      <w:numFmt w:val="lowerLetter"/>
      <w:lvlText w:val="%2."/>
      <w:lvlJc w:val="left"/>
      <w:pPr>
        <w:ind w:left="1440" w:hanging="360"/>
      </w:pPr>
    </w:lvl>
    <w:lvl w:ilvl="2" w:tplc="13223F56">
      <w:start w:val="1"/>
      <w:numFmt w:val="lowerRoman"/>
      <w:lvlText w:val="%3."/>
      <w:lvlJc w:val="right"/>
      <w:pPr>
        <w:ind w:left="2160" w:hanging="180"/>
      </w:pPr>
    </w:lvl>
    <w:lvl w:ilvl="3" w:tplc="52609FD8">
      <w:start w:val="1"/>
      <w:numFmt w:val="decimal"/>
      <w:lvlText w:val="%4."/>
      <w:lvlJc w:val="left"/>
      <w:pPr>
        <w:ind w:left="2880" w:hanging="360"/>
      </w:pPr>
    </w:lvl>
    <w:lvl w:ilvl="4" w:tplc="8DE40634">
      <w:start w:val="1"/>
      <w:numFmt w:val="lowerLetter"/>
      <w:lvlText w:val="%5."/>
      <w:lvlJc w:val="left"/>
      <w:pPr>
        <w:ind w:left="3600" w:hanging="360"/>
      </w:pPr>
    </w:lvl>
    <w:lvl w:ilvl="5" w:tplc="3EDA9BFE">
      <w:start w:val="1"/>
      <w:numFmt w:val="lowerRoman"/>
      <w:lvlText w:val="%6."/>
      <w:lvlJc w:val="right"/>
      <w:pPr>
        <w:ind w:left="4320" w:hanging="180"/>
      </w:pPr>
    </w:lvl>
    <w:lvl w:ilvl="6" w:tplc="F7B6A2C8">
      <w:start w:val="1"/>
      <w:numFmt w:val="decimal"/>
      <w:lvlText w:val="%7."/>
      <w:lvlJc w:val="left"/>
      <w:pPr>
        <w:ind w:left="5040" w:hanging="360"/>
      </w:pPr>
    </w:lvl>
    <w:lvl w:ilvl="7" w:tplc="5C629332">
      <w:start w:val="1"/>
      <w:numFmt w:val="lowerLetter"/>
      <w:lvlText w:val="%8."/>
      <w:lvlJc w:val="left"/>
      <w:pPr>
        <w:ind w:left="5760" w:hanging="360"/>
      </w:pPr>
    </w:lvl>
    <w:lvl w:ilvl="8" w:tplc="4832129C">
      <w:start w:val="1"/>
      <w:numFmt w:val="lowerRoman"/>
      <w:lvlText w:val="%9."/>
      <w:lvlJc w:val="right"/>
      <w:pPr>
        <w:ind w:left="6480" w:hanging="180"/>
      </w:pPr>
    </w:lvl>
  </w:abstractNum>
  <w:abstractNum w:abstractNumId="78" w15:restartNumberingAfterBreak="0">
    <w:nsid w:val="38D44E15"/>
    <w:multiLevelType w:val="hybridMultilevel"/>
    <w:tmpl w:val="A3F8FF86"/>
    <w:lvl w:ilvl="0" w:tplc="2E3659F6">
      <w:start w:val="1"/>
      <w:numFmt w:val="bullet"/>
      <w:lvlText w:val="•"/>
      <w:lvlJc w:val="left"/>
      <w:pPr>
        <w:ind w:left="70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C0643560">
      <w:start w:val="1"/>
      <w:numFmt w:val="bullet"/>
      <w:lvlText w:val="o"/>
      <w:lvlJc w:val="left"/>
      <w:pPr>
        <w:ind w:left="144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1D8836B4">
      <w:start w:val="1"/>
      <w:numFmt w:val="bullet"/>
      <w:lvlText w:val="▪"/>
      <w:lvlJc w:val="left"/>
      <w:pPr>
        <w:ind w:left="21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E50A5C24">
      <w:start w:val="1"/>
      <w:numFmt w:val="bullet"/>
      <w:lvlText w:val="•"/>
      <w:lvlJc w:val="left"/>
      <w:pPr>
        <w:ind w:left="288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2976E39C">
      <w:start w:val="1"/>
      <w:numFmt w:val="bullet"/>
      <w:lvlText w:val="o"/>
      <w:lvlJc w:val="left"/>
      <w:pPr>
        <w:ind w:left="360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89F03D52">
      <w:start w:val="1"/>
      <w:numFmt w:val="bullet"/>
      <w:lvlText w:val="▪"/>
      <w:lvlJc w:val="left"/>
      <w:pPr>
        <w:ind w:left="432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DD2ED528">
      <w:start w:val="1"/>
      <w:numFmt w:val="bullet"/>
      <w:lvlText w:val="•"/>
      <w:lvlJc w:val="left"/>
      <w:pPr>
        <w:ind w:left="504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EA206180">
      <w:start w:val="1"/>
      <w:numFmt w:val="bullet"/>
      <w:lvlText w:val="o"/>
      <w:lvlJc w:val="left"/>
      <w:pPr>
        <w:ind w:left="57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D0B2FD5A">
      <w:start w:val="1"/>
      <w:numFmt w:val="bullet"/>
      <w:lvlText w:val="▪"/>
      <w:lvlJc w:val="left"/>
      <w:pPr>
        <w:ind w:left="648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8F96723"/>
    <w:multiLevelType w:val="hybridMultilevel"/>
    <w:tmpl w:val="CE985070"/>
    <w:lvl w:ilvl="0" w:tplc="55540B9C">
      <w:start w:val="1"/>
      <w:numFmt w:val="bullet"/>
      <w:lvlText w:val="•"/>
      <w:lvlJc w:val="left"/>
      <w:pPr>
        <w:ind w:left="36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CBA89172">
      <w:start w:val="1"/>
      <w:numFmt w:val="bullet"/>
      <w:lvlText w:val="o"/>
      <w:lvlJc w:val="left"/>
      <w:pPr>
        <w:ind w:left="81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489C119C">
      <w:start w:val="1"/>
      <w:numFmt w:val="bullet"/>
      <w:lvlRestart w:val="0"/>
      <w:lvlText w:val="•"/>
      <w:lvlJc w:val="left"/>
      <w:pPr>
        <w:ind w:left="126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3" w:tplc="FB0815EE">
      <w:start w:val="1"/>
      <w:numFmt w:val="bullet"/>
      <w:lvlText w:val="•"/>
      <w:lvlJc w:val="left"/>
      <w:pPr>
        <w:ind w:left="198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A3569DE4">
      <w:start w:val="1"/>
      <w:numFmt w:val="bullet"/>
      <w:lvlText w:val="o"/>
      <w:lvlJc w:val="left"/>
      <w:pPr>
        <w:ind w:left="2701"/>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9B129014">
      <w:start w:val="1"/>
      <w:numFmt w:val="bullet"/>
      <w:lvlText w:val="▪"/>
      <w:lvlJc w:val="left"/>
      <w:pPr>
        <w:ind w:left="3421"/>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DABCE4FA">
      <w:start w:val="1"/>
      <w:numFmt w:val="bullet"/>
      <w:lvlText w:val="•"/>
      <w:lvlJc w:val="left"/>
      <w:pPr>
        <w:ind w:left="414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FB9C2A70">
      <w:start w:val="1"/>
      <w:numFmt w:val="bullet"/>
      <w:lvlText w:val="o"/>
      <w:lvlJc w:val="left"/>
      <w:pPr>
        <w:ind w:left="4861"/>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7F8EDA56">
      <w:start w:val="1"/>
      <w:numFmt w:val="bullet"/>
      <w:lvlText w:val="▪"/>
      <w:lvlJc w:val="left"/>
      <w:pPr>
        <w:ind w:left="5581"/>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B5019ED"/>
    <w:multiLevelType w:val="multilevel"/>
    <w:tmpl w:val="8A18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9257CD"/>
    <w:multiLevelType w:val="hybridMultilevel"/>
    <w:tmpl w:val="3E3E2DE2"/>
    <w:lvl w:ilvl="0" w:tplc="9850A5F8">
      <w:start w:val="1"/>
      <w:numFmt w:val="bullet"/>
      <w:lvlText w:val=""/>
      <w:lvlJc w:val="left"/>
      <w:pPr>
        <w:ind w:left="720" w:hanging="360"/>
      </w:pPr>
      <w:rPr>
        <w:rFonts w:ascii="Symbol" w:hAnsi="Symbol" w:hint="default"/>
      </w:rPr>
    </w:lvl>
    <w:lvl w:ilvl="1" w:tplc="A754CCA6">
      <w:start w:val="1"/>
      <w:numFmt w:val="bullet"/>
      <w:lvlText w:val="o"/>
      <w:lvlJc w:val="left"/>
      <w:pPr>
        <w:ind w:left="1440" w:hanging="360"/>
      </w:pPr>
      <w:rPr>
        <w:rFonts w:ascii="Symbol" w:hAnsi="Symbol" w:hint="default"/>
      </w:rPr>
    </w:lvl>
    <w:lvl w:ilvl="2" w:tplc="908028AE">
      <w:start w:val="1"/>
      <w:numFmt w:val="bullet"/>
      <w:lvlText w:val=""/>
      <w:lvlJc w:val="left"/>
      <w:pPr>
        <w:ind w:left="2160" w:hanging="360"/>
      </w:pPr>
      <w:rPr>
        <w:rFonts w:ascii="Wingdings" w:hAnsi="Wingdings" w:hint="default"/>
      </w:rPr>
    </w:lvl>
    <w:lvl w:ilvl="3" w:tplc="F6D27A24">
      <w:start w:val="1"/>
      <w:numFmt w:val="bullet"/>
      <w:lvlText w:val=""/>
      <w:lvlJc w:val="left"/>
      <w:pPr>
        <w:ind w:left="2880" w:hanging="360"/>
      </w:pPr>
      <w:rPr>
        <w:rFonts w:ascii="Symbol" w:hAnsi="Symbol" w:hint="default"/>
      </w:rPr>
    </w:lvl>
    <w:lvl w:ilvl="4" w:tplc="27E612F6">
      <w:start w:val="1"/>
      <w:numFmt w:val="bullet"/>
      <w:lvlText w:val="o"/>
      <w:lvlJc w:val="left"/>
      <w:pPr>
        <w:ind w:left="3600" w:hanging="360"/>
      </w:pPr>
      <w:rPr>
        <w:rFonts w:ascii="Courier New" w:hAnsi="Courier New" w:hint="default"/>
      </w:rPr>
    </w:lvl>
    <w:lvl w:ilvl="5" w:tplc="C18EECFE">
      <w:start w:val="1"/>
      <w:numFmt w:val="bullet"/>
      <w:lvlText w:val=""/>
      <w:lvlJc w:val="left"/>
      <w:pPr>
        <w:ind w:left="4320" w:hanging="360"/>
      </w:pPr>
      <w:rPr>
        <w:rFonts w:ascii="Wingdings" w:hAnsi="Wingdings" w:hint="default"/>
      </w:rPr>
    </w:lvl>
    <w:lvl w:ilvl="6" w:tplc="9348BCFA">
      <w:start w:val="1"/>
      <w:numFmt w:val="bullet"/>
      <w:lvlText w:val=""/>
      <w:lvlJc w:val="left"/>
      <w:pPr>
        <w:ind w:left="5040" w:hanging="360"/>
      </w:pPr>
      <w:rPr>
        <w:rFonts w:ascii="Symbol" w:hAnsi="Symbol" w:hint="default"/>
      </w:rPr>
    </w:lvl>
    <w:lvl w:ilvl="7" w:tplc="52F61474">
      <w:start w:val="1"/>
      <w:numFmt w:val="bullet"/>
      <w:lvlText w:val="o"/>
      <w:lvlJc w:val="left"/>
      <w:pPr>
        <w:ind w:left="5760" w:hanging="360"/>
      </w:pPr>
      <w:rPr>
        <w:rFonts w:ascii="Courier New" w:hAnsi="Courier New" w:hint="default"/>
      </w:rPr>
    </w:lvl>
    <w:lvl w:ilvl="8" w:tplc="0E7C01F4">
      <w:start w:val="1"/>
      <w:numFmt w:val="bullet"/>
      <w:lvlText w:val=""/>
      <w:lvlJc w:val="left"/>
      <w:pPr>
        <w:ind w:left="6480" w:hanging="360"/>
      </w:pPr>
      <w:rPr>
        <w:rFonts w:ascii="Wingdings" w:hAnsi="Wingdings" w:hint="default"/>
      </w:rPr>
    </w:lvl>
  </w:abstractNum>
  <w:abstractNum w:abstractNumId="82" w15:restartNumberingAfterBreak="0">
    <w:nsid w:val="3CC6380B"/>
    <w:multiLevelType w:val="hybridMultilevel"/>
    <w:tmpl w:val="D25817DA"/>
    <w:lvl w:ilvl="0" w:tplc="9B4634D8">
      <w:start w:val="1"/>
      <w:numFmt w:val="bullet"/>
      <w:lvlText w:val="•"/>
      <w:lvlJc w:val="left"/>
      <w:pPr>
        <w:ind w:left="144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A84AC866">
      <w:start w:val="1"/>
      <w:numFmt w:val="bullet"/>
      <w:lvlText w:val="o"/>
      <w:lvlJc w:val="left"/>
      <w:pPr>
        <w:ind w:left="21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2" w:tplc="7E642A0A">
      <w:start w:val="1"/>
      <w:numFmt w:val="bullet"/>
      <w:lvlText w:val="▪"/>
      <w:lvlJc w:val="left"/>
      <w:pPr>
        <w:ind w:left="28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3" w:tplc="0D749882">
      <w:start w:val="1"/>
      <w:numFmt w:val="bullet"/>
      <w:lvlText w:val="•"/>
      <w:lvlJc w:val="left"/>
      <w:pPr>
        <w:ind w:left="36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4" w:tplc="224E612E">
      <w:start w:val="1"/>
      <w:numFmt w:val="bullet"/>
      <w:lvlText w:val="o"/>
      <w:lvlJc w:val="left"/>
      <w:pPr>
        <w:ind w:left="432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5" w:tplc="A01CBF20">
      <w:start w:val="1"/>
      <w:numFmt w:val="bullet"/>
      <w:lvlText w:val="▪"/>
      <w:lvlJc w:val="left"/>
      <w:pPr>
        <w:ind w:left="504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6" w:tplc="D932CEAA">
      <w:start w:val="1"/>
      <w:numFmt w:val="bullet"/>
      <w:lvlText w:val="•"/>
      <w:lvlJc w:val="left"/>
      <w:pPr>
        <w:ind w:left="57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7" w:tplc="DF1CDB8E">
      <w:start w:val="1"/>
      <w:numFmt w:val="bullet"/>
      <w:lvlText w:val="o"/>
      <w:lvlJc w:val="left"/>
      <w:pPr>
        <w:ind w:left="64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8" w:tplc="71AEA018">
      <w:start w:val="1"/>
      <w:numFmt w:val="bullet"/>
      <w:lvlText w:val="▪"/>
      <w:lvlJc w:val="left"/>
      <w:pPr>
        <w:ind w:left="72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D1468A9"/>
    <w:multiLevelType w:val="multilevel"/>
    <w:tmpl w:val="B78A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D6C17CB"/>
    <w:multiLevelType w:val="multilevel"/>
    <w:tmpl w:val="D4E4E7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5" w15:restartNumberingAfterBreak="0">
    <w:nsid w:val="3E5632BA"/>
    <w:multiLevelType w:val="hybridMultilevel"/>
    <w:tmpl w:val="FFFFFFFF"/>
    <w:lvl w:ilvl="0" w:tplc="321836D2">
      <w:start w:val="1"/>
      <w:numFmt w:val="bullet"/>
      <w:lvlText w:val=""/>
      <w:lvlJc w:val="left"/>
      <w:pPr>
        <w:ind w:left="720" w:hanging="360"/>
      </w:pPr>
      <w:rPr>
        <w:rFonts w:ascii="Symbol" w:hAnsi="Symbol" w:hint="default"/>
      </w:rPr>
    </w:lvl>
    <w:lvl w:ilvl="1" w:tplc="6F6C0AE0">
      <w:start w:val="1"/>
      <w:numFmt w:val="bullet"/>
      <w:lvlText w:val="o"/>
      <w:lvlJc w:val="left"/>
      <w:pPr>
        <w:ind w:left="1440" w:hanging="360"/>
      </w:pPr>
      <w:rPr>
        <w:rFonts w:ascii="Courier New" w:hAnsi="Courier New" w:hint="default"/>
      </w:rPr>
    </w:lvl>
    <w:lvl w:ilvl="2" w:tplc="A46644C6">
      <w:start w:val="1"/>
      <w:numFmt w:val="bullet"/>
      <w:lvlText w:val=""/>
      <w:lvlJc w:val="left"/>
      <w:pPr>
        <w:ind w:left="2160" w:hanging="360"/>
      </w:pPr>
      <w:rPr>
        <w:rFonts w:ascii="Wingdings" w:hAnsi="Wingdings" w:hint="default"/>
      </w:rPr>
    </w:lvl>
    <w:lvl w:ilvl="3" w:tplc="EF66A32E">
      <w:start w:val="1"/>
      <w:numFmt w:val="bullet"/>
      <w:lvlText w:val=""/>
      <w:lvlJc w:val="left"/>
      <w:pPr>
        <w:ind w:left="2880" w:hanging="360"/>
      </w:pPr>
      <w:rPr>
        <w:rFonts w:ascii="Symbol" w:hAnsi="Symbol" w:hint="default"/>
      </w:rPr>
    </w:lvl>
    <w:lvl w:ilvl="4" w:tplc="9EE2F38E">
      <w:start w:val="1"/>
      <w:numFmt w:val="bullet"/>
      <w:lvlText w:val="o"/>
      <w:lvlJc w:val="left"/>
      <w:pPr>
        <w:ind w:left="3600" w:hanging="360"/>
      </w:pPr>
      <w:rPr>
        <w:rFonts w:ascii="Courier New" w:hAnsi="Courier New" w:hint="default"/>
      </w:rPr>
    </w:lvl>
    <w:lvl w:ilvl="5" w:tplc="33187220">
      <w:start w:val="1"/>
      <w:numFmt w:val="bullet"/>
      <w:lvlText w:val=""/>
      <w:lvlJc w:val="left"/>
      <w:pPr>
        <w:ind w:left="4320" w:hanging="360"/>
      </w:pPr>
      <w:rPr>
        <w:rFonts w:ascii="Wingdings" w:hAnsi="Wingdings" w:hint="default"/>
      </w:rPr>
    </w:lvl>
    <w:lvl w:ilvl="6" w:tplc="8F0EA4EC">
      <w:start w:val="1"/>
      <w:numFmt w:val="bullet"/>
      <w:lvlText w:val=""/>
      <w:lvlJc w:val="left"/>
      <w:pPr>
        <w:ind w:left="5040" w:hanging="360"/>
      </w:pPr>
      <w:rPr>
        <w:rFonts w:ascii="Symbol" w:hAnsi="Symbol" w:hint="default"/>
      </w:rPr>
    </w:lvl>
    <w:lvl w:ilvl="7" w:tplc="666EEC3E">
      <w:start w:val="1"/>
      <w:numFmt w:val="bullet"/>
      <w:lvlText w:val="o"/>
      <w:lvlJc w:val="left"/>
      <w:pPr>
        <w:ind w:left="5760" w:hanging="360"/>
      </w:pPr>
      <w:rPr>
        <w:rFonts w:ascii="Courier New" w:hAnsi="Courier New" w:hint="default"/>
      </w:rPr>
    </w:lvl>
    <w:lvl w:ilvl="8" w:tplc="8EAAB9FC">
      <w:start w:val="1"/>
      <w:numFmt w:val="bullet"/>
      <w:lvlText w:val=""/>
      <w:lvlJc w:val="left"/>
      <w:pPr>
        <w:ind w:left="6480" w:hanging="360"/>
      </w:pPr>
      <w:rPr>
        <w:rFonts w:ascii="Wingdings" w:hAnsi="Wingdings" w:hint="default"/>
      </w:rPr>
    </w:lvl>
  </w:abstractNum>
  <w:abstractNum w:abstractNumId="86" w15:restartNumberingAfterBreak="0">
    <w:nsid w:val="3E5C1B3E"/>
    <w:multiLevelType w:val="multilevel"/>
    <w:tmpl w:val="A3B2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08C08B5"/>
    <w:multiLevelType w:val="hybridMultilevel"/>
    <w:tmpl w:val="823A8D0A"/>
    <w:lvl w:ilvl="0" w:tplc="328EFDF6">
      <w:start w:val="1"/>
      <w:numFmt w:val="bullet"/>
      <w:lvlText w:val="•"/>
      <w:lvlJc w:val="left"/>
      <w:pPr>
        <w:ind w:left="45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544A2EA6">
      <w:start w:val="1"/>
      <w:numFmt w:val="bullet"/>
      <w:lvlText w:val="o"/>
      <w:lvlJc w:val="left"/>
      <w:pPr>
        <w:ind w:left="155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16A05376">
      <w:start w:val="1"/>
      <w:numFmt w:val="bullet"/>
      <w:lvlText w:val="▪"/>
      <w:lvlJc w:val="left"/>
      <w:pPr>
        <w:ind w:left="22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5470DA28">
      <w:start w:val="1"/>
      <w:numFmt w:val="bullet"/>
      <w:lvlText w:val="•"/>
      <w:lvlJc w:val="left"/>
      <w:pPr>
        <w:ind w:left="299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C1E89DEE">
      <w:start w:val="1"/>
      <w:numFmt w:val="bullet"/>
      <w:lvlText w:val="o"/>
      <w:lvlJc w:val="left"/>
      <w:pPr>
        <w:ind w:left="371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559CA51A">
      <w:start w:val="1"/>
      <w:numFmt w:val="bullet"/>
      <w:lvlText w:val="▪"/>
      <w:lvlJc w:val="left"/>
      <w:pPr>
        <w:ind w:left="443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68D4EE3C">
      <w:start w:val="1"/>
      <w:numFmt w:val="bullet"/>
      <w:lvlText w:val="•"/>
      <w:lvlJc w:val="left"/>
      <w:pPr>
        <w:ind w:left="515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FB4E632E">
      <w:start w:val="1"/>
      <w:numFmt w:val="bullet"/>
      <w:lvlText w:val="o"/>
      <w:lvlJc w:val="left"/>
      <w:pPr>
        <w:ind w:left="58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41409D7C">
      <w:start w:val="1"/>
      <w:numFmt w:val="bullet"/>
      <w:lvlText w:val="▪"/>
      <w:lvlJc w:val="left"/>
      <w:pPr>
        <w:ind w:left="659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1E9CB2F"/>
    <w:multiLevelType w:val="hybridMultilevel"/>
    <w:tmpl w:val="FFFFFFFF"/>
    <w:lvl w:ilvl="0" w:tplc="25BCEA7C">
      <w:start w:val="1"/>
      <w:numFmt w:val="bullet"/>
      <w:lvlText w:val=""/>
      <w:lvlJc w:val="left"/>
      <w:pPr>
        <w:ind w:left="720" w:hanging="360"/>
      </w:pPr>
      <w:rPr>
        <w:rFonts w:ascii="Symbol" w:hAnsi="Symbol" w:hint="default"/>
      </w:rPr>
    </w:lvl>
    <w:lvl w:ilvl="1" w:tplc="14E88338">
      <w:start w:val="1"/>
      <w:numFmt w:val="bullet"/>
      <w:lvlText w:val="o"/>
      <w:lvlJc w:val="left"/>
      <w:pPr>
        <w:ind w:left="1440" w:hanging="360"/>
      </w:pPr>
      <w:rPr>
        <w:rFonts w:ascii="Courier New" w:hAnsi="Courier New" w:hint="default"/>
      </w:rPr>
    </w:lvl>
    <w:lvl w:ilvl="2" w:tplc="65060394">
      <w:start w:val="1"/>
      <w:numFmt w:val="bullet"/>
      <w:lvlText w:val=""/>
      <w:lvlJc w:val="left"/>
      <w:pPr>
        <w:ind w:left="2160" w:hanging="360"/>
      </w:pPr>
      <w:rPr>
        <w:rFonts w:ascii="Wingdings" w:hAnsi="Wingdings" w:hint="default"/>
      </w:rPr>
    </w:lvl>
    <w:lvl w:ilvl="3" w:tplc="C7383074">
      <w:start w:val="1"/>
      <w:numFmt w:val="bullet"/>
      <w:lvlText w:val=""/>
      <w:lvlJc w:val="left"/>
      <w:pPr>
        <w:ind w:left="2880" w:hanging="360"/>
      </w:pPr>
      <w:rPr>
        <w:rFonts w:ascii="Symbol" w:hAnsi="Symbol" w:hint="default"/>
      </w:rPr>
    </w:lvl>
    <w:lvl w:ilvl="4" w:tplc="6054F4BC">
      <w:start w:val="1"/>
      <w:numFmt w:val="bullet"/>
      <w:lvlText w:val="o"/>
      <w:lvlJc w:val="left"/>
      <w:pPr>
        <w:ind w:left="3600" w:hanging="360"/>
      </w:pPr>
      <w:rPr>
        <w:rFonts w:ascii="Courier New" w:hAnsi="Courier New" w:hint="default"/>
      </w:rPr>
    </w:lvl>
    <w:lvl w:ilvl="5" w:tplc="5E1AA946">
      <w:start w:val="1"/>
      <w:numFmt w:val="bullet"/>
      <w:lvlText w:val=""/>
      <w:lvlJc w:val="left"/>
      <w:pPr>
        <w:ind w:left="4320" w:hanging="360"/>
      </w:pPr>
      <w:rPr>
        <w:rFonts w:ascii="Wingdings" w:hAnsi="Wingdings" w:hint="default"/>
      </w:rPr>
    </w:lvl>
    <w:lvl w:ilvl="6" w:tplc="528C5C3A">
      <w:start w:val="1"/>
      <w:numFmt w:val="bullet"/>
      <w:lvlText w:val=""/>
      <w:lvlJc w:val="left"/>
      <w:pPr>
        <w:ind w:left="5040" w:hanging="360"/>
      </w:pPr>
      <w:rPr>
        <w:rFonts w:ascii="Symbol" w:hAnsi="Symbol" w:hint="default"/>
      </w:rPr>
    </w:lvl>
    <w:lvl w:ilvl="7" w:tplc="9132C6FA">
      <w:start w:val="1"/>
      <w:numFmt w:val="bullet"/>
      <w:lvlText w:val="o"/>
      <w:lvlJc w:val="left"/>
      <w:pPr>
        <w:ind w:left="5760" w:hanging="360"/>
      </w:pPr>
      <w:rPr>
        <w:rFonts w:ascii="Courier New" w:hAnsi="Courier New" w:hint="default"/>
      </w:rPr>
    </w:lvl>
    <w:lvl w:ilvl="8" w:tplc="E964534A">
      <w:start w:val="1"/>
      <w:numFmt w:val="bullet"/>
      <w:lvlText w:val=""/>
      <w:lvlJc w:val="left"/>
      <w:pPr>
        <w:ind w:left="6480" w:hanging="360"/>
      </w:pPr>
      <w:rPr>
        <w:rFonts w:ascii="Wingdings" w:hAnsi="Wingdings" w:hint="default"/>
      </w:rPr>
    </w:lvl>
  </w:abstractNum>
  <w:abstractNum w:abstractNumId="89" w15:restartNumberingAfterBreak="0">
    <w:nsid w:val="422B222F"/>
    <w:multiLevelType w:val="hybridMultilevel"/>
    <w:tmpl w:val="AB30DAB0"/>
    <w:lvl w:ilvl="0" w:tplc="A2DAF73A">
      <w:start w:val="1"/>
      <w:numFmt w:val="bullet"/>
      <w:lvlText w:val="•"/>
      <w:lvlJc w:val="left"/>
      <w:pPr>
        <w:ind w:left="1500" w:hanging="36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2DAEC7DC">
      <w:start w:val="1"/>
      <w:numFmt w:val="bullet"/>
      <w:lvlText w:val="•"/>
      <w:lvlJc w:val="left"/>
      <w:pPr>
        <w:ind w:left="1801" w:hanging="36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2" w:tplc="BF9A2AFC" w:tentative="1">
      <w:start w:val="1"/>
      <w:numFmt w:val="bullet"/>
      <w:lvlText w:val=""/>
      <w:lvlJc w:val="left"/>
      <w:pPr>
        <w:ind w:left="2940" w:hanging="360"/>
      </w:pPr>
      <w:rPr>
        <w:rFonts w:ascii="Wingdings" w:hAnsi="Wingdings" w:hint="default"/>
      </w:rPr>
    </w:lvl>
    <w:lvl w:ilvl="3" w:tplc="6302D492" w:tentative="1">
      <w:start w:val="1"/>
      <w:numFmt w:val="bullet"/>
      <w:lvlText w:val=""/>
      <w:lvlJc w:val="left"/>
      <w:pPr>
        <w:ind w:left="3660" w:hanging="360"/>
      </w:pPr>
      <w:rPr>
        <w:rFonts w:ascii="Symbol" w:hAnsi="Symbol" w:hint="default"/>
      </w:rPr>
    </w:lvl>
    <w:lvl w:ilvl="4" w:tplc="71FE77B2" w:tentative="1">
      <w:start w:val="1"/>
      <w:numFmt w:val="bullet"/>
      <w:lvlText w:val="o"/>
      <w:lvlJc w:val="left"/>
      <w:pPr>
        <w:ind w:left="4380" w:hanging="360"/>
      </w:pPr>
      <w:rPr>
        <w:rFonts w:ascii="Courier New" w:hAnsi="Courier New" w:hint="default"/>
      </w:rPr>
    </w:lvl>
    <w:lvl w:ilvl="5" w:tplc="59AA5A40" w:tentative="1">
      <w:start w:val="1"/>
      <w:numFmt w:val="bullet"/>
      <w:lvlText w:val=""/>
      <w:lvlJc w:val="left"/>
      <w:pPr>
        <w:ind w:left="5100" w:hanging="360"/>
      </w:pPr>
      <w:rPr>
        <w:rFonts w:ascii="Wingdings" w:hAnsi="Wingdings" w:hint="default"/>
      </w:rPr>
    </w:lvl>
    <w:lvl w:ilvl="6" w:tplc="D4903376" w:tentative="1">
      <w:start w:val="1"/>
      <w:numFmt w:val="bullet"/>
      <w:lvlText w:val=""/>
      <w:lvlJc w:val="left"/>
      <w:pPr>
        <w:ind w:left="5820" w:hanging="360"/>
      </w:pPr>
      <w:rPr>
        <w:rFonts w:ascii="Symbol" w:hAnsi="Symbol" w:hint="default"/>
      </w:rPr>
    </w:lvl>
    <w:lvl w:ilvl="7" w:tplc="81BEBA1E" w:tentative="1">
      <w:start w:val="1"/>
      <w:numFmt w:val="bullet"/>
      <w:lvlText w:val="o"/>
      <w:lvlJc w:val="left"/>
      <w:pPr>
        <w:ind w:left="6540" w:hanging="360"/>
      </w:pPr>
      <w:rPr>
        <w:rFonts w:ascii="Courier New" w:hAnsi="Courier New" w:hint="default"/>
      </w:rPr>
    </w:lvl>
    <w:lvl w:ilvl="8" w:tplc="AEE2C44A" w:tentative="1">
      <w:start w:val="1"/>
      <w:numFmt w:val="bullet"/>
      <w:lvlText w:val=""/>
      <w:lvlJc w:val="left"/>
      <w:pPr>
        <w:ind w:left="7260" w:hanging="360"/>
      </w:pPr>
      <w:rPr>
        <w:rFonts w:ascii="Wingdings" w:hAnsi="Wingdings" w:hint="default"/>
      </w:rPr>
    </w:lvl>
  </w:abstractNum>
  <w:abstractNum w:abstractNumId="90" w15:restartNumberingAfterBreak="0">
    <w:nsid w:val="42610BA6"/>
    <w:multiLevelType w:val="hybridMultilevel"/>
    <w:tmpl w:val="FFFFFFFF"/>
    <w:lvl w:ilvl="0" w:tplc="107842AC">
      <w:start w:val="1"/>
      <w:numFmt w:val="bullet"/>
      <w:lvlText w:val=""/>
      <w:lvlJc w:val="left"/>
      <w:pPr>
        <w:ind w:left="720" w:hanging="360"/>
      </w:pPr>
      <w:rPr>
        <w:rFonts w:ascii="Symbol" w:hAnsi="Symbol" w:hint="default"/>
      </w:rPr>
    </w:lvl>
    <w:lvl w:ilvl="1" w:tplc="439E92DE">
      <w:start w:val="1"/>
      <w:numFmt w:val="bullet"/>
      <w:lvlText w:val="o"/>
      <w:lvlJc w:val="left"/>
      <w:pPr>
        <w:ind w:left="1440" w:hanging="360"/>
      </w:pPr>
      <w:rPr>
        <w:rFonts w:ascii="Courier New" w:hAnsi="Courier New" w:hint="default"/>
      </w:rPr>
    </w:lvl>
    <w:lvl w:ilvl="2" w:tplc="C2F85554">
      <w:start w:val="1"/>
      <w:numFmt w:val="bullet"/>
      <w:lvlText w:val=""/>
      <w:lvlJc w:val="left"/>
      <w:pPr>
        <w:ind w:left="2160" w:hanging="360"/>
      </w:pPr>
      <w:rPr>
        <w:rFonts w:ascii="Wingdings" w:hAnsi="Wingdings" w:hint="default"/>
      </w:rPr>
    </w:lvl>
    <w:lvl w:ilvl="3" w:tplc="0EC0562C">
      <w:start w:val="1"/>
      <w:numFmt w:val="bullet"/>
      <w:lvlText w:val=""/>
      <w:lvlJc w:val="left"/>
      <w:pPr>
        <w:ind w:left="2880" w:hanging="360"/>
      </w:pPr>
      <w:rPr>
        <w:rFonts w:ascii="Symbol" w:hAnsi="Symbol" w:hint="default"/>
      </w:rPr>
    </w:lvl>
    <w:lvl w:ilvl="4" w:tplc="47A04D44">
      <w:start w:val="1"/>
      <w:numFmt w:val="bullet"/>
      <w:lvlText w:val="o"/>
      <w:lvlJc w:val="left"/>
      <w:pPr>
        <w:ind w:left="3600" w:hanging="360"/>
      </w:pPr>
      <w:rPr>
        <w:rFonts w:ascii="Courier New" w:hAnsi="Courier New" w:hint="default"/>
      </w:rPr>
    </w:lvl>
    <w:lvl w:ilvl="5" w:tplc="960A876C">
      <w:start w:val="1"/>
      <w:numFmt w:val="bullet"/>
      <w:lvlText w:val=""/>
      <w:lvlJc w:val="left"/>
      <w:pPr>
        <w:ind w:left="4320" w:hanging="360"/>
      </w:pPr>
      <w:rPr>
        <w:rFonts w:ascii="Wingdings" w:hAnsi="Wingdings" w:hint="default"/>
      </w:rPr>
    </w:lvl>
    <w:lvl w:ilvl="6" w:tplc="D97C140A">
      <w:start w:val="1"/>
      <w:numFmt w:val="bullet"/>
      <w:lvlText w:val=""/>
      <w:lvlJc w:val="left"/>
      <w:pPr>
        <w:ind w:left="5040" w:hanging="360"/>
      </w:pPr>
      <w:rPr>
        <w:rFonts w:ascii="Symbol" w:hAnsi="Symbol" w:hint="default"/>
      </w:rPr>
    </w:lvl>
    <w:lvl w:ilvl="7" w:tplc="003EC7BA">
      <w:start w:val="1"/>
      <w:numFmt w:val="bullet"/>
      <w:lvlText w:val="o"/>
      <w:lvlJc w:val="left"/>
      <w:pPr>
        <w:ind w:left="5760" w:hanging="360"/>
      </w:pPr>
      <w:rPr>
        <w:rFonts w:ascii="Courier New" w:hAnsi="Courier New" w:hint="default"/>
      </w:rPr>
    </w:lvl>
    <w:lvl w:ilvl="8" w:tplc="C1460C7A">
      <w:start w:val="1"/>
      <w:numFmt w:val="bullet"/>
      <w:lvlText w:val=""/>
      <w:lvlJc w:val="left"/>
      <w:pPr>
        <w:ind w:left="6480" w:hanging="360"/>
      </w:pPr>
      <w:rPr>
        <w:rFonts w:ascii="Wingdings" w:hAnsi="Wingdings" w:hint="default"/>
      </w:rPr>
    </w:lvl>
  </w:abstractNum>
  <w:abstractNum w:abstractNumId="91" w15:restartNumberingAfterBreak="0">
    <w:nsid w:val="445663C2"/>
    <w:multiLevelType w:val="hybridMultilevel"/>
    <w:tmpl w:val="A612A912"/>
    <w:lvl w:ilvl="0" w:tplc="1BCCDCB4">
      <w:start w:val="1"/>
      <w:numFmt w:val="bullet"/>
      <w:lvlText w:val="•"/>
      <w:lvlJc w:val="left"/>
      <w:pPr>
        <w:ind w:left="45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62420DA6">
      <w:start w:val="1"/>
      <w:numFmt w:val="bullet"/>
      <w:lvlText w:val="o"/>
      <w:lvlJc w:val="left"/>
      <w:pPr>
        <w:ind w:left="144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F842B13A">
      <w:start w:val="1"/>
      <w:numFmt w:val="bullet"/>
      <w:lvlText w:val="▪"/>
      <w:lvlJc w:val="left"/>
      <w:pPr>
        <w:ind w:left="21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B2981634">
      <w:start w:val="1"/>
      <w:numFmt w:val="bullet"/>
      <w:lvlText w:val="•"/>
      <w:lvlJc w:val="left"/>
      <w:pPr>
        <w:ind w:left="288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3D4E3872">
      <w:start w:val="1"/>
      <w:numFmt w:val="bullet"/>
      <w:lvlText w:val="o"/>
      <w:lvlJc w:val="left"/>
      <w:pPr>
        <w:ind w:left="360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D5825498">
      <w:start w:val="1"/>
      <w:numFmt w:val="bullet"/>
      <w:lvlText w:val="▪"/>
      <w:lvlJc w:val="left"/>
      <w:pPr>
        <w:ind w:left="432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B92C69D0">
      <w:start w:val="1"/>
      <w:numFmt w:val="bullet"/>
      <w:lvlText w:val="•"/>
      <w:lvlJc w:val="left"/>
      <w:pPr>
        <w:ind w:left="504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DFC2A196">
      <w:start w:val="1"/>
      <w:numFmt w:val="bullet"/>
      <w:lvlText w:val="o"/>
      <w:lvlJc w:val="left"/>
      <w:pPr>
        <w:ind w:left="57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87EAC326">
      <w:start w:val="1"/>
      <w:numFmt w:val="bullet"/>
      <w:lvlText w:val="▪"/>
      <w:lvlJc w:val="left"/>
      <w:pPr>
        <w:ind w:left="648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4EF5853"/>
    <w:multiLevelType w:val="multilevel"/>
    <w:tmpl w:val="6B02A44A"/>
    <w:lvl w:ilvl="0">
      <w:start w:val="6"/>
      <w:numFmt w:val="decimal"/>
      <w:lvlText w:val="%1"/>
      <w:lvlJc w:val="left"/>
      <w:pPr>
        <w:ind w:left="700" w:hanging="700"/>
      </w:pPr>
      <w:rPr>
        <w:rFonts w:hint="default"/>
      </w:rPr>
    </w:lvl>
    <w:lvl w:ilvl="1">
      <w:start w:val="12"/>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3" w15:restartNumberingAfterBreak="0">
    <w:nsid w:val="45271CEE"/>
    <w:multiLevelType w:val="multilevel"/>
    <w:tmpl w:val="212E26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4" w15:restartNumberingAfterBreak="0">
    <w:nsid w:val="45727ABC"/>
    <w:multiLevelType w:val="hybridMultilevel"/>
    <w:tmpl w:val="A9F0C778"/>
    <w:lvl w:ilvl="0" w:tplc="0A4EABF8">
      <w:start w:val="1"/>
      <w:numFmt w:val="bullet"/>
      <w:lvlText w:val="•"/>
      <w:lvlJc w:val="left"/>
      <w:pPr>
        <w:ind w:left="144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EEC22080">
      <w:start w:val="1"/>
      <w:numFmt w:val="bullet"/>
      <w:lvlText w:val="o"/>
      <w:lvlJc w:val="left"/>
      <w:pPr>
        <w:ind w:left="21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2" w:tplc="43A8D2A0">
      <w:start w:val="1"/>
      <w:numFmt w:val="bullet"/>
      <w:lvlText w:val="▪"/>
      <w:lvlJc w:val="left"/>
      <w:pPr>
        <w:ind w:left="28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3" w:tplc="04988E76">
      <w:start w:val="1"/>
      <w:numFmt w:val="bullet"/>
      <w:lvlText w:val="•"/>
      <w:lvlJc w:val="left"/>
      <w:pPr>
        <w:ind w:left="36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4" w:tplc="BC80EE0E">
      <w:start w:val="1"/>
      <w:numFmt w:val="bullet"/>
      <w:lvlText w:val="o"/>
      <w:lvlJc w:val="left"/>
      <w:pPr>
        <w:ind w:left="432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5" w:tplc="323ECF7A">
      <w:start w:val="1"/>
      <w:numFmt w:val="bullet"/>
      <w:lvlText w:val="▪"/>
      <w:lvlJc w:val="left"/>
      <w:pPr>
        <w:ind w:left="504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6" w:tplc="109C896A">
      <w:start w:val="1"/>
      <w:numFmt w:val="bullet"/>
      <w:lvlText w:val="•"/>
      <w:lvlJc w:val="left"/>
      <w:pPr>
        <w:ind w:left="57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7" w:tplc="4B705706">
      <w:start w:val="1"/>
      <w:numFmt w:val="bullet"/>
      <w:lvlText w:val="o"/>
      <w:lvlJc w:val="left"/>
      <w:pPr>
        <w:ind w:left="64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8" w:tplc="FAA2A5DA">
      <w:start w:val="1"/>
      <w:numFmt w:val="bullet"/>
      <w:lvlText w:val="▪"/>
      <w:lvlJc w:val="left"/>
      <w:pPr>
        <w:ind w:left="72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6B966EC"/>
    <w:multiLevelType w:val="hybridMultilevel"/>
    <w:tmpl w:val="C4021EEC"/>
    <w:lvl w:ilvl="0" w:tplc="4A46F87E">
      <w:start w:val="1"/>
      <w:numFmt w:val="bullet"/>
      <w:lvlText w:val="•"/>
      <w:lvlJc w:val="left"/>
      <w:pPr>
        <w:ind w:left="144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B5946BA2">
      <w:start w:val="1"/>
      <w:numFmt w:val="bullet"/>
      <w:lvlText w:val="o"/>
      <w:lvlJc w:val="left"/>
      <w:pPr>
        <w:ind w:left="21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2" w:tplc="7F72A7F6">
      <w:start w:val="1"/>
      <w:numFmt w:val="bullet"/>
      <w:lvlText w:val="▪"/>
      <w:lvlJc w:val="left"/>
      <w:pPr>
        <w:ind w:left="28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3" w:tplc="F7E8418E">
      <w:start w:val="1"/>
      <w:numFmt w:val="bullet"/>
      <w:lvlText w:val="•"/>
      <w:lvlJc w:val="left"/>
      <w:pPr>
        <w:ind w:left="36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4" w:tplc="330243FC">
      <w:start w:val="1"/>
      <w:numFmt w:val="bullet"/>
      <w:lvlText w:val="o"/>
      <w:lvlJc w:val="left"/>
      <w:pPr>
        <w:ind w:left="432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5" w:tplc="6638CA76">
      <w:start w:val="1"/>
      <w:numFmt w:val="bullet"/>
      <w:lvlText w:val="▪"/>
      <w:lvlJc w:val="left"/>
      <w:pPr>
        <w:ind w:left="504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6" w:tplc="9D3C8E7E">
      <w:start w:val="1"/>
      <w:numFmt w:val="bullet"/>
      <w:lvlText w:val="•"/>
      <w:lvlJc w:val="left"/>
      <w:pPr>
        <w:ind w:left="57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7" w:tplc="EE1644AC">
      <w:start w:val="1"/>
      <w:numFmt w:val="bullet"/>
      <w:lvlText w:val="o"/>
      <w:lvlJc w:val="left"/>
      <w:pPr>
        <w:ind w:left="64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8" w:tplc="0B7842E6">
      <w:start w:val="1"/>
      <w:numFmt w:val="bullet"/>
      <w:lvlText w:val="▪"/>
      <w:lvlJc w:val="left"/>
      <w:pPr>
        <w:ind w:left="72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8477E00"/>
    <w:multiLevelType w:val="hybridMultilevel"/>
    <w:tmpl w:val="4344E4B2"/>
    <w:lvl w:ilvl="0" w:tplc="71400078">
      <w:start w:val="1"/>
      <w:numFmt w:val="bullet"/>
      <w:lvlText w:val="•"/>
      <w:lvlJc w:val="left"/>
      <w:pPr>
        <w:ind w:left="70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4AAC2EBC">
      <w:start w:val="1"/>
      <w:numFmt w:val="bullet"/>
      <w:lvlText w:val="o"/>
      <w:lvlJc w:val="left"/>
      <w:pPr>
        <w:ind w:left="144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692ADF38">
      <w:start w:val="1"/>
      <w:numFmt w:val="bullet"/>
      <w:lvlText w:val="▪"/>
      <w:lvlJc w:val="left"/>
      <w:pPr>
        <w:ind w:left="21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E9B45916">
      <w:start w:val="1"/>
      <w:numFmt w:val="bullet"/>
      <w:lvlText w:val="•"/>
      <w:lvlJc w:val="left"/>
      <w:pPr>
        <w:ind w:left="288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1F36C272">
      <w:start w:val="1"/>
      <w:numFmt w:val="bullet"/>
      <w:lvlText w:val="o"/>
      <w:lvlJc w:val="left"/>
      <w:pPr>
        <w:ind w:left="360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3ED6E4BC">
      <w:start w:val="1"/>
      <w:numFmt w:val="bullet"/>
      <w:lvlText w:val="▪"/>
      <w:lvlJc w:val="left"/>
      <w:pPr>
        <w:ind w:left="432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B26AFE94">
      <w:start w:val="1"/>
      <w:numFmt w:val="bullet"/>
      <w:lvlText w:val="•"/>
      <w:lvlJc w:val="left"/>
      <w:pPr>
        <w:ind w:left="504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FB84B610">
      <w:start w:val="1"/>
      <w:numFmt w:val="bullet"/>
      <w:lvlText w:val="o"/>
      <w:lvlJc w:val="left"/>
      <w:pPr>
        <w:ind w:left="57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2F30AFDC">
      <w:start w:val="1"/>
      <w:numFmt w:val="bullet"/>
      <w:lvlText w:val="▪"/>
      <w:lvlJc w:val="left"/>
      <w:pPr>
        <w:ind w:left="648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89C3DE1"/>
    <w:multiLevelType w:val="hybridMultilevel"/>
    <w:tmpl w:val="295AE2DC"/>
    <w:lvl w:ilvl="0" w:tplc="5A9A5C4A">
      <w:start w:val="1"/>
      <w:numFmt w:val="bullet"/>
      <w:lvlText w:val="•"/>
      <w:lvlJc w:val="left"/>
      <w:pPr>
        <w:ind w:left="144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DCDC8BE4">
      <w:start w:val="1"/>
      <w:numFmt w:val="bullet"/>
      <w:lvlText w:val="o"/>
      <w:lvlJc w:val="left"/>
      <w:pPr>
        <w:ind w:left="171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389AB432">
      <w:start w:val="1"/>
      <w:numFmt w:val="bullet"/>
      <w:lvlText w:val="▪"/>
      <w:lvlJc w:val="left"/>
      <w:pPr>
        <w:ind w:left="243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976EF7B2">
      <w:start w:val="1"/>
      <w:numFmt w:val="bullet"/>
      <w:lvlText w:val="•"/>
      <w:lvlJc w:val="left"/>
      <w:pPr>
        <w:ind w:left="315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0C1ABC42">
      <w:start w:val="1"/>
      <w:numFmt w:val="bullet"/>
      <w:lvlText w:val="o"/>
      <w:lvlJc w:val="left"/>
      <w:pPr>
        <w:ind w:left="38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A62C9264">
      <w:start w:val="1"/>
      <w:numFmt w:val="bullet"/>
      <w:lvlText w:val="▪"/>
      <w:lvlJc w:val="left"/>
      <w:pPr>
        <w:ind w:left="459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89FADB1E">
      <w:start w:val="1"/>
      <w:numFmt w:val="bullet"/>
      <w:lvlText w:val="•"/>
      <w:lvlJc w:val="left"/>
      <w:pPr>
        <w:ind w:left="531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886CF746">
      <w:start w:val="1"/>
      <w:numFmt w:val="bullet"/>
      <w:lvlText w:val="o"/>
      <w:lvlJc w:val="left"/>
      <w:pPr>
        <w:ind w:left="603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BD64372E">
      <w:start w:val="1"/>
      <w:numFmt w:val="bullet"/>
      <w:lvlText w:val="▪"/>
      <w:lvlJc w:val="left"/>
      <w:pPr>
        <w:ind w:left="675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8C0A931"/>
    <w:multiLevelType w:val="hybridMultilevel"/>
    <w:tmpl w:val="B6B25186"/>
    <w:lvl w:ilvl="0" w:tplc="09D48F04">
      <w:start w:val="1"/>
      <w:numFmt w:val="bullet"/>
      <w:lvlText w:val=""/>
      <w:lvlJc w:val="left"/>
      <w:pPr>
        <w:ind w:left="720" w:hanging="360"/>
      </w:pPr>
      <w:rPr>
        <w:rFonts w:ascii="Symbol" w:hAnsi="Symbol" w:hint="default"/>
      </w:rPr>
    </w:lvl>
    <w:lvl w:ilvl="1" w:tplc="30A6CE18">
      <w:start w:val="1"/>
      <w:numFmt w:val="bullet"/>
      <w:lvlText w:val="o"/>
      <w:lvlJc w:val="left"/>
      <w:pPr>
        <w:ind w:left="1440" w:hanging="360"/>
      </w:pPr>
      <w:rPr>
        <w:rFonts w:ascii="Courier New" w:hAnsi="Courier New" w:hint="default"/>
      </w:rPr>
    </w:lvl>
    <w:lvl w:ilvl="2" w:tplc="F3629ED0">
      <w:start w:val="1"/>
      <w:numFmt w:val="bullet"/>
      <w:lvlText w:val=""/>
      <w:lvlJc w:val="left"/>
      <w:pPr>
        <w:ind w:left="2160" w:hanging="360"/>
      </w:pPr>
      <w:rPr>
        <w:rFonts w:ascii="Wingdings" w:hAnsi="Wingdings" w:hint="default"/>
      </w:rPr>
    </w:lvl>
    <w:lvl w:ilvl="3" w:tplc="0F8CB5D8">
      <w:start w:val="1"/>
      <w:numFmt w:val="bullet"/>
      <w:lvlText w:val=""/>
      <w:lvlJc w:val="left"/>
      <w:pPr>
        <w:ind w:left="2880" w:hanging="360"/>
      </w:pPr>
      <w:rPr>
        <w:rFonts w:ascii="Symbol" w:hAnsi="Symbol" w:hint="default"/>
      </w:rPr>
    </w:lvl>
    <w:lvl w:ilvl="4" w:tplc="CE981D20">
      <w:start w:val="1"/>
      <w:numFmt w:val="bullet"/>
      <w:lvlText w:val="o"/>
      <w:lvlJc w:val="left"/>
      <w:pPr>
        <w:ind w:left="3600" w:hanging="360"/>
      </w:pPr>
      <w:rPr>
        <w:rFonts w:ascii="Courier New" w:hAnsi="Courier New" w:hint="default"/>
      </w:rPr>
    </w:lvl>
    <w:lvl w:ilvl="5" w:tplc="B59EE180">
      <w:start w:val="1"/>
      <w:numFmt w:val="bullet"/>
      <w:lvlText w:val=""/>
      <w:lvlJc w:val="left"/>
      <w:pPr>
        <w:ind w:left="4320" w:hanging="360"/>
      </w:pPr>
      <w:rPr>
        <w:rFonts w:ascii="Wingdings" w:hAnsi="Wingdings" w:hint="default"/>
      </w:rPr>
    </w:lvl>
    <w:lvl w:ilvl="6" w:tplc="8382A574">
      <w:start w:val="1"/>
      <w:numFmt w:val="bullet"/>
      <w:lvlText w:val=""/>
      <w:lvlJc w:val="left"/>
      <w:pPr>
        <w:ind w:left="5040" w:hanging="360"/>
      </w:pPr>
      <w:rPr>
        <w:rFonts w:ascii="Symbol" w:hAnsi="Symbol" w:hint="default"/>
      </w:rPr>
    </w:lvl>
    <w:lvl w:ilvl="7" w:tplc="CA0E1434">
      <w:start w:val="1"/>
      <w:numFmt w:val="bullet"/>
      <w:lvlText w:val="o"/>
      <w:lvlJc w:val="left"/>
      <w:pPr>
        <w:ind w:left="5760" w:hanging="360"/>
      </w:pPr>
      <w:rPr>
        <w:rFonts w:ascii="Courier New" w:hAnsi="Courier New" w:hint="default"/>
      </w:rPr>
    </w:lvl>
    <w:lvl w:ilvl="8" w:tplc="50C04BCE">
      <w:start w:val="1"/>
      <w:numFmt w:val="bullet"/>
      <w:lvlText w:val=""/>
      <w:lvlJc w:val="left"/>
      <w:pPr>
        <w:ind w:left="6480" w:hanging="360"/>
      </w:pPr>
      <w:rPr>
        <w:rFonts w:ascii="Wingdings" w:hAnsi="Wingdings" w:hint="default"/>
      </w:rPr>
    </w:lvl>
  </w:abstractNum>
  <w:abstractNum w:abstractNumId="99" w15:restartNumberingAfterBreak="0">
    <w:nsid w:val="4A1D1126"/>
    <w:multiLevelType w:val="multilevel"/>
    <w:tmpl w:val="0B3C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AE91687"/>
    <w:multiLevelType w:val="multilevel"/>
    <w:tmpl w:val="F724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B5408DC"/>
    <w:multiLevelType w:val="multilevel"/>
    <w:tmpl w:val="0646E3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4BBF2435"/>
    <w:multiLevelType w:val="hybridMultilevel"/>
    <w:tmpl w:val="7C1A68E4"/>
    <w:lvl w:ilvl="0" w:tplc="AD5E7004">
      <w:start w:val="1"/>
      <w:numFmt w:val="bullet"/>
      <w:lvlText w:val="•"/>
      <w:lvlJc w:val="left"/>
      <w:pPr>
        <w:ind w:left="70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D9A65990">
      <w:start w:val="1"/>
      <w:numFmt w:val="bullet"/>
      <w:lvlText w:val="o"/>
      <w:lvlJc w:val="left"/>
      <w:pPr>
        <w:ind w:left="144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55A2BCA0">
      <w:start w:val="1"/>
      <w:numFmt w:val="bullet"/>
      <w:lvlText w:val="▪"/>
      <w:lvlJc w:val="left"/>
      <w:pPr>
        <w:ind w:left="21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F5183BCE">
      <w:start w:val="1"/>
      <w:numFmt w:val="bullet"/>
      <w:lvlText w:val="•"/>
      <w:lvlJc w:val="left"/>
      <w:pPr>
        <w:ind w:left="288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AEE86ED2">
      <w:start w:val="1"/>
      <w:numFmt w:val="bullet"/>
      <w:lvlText w:val="o"/>
      <w:lvlJc w:val="left"/>
      <w:pPr>
        <w:ind w:left="360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030EAF5A">
      <w:start w:val="1"/>
      <w:numFmt w:val="bullet"/>
      <w:lvlText w:val="▪"/>
      <w:lvlJc w:val="left"/>
      <w:pPr>
        <w:ind w:left="432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859AC990">
      <w:start w:val="1"/>
      <w:numFmt w:val="bullet"/>
      <w:lvlText w:val="•"/>
      <w:lvlJc w:val="left"/>
      <w:pPr>
        <w:ind w:left="504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15082E1C">
      <w:start w:val="1"/>
      <w:numFmt w:val="bullet"/>
      <w:lvlText w:val="o"/>
      <w:lvlJc w:val="left"/>
      <w:pPr>
        <w:ind w:left="57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713C7478">
      <w:start w:val="1"/>
      <w:numFmt w:val="bullet"/>
      <w:lvlText w:val="▪"/>
      <w:lvlJc w:val="left"/>
      <w:pPr>
        <w:ind w:left="648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DD17EF0"/>
    <w:multiLevelType w:val="hybridMultilevel"/>
    <w:tmpl w:val="14DC96CA"/>
    <w:lvl w:ilvl="0" w:tplc="55D40DCA">
      <w:start w:val="1"/>
      <w:numFmt w:val="bullet"/>
      <w:lvlText w:val="•"/>
      <w:lvlJc w:val="left"/>
      <w:pPr>
        <w:ind w:left="1170" w:hanging="36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6E5E636E">
      <w:start w:val="1"/>
      <w:numFmt w:val="bullet"/>
      <w:lvlText w:val=""/>
      <w:lvlJc w:val="left"/>
      <w:pPr>
        <w:ind w:left="1440" w:hanging="360"/>
      </w:pPr>
      <w:rPr>
        <w:rFonts w:ascii="Symbol" w:hAnsi="Symbol" w:hint="default"/>
      </w:rPr>
    </w:lvl>
    <w:lvl w:ilvl="2" w:tplc="D67CD8D8" w:tentative="1">
      <w:start w:val="1"/>
      <w:numFmt w:val="bullet"/>
      <w:lvlText w:val=""/>
      <w:lvlJc w:val="left"/>
      <w:pPr>
        <w:ind w:left="2160" w:hanging="360"/>
      </w:pPr>
      <w:rPr>
        <w:rFonts w:ascii="Wingdings" w:hAnsi="Wingdings" w:hint="default"/>
      </w:rPr>
    </w:lvl>
    <w:lvl w:ilvl="3" w:tplc="6D18B968" w:tentative="1">
      <w:start w:val="1"/>
      <w:numFmt w:val="bullet"/>
      <w:lvlText w:val=""/>
      <w:lvlJc w:val="left"/>
      <w:pPr>
        <w:ind w:left="2880" w:hanging="360"/>
      </w:pPr>
      <w:rPr>
        <w:rFonts w:ascii="Symbol" w:hAnsi="Symbol" w:hint="default"/>
      </w:rPr>
    </w:lvl>
    <w:lvl w:ilvl="4" w:tplc="55B44142" w:tentative="1">
      <w:start w:val="1"/>
      <w:numFmt w:val="bullet"/>
      <w:lvlText w:val="o"/>
      <w:lvlJc w:val="left"/>
      <w:pPr>
        <w:ind w:left="3600" w:hanging="360"/>
      </w:pPr>
      <w:rPr>
        <w:rFonts w:ascii="Courier New" w:hAnsi="Courier New" w:hint="default"/>
      </w:rPr>
    </w:lvl>
    <w:lvl w:ilvl="5" w:tplc="DE2CD964" w:tentative="1">
      <w:start w:val="1"/>
      <w:numFmt w:val="bullet"/>
      <w:lvlText w:val=""/>
      <w:lvlJc w:val="left"/>
      <w:pPr>
        <w:ind w:left="4320" w:hanging="360"/>
      </w:pPr>
      <w:rPr>
        <w:rFonts w:ascii="Wingdings" w:hAnsi="Wingdings" w:hint="default"/>
      </w:rPr>
    </w:lvl>
    <w:lvl w:ilvl="6" w:tplc="6D54CC60" w:tentative="1">
      <w:start w:val="1"/>
      <w:numFmt w:val="bullet"/>
      <w:lvlText w:val=""/>
      <w:lvlJc w:val="left"/>
      <w:pPr>
        <w:ind w:left="5040" w:hanging="360"/>
      </w:pPr>
      <w:rPr>
        <w:rFonts w:ascii="Symbol" w:hAnsi="Symbol" w:hint="default"/>
      </w:rPr>
    </w:lvl>
    <w:lvl w:ilvl="7" w:tplc="33245C5A" w:tentative="1">
      <w:start w:val="1"/>
      <w:numFmt w:val="bullet"/>
      <w:lvlText w:val="o"/>
      <w:lvlJc w:val="left"/>
      <w:pPr>
        <w:ind w:left="5760" w:hanging="360"/>
      </w:pPr>
      <w:rPr>
        <w:rFonts w:ascii="Courier New" w:hAnsi="Courier New" w:hint="default"/>
      </w:rPr>
    </w:lvl>
    <w:lvl w:ilvl="8" w:tplc="5E88171C" w:tentative="1">
      <w:start w:val="1"/>
      <w:numFmt w:val="bullet"/>
      <w:lvlText w:val=""/>
      <w:lvlJc w:val="left"/>
      <w:pPr>
        <w:ind w:left="6480" w:hanging="360"/>
      </w:pPr>
      <w:rPr>
        <w:rFonts w:ascii="Wingdings" w:hAnsi="Wingdings" w:hint="default"/>
      </w:rPr>
    </w:lvl>
  </w:abstractNum>
  <w:abstractNum w:abstractNumId="104" w15:restartNumberingAfterBreak="0">
    <w:nsid w:val="4F0530E8"/>
    <w:multiLevelType w:val="multilevel"/>
    <w:tmpl w:val="F850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FDD2185"/>
    <w:multiLevelType w:val="multilevel"/>
    <w:tmpl w:val="6A82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030EAA8"/>
    <w:multiLevelType w:val="hybridMultilevel"/>
    <w:tmpl w:val="3B08FCF6"/>
    <w:lvl w:ilvl="0" w:tplc="106C6E08">
      <w:start w:val="1"/>
      <w:numFmt w:val="bullet"/>
      <w:lvlText w:val="•"/>
      <w:lvlJc w:val="left"/>
      <w:pPr>
        <w:ind w:left="720" w:hanging="360"/>
      </w:pPr>
      <w:rPr>
        <w:rFonts w:ascii="Courier New" w:hAnsi="Courier New" w:hint="default"/>
      </w:rPr>
    </w:lvl>
    <w:lvl w:ilvl="1" w:tplc="90ACA874">
      <w:start w:val="1"/>
      <w:numFmt w:val="bullet"/>
      <w:lvlText w:val="o"/>
      <w:lvlJc w:val="left"/>
      <w:pPr>
        <w:ind w:left="1440" w:hanging="360"/>
      </w:pPr>
      <w:rPr>
        <w:rFonts w:ascii="Courier New" w:hAnsi="Courier New" w:hint="default"/>
      </w:rPr>
    </w:lvl>
    <w:lvl w:ilvl="2" w:tplc="01987C60">
      <w:start w:val="1"/>
      <w:numFmt w:val="bullet"/>
      <w:lvlText w:val=""/>
      <w:lvlJc w:val="left"/>
      <w:pPr>
        <w:ind w:left="2160" w:hanging="360"/>
      </w:pPr>
      <w:rPr>
        <w:rFonts w:ascii="Wingdings" w:hAnsi="Wingdings" w:hint="default"/>
      </w:rPr>
    </w:lvl>
    <w:lvl w:ilvl="3" w:tplc="E5BAA9D6">
      <w:start w:val="1"/>
      <w:numFmt w:val="bullet"/>
      <w:lvlText w:val=""/>
      <w:lvlJc w:val="left"/>
      <w:pPr>
        <w:ind w:left="2880" w:hanging="360"/>
      </w:pPr>
      <w:rPr>
        <w:rFonts w:ascii="Symbol" w:hAnsi="Symbol" w:hint="default"/>
      </w:rPr>
    </w:lvl>
    <w:lvl w:ilvl="4" w:tplc="E6946EF2">
      <w:start w:val="1"/>
      <w:numFmt w:val="bullet"/>
      <w:lvlText w:val="o"/>
      <w:lvlJc w:val="left"/>
      <w:pPr>
        <w:ind w:left="3600" w:hanging="360"/>
      </w:pPr>
      <w:rPr>
        <w:rFonts w:ascii="Courier New" w:hAnsi="Courier New" w:hint="default"/>
      </w:rPr>
    </w:lvl>
    <w:lvl w:ilvl="5" w:tplc="CB96E228">
      <w:start w:val="1"/>
      <w:numFmt w:val="bullet"/>
      <w:lvlText w:val=""/>
      <w:lvlJc w:val="left"/>
      <w:pPr>
        <w:ind w:left="4320" w:hanging="360"/>
      </w:pPr>
      <w:rPr>
        <w:rFonts w:ascii="Wingdings" w:hAnsi="Wingdings" w:hint="default"/>
      </w:rPr>
    </w:lvl>
    <w:lvl w:ilvl="6" w:tplc="CCCA033C">
      <w:start w:val="1"/>
      <w:numFmt w:val="bullet"/>
      <w:lvlText w:val=""/>
      <w:lvlJc w:val="left"/>
      <w:pPr>
        <w:ind w:left="5040" w:hanging="360"/>
      </w:pPr>
      <w:rPr>
        <w:rFonts w:ascii="Symbol" w:hAnsi="Symbol" w:hint="default"/>
      </w:rPr>
    </w:lvl>
    <w:lvl w:ilvl="7" w:tplc="76620D22">
      <w:start w:val="1"/>
      <w:numFmt w:val="bullet"/>
      <w:lvlText w:val="o"/>
      <w:lvlJc w:val="left"/>
      <w:pPr>
        <w:ind w:left="5760" w:hanging="360"/>
      </w:pPr>
      <w:rPr>
        <w:rFonts w:ascii="Courier New" w:hAnsi="Courier New" w:hint="default"/>
      </w:rPr>
    </w:lvl>
    <w:lvl w:ilvl="8" w:tplc="5008974E">
      <w:start w:val="1"/>
      <w:numFmt w:val="bullet"/>
      <w:lvlText w:val=""/>
      <w:lvlJc w:val="left"/>
      <w:pPr>
        <w:ind w:left="6480" w:hanging="360"/>
      </w:pPr>
      <w:rPr>
        <w:rFonts w:ascii="Wingdings" w:hAnsi="Wingdings" w:hint="default"/>
      </w:rPr>
    </w:lvl>
  </w:abstractNum>
  <w:abstractNum w:abstractNumId="107" w15:restartNumberingAfterBreak="0">
    <w:nsid w:val="506B934C"/>
    <w:multiLevelType w:val="hybridMultilevel"/>
    <w:tmpl w:val="FFFFFFFF"/>
    <w:lvl w:ilvl="0" w:tplc="DD884F1C">
      <w:start w:val="1"/>
      <w:numFmt w:val="bullet"/>
      <w:lvlText w:val="•"/>
      <w:lvlJc w:val="left"/>
      <w:pPr>
        <w:ind w:left="706" w:hanging="360"/>
      </w:pPr>
      <w:rPr>
        <w:rFonts w:ascii="Arial" w:hAnsi="Arial" w:hint="default"/>
      </w:rPr>
    </w:lvl>
    <w:lvl w:ilvl="1" w:tplc="501E258E">
      <w:start w:val="1"/>
      <w:numFmt w:val="bullet"/>
      <w:lvlText w:val="o"/>
      <w:lvlJc w:val="left"/>
      <w:pPr>
        <w:ind w:left="1440" w:hanging="360"/>
      </w:pPr>
      <w:rPr>
        <w:rFonts w:ascii="Courier New" w:hAnsi="Courier New" w:hint="default"/>
      </w:rPr>
    </w:lvl>
    <w:lvl w:ilvl="2" w:tplc="3FE24A74">
      <w:start w:val="1"/>
      <w:numFmt w:val="bullet"/>
      <w:lvlText w:val=""/>
      <w:lvlJc w:val="left"/>
      <w:pPr>
        <w:ind w:left="2160" w:hanging="360"/>
      </w:pPr>
      <w:rPr>
        <w:rFonts w:ascii="Wingdings" w:hAnsi="Wingdings" w:hint="default"/>
      </w:rPr>
    </w:lvl>
    <w:lvl w:ilvl="3" w:tplc="9E5A7658">
      <w:start w:val="1"/>
      <w:numFmt w:val="bullet"/>
      <w:lvlText w:val=""/>
      <w:lvlJc w:val="left"/>
      <w:pPr>
        <w:ind w:left="2880" w:hanging="360"/>
      </w:pPr>
      <w:rPr>
        <w:rFonts w:ascii="Symbol" w:hAnsi="Symbol" w:hint="default"/>
      </w:rPr>
    </w:lvl>
    <w:lvl w:ilvl="4" w:tplc="7A64B9F8">
      <w:start w:val="1"/>
      <w:numFmt w:val="bullet"/>
      <w:lvlText w:val="o"/>
      <w:lvlJc w:val="left"/>
      <w:pPr>
        <w:ind w:left="3600" w:hanging="360"/>
      </w:pPr>
      <w:rPr>
        <w:rFonts w:ascii="Courier New" w:hAnsi="Courier New" w:hint="default"/>
      </w:rPr>
    </w:lvl>
    <w:lvl w:ilvl="5" w:tplc="E6BC6F90">
      <w:start w:val="1"/>
      <w:numFmt w:val="bullet"/>
      <w:lvlText w:val=""/>
      <w:lvlJc w:val="left"/>
      <w:pPr>
        <w:ind w:left="4320" w:hanging="360"/>
      </w:pPr>
      <w:rPr>
        <w:rFonts w:ascii="Wingdings" w:hAnsi="Wingdings" w:hint="default"/>
      </w:rPr>
    </w:lvl>
    <w:lvl w:ilvl="6" w:tplc="59F2236E">
      <w:start w:val="1"/>
      <w:numFmt w:val="bullet"/>
      <w:lvlText w:val=""/>
      <w:lvlJc w:val="left"/>
      <w:pPr>
        <w:ind w:left="5040" w:hanging="360"/>
      </w:pPr>
      <w:rPr>
        <w:rFonts w:ascii="Symbol" w:hAnsi="Symbol" w:hint="default"/>
      </w:rPr>
    </w:lvl>
    <w:lvl w:ilvl="7" w:tplc="9EEE782C">
      <w:start w:val="1"/>
      <w:numFmt w:val="bullet"/>
      <w:lvlText w:val="o"/>
      <w:lvlJc w:val="left"/>
      <w:pPr>
        <w:ind w:left="5760" w:hanging="360"/>
      </w:pPr>
      <w:rPr>
        <w:rFonts w:ascii="Courier New" w:hAnsi="Courier New" w:hint="default"/>
      </w:rPr>
    </w:lvl>
    <w:lvl w:ilvl="8" w:tplc="8D2423E2">
      <w:start w:val="1"/>
      <w:numFmt w:val="bullet"/>
      <w:lvlText w:val=""/>
      <w:lvlJc w:val="left"/>
      <w:pPr>
        <w:ind w:left="6480" w:hanging="360"/>
      </w:pPr>
      <w:rPr>
        <w:rFonts w:ascii="Wingdings" w:hAnsi="Wingdings" w:hint="default"/>
      </w:rPr>
    </w:lvl>
  </w:abstractNum>
  <w:abstractNum w:abstractNumId="108" w15:restartNumberingAfterBreak="0">
    <w:nsid w:val="522A6A5D"/>
    <w:multiLevelType w:val="multilevel"/>
    <w:tmpl w:val="9A14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28E67D6"/>
    <w:multiLevelType w:val="hybridMultilevel"/>
    <w:tmpl w:val="829C29DA"/>
    <w:lvl w:ilvl="0" w:tplc="112C2D78">
      <w:start w:val="1"/>
      <w:numFmt w:val="bullet"/>
      <w:lvlText w:val="•"/>
      <w:lvlJc w:val="left"/>
      <w:pPr>
        <w:ind w:left="724"/>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DC568854">
      <w:start w:val="1"/>
      <w:numFmt w:val="bullet"/>
      <w:lvlText w:val="o"/>
      <w:lvlJc w:val="left"/>
      <w:pPr>
        <w:ind w:left="154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827EC10A">
      <w:start w:val="1"/>
      <w:numFmt w:val="bullet"/>
      <w:lvlText w:val="▪"/>
      <w:lvlJc w:val="left"/>
      <w:pPr>
        <w:ind w:left="226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1712915E">
      <w:start w:val="1"/>
      <w:numFmt w:val="bullet"/>
      <w:lvlText w:val="•"/>
      <w:lvlJc w:val="left"/>
      <w:pPr>
        <w:ind w:left="298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392CD930">
      <w:start w:val="1"/>
      <w:numFmt w:val="bullet"/>
      <w:lvlText w:val="o"/>
      <w:lvlJc w:val="left"/>
      <w:pPr>
        <w:ind w:left="370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B5EA6CD6">
      <w:start w:val="1"/>
      <w:numFmt w:val="bullet"/>
      <w:lvlText w:val="▪"/>
      <w:lvlJc w:val="left"/>
      <w:pPr>
        <w:ind w:left="442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D3286754">
      <w:start w:val="1"/>
      <w:numFmt w:val="bullet"/>
      <w:lvlText w:val="•"/>
      <w:lvlJc w:val="left"/>
      <w:pPr>
        <w:ind w:left="514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87765346">
      <w:start w:val="1"/>
      <w:numFmt w:val="bullet"/>
      <w:lvlText w:val="o"/>
      <w:lvlJc w:val="left"/>
      <w:pPr>
        <w:ind w:left="586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F3FA7392">
      <w:start w:val="1"/>
      <w:numFmt w:val="bullet"/>
      <w:lvlText w:val="▪"/>
      <w:lvlJc w:val="left"/>
      <w:pPr>
        <w:ind w:left="658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342637A"/>
    <w:multiLevelType w:val="multilevel"/>
    <w:tmpl w:val="15C460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1" w15:restartNumberingAfterBreak="0">
    <w:nsid w:val="54700FAE"/>
    <w:multiLevelType w:val="multilevel"/>
    <w:tmpl w:val="6926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72B5832"/>
    <w:multiLevelType w:val="hybridMultilevel"/>
    <w:tmpl w:val="1154281E"/>
    <w:lvl w:ilvl="0" w:tplc="F160859C">
      <w:start w:val="1"/>
      <w:numFmt w:val="bullet"/>
      <w:lvlText w:val="•"/>
      <w:lvlJc w:val="left"/>
      <w:pPr>
        <w:ind w:left="1801" w:hanging="36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59AA4952">
      <w:start w:val="1"/>
      <w:numFmt w:val="bullet"/>
      <w:lvlText w:val="•"/>
      <w:lvlJc w:val="left"/>
      <w:pPr>
        <w:ind w:left="1801" w:hanging="36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2" w:tplc="3F6EAA14" w:tentative="1">
      <w:start w:val="1"/>
      <w:numFmt w:val="bullet"/>
      <w:lvlText w:val=""/>
      <w:lvlJc w:val="left"/>
      <w:pPr>
        <w:ind w:left="3241" w:hanging="360"/>
      </w:pPr>
      <w:rPr>
        <w:rFonts w:ascii="Wingdings" w:hAnsi="Wingdings" w:hint="default"/>
      </w:rPr>
    </w:lvl>
    <w:lvl w:ilvl="3" w:tplc="57CE0778" w:tentative="1">
      <w:start w:val="1"/>
      <w:numFmt w:val="bullet"/>
      <w:lvlText w:val=""/>
      <w:lvlJc w:val="left"/>
      <w:pPr>
        <w:ind w:left="3961" w:hanging="360"/>
      </w:pPr>
      <w:rPr>
        <w:rFonts w:ascii="Symbol" w:hAnsi="Symbol" w:hint="default"/>
      </w:rPr>
    </w:lvl>
    <w:lvl w:ilvl="4" w:tplc="F2F8CDC8" w:tentative="1">
      <w:start w:val="1"/>
      <w:numFmt w:val="bullet"/>
      <w:lvlText w:val="o"/>
      <w:lvlJc w:val="left"/>
      <w:pPr>
        <w:ind w:left="4681" w:hanging="360"/>
      </w:pPr>
      <w:rPr>
        <w:rFonts w:ascii="Courier New" w:hAnsi="Courier New" w:hint="default"/>
      </w:rPr>
    </w:lvl>
    <w:lvl w:ilvl="5" w:tplc="275A2510" w:tentative="1">
      <w:start w:val="1"/>
      <w:numFmt w:val="bullet"/>
      <w:lvlText w:val=""/>
      <w:lvlJc w:val="left"/>
      <w:pPr>
        <w:ind w:left="5401" w:hanging="360"/>
      </w:pPr>
      <w:rPr>
        <w:rFonts w:ascii="Wingdings" w:hAnsi="Wingdings" w:hint="default"/>
      </w:rPr>
    </w:lvl>
    <w:lvl w:ilvl="6" w:tplc="5DC83BFC" w:tentative="1">
      <w:start w:val="1"/>
      <w:numFmt w:val="bullet"/>
      <w:lvlText w:val=""/>
      <w:lvlJc w:val="left"/>
      <w:pPr>
        <w:ind w:left="6121" w:hanging="360"/>
      </w:pPr>
      <w:rPr>
        <w:rFonts w:ascii="Symbol" w:hAnsi="Symbol" w:hint="default"/>
      </w:rPr>
    </w:lvl>
    <w:lvl w:ilvl="7" w:tplc="B93CBA0C" w:tentative="1">
      <w:start w:val="1"/>
      <w:numFmt w:val="bullet"/>
      <w:lvlText w:val="o"/>
      <w:lvlJc w:val="left"/>
      <w:pPr>
        <w:ind w:left="6841" w:hanging="360"/>
      </w:pPr>
      <w:rPr>
        <w:rFonts w:ascii="Courier New" w:hAnsi="Courier New" w:hint="default"/>
      </w:rPr>
    </w:lvl>
    <w:lvl w:ilvl="8" w:tplc="12B40506" w:tentative="1">
      <w:start w:val="1"/>
      <w:numFmt w:val="bullet"/>
      <w:lvlText w:val=""/>
      <w:lvlJc w:val="left"/>
      <w:pPr>
        <w:ind w:left="7561" w:hanging="360"/>
      </w:pPr>
      <w:rPr>
        <w:rFonts w:ascii="Wingdings" w:hAnsi="Wingdings" w:hint="default"/>
      </w:rPr>
    </w:lvl>
  </w:abstractNum>
  <w:abstractNum w:abstractNumId="113" w15:restartNumberingAfterBreak="0">
    <w:nsid w:val="58882CA9"/>
    <w:multiLevelType w:val="hybridMultilevel"/>
    <w:tmpl w:val="F06881FE"/>
    <w:lvl w:ilvl="0" w:tplc="7618F204">
      <w:start w:val="1"/>
      <w:numFmt w:val="bullet"/>
      <w:lvlText w:val="•"/>
      <w:lvlJc w:val="left"/>
      <w:pPr>
        <w:ind w:left="724"/>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12DE4EA4">
      <w:start w:val="1"/>
      <w:numFmt w:val="bullet"/>
      <w:lvlText w:val="o"/>
      <w:lvlJc w:val="left"/>
      <w:pPr>
        <w:ind w:left="154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45DEA200">
      <w:start w:val="1"/>
      <w:numFmt w:val="bullet"/>
      <w:lvlText w:val="▪"/>
      <w:lvlJc w:val="left"/>
      <w:pPr>
        <w:ind w:left="226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625A9024">
      <w:start w:val="1"/>
      <w:numFmt w:val="bullet"/>
      <w:lvlText w:val="•"/>
      <w:lvlJc w:val="left"/>
      <w:pPr>
        <w:ind w:left="298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46CA3414">
      <w:start w:val="1"/>
      <w:numFmt w:val="bullet"/>
      <w:lvlText w:val="o"/>
      <w:lvlJc w:val="left"/>
      <w:pPr>
        <w:ind w:left="370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690C88AA">
      <w:start w:val="1"/>
      <w:numFmt w:val="bullet"/>
      <w:lvlText w:val="▪"/>
      <w:lvlJc w:val="left"/>
      <w:pPr>
        <w:ind w:left="442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5AFAC04A">
      <w:start w:val="1"/>
      <w:numFmt w:val="bullet"/>
      <w:lvlText w:val="•"/>
      <w:lvlJc w:val="left"/>
      <w:pPr>
        <w:ind w:left="514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5B5E8322">
      <w:start w:val="1"/>
      <w:numFmt w:val="bullet"/>
      <w:lvlText w:val="o"/>
      <w:lvlJc w:val="left"/>
      <w:pPr>
        <w:ind w:left="586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3FF29FD6">
      <w:start w:val="1"/>
      <w:numFmt w:val="bullet"/>
      <w:lvlText w:val="▪"/>
      <w:lvlJc w:val="left"/>
      <w:pPr>
        <w:ind w:left="658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AEE187D"/>
    <w:multiLevelType w:val="multilevel"/>
    <w:tmpl w:val="2FC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BA76CCD"/>
    <w:multiLevelType w:val="hybridMultilevel"/>
    <w:tmpl w:val="83885A1C"/>
    <w:lvl w:ilvl="0" w:tplc="7F623176">
      <w:start w:val="1"/>
      <w:numFmt w:val="bullet"/>
      <w:lvlText w:val="•"/>
      <w:lvlJc w:val="left"/>
      <w:pPr>
        <w:ind w:left="542"/>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FA88D024">
      <w:start w:val="1"/>
      <w:numFmt w:val="bullet"/>
      <w:lvlText w:val="o"/>
      <w:lvlJc w:val="left"/>
      <w:pPr>
        <w:ind w:left="154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8BCEC6E6">
      <w:start w:val="1"/>
      <w:numFmt w:val="bullet"/>
      <w:lvlText w:val="▪"/>
      <w:lvlJc w:val="left"/>
      <w:pPr>
        <w:ind w:left="226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DD582940">
      <w:start w:val="1"/>
      <w:numFmt w:val="bullet"/>
      <w:lvlText w:val="•"/>
      <w:lvlJc w:val="left"/>
      <w:pPr>
        <w:ind w:left="298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FAE6CD86">
      <w:start w:val="1"/>
      <w:numFmt w:val="bullet"/>
      <w:lvlText w:val="o"/>
      <w:lvlJc w:val="left"/>
      <w:pPr>
        <w:ind w:left="370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251ADD62">
      <w:start w:val="1"/>
      <w:numFmt w:val="bullet"/>
      <w:lvlText w:val="▪"/>
      <w:lvlJc w:val="left"/>
      <w:pPr>
        <w:ind w:left="442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A732B7C6">
      <w:start w:val="1"/>
      <w:numFmt w:val="bullet"/>
      <w:lvlText w:val="•"/>
      <w:lvlJc w:val="left"/>
      <w:pPr>
        <w:ind w:left="514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9DF4243C">
      <w:start w:val="1"/>
      <w:numFmt w:val="bullet"/>
      <w:lvlText w:val="o"/>
      <w:lvlJc w:val="left"/>
      <w:pPr>
        <w:ind w:left="586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99AE0EEE">
      <w:start w:val="1"/>
      <w:numFmt w:val="bullet"/>
      <w:lvlText w:val="▪"/>
      <w:lvlJc w:val="left"/>
      <w:pPr>
        <w:ind w:left="6586"/>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D6011B6"/>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5DAB415D"/>
    <w:multiLevelType w:val="multilevel"/>
    <w:tmpl w:val="B18A66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8" w15:restartNumberingAfterBreak="0">
    <w:nsid w:val="5F3A068D"/>
    <w:multiLevelType w:val="multilevel"/>
    <w:tmpl w:val="1A9A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0A317EE"/>
    <w:multiLevelType w:val="hybridMultilevel"/>
    <w:tmpl w:val="98E032A0"/>
    <w:lvl w:ilvl="0" w:tplc="EAE29714">
      <w:start w:val="1"/>
      <w:numFmt w:val="bullet"/>
      <w:lvlText w:val="•"/>
      <w:lvlJc w:val="left"/>
      <w:pPr>
        <w:ind w:left="706"/>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1" w:tplc="69240130">
      <w:start w:val="1"/>
      <w:numFmt w:val="bullet"/>
      <w:lvlText w:val="o"/>
      <w:lvlJc w:val="left"/>
      <w:pPr>
        <w:ind w:left="144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2" w:tplc="E46C9A44">
      <w:start w:val="1"/>
      <w:numFmt w:val="bullet"/>
      <w:lvlText w:val="▪"/>
      <w:lvlJc w:val="left"/>
      <w:pPr>
        <w:ind w:left="216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3" w:tplc="B0AC56A2">
      <w:start w:val="1"/>
      <w:numFmt w:val="bullet"/>
      <w:lvlText w:val="•"/>
      <w:lvlJc w:val="left"/>
      <w:pPr>
        <w:ind w:left="2880"/>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4" w:tplc="0470B9B2">
      <w:start w:val="1"/>
      <w:numFmt w:val="bullet"/>
      <w:lvlText w:val="o"/>
      <w:lvlJc w:val="left"/>
      <w:pPr>
        <w:ind w:left="360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5" w:tplc="68C25FC6">
      <w:start w:val="1"/>
      <w:numFmt w:val="bullet"/>
      <w:lvlText w:val="▪"/>
      <w:lvlJc w:val="left"/>
      <w:pPr>
        <w:ind w:left="432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6" w:tplc="B3DEDBE0">
      <w:start w:val="1"/>
      <w:numFmt w:val="bullet"/>
      <w:lvlText w:val="•"/>
      <w:lvlJc w:val="left"/>
      <w:pPr>
        <w:ind w:left="5040"/>
      </w:pPr>
      <w:rPr>
        <w:rFonts w:ascii="Arial" w:hAnsi="Arial" w:hint="default"/>
        <w:b w:val="0"/>
        <w:i w:val="0"/>
        <w:strike w:val="0"/>
        <w:dstrike w:val="0"/>
        <w:color w:val="000000"/>
        <w:sz w:val="20"/>
        <w:szCs w:val="20"/>
        <w:u w:val="none" w:color="000000"/>
        <w:bdr w:val="none" w:sz="0" w:space="0" w:color="auto"/>
        <w:shd w:val="clear" w:color="auto" w:fill="auto"/>
        <w:vertAlign w:val="baseline"/>
      </w:rPr>
    </w:lvl>
    <w:lvl w:ilvl="7" w:tplc="9EB64E12">
      <w:start w:val="1"/>
      <w:numFmt w:val="bullet"/>
      <w:lvlText w:val="o"/>
      <w:lvlJc w:val="left"/>
      <w:pPr>
        <w:ind w:left="576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lvl w:ilvl="8" w:tplc="78E8DA3E">
      <w:start w:val="1"/>
      <w:numFmt w:val="bullet"/>
      <w:lvlText w:val="▪"/>
      <w:lvlJc w:val="left"/>
      <w:pPr>
        <w:ind w:left="6480"/>
      </w:pPr>
      <w:rPr>
        <w:rFonts w:ascii="Segoe UI Symbol" w:hAnsi="Segoe UI Symbol" w:hint="default"/>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617E6431"/>
    <w:multiLevelType w:val="multilevel"/>
    <w:tmpl w:val="F692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281316D"/>
    <w:multiLevelType w:val="multilevel"/>
    <w:tmpl w:val="ABEA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4833E14"/>
    <w:multiLevelType w:val="hybridMultilevel"/>
    <w:tmpl w:val="596CFDD0"/>
    <w:lvl w:ilvl="0" w:tplc="6E1C956A">
      <w:start w:val="1"/>
      <w:numFmt w:val="bullet"/>
      <w:lvlText w:val="•"/>
      <w:lvlJc w:val="left"/>
      <w:pPr>
        <w:ind w:left="144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B25055CE">
      <w:start w:val="1"/>
      <w:numFmt w:val="bullet"/>
      <w:lvlText w:val="o"/>
      <w:lvlJc w:val="left"/>
      <w:pPr>
        <w:ind w:left="21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2" w:tplc="2786836A">
      <w:start w:val="1"/>
      <w:numFmt w:val="bullet"/>
      <w:lvlText w:val="▪"/>
      <w:lvlJc w:val="left"/>
      <w:pPr>
        <w:ind w:left="28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3" w:tplc="D8F24430">
      <w:start w:val="1"/>
      <w:numFmt w:val="bullet"/>
      <w:lvlText w:val="•"/>
      <w:lvlJc w:val="left"/>
      <w:pPr>
        <w:ind w:left="36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4" w:tplc="3A148CFA">
      <w:start w:val="1"/>
      <w:numFmt w:val="bullet"/>
      <w:lvlText w:val="o"/>
      <w:lvlJc w:val="left"/>
      <w:pPr>
        <w:ind w:left="432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5" w:tplc="B958EA1A">
      <w:start w:val="1"/>
      <w:numFmt w:val="bullet"/>
      <w:lvlText w:val="▪"/>
      <w:lvlJc w:val="left"/>
      <w:pPr>
        <w:ind w:left="504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6" w:tplc="86561124">
      <w:start w:val="1"/>
      <w:numFmt w:val="bullet"/>
      <w:lvlText w:val="•"/>
      <w:lvlJc w:val="left"/>
      <w:pPr>
        <w:ind w:left="57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7" w:tplc="D5D26042">
      <w:start w:val="1"/>
      <w:numFmt w:val="bullet"/>
      <w:lvlText w:val="o"/>
      <w:lvlJc w:val="left"/>
      <w:pPr>
        <w:ind w:left="64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8" w:tplc="602CEA9A">
      <w:start w:val="1"/>
      <w:numFmt w:val="bullet"/>
      <w:lvlText w:val="▪"/>
      <w:lvlJc w:val="left"/>
      <w:pPr>
        <w:ind w:left="72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4932066"/>
    <w:multiLevelType w:val="multilevel"/>
    <w:tmpl w:val="6346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5BE6886"/>
    <w:multiLevelType w:val="hybridMultilevel"/>
    <w:tmpl w:val="FFFFFFFF"/>
    <w:lvl w:ilvl="0" w:tplc="D05CDD8A">
      <w:start w:val="1"/>
      <w:numFmt w:val="bullet"/>
      <w:lvlText w:val="•"/>
      <w:lvlJc w:val="left"/>
      <w:pPr>
        <w:ind w:left="720" w:hanging="360"/>
      </w:pPr>
      <w:rPr>
        <w:rFonts w:ascii="Courier New" w:hAnsi="Courier New" w:hint="default"/>
      </w:rPr>
    </w:lvl>
    <w:lvl w:ilvl="1" w:tplc="8020F1A4">
      <w:start w:val="1"/>
      <w:numFmt w:val="bullet"/>
      <w:lvlText w:val="o"/>
      <w:lvlJc w:val="left"/>
      <w:pPr>
        <w:ind w:left="1440" w:hanging="360"/>
      </w:pPr>
      <w:rPr>
        <w:rFonts w:ascii="Courier New" w:hAnsi="Courier New" w:hint="default"/>
      </w:rPr>
    </w:lvl>
    <w:lvl w:ilvl="2" w:tplc="C2E2F19C">
      <w:start w:val="1"/>
      <w:numFmt w:val="bullet"/>
      <w:lvlText w:val=""/>
      <w:lvlJc w:val="left"/>
      <w:pPr>
        <w:ind w:left="2160" w:hanging="360"/>
      </w:pPr>
      <w:rPr>
        <w:rFonts w:ascii="Wingdings" w:hAnsi="Wingdings" w:hint="default"/>
      </w:rPr>
    </w:lvl>
    <w:lvl w:ilvl="3" w:tplc="6DF6EFF0">
      <w:start w:val="1"/>
      <w:numFmt w:val="bullet"/>
      <w:lvlText w:val=""/>
      <w:lvlJc w:val="left"/>
      <w:pPr>
        <w:ind w:left="2880" w:hanging="360"/>
      </w:pPr>
      <w:rPr>
        <w:rFonts w:ascii="Symbol" w:hAnsi="Symbol" w:hint="default"/>
      </w:rPr>
    </w:lvl>
    <w:lvl w:ilvl="4" w:tplc="59FA46F0">
      <w:start w:val="1"/>
      <w:numFmt w:val="bullet"/>
      <w:lvlText w:val="o"/>
      <w:lvlJc w:val="left"/>
      <w:pPr>
        <w:ind w:left="3600" w:hanging="360"/>
      </w:pPr>
      <w:rPr>
        <w:rFonts w:ascii="Courier New" w:hAnsi="Courier New" w:hint="default"/>
      </w:rPr>
    </w:lvl>
    <w:lvl w:ilvl="5" w:tplc="FBEAE8EA">
      <w:start w:val="1"/>
      <w:numFmt w:val="bullet"/>
      <w:lvlText w:val=""/>
      <w:lvlJc w:val="left"/>
      <w:pPr>
        <w:ind w:left="4320" w:hanging="360"/>
      </w:pPr>
      <w:rPr>
        <w:rFonts w:ascii="Wingdings" w:hAnsi="Wingdings" w:hint="default"/>
      </w:rPr>
    </w:lvl>
    <w:lvl w:ilvl="6" w:tplc="DF487AD0">
      <w:start w:val="1"/>
      <w:numFmt w:val="bullet"/>
      <w:lvlText w:val=""/>
      <w:lvlJc w:val="left"/>
      <w:pPr>
        <w:ind w:left="5040" w:hanging="360"/>
      </w:pPr>
      <w:rPr>
        <w:rFonts w:ascii="Symbol" w:hAnsi="Symbol" w:hint="default"/>
      </w:rPr>
    </w:lvl>
    <w:lvl w:ilvl="7" w:tplc="DAC419F0">
      <w:start w:val="1"/>
      <w:numFmt w:val="bullet"/>
      <w:lvlText w:val="o"/>
      <w:lvlJc w:val="left"/>
      <w:pPr>
        <w:ind w:left="5760" w:hanging="360"/>
      </w:pPr>
      <w:rPr>
        <w:rFonts w:ascii="Courier New" w:hAnsi="Courier New" w:hint="default"/>
      </w:rPr>
    </w:lvl>
    <w:lvl w:ilvl="8" w:tplc="87228676">
      <w:start w:val="1"/>
      <w:numFmt w:val="bullet"/>
      <w:lvlText w:val=""/>
      <w:lvlJc w:val="left"/>
      <w:pPr>
        <w:ind w:left="6480" w:hanging="360"/>
      </w:pPr>
      <w:rPr>
        <w:rFonts w:ascii="Wingdings" w:hAnsi="Wingdings" w:hint="default"/>
      </w:rPr>
    </w:lvl>
  </w:abstractNum>
  <w:abstractNum w:abstractNumId="125" w15:restartNumberingAfterBreak="0">
    <w:nsid w:val="675744F6"/>
    <w:multiLevelType w:val="multilevel"/>
    <w:tmpl w:val="8ADE00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6" w15:restartNumberingAfterBreak="0">
    <w:nsid w:val="678C3F6D"/>
    <w:multiLevelType w:val="hybridMultilevel"/>
    <w:tmpl w:val="FFC84826"/>
    <w:lvl w:ilvl="0" w:tplc="A44684E0">
      <w:start w:val="1"/>
      <w:numFmt w:val="bullet"/>
      <w:lvlText w:val="•"/>
      <w:lvlJc w:val="left"/>
      <w:pPr>
        <w:ind w:left="1801" w:hanging="36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0388D312" w:tentative="1">
      <w:start w:val="1"/>
      <w:numFmt w:val="bullet"/>
      <w:lvlText w:val="o"/>
      <w:lvlJc w:val="left"/>
      <w:pPr>
        <w:ind w:left="2521" w:hanging="360"/>
      </w:pPr>
      <w:rPr>
        <w:rFonts w:ascii="Courier New" w:hAnsi="Courier New" w:hint="default"/>
      </w:rPr>
    </w:lvl>
    <w:lvl w:ilvl="2" w:tplc="075A8B6A" w:tentative="1">
      <w:start w:val="1"/>
      <w:numFmt w:val="bullet"/>
      <w:lvlText w:val=""/>
      <w:lvlJc w:val="left"/>
      <w:pPr>
        <w:ind w:left="3241" w:hanging="360"/>
      </w:pPr>
      <w:rPr>
        <w:rFonts w:ascii="Wingdings" w:hAnsi="Wingdings" w:hint="default"/>
      </w:rPr>
    </w:lvl>
    <w:lvl w:ilvl="3" w:tplc="DD10513C" w:tentative="1">
      <w:start w:val="1"/>
      <w:numFmt w:val="bullet"/>
      <w:lvlText w:val=""/>
      <w:lvlJc w:val="left"/>
      <w:pPr>
        <w:ind w:left="3961" w:hanging="360"/>
      </w:pPr>
      <w:rPr>
        <w:rFonts w:ascii="Symbol" w:hAnsi="Symbol" w:hint="default"/>
      </w:rPr>
    </w:lvl>
    <w:lvl w:ilvl="4" w:tplc="BA0A943C" w:tentative="1">
      <w:start w:val="1"/>
      <w:numFmt w:val="bullet"/>
      <w:lvlText w:val="o"/>
      <w:lvlJc w:val="left"/>
      <w:pPr>
        <w:ind w:left="4681" w:hanging="360"/>
      </w:pPr>
      <w:rPr>
        <w:rFonts w:ascii="Courier New" w:hAnsi="Courier New" w:hint="default"/>
      </w:rPr>
    </w:lvl>
    <w:lvl w:ilvl="5" w:tplc="28EC2A54" w:tentative="1">
      <w:start w:val="1"/>
      <w:numFmt w:val="bullet"/>
      <w:lvlText w:val=""/>
      <w:lvlJc w:val="left"/>
      <w:pPr>
        <w:ind w:left="5401" w:hanging="360"/>
      </w:pPr>
      <w:rPr>
        <w:rFonts w:ascii="Wingdings" w:hAnsi="Wingdings" w:hint="default"/>
      </w:rPr>
    </w:lvl>
    <w:lvl w:ilvl="6" w:tplc="2E8C1104" w:tentative="1">
      <w:start w:val="1"/>
      <w:numFmt w:val="bullet"/>
      <w:lvlText w:val=""/>
      <w:lvlJc w:val="left"/>
      <w:pPr>
        <w:ind w:left="6121" w:hanging="360"/>
      </w:pPr>
      <w:rPr>
        <w:rFonts w:ascii="Symbol" w:hAnsi="Symbol" w:hint="default"/>
      </w:rPr>
    </w:lvl>
    <w:lvl w:ilvl="7" w:tplc="4B1AA282" w:tentative="1">
      <w:start w:val="1"/>
      <w:numFmt w:val="bullet"/>
      <w:lvlText w:val="o"/>
      <w:lvlJc w:val="left"/>
      <w:pPr>
        <w:ind w:left="6841" w:hanging="360"/>
      </w:pPr>
      <w:rPr>
        <w:rFonts w:ascii="Courier New" w:hAnsi="Courier New" w:hint="default"/>
      </w:rPr>
    </w:lvl>
    <w:lvl w:ilvl="8" w:tplc="DEB8DFA2" w:tentative="1">
      <w:start w:val="1"/>
      <w:numFmt w:val="bullet"/>
      <w:lvlText w:val=""/>
      <w:lvlJc w:val="left"/>
      <w:pPr>
        <w:ind w:left="7561" w:hanging="360"/>
      </w:pPr>
      <w:rPr>
        <w:rFonts w:ascii="Wingdings" w:hAnsi="Wingdings" w:hint="default"/>
      </w:rPr>
    </w:lvl>
  </w:abstractNum>
  <w:abstractNum w:abstractNumId="127" w15:restartNumberingAfterBreak="0">
    <w:nsid w:val="688349FB"/>
    <w:multiLevelType w:val="hybridMultilevel"/>
    <w:tmpl w:val="CFD6F1B6"/>
    <w:lvl w:ilvl="0" w:tplc="78165300">
      <w:start w:val="1"/>
      <w:numFmt w:val="bullet"/>
      <w:lvlText w:val="•"/>
      <w:lvlJc w:val="left"/>
      <w:pPr>
        <w:ind w:left="36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A080F396">
      <w:start w:val="1"/>
      <w:numFmt w:val="bullet"/>
      <w:lvlText w:val="o"/>
      <w:lvlJc w:val="left"/>
      <w:pPr>
        <w:ind w:left="84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4A6A21C2">
      <w:start w:val="1"/>
      <w:numFmt w:val="bullet"/>
      <w:lvlRestart w:val="0"/>
      <w:lvlText w:val="•"/>
      <w:lvlJc w:val="left"/>
      <w:pPr>
        <w:ind w:left="144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3" w:tplc="5EF43F8E">
      <w:start w:val="1"/>
      <w:numFmt w:val="bullet"/>
      <w:lvlText w:val="•"/>
      <w:lvlJc w:val="left"/>
      <w:pPr>
        <w:ind w:left="204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7AEE9050">
      <w:start w:val="1"/>
      <w:numFmt w:val="bullet"/>
      <w:lvlText w:val="o"/>
      <w:lvlJc w:val="left"/>
      <w:pPr>
        <w:ind w:left="2761"/>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E3DE3DFA">
      <w:start w:val="1"/>
      <w:numFmt w:val="bullet"/>
      <w:lvlText w:val="▪"/>
      <w:lvlJc w:val="left"/>
      <w:pPr>
        <w:ind w:left="3481"/>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0806139C">
      <w:start w:val="1"/>
      <w:numFmt w:val="bullet"/>
      <w:lvlText w:val="•"/>
      <w:lvlJc w:val="left"/>
      <w:pPr>
        <w:ind w:left="420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8DE2AAFE">
      <w:start w:val="1"/>
      <w:numFmt w:val="bullet"/>
      <w:lvlText w:val="o"/>
      <w:lvlJc w:val="left"/>
      <w:pPr>
        <w:ind w:left="4921"/>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55249DB6">
      <w:start w:val="1"/>
      <w:numFmt w:val="bullet"/>
      <w:lvlText w:val="▪"/>
      <w:lvlJc w:val="left"/>
      <w:pPr>
        <w:ind w:left="5641"/>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4F10B3"/>
    <w:multiLevelType w:val="hybridMultilevel"/>
    <w:tmpl w:val="D1FC530C"/>
    <w:lvl w:ilvl="0" w:tplc="05A021E6">
      <w:start w:val="1"/>
      <w:numFmt w:val="bullet"/>
      <w:lvlText w:val=""/>
      <w:lvlJc w:val="left"/>
      <w:pPr>
        <w:ind w:left="1080" w:hanging="360"/>
      </w:pPr>
      <w:rPr>
        <w:rFonts w:ascii="Symbol" w:hAnsi="Symbol" w:hint="default"/>
      </w:rPr>
    </w:lvl>
    <w:lvl w:ilvl="1" w:tplc="CDC0B4FA" w:tentative="1">
      <w:start w:val="1"/>
      <w:numFmt w:val="bullet"/>
      <w:lvlText w:val="o"/>
      <w:lvlJc w:val="left"/>
      <w:pPr>
        <w:ind w:left="1800" w:hanging="360"/>
      </w:pPr>
      <w:rPr>
        <w:rFonts w:ascii="Courier New" w:hAnsi="Courier New" w:hint="default"/>
      </w:rPr>
    </w:lvl>
    <w:lvl w:ilvl="2" w:tplc="77A8DDF8" w:tentative="1">
      <w:start w:val="1"/>
      <w:numFmt w:val="bullet"/>
      <w:lvlText w:val=""/>
      <w:lvlJc w:val="left"/>
      <w:pPr>
        <w:ind w:left="2520" w:hanging="360"/>
      </w:pPr>
      <w:rPr>
        <w:rFonts w:ascii="Wingdings" w:hAnsi="Wingdings" w:hint="default"/>
      </w:rPr>
    </w:lvl>
    <w:lvl w:ilvl="3" w:tplc="19760B96" w:tentative="1">
      <w:start w:val="1"/>
      <w:numFmt w:val="bullet"/>
      <w:lvlText w:val=""/>
      <w:lvlJc w:val="left"/>
      <w:pPr>
        <w:ind w:left="3240" w:hanging="360"/>
      </w:pPr>
      <w:rPr>
        <w:rFonts w:ascii="Symbol" w:hAnsi="Symbol" w:hint="default"/>
      </w:rPr>
    </w:lvl>
    <w:lvl w:ilvl="4" w:tplc="D8EC83CA" w:tentative="1">
      <w:start w:val="1"/>
      <w:numFmt w:val="bullet"/>
      <w:lvlText w:val="o"/>
      <w:lvlJc w:val="left"/>
      <w:pPr>
        <w:ind w:left="3960" w:hanging="360"/>
      </w:pPr>
      <w:rPr>
        <w:rFonts w:ascii="Courier New" w:hAnsi="Courier New" w:hint="default"/>
      </w:rPr>
    </w:lvl>
    <w:lvl w:ilvl="5" w:tplc="610EBF16" w:tentative="1">
      <w:start w:val="1"/>
      <w:numFmt w:val="bullet"/>
      <w:lvlText w:val=""/>
      <w:lvlJc w:val="left"/>
      <w:pPr>
        <w:ind w:left="4680" w:hanging="360"/>
      </w:pPr>
      <w:rPr>
        <w:rFonts w:ascii="Wingdings" w:hAnsi="Wingdings" w:hint="default"/>
      </w:rPr>
    </w:lvl>
    <w:lvl w:ilvl="6" w:tplc="4F2E2D16" w:tentative="1">
      <w:start w:val="1"/>
      <w:numFmt w:val="bullet"/>
      <w:lvlText w:val=""/>
      <w:lvlJc w:val="left"/>
      <w:pPr>
        <w:ind w:left="5400" w:hanging="360"/>
      </w:pPr>
      <w:rPr>
        <w:rFonts w:ascii="Symbol" w:hAnsi="Symbol" w:hint="default"/>
      </w:rPr>
    </w:lvl>
    <w:lvl w:ilvl="7" w:tplc="E8D6FC72" w:tentative="1">
      <w:start w:val="1"/>
      <w:numFmt w:val="bullet"/>
      <w:lvlText w:val="o"/>
      <w:lvlJc w:val="left"/>
      <w:pPr>
        <w:ind w:left="6120" w:hanging="360"/>
      </w:pPr>
      <w:rPr>
        <w:rFonts w:ascii="Courier New" w:hAnsi="Courier New" w:hint="default"/>
      </w:rPr>
    </w:lvl>
    <w:lvl w:ilvl="8" w:tplc="68D05C2C" w:tentative="1">
      <w:start w:val="1"/>
      <w:numFmt w:val="bullet"/>
      <w:lvlText w:val=""/>
      <w:lvlJc w:val="left"/>
      <w:pPr>
        <w:ind w:left="6840" w:hanging="360"/>
      </w:pPr>
      <w:rPr>
        <w:rFonts w:ascii="Wingdings" w:hAnsi="Wingdings" w:hint="default"/>
      </w:rPr>
    </w:lvl>
  </w:abstractNum>
  <w:abstractNum w:abstractNumId="129" w15:restartNumberingAfterBreak="0">
    <w:nsid w:val="6B957FDF"/>
    <w:multiLevelType w:val="hybridMultilevel"/>
    <w:tmpl w:val="E34A3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BD10ACC"/>
    <w:multiLevelType w:val="hybridMultilevel"/>
    <w:tmpl w:val="F982B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BED2872"/>
    <w:multiLevelType w:val="multilevel"/>
    <w:tmpl w:val="9C94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FD5B82"/>
    <w:multiLevelType w:val="hybridMultilevel"/>
    <w:tmpl w:val="82EE4F4C"/>
    <w:lvl w:ilvl="0" w:tplc="712E7E5C">
      <w:start w:val="1"/>
      <w:numFmt w:val="bullet"/>
      <w:lvlText w:val="•"/>
      <w:lvlJc w:val="left"/>
      <w:pPr>
        <w:ind w:left="70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F018519A">
      <w:start w:val="1"/>
      <w:numFmt w:val="bullet"/>
      <w:lvlText w:val="o"/>
      <w:lvlJc w:val="left"/>
      <w:pPr>
        <w:ind w:left="144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D7D0C7D0">
      <w:start w:val="1"/>
      <w:numFmt w:val="bullet"/>
      <w:lvlText w:val="▪"/>
      <w:lvlJc w:val="left"/>
      <w:pPr>
        <w:ind w:left="21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14126AFC">
      <w:start w:val="1"/>
      <w:numFmt w:val="bullet"/>
      <w:lvlText w:val="•"/>
      <w:lvlJc w:val="left"/>
      <w:pPr>
        <w:ind w:left="288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C37AAFE4">
      <w:start w:val="1"/>
      <w:numFmt w:val="bullet"/>
      <w:lvlText w:val="o"/>
      <w:lvlJc w:val="left"/>
      <w:pPr>
        <w:ind w:left="360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690C8D4A">
      <w:start w:val="1"/>
      <w:numFmt w:val="bullet"/>
      <w:lvlText w:val="▪"/>
      <w:lvlJc w:val="left"/>
      <w:pPr>
        <w:ind w:left="432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F3664502">
      <w:start w:val="1"/>
      <w:numFmt w:val="bullet"/>
      <w:lvlText w:val="•"/>
      <w:lvlJc w:val="left"/>
      <w:pPr>
        <w:ind w:left="504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B5F4C010">
      <w:start w:val="1"/>
      <w:numFmt w:val="bullet"/>
      <w:lvlText w:val="o"/>
      <w:lvlJc w:val="left"/>
      <w:pPr>
        <w:ind w:left="57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B7D63398">
      <w:start w:val="1"/>
      <w:numFmt w:val="bullet"/>
      <w:lvlText w:val="▪"/>
      <w:lvlJc w:val="left"/>
      <w:pPr>
        <w:ind w:left="648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0603B7"/>
    <w:multiLevelType w:val="hybridMultilevel"/>
    <w:tmpl w:val="56183AEC"/>
    <w:lvl w:ilvl="0" w:tplc="F39C2ADE">
      <w:start w:val="1"/>
      <w:numFmt w:val="bullet"/>
      <w:lvlText w:val="•"/>
      <w:lvlJc w:val="left"/>
      <w:pPr>
        <w:ind w:left="694"/>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EE500924">
      <w:start w:val="1"/>
      <w:numFmt w:val="bullet"/>
      <w:lvlText w:val="o"/>
      <w:lvlJc w:val="left"/>
      <w:pPr>
        <w:ind w:left="155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18EA0786">
      <w:start w:val="1"/>
      <w:numFmt w:val="bullet"/>
      <w:lvlText w:val="▪"/>
      <w:lvlJc w:val="left"/>
      <w:pPr>
        <w:ind w:left="22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0EFAED6E">
      <w:start w:val="1"/>
      <w:numFmt w:val="bullet"/>
      <w:lvlText w:val="•"/>
      <w:lvlJc w:val="left"/>
      <w:pPr>
        <w:ind w:left="299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5C6C23FC">
      <w:start w:val="1"/>
      <w:numFmt w:val="bullet"/>
      <w:lvlText w:val="o"/>
      <w:lvlJc w:val="left"/>
      <w:pPr>
        <w:ind w:left="371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F48AEA82">
      <w:start w:val="1"/>
      <w:numFmt w:val="bullet"/>
      <w:lvlText w:val="▪"/>
      <w:lvlJc w:val="left"/>
      <w:pPr>
        <w:ind w:left="443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3034AB36">
      <w:start w:val="1"/>
      <w:numFmt w:val="bullet"/>
      <w:lvlText w:val="•"/>
      <w:lvlJc w:val="left"/>
      <w:pPr>
        <w:ind w:left="515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A5D0C2C4">
      <w:start w:val="1"/>
      <w:numFmt w:val="bullet"/>
      <w:lvlText w:val="o"/>
      <w:lvlJc w:val="left"/>
      <w:pPr>
        <w:ind w:left="58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7A1CFF92">
      <w:start w:val="1"/>
      <w:numFmt w:val="bullet"/>
      <w:lvlText w:val="▪"/>
      <w:lvlJc w:val="left"/>
      <w:pPr>
        <w:ind w:left="659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9E4F7B"/>
    <w:multiLevelType w:val="hybridMultilevel"/>
    <w:tmpl w:val="47981E64"/>
    <w:lvl w:ilvl="0" w:tplc="AEFA1DC0">
      <w:start w:val="1"/>
      <w:numFmt w:val="bullet"/>
      <w:lvlText w:val=""/>
      <w:lvlJc w:val="left"/>
      <w:pPr>
        <w:ind w:left="2160" w:hanging="360"/>
      </w:pPr>
      <w:rPr>
        <w:rFonts w:ascii="Symbol" w:hAnsi="Symbol" w:hint="default"/>
      </w:rPr>
    </w:lvl>
    <w:lvl w:ilvl="1" w:tplc="930A5A06" w:tentative="1">
      <w:start w:val="1"/>
      <w:numFmt w:val="bullet"/>
      <w:lvlText w:val="o"/>
      <w:lvlJc w:val="left"/>
      <w:pPr>
        <w:ind w:left="2880" w:hanging="360"/>
      </w:pPr>
      <w:rPr>
        <w:rFonts w:ascii="Courier New" w:hAnsi="Courier New" w:hint="default"/>
      </w:rPr>
    </w:lvl>
    <w:lvl w:ilvl="2" w:tplc="041AD9DE" w:tentative="1">
      <w:start w:val="1"/>
      <w:numFmt w:val="bullet"/>
      <w:lvlText w:val=""/>
      <w:lvlJc w:val="left"/>
      <w:pPr>
        <w:ind w:left="3600" w:hanging="360"/>
      </w:pPr>
      <w:rPr>
        <w:rFonts w:ascii="Wingdings" w:hAnsi="Wingdings" w:hint="default"/>
      </w:rPr>
    </w:lvl>
    <w:lvl w:ilvl="3" w:tplc="AA980658" w:tentative="1">
      <w:start w:val="1"/>
      <w:numFmt w:val="bullet"/>
      <w:lvlText w:val=""/>
      <w:lvlJc w:val="left"/>
      <w:pPr>
        <w:ind w:left="4320" w:hanging="360"/>
      </w:pPr>
      <w:rPr>
        <w:rFonts w:ascii="Symbol" w:hAnsi="Symbol" w:hint="default"/>
      </w:rPr>
    </w:lvl>
    <w:lvl w:ilvl="4" w:tplc="C29C871A" w:tentative="1">
      <w:start w:val="1"/>
      <w:numFmt w:val="bullet"/>
      <w:lvlText w:val="o"/>
      <w:lvlJc w:val="left"/>
      <w:pPr>
        <w:ind w:left="5040" w:hanging="360"/>
      </w:pPr>
      <w:rPr>
        <w:rFonts w:ascii="Courier New" w:hAnsi="Courier New" w:hint="default"/>
      </w:rPr>
    </w:lvl>
    <w:lvl w:ilvl="5" w:tplc="6598036C" w:tentative="1">
      <w:start w:val="1"/>
      <w:numFmt w:val="bullet"/>
      <w:lvlText w:val=""/>
      <w:lvlJc w:val="left"/>
      <w:pPr>
        <w:ind w:left="5760" w:hanging="360"/>
      </w:pPr>
      <w:rPr>
        <w:rFonts w:ascii="Wingdings" w:hAnsi="Wingdings" w:hint="default"/>
      </w:rPr>
    </w:lvl>
    <w:lvl w:ilvl="6" w:tplc="C29EC81E" w:tentative="1">
      <w:start w:val="1"/>
      <w:numFmt w:val="bullet"/>
      <w:lvlText w:val=""/>
      <w:lvlJc w:val="left"/>
      <w:pPr>
        <w:ind w:left="6480" w:hanging="360"/>
      </w:pPr>
      <w:rPr>
        <w:rFonts w:ascii="Symbol" w:hAnsi="Symbol" w:hint="default"/>
      </w:rPr>
    </w:lvl>
    <w:lvl w:ilvl="7" w:tplc="A2DAFC5E" w:tentative="1">
      <w:start w:val="1"/>
      <w:numFmt w:val="bullet"/>
      <w:lvlText w:val="o"/>
      <w:lvlJc w:val="left"/>
      <w:pPr>
        <w:ind w:left="7200" w:hanging="360"/>
      </w:pPr>
      <w:rPr>
        <w:rFonts w:ascii="Courier New" w:hAnsi="Courier New" w:hint="default"/>
      </w:rPr>
    </w:lvl>
    <w:lvl w:ilvl="8" w:tplc="3076A68C" w:tentative="1">
      <w:start w:val="1"/>
      <w:numFmt w:val="bullet"/>
      <w:lvlText w:val=""/>
      <w:lvlJc w:val="left"/>
      <w:pPr>
        <w:ind w:left="7920" w:hanging="360"/>
      </w:pPr>
      <w:rPr>
        <w:rFonts w:ascii="Wingdings" w:hAnsi="Wingdings" w:hint="default"/>
      </w:rPr>
    </w:lvl>
  </w:abstractNum>
  <w:abstractNum w:abstractNumId="135" w15:restartNumberingAfterBreak="0">
    <w:nsid w:val="717D1BD9"/>
    <w:multiLevelType w:val="hybridMultilevel"/>
    <w:tmpl w:val="266C7562"/>
    <w:lvl w:ilvl="0" w:tplc="8AF8E37A">
      <w:start w:val="1"/>
      <w:numFmt w:val="bullet"/>
      <w:lvlText w:val="•"/>
      <w:lvlJc w:val="left"/>
      <w:pPr>
        <w:ind w:left="694"/>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63BA52B2">
      <w:start w:val="1"/>
      <w:numFmt w:val="bullet"/>
      <w:lvlText w:val="o"/>
      <w:lvlJc w:val="left"/>
      <w:pPr>
        <w:ind w:left="155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E33AE79C">
      <w:start w:val="1"/>
      <w:numFmt w:val="bullet"/>
      <w:lvlText w:val="▪"/>
      <w:lvlJc w:val="left"/>
      <w:pPr>
        <w:ind w:left="22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06B46A02">
      <w:start w:val="1"/>
      <w:numFmt w:val="bullet"/>
      <w:lvlText w:val="•"/>
      <w:lvlJc w:val="left"/>
      <w:pPr>
        <w:ind w:left="299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665AF0B2">
      <w:start w:val="1"/>
      <w:numFmt w:val="bullet"/>
      <w:lvlText w:val="o"/>
      <w:lvlJc w:val="left"/>
      <w:pPr>
        <w:ind w:left="371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9DAC71D0">
      <w:start w:val="1"/>
      <w:numFmt w:val="bullet"/>
      <w:lvlText w:val="▪"/>
      <w:lvlJc w:val="left"/>
      <w:pPr>
        <w:ind w:left="443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9D3C7E44">
      <w:start w:val="1"/>
      <w:numFmt w:val="bullet"/>
      <w:lvlText w:val="•"/>
      <w:lvlJc w:val="left"/>
      <w:pPr>
        <w:ind w:left="515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5B8C5F4C">
      <w:start w:val="1"/>
      <w:numFmt w:val="bullet"/>
      <w:lvlText w:val="o"/>
      <w:lvlJc w:val="left"/>
      <w:pPr>
        <w:ind w:left="58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7528E7F4">
      <w:start w:val="1"/>
      <w:numFmt w:val="bullet"/>
      <w:lvlText w:val="▪"/>
      <w:lvlJc w:val="left"/>
      <w:pPr>
        <w:ind w:left="659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7577DB"/>
    <w:multiLevelType w:val="hybridMultilevel"/>
    <w:tmpl w:val="98847F10"/>
    <w:lvl w:ilvl="0" w:tplc="885493FC">
      <w:start w:val="1"/>
      <w:numFmt w:val="bullet"/>
      <w:lvlText w:val="•"/>
      <w:lvlJc w:val="left"/>
      <w:pPr>
        <w:ind w:left="144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A9687DB2">
      <w:start w:val="1"/>
      <w:numFmt w:val="bullet"/>
      <w:lvlText w:val="o"/>
      <w:lvlJc w:val="left"/>
      <w:pPr>
        <w:ind w:left="21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2" w:tplc="772654D8">
      <w:start w:val="1"/>
      <w:numFmt w:val="bullet"/>
      <w:lvlText w:val="▪"/>
      <w:lvlJc w:val="left"/>
      <w:pPr>
        <w:ind w:left="28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3" w:tplc="4B64A3DE">
      <w:start w:val="1"/>
      <w:numFmt w:val="bullet"/>
      <w:lvlText w:val="•"/>
      <w:lvlJc w:val="left"/>
      <w:pPr>
        <w:ind w:left="36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4" w:tplc="11EC07B2">
      <w:start w:val="1"/>
      <w:numFmt w:val="bullet"/>
      <w:lvlText w:val="o"/>
      <w:lvlJc w:val="left"/>
      <w:pPr>
        <w:ind w:left="432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5" w:tplc="789EBC06">
      <w:start w:val="1"/>
      <w:numFmt w:val="bullet"/>
      <w:lvlText w:val="▪"/>
      <w:lvlJc w:val="left"/>
      <w:pPr>
        <w:ind w:left="504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6" w:tplc="E53AA2C6">
      <w:start w:val="1"/>
      <w:numFmt w:val="bullet"/>
      <w:lvlText w:val="•"/>
      <w:lvlJc w:val="left"/>
      <w:pPr>
        <w:ind w:left="57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7" w:tplc="1DFC97E0">
      <w:start w:val="1"/>
      <w:numFmt w:val="bullet"/>
      <w:lvlText w:val="o"/>
      <w:lvlJc w:val="left"/>
      <w:pPr>
        <w:ind w:left="64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8" w:tplc="E424E0D2">
      <w:start w:val="1"/>
      <w:numFmt w:val="bullet"/>
      <w:lvlText w:val="▪"/>
      <w:lvlJc w:val="left"/>
      <w:pPr>
        <w:ind w:left="72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965F00"/>
    <w:multiLevelType w:val="hybridMultilevel"/>
    <w:tmpl w:val="AB80DCCC"/>
    <w:lvl w:ilvl="0" w:tplc="784EC302">
      <w:start w:val="1"/>
      <w:numFmt w:val="bullet"/>
      <w:lvlText w:val="•"/>
      <w:lvlJc w:val="left"/>
      <w:pPr>
        <w:ind w:left="528"/>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DA709CDC">
      <w:start w:val="1"/>
      <w:numFmt w:val="bullet"/>
      <w:lvlText w:val="o"/>
      <w:lvlJc w:val="left"/>
      <w:pPr>
        <w:ind w:left="155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37C25B76">
      <w:start w:val="1"/>
      <w:numFmt w:val="bullet"/>
      <w:lvlText w:val="▪"/>
      <w:lvlJc w:val="left"/>
      <w:pPr>
        <w:ind w:left="22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20C0DE08">
      <w:start w:val="1"/>
      <w:numFmt w:val="bullet"/>
      <w:lvlText w:val="•"/>
      <w:lvlJc w:val="left"/>
      <w:pPr>
        <w:ind w:left="299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7FB22FB2">
      <w:start w:val="1"/>
      <w:numFmt w:val="bullet"/>
      <w:lvlText w:val="o"/>
      <w:lvlJc w:val="left"/>
      <w:pPr>
        <w:ind w:left="371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157C9128">
      <w:start w:val="1"/>
      <w:numFmt w:val="bullet"/>
      <w:lvlText w:val="▪"/>
      <w:lvlJc w:val="left"/>
      <w:pPr>
        <w:ind w:left="443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23F02412">
      <w:start w:val="1"/>
      <w:numFmt w:val="bullet"/>
      <w:lvlText w:val="•"/>
      <w:lvlJc w:val="left"/>
      <w:pPr>
        <w:ind w:left="515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4BB81F96">
      <w:start w:val="1"/>
      <w:numFmt w:val="bullet"/>
      <w:lvlText w:val="o"/>
      <w:lvlJc w:val="left"/>
      <w:pPr>
        <w:ind w:left="58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27DEE50A">
      <w:start w:val="1"/>
      <w:numFmt w:val="bullet"/>
      <w:lvlText w:val="▪"/>
      <w:lvlJc w:val="left"/>
      <w:pPr>
        <w:ind w:left="659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5415E5F"/>
    <w:multiLevelType w:val="hybridMultilevel"/>
    <w:tmpl w:val="BA6A2A78"/>
    <w:lvl w:ilvl="0" w:tplc="8A44D2E2">
      <w:start w:val="1"/>
      <w:numFmt w:val="bullet"/>
      <w:lvlText w:val=""/>
      <w:lvlJc w:val="left"/>
      <w:pPr>
        <w:ind w:left="720" w:hanging="360"/>
      </w:pPr>
      <w:rPr>
        <w:rFonts w:ascii="Symbol" w:hAnsi="Symbol" w:hint="default"/>
      </w:rPr>
    </w:lvl>
    <w:lvl w:ilvl="1" w:tplc="DE62DF74">
      <w:start w:val="1"/>
      <w:numFmt w:val="bullet"/>
      <w:lvlText w:val="o"/>
      <w:lvlJc w:val="left"/>
      <w:pPr>
        <w:ind w:left="1440" w:hanging="360"/>
      </w:pPr>
      <w:rPr>
        <w:rFonts w:ascii="Courier New" w:hAnsi="Courier New" w:hint="default"/>
      </w:rPr>
    </w:lvl>
    <w:lvl w:ilvl="2" w:tplc="F730B25E">
      <w:start w:val="1"/>
      <w:numFmt w:val="bullet"/>
      <w:lvlText w:val=""/>
      <w:lvlJc w:val="left"/>
      <w:pPr>
        <w:ind w:left="2160" w:hanging="360"/>
      </w:pPr>
      <w:rPr>
        <w:rFonts w:ascii="Wingdings" w:hAnsi="Wingdings" w:hint="default"/>
      </w:rPr>
    </w:lvl>
    <w:lvl w:ilvl="3" w:tplc="73F63766">
      <w:start w:val="1"/>
      <w:numFmt w:val="bullet"/>
      <w:lvlText w:val=""/>
      <w:lvlJc w:val="left"/>
      <w:pPr>
        <w:ind w:left="2880" w:hanging="360"/>
      </w:pPr>
      <w:rPr>
        <w:rFonts w:ascii="Symbol" w:hAnsi="Symbol" w:hint="default"/>
      </w:rPr>
    </w:lvl>
    <w:lvl w:ilvl="4" w:tplc="C94CFE14">
      <w:start w:val="1"/>
      <w:numFmt w:val="bullet"/>
      <w:lvlText w:val="o"/>
      <w:lvlJc w:val="left"/>
      <w:pPr>
        <w:ind w:left="3600" w:hanging="360"/>
      </w:pPr>
      <w:rPr>
        <w:rFonts w:ascii="Courier New" w:hAnsi="Courier New" w:hint="default"/>
      </w:rPr>
    </w:lvl>
    <w:lvl w:ilvl="5" w:tplc="E59A0AC0">
      <w:start w:val="1"/>
      <w:numFmt w:val="bullet"/>
      <w:lvlText w:val=""/>
      <w:lvlJc w:val="left"/>
      <w:pPr>
        <w:ind w:left="4320" w:hanging="360"/>
      </w:pPr>
      <w:rPr>
        <w:rFonts w:ascii="Wingdings" w:hAnsi="Wingdings" w:hint="default"/>
      </w:rPr>
    </w:lvl>
    <w:lvl w:ilvl="6" w:tplc="B490AC8E">
      <w:start w:val="1"/>
      <w:numFmt w:val="bullet"/>
      <w:lvlText w:val=""/>
      <w:lvlJc w:val="left"/>
      <w:pPr>
        <w:ind w:left="5040" w:hanging="360"/>
      </w:pPr>
      <w:rPr>
        <w:rFonts w:ascii="Symbol" w:hAnsi="Symbol" w:hint="default"/>
      </w:rPr>
    </w:lvl>
    <w:lvl w:ilvl="7" w:tplc="5DF047C8">
      <w:start w:val="1"/>
      <w:numFmt w:val="bullet"/>
      <w:lvlText w:val="o"/>
      <w:lvlJc w:val="left"/>
      <w:pPr>
        <w:ind w:left="5760" w:hanging="360"/>
      </w:pPr>
      <w:rPr>
        <w:rFonts w:ascii="Courier New" w:hAnsi="Courier New" w:hint="default"/>
      </w:rPr>
    </w:lvl>
    <w:lvl w:ilvl="8" w:tplc="248C51DC">
      <w:start w:val="1"/>
      <w:numFmt w:val="bullet"/>
      <w:lvlText w:val=""/>
      <w:lvlJc w:val="left"/>
      <w:pPr>
        <w:ind w:left="6480" w:hanging="360"/>
      </w:pPr>
      <w:rPr>
        <w:rFonts w:ascii="Wingdings" w:hAnsi="Wingdings" w:hint="default"/>
      </w:rPr>
    </w:lvl>
  </w:abstractNum>
  <w:abstractNum w:abstractNumId="139" w15:restartNumberingAfterBreak="0">
    <w:nsid w:val="756871CE"/>
    <w:multiLevelType w:val="multilevel"/>
    <w:tmpl w:val="9A9607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0" w15:restartNumberingAfterBreak="0">
    <w:nsid w:val="762B2B25"/>
    <w:multiLevelType w:val="hybridMultilevel"/>
    <w:tmpl w:val="C7D4C7E4"/>
    <w:lvl w:ilvl="0" w:tplc="C8749520">
      <w:start w:val="1"/>
      <w:numFmt w:val="bullet"/>
      <w:lvlText w:val="•"/>
      <w:lvlJc w:val="left"/>
      <w:pPr>
        <w:ind w:left="1440" w:hanging="36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64B85B68" w:tentative="1">
      <w:start w:val="1"/>
      <w:numFmt w:val="bullet"/>
      <w:lvlText w:val="o"/>
      <w:lvlJc w:val="left"/>
      <w:pPr>
        <w:ind w:left="2160" w:hanging="360"/>
      </w:pPr>
      <w:rPr>
        <w:rFonts w:ascii="Courier New" w:hAnsi="Courier New" w:hint="default"/>
      </w:rPr>
    </w:lvl>
    <w:lvl w:ilvl="2" w:tplc="FF564922" w:tentative="1">
      <w:start w:val="1"/>
      <w:numFmt w:val="bullet"/>
      <w:lvlText w:val=""/>
      <w:lvlJc w:val="left"/>
      <w:pPr>
        <w:ind w:left="2880" w:hanging="360"/>
      </w:pPr>
      <w:rPr>
        <w:rFonts w:ascii="Wingdings" w:hAnsi="Wingdings" w:hint="default"/>
      </w:rPr>
    </w:lvl>
    <w:lvl w:ilvl="3" w:tplc="F6166A00" w:tentative="1">
      <w:start w:val="1"/>
      <w:numFmt w:val="bullet"/>
      <w:lvlText w:val=""/>
      <w:lvlJc w:val="left"/>
      <w:pPr>
        <w:ind w:left="3600" w:hanging="360"/>
      </w:pPr>
      <w:rPr>
        <w:rFonts w:ascii="Symbol" w:hAnsi="Symbol" w:hint="default"/>
      </w:rPr>
    </w:lvl>
    <w:lvl w:ilvl="4" w:tplc="121C3AB8" w:tentative="1">
      <w:start w:val="1"/>
      <w:numFmt w:val="bullet"/>
      <w:lvlText w:val="o"/>
      <w:lvlJc w:val="left"/>
      <w:pPr>
        <w:ind w:left="4320" w:hanging="360"/>
      </w:pPr>
      <w:rPr>
        <w:rFonts w:ascii="Courier New" w:hAnsi="Courier New" w:hint="default"/>
      </w:rPr>
    </w:lvl>
    <w:lvl w:ilvl="5" w:tplc="F1469374" w:tentative="1">
      <w:start w:val="1"/>
      <w:numFmt w:val="bullet"/>
      <w:lvlText w:val=""/>
      <w:lvlJc w:val="left"/>
      <w:pPr>
        <w:ind w:left="5040" w:hanging="360"/>
      </w:pPr>
      <w:rPr>
        <w:rFonts w:ascii="Wingdings" w:hAnsi="Wingdings" w:hint="default"/>
      </w:rPr>
    </w:lvl>
    <w:lvl w:ilvl="6" w:tplc="53D8FE56" w:tentative="1">
      <w:start w:val="1"/>
      <w:numFmt w:val="bullet"/>
      <w:lvlText w:val=""/>
      <w:lvlJc w:val="left"/>
      <w:pPr>
        <w:ind w:left="5760" w:hanging="360"/>
      </w:pPr>
      <w:rPr>
        <w:rFonts w:ascii="Symbol" w:hAnsi="Symbol" w:hint="default"/>
      </w:rPr>
    </w:lvl>
    <w:lvl w:ilvl="7" w:tplc="C3A66A1A" w:tentative="1">
      <w:start w:val="1"/>
      <w:numFmt w:val="bullet"/>
      <w:lvlText w:val="o"/>
      <w:lvlJc w:val="left"/>
      <w:pPr>
        <w:ind w:left="6480" w:hanging="360"/>
      </w:pPr>
      <w:rPr>
        <w:rFonts w:ascii="Courier New" w:hAnsi="Courier New" w:hint="default"/>
      </w:rPr>
    </w:lvl>
    <w:lvl w:ilvl="8" w:tplc="C4383870" w:tentative="1">
      <w:start w:val="1"/>
      <w:numFmt w:val="bullet"/>
      <w:lvlText w:val=""/>
      <w:lvlJc w:val="left"/>
      <w:pPr>
        <w:ind w:left="7200" w:hanging="360"/>
      </w:pPr>
      <w:rPr>
        <w:rFonts w:ascii="Wingdings" w:hAnsi="Wingdings" w:hint="default"/>
      </w:rPr>
    </w:lvl>
  </w:abstractNum>
  <w:abstractNum w:abstractNumId="141" w15:restartNumberingAfterBreak="0">
    <w:nsid w:val="77651CC8"/>
    <w:multiLevelType w:val="hybridMultilevel"/>
    <w:tmpl w:val="81C6E870"/>
    <w:lvl w:ilvl="0" w:tplc="B34CD782">
      <w:start w:val="1"/>
      <w:numFmt w:val="bullet"/>
      <w:lvlText w:val="•"/>
      <w:lvlJc w:val="left"/>
      <w:pPr>
        <w:ind w:left="144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58B80020">
      <w:start w:val="1"/>
      <w:numFmt w:val="bullet"/>
      <w:lvlText w:val="o"/>
      <w:lvlJc w:val="left"/>
      <w:pPr>
        <w:ind w:left="21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2" w:tplc="0FA44A28">
      <w:start w:val="1"/>
      <w:numFmt w:val="bullet"/>
      <w:lvlText w:val="▪"/>
      <w:lvlJc w:val="left"/>
      <w:pPr>
        <w:ind w:left="28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3" w:tplc="5E844722">
      <w:start w:val="1"/>
      <w:numFmt w:val="bullet"/>
      <w:lvlText w:val="•"/>
      <w:lvlJc w:val="left"/>
      <w:pPr>
        <w:ind w:left="36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4" w:tplc="2F482892">
      <w:start w:val="1"/>
      <w:numFmt w:val="bullet"/>
      <w:lvlText w:val="o"/>
      <w:lvlJc w:val="left"/>
      <w:pPr>
        <w:ind w:left="432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5" w:tplc="D506F126">
      <w:start w:val="1"/>
      <w:numFmt w:val="bullet"/>
      <w:lvlText w:val="▪"/>
      <w:lvlJc w:val="left"/>
      <w:pPr>
        <w:ind w:left="504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6" w:tplc="ED16EB78">
      <w:start w:val="1"/>
      <w:numFmt w:val="bullet"/>
      <w:lvlText w:val="•"/>
      <w:lvlJc w:val="left"/>
      <w:pPr>
        <w:ind w:left="57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7" w:tplc="F5E278B4">
      <w:start w:val="1"/>
      <w:numFmt w:val="bullet"/>
      <w:lvlText w:val="o"/>
      <w:lvlJc w:val="left"/>
      <w:pPr>
        <w:ind w:left="64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8" w:tplc="03985FDC">
      <w:start w:val="1"/>
      <w:numFmt w:val="bullet"/>
      <w:lvlText w:val="▪"/>
      <w:lvlJc w:val="left"/>
      <w:pPr>
        <w:ind w:left="72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B06406"/>
    <w:multiLevelType w:val="multilevel"/>
    <w:tmpl w:val="F98E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8BEE2A9"/>
    <w:multiLevelType w:val="hybridMultilevel"/>
    <w:tmpl w:val="7032CA5C"/>
    <w:lvl w:ilvl="0" w:tplc="A3743E50">
      <w:start w:val="1"/>
      <w:numFmt w:val="bullet"/>
      <w:lvlText w:val=""/>
      <w:lvlJc w:val="left"/>
      <w:pPr>
        <w:ind w:left="720" w:hanging="360"/>
      </w:pPr>
      <w:rPr>
        <w:rFonts w:ascii="Symbol" w:hAnsi="Symbol" w:hint="default"/>
      </w:rPr>
    </w:lvl>
    <w:lvl w:ilvl="1" w:tplc="14706604">
      <w:start w:val="1"/>
      <w:numFmt w:val="bullet"/>
      <w:lvlText w:val="o"/>
      <w:lvlJc w:val="left"/>
      <w:pPr>
        <w:ind w:left="1440" w:hanging="360"/>
      </w:pPr>
      <w:rPr>
        <w:rFonts w:ascii="Symbol" w:hAnsi="Symbol" w:hint="default"/>
      </w:rPr>
    </w:lvl>
    <w:lvl w:ilvl="2" w:tplc="053AD1AC">
      <w:start w:val="1"/>
      <w:numFmt w:val="bullet"/>
      <w:lvlText w:val=""/>
      <w:lvlJc w:val="left"/>
      <w:pPr>
        <w:ind w:left="2160" w:hanging="360"/>
      </w:pPr>
      <w:rPr>
        <w:rFonts w:ascii="Wingdings" w:hAnsi="Wingdings" w:hint="default"/>
      </w:rPr>
    </w:lvl>
    <w:lvl w:ilvl="3" w:tplc="6AD85E06">
      <w:start w:val="1"/>
      <w:numFmt w:val="bullet"/>
      <w:lvlText w:val=""/>
      <w:lvlJc w:val="left"/>
      <w:pPr>
        <w:ind w:left="2880" w:hanging="360"/>
      </w:pPr>
      <w:rPr>
        <w:rFonts w:ascii="Symbol" w:hAnsi="Symbol" w:hint="default"/>
      </w:rPr>
    </w:lvl>
    <w:lvl w:ilvl="4" w:tplc="68DAF93A">
      <w:start w:val="1"/>
      <w:numFmt w:val="bullet"/>
      <w:lvlText w:val="o"/>
      <w:lvlJc w:val="left"/>
      <w:pPr>
        <w:ind w:left="3600" w:hanging="360"/>
      </w:pPr>
      <w:rPr>
        <w:rFonts w:ascii="Courier New" w:hAnsi="Courier New" w:hint="default"/>
      </w:rPr>
    </w:lvl>
    <w:lvl w:ilvl="5" w:tplc="CB786002">
      <w:start w:val="1"/>
      <w:numFmt w:val="bullet"/>
      <w:lvlText w:val=""/>
      <w:lvlJc w:val="left"/>
      <w:pPr>
        <w:ind w:left="4320" w:hanging="360"/>
      </w:pPr>
      <w:rPr>
        <w:rFonts w:ascii="Wingdings" w:hAnsi="Wingdings" w:hint="default"/>
      </w:rPr>
    </w:lvl>
    <w:lvl w:ilvl="6" w:tplc="BF46673A">
      <w:start w:val="1"/>
      <w:numFmt w:val="bullet"/>
      <w:lvlText w:val=""/>
      <w:lvlJc w:val="left"/>
      <w:pPr>
        <w:ind w:left="5040" w:hanging="360"/>
      </w:pPr>
      <w:rPr>
        <w:rFonts w:ascii="Symbol" w:hAnsi="Symbol" w:hint="default"/>
      </w:rPr>
    </w:lvl>
    <w:lvl w:ilvl="7" w:tplc="AFC2249C">
      <w:start w:val="1"/>
      <w:numFmt w:val="bullet"/>
      <w:lvlText w:val="o"/>
      <w:lvlJc w:val="left"/>
      <w:pPr>
        <w:ind w:left="5760" w:hanging="360"/>
      </w:pPr>
      <w:rPr>
        <w:rFonts w:ascii="Courier New" w:hAnsi="Courier New" w:hint="default"/>
      </w:rPr>
    </w:lvl>
    <w:lvl w:ilvl="8" w:tplc="B60EA716">
      <w:start w:val="1"/>
      <w:numFmt w:val="bullet"/>
      <w:lvlText w:val=""/>
      <w:lvlJc w:val="left"/>
      <w:pPr>
        <w:ind w:left="6480" w:hanging="360"/>
      </w:pPr>
      <w:rPr>
        <w:rFonts w:ascii="Wingdings" w:hAnsi="Wingdings" w:hint="default"/>
      </w:rPr>
    </w:lvl>
  </w:abstractNum>
  <w:abstractNum w:abstractNumId="144" w15:restartNumberingAfterBreak="0">
    <w:nsid w:val="792B37B8"/>
    <w:multiLevelType w:val="hybridMultilevel"/>
    <w:tmpl w:val="7848C848"/>
    <w:lvl w:ilvl="0" w:tplc="13420A80">
      <w:start w:val="1"/>
      <w:numFmt w:val="bullet"/>
      <w:lvlText w:val="•"/>
      <w:lvlJc w:val="left"/>
      <w:pPr>
        <w:ind w:left="528"/>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4D8E90DE">
      <w:start w:val="1"/>
      <w:numFmt w:val="bullet"/>
      <w:lvlText w:val="o"/>
      <w:lvlJc w:val="left"/>
      <w:pPr>
        <w:ind w:left="155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407660C6">
      <w:start w:val="1"/>
      <w:numFmt w:val="bullet"/>
      <w:lvlText w:val="▪"/>
      <w:lvlJc w:val="left"/>
      <w:pPr>
        <w:ind w:left="22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E43ED8E2">
      <w:start w:val="1"/>
      <w:numFmt w:val="bullet"/>
      <w:lvlText w:val="•"/>
      <w:lvlJc w:val="left"/>
      <w:pPr>
        <w:ind w:left="299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D93A394A">
      <w:start w:val="1"/>
      <w:numFmt w:val="bullet"/>
      <w:lvlText w:val="o"/>
      <w:lvlJc w:val="left"/>
      <w:pPr>
        <w:ind w:left="371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5EDCB0C2">
      <w:start w:val="1"/>
      <w:numFmt w:val="bullet"/>
      <w:lvlText w:val="▪"/>
      <w:lvlJc w:val="left"/>
      <w:pPr>
        <w:ind w:left="443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7D30273A">
      <w:start w:val="1"/>
      <w:numFmt w:val="bullet"/>
      <w:lvlText w:val="•"/>
      <w:lvlJc w:val="left"/>
      <w:pPr>
        <w:ind w:left="515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498C0A34">
      <w:start w:val="1"/>
      <w:numFmt w:val="bullet"/>
      <w:lvlText w:val="o"/>
      <w:lvlJc w:val="left"/>
      <w:pPr>
        <w:ind w:left="58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BED483D8">
      <w:start w:val="1"/>
      <w:numFmt w:val="bullet"/>
      <w:lvlText w:val="▪"/>
      <w:lvlJc w:val="left"/>
      <w:pPr>
        <w:ind w:left="659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311DA3"/>
    <w:multiLevelType w:val="multilevel"/>
    <w:tmpl w:val="58E8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99E72D5"/>
    <w:multiLevelType w:val="hybridMultilevel"/>
    <w:tmpl w:val="525AB8F2"/>
    <w:lvl w:ilvl="0" w:tplc="9B34A2AC">
      <w:start w:val="1"/>
      <w:numFmt w:val="bullet"/>
      <w:lvlText w:val="•"/>
      <w:lvlJc w:val="left"/>
      <w:pPr>
        <w:ind w:left="144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1CD46FF0">
      <w:start w:val="1"/>
      <w:numFmt w:val="bullet"/>
      <w:lvlText w:val="o"/>
      <w:lvlJc w:val="left"/>
      <w:pPr>
        <w:ind w:left="21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2" w:tplc="BDB8C69A">
      <w:start w:val="1"/>
      <w:numFmt w:val="bullet"/>
      <w:lvlText w:val="▪"/>
      <w:lvlJc w:val="left"/>
      <w:pPr>
        <w:ind w:left="28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3" w:tplc="94A88880">
      <w:start w:val="1"/>
      <w:numFmt w:val="bullet"/>
      <w:lvlText w:val="•"/>
      <w:lvlJc w:val="left"/>
      <w:pPr>
        <w:ind w:left="36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4" w:tplc="2A80E3A8">
      <w:start w:val="1"/>
      <w:numFmt w:val="bullet"/>
      <w:lvlText w:val="o"/>
      <w:lvlJc w:val="left"/>
      <w:pPr>
        <w:ind w:left="432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5" w:tplc="26FA9636">
      <w:start w:val="1"/>
      <w:numFmt w:val="bullet"/>
      <w:lvlText w:val="▪"/>
      <w:lvlJc w:val="left"/>
      <w:pPr>
        <w:ind w:left="504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6" w:tplc="33FE22F4">
      <w:start w:val="1"/>
      <w:numFmt w:val="bullet"/>
      <w:lvlText w:val="•"/>
      <w:lvlJc w:val="left"/>
      <w:pPr>
        <w:ind w:left="57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7" w:tplc="30569966">
      <w:start w:val="1"/>
      <w:numFmt w:val="bullet"/>
      <w:lvlText w:val="o"/>
      <w:lvlJc w:val="left"/>
      <w:pPr>
        <w:ind w:left="64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8" w:tplc="771E26F2">
      <w:start w:val="1"/>
      <w:numFmt w:val="bullet"/>
      <w:lvlText w:val="▪"/>
      <w:lvlJc w:val="left"/>
      <w:pPr>
        <w:ind w:left="72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9C00B84"/>
    <w:multiLevelType w:val="hybridMultilevel"/>
    <w:tmpl w:val="3A9AA38C"/>
    <w:lvl w:ilvl="0" w:tplc="14B0030C">
      <w:start w:val="1"/>
      <w:numFmt w:val="bullet"/>
      <w:lvlText w:val="•"/>
      <w:lvlJc w:val="left"/>
      <w:pPr>
        <w:ind w:left="1441"/>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4A20450E">
      <w:start w:val="1"/>
      <w:numFmt w:val="bullet"/>
      <w:lvlText w:val="o"/>
      <w:lvlJc w:val="left"/>
      <w:pPr>
        <w:ind w:left="21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2" w:tplc="7902BCDA">
      <w:start w:val="1"/>
      <w:numFmt w:val="bullet"/>
      <w:lvlText w:val="▪"/>
      <w:lvlJc w:val="left"/>
      <w:pPr>
        <w:ind w:left="28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3" w:tplc="67A24398">
      <w:start w:val="1"/>
      <w:numFmt w:val="bullet"/>
      <w:lvlText w:val="•"/>
      <w:lvlJc w:val="left"/>
      <w:pPr>
        <w:ind w:left="36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4" w:tplc="747C391E">
      <w:start w:val="1"/>
      <w:numFmt w:val="bullet"/>
      <w:lvlText w:val="o"/>
      <w:lvlJc w:val="left"/>
      <w:pPr>
        <w:ind w:left="432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5" w:tplc="9BF23D48">
      <w:start w:val="1"/>
      <w:numFmt w:val="bullet"/>
      <w:lvlText w:val="▪"/>
      <w:lvlJc w:val="left"/>
      <w:pPr>
        <w:ind w:left="504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6" w:tplc="7C7055EC">
      <w:start w:val="1"/>
      <w:numFmt w:val="bullet"/>
      <w:lvlText w:val="•"/>
      <w:lvlJc w:val="left"/>
      <w:pPr>
        <w:ind w:left="576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7" w:tplc="91A4DBC6">
      <w:start w:val="1"/>
      <w:numFmt w:val="bullet"/>
      <w:lvlText w:val="o"/>
      <w:lvlJc w:val="left"/>
      <w:pPr>
        <w:ind w:left="648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8" w:tplc="E1B6BB86">
      <w:start w:val="1"/>
      <w:numFmt w:val="bullet"/>
      <w:lvlText w:val="▪"/>
      <w:lvlJc w:val="left"/>
      <w:pPr>
        <w:ind w:left="7201"/>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A55516A"/>
    <w:multiLevelType w:val="multilevel"/>
    <w:tmpl w:val="4A14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B054508"/>
    <w:multiLevelType w:val="hybridMultilevel"/>
    <w:tmpl w:val="1BCCCCF8"/>
    <w:lvl w:ilvl="0" w:tplc="6A7EE498">
      <w:start w:val="1"/>
      <w:numFmt w:val="bullet"/>
      <w:lvlText w:val="•"/>
      <w:lvlJc w:val="left"/>
      <w:pPr>
        <w:ind w:left="706"/>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329E5A96">
      <w:start w:val="1"/>
      <w:numFmt w:val="bullet"/>
      <w:lvlText w:val="o"/>
      <w:lvlJc w:val="left"/>
      <w:pPr>
        <w:ind w:left="144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AC221BFC">
      <w:start w:val="1"/>
      <w:numFmt w:val="bullet"/>
      <w:lvlText w:val="▪"/>
      <w:lvlJc w:val="left"/>
      <w:pPr>
        <w:ind w:left="21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D11230A4">
      <w:start w:val="1"/>
      <w:numFmt w:val="bullet"/>
      <w:lvlText w:val="•"/>
      <w:lvlJc w:val="left"/>
      <w:pPr>
        <w:ind w:left="288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786AEE9A">
      <w:start w:val="1"/>
      <w:numFmt w:val="bullet"/>
      <w:lvlText w:val="o"/>
      <w:lvlJc w:val="left"/>
      <w:pPr>
        <w:ind w:left="360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1480DD8A">
      <w:start w:val="1"/>
      <w:numFmt w:val="bullet"/>
      <w:lvlText w:val="▪"/>
      <w:lvlJc w:val="left"/>
      <w:pPr>
        <w:ind w:left="432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B65C9EB2">
      <w:start w:val="1"/>
      <w:numFmt w:val="bullet"/>
      <w:lvlText w:val="•"/>
      <w:lvlJc w:val="left"/>
      <w:pPr>
        <w:ind w:left="504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A1F829E0">
      <w:start w:val="1"/>
      <w:numFmt w:val="bullet"/>
      <w:lvlText w:val="o"/>
      <w:lvlJc w:val="left"/>
      <w:pPr>
        <w:ind w:left="576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00BCA190">
      <w:start w:val="1"/>
      <w:numFmt w:val="bullet"/>
      <w:lvlText w:val="▪"/>
      <w:lvlJc w:val="left"/>
      <w:pPr>
        <w:ind w:left="648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B0A73DB"/>
    <w:multiLevelType w:val="multilevel"/>
    <w:tmpl w:val="BF7E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BCB7F07"/>
    <w:multiLevelType w:val="hybridMultilevel"/>
    <w:tmpl w:val="25941870"/>
    <w:lvl w:ilvl="0" w:tplc="4F8AEABA">
      <w:start w:val="1"/>
      <w:numFmt w:val="bullet"/>
      <w:lvlText w:val="•"/>
      <w:lvlJc w:val="left"/>
      <w:pPr>
        <w:ind w:left="528"/>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1" w:tplc="99D86100">
      <w:start w:val="1"/>
      <w:numFmt w:val="bullet"/>
      <w:lvlText w:val="o"/>
      <w:lvlJc w:val="left"/>
      <w:pPr>
        <w:ind w:left="155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2" w:tplc="CFB01CE8">
      <w:start w:val="1"/>
      <w:numFmt w:val="bullet"/>
      <w:lvlText w:val="▪"/>
      <w:lvlJc w:val="left"/>
      <w:pPr>
        <w:ind w:left="22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3" w:tplc="79486398">
      <w:start w:val="1"/>
      <w:numFmt w:val="bullet"/>
      <w:lvlText w:val="•"/>
      <w:lvlJc w:val="left"/>
      <w:pPr>
        <w:ind w:left="299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4" w:tplc="1856FD20">
      <w:start w:val="1"/>
      <w:numFmt w:val="bullet"/>
      <w:lvlText w:val="o"/>
      <w:lvlJc w:val="left"/>
      <w:pPr>
        <w:ind w:left="371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5" w:tplc="573E3DAE">
      <w:start w:val="1"/>
      <w:numFmt w:val="bullet"/>
      <w:lvlText w:val="▪"/>
      <w:lvlJc w:val="left"/>
      <w:pPr>
        <w:ind w:left="443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6" w:tplc="CA48D6E2">
      <w:start w:val="1"/>
      <w:numFmt w:val="bullet"/>
      <w:lvlText w:val="•"/>
      <w:lvlJc w:val="left"/>
      <w:pPr>
        <w:ind w:left="5150"/>
      </w:pPr>
      <w:rPr>
        <w:rFonts w:ascii="Arial" w:hAnsi="Arial" w:hint="default"/>
        <w:b w:val="0"/>
        <w:i w:val="0"/>
        <w:strike w:val="0"/>
        <w:dstrike w:val="0"/>
        <w:color w:val="000000"/>
        <w:sz w:val="24"/>
        <w:szCs w:val="24"/>
        <w:u w:val="none" w:color="000000"/>
        <w:bdr w:val="none" w:sz="0" w:space="0" w:color="auto"/>
        <w:shd w:val="clear" w:color="auto" w:fill="auto"/>
        <w:vertAlign w:val="baseline"/>
      </w:rPr>
    </w:lvl>
    <w:lvl w:ilvl="7" w:tplc="3E245CC2">
      <w:start w:val="1"/>
      <w:numFmt w:val="bullet"/>
      <w:lvlText w:val="o"/>
      <w:lvlJc w:val="left"/>
      <w:pPr>
        <w:ind w:left="587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lvl w:ilvl="8" w:tplc="F1A87A1A">
      <w:start w:val="1"/>
      <w:numFmt w:val="bullet"/>
      <w:lvlText w:val="▪"/>
      <w:lvlJc w:val="left"/>
      <w:pPr>
        <w:ind w:left="6590"/>
      </w:pPr>
      <w:rPr>
        <w:rFonts w:ascii="Segoe UI Symbol" w:hAnsi="Segoe UI Symbol" w:hint="default"/>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EDC1030"/>
    <w:multiLevelType w:val="multilevel"/>
    <w:tmpl w:val="69F2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EE75161"/>
    <w:multiLevelType w:val="hybridMultilevel"/>
    <w:tmpl w:val="B9908024"/>
    <w:lvl w:ilvl="0" w:tplc="49D6F064">
      <w:start w:val="1"/>
      <w:numFmt w:val="bullet"/>
      <w:lvlText w:val=""/>
      <w:lvlJc w:val="left"/>
      <w:pPr>
        <w:ind w:left="720" w:hanging="360"/>
      </w:pPr>
      <w:rPr>
        <w:rFonts w:ascii="Symbol" w:hAnsi="Symbol" w:hint="default"/>
      </w:rPr>
    </w:lvl>
    <w:lvl w:ilvl="1" w:tplc="CF4A0706">
      <w:start w:val="1"/>
      <w:numFmt w:val="bullet"/>
      <w:lvlText w:val="o"/>
      <w:lvlJc w:val="left"/>
      <w:pPr>
        <w:ind w:left="1440" w:hanging="360"/>
      </w:pPr>
      <w:rPr>
        <w:rFonts w:ascii="Courier New" w:hAnsi="Courier New" w:hint="default"/>
      </w:rPr>
    </w:lvl>
    <w:lvl w:ilvl="2" w:tplc="D1FAFF6E">
      <w:start w:val="1"/>
      <w:numFmt w:val="bullet"/>
      <w:lvlText w:val=""/>
      <w:lvlJc w:val="left"/>
      <w:pPr>
        <w:ind w:left="2160" w:hanging="360"/>
      </w:pPr>
      <w:rPr>
        <w:rFonts w:ascii="Wingdings" w:hAnsi="Wingdings" w:hint="default"/>
      </w:rPr>
    </w:lvl>
    <w:lvl w:ilvl="3" w:tplc="E60AC98C">
      <w:start w:val="1"/>
      <w:numFmt w:val="bullet"/>
      <w:lvlText w:val=""/>
      <w:lvlJc w:val="left"/>
      <w:pPr>
        <w:ind w:left="2880" w:hanging="360"/>
      </w:pPr>
      <w:rPr>
        <w:rFonts w:ascii="Symbol" w:hAnsi="Symbol" w:hint="default"/>
      </w:rPr>
    </w:lvl>
    <w:lvl w:ilvl="4" w:tplc="90AED0E4">
      <w:start w:val="1"/>
      <w:numFmt w:val="bullet"/>
      <w:lvlText w:val="o"/>
      <w:lvlJc w:val="left"/>
      <w:pPr>
        <w:ind w:left="3600" w:hanging="360"/>
      </w:pPr>
      <w:rPr>
        <w:rFonts w:ascii="Courier New" w:hAnsi="Courier New" w:hint="default"/>
      </w:rPr>
    </w:lvl>
    <w:lvl w:ilvl="5" w:tplc="6C0C9D66">
      <w:start w:val="1"/>
      <w:numFmt w:val="bullet"/>
      <w:lvlText w:val=""/>
      <w:lvlJc w:val="left"/>
      <w:pPr>
        <w:ind w:left="4320" w:hanging="360"/>
      </w:pPr>
      <w:rPr>
        <w:rFonts w:ascii="Wingdings" w:hAnsi="Wingdings" w:hint="default"/>
      </w:rPr>
    </w:lvl>
    <w:lvl w:ilvl="6" w:tplc="C2FE030E">
      <w:start w:val="1"/>
      <w:numFmt w:val="bullet"/>
      <w:lvlText w:val=""/>
      <w:lvlJc w:val="left"/>
      <w:pPr>
        <w:ind w:left="5040" w:hanging="360"/>
      </w:pPr>
      <w:rPr>
        <w:rFonts w:ascii="Symbol" w:hAnsi="Symbol" w:hint="default"/>
      </w:rPr>
    </w:lvl>
    <w:lvl w:ilvl="7" w:tplc="977260CC">
      <w:start w:val="1"/>
      <w:numFmt w:val="bullet"/>
      <w:lvlText w:val="o"/>
      <w:lvlJc w:val="left"/>
      <w:pPr>
        <w:ind w:left="5760" w:hanging="360"/>
      </w:pPr>
      <w:rPr>
        <w:rFonts w:ascii="Courier New" w:hAnsi="Courier New" w:hint="default"/>
      </w:rPr>
    </w:lvl>
    <w:lvl w:ilvl="8" w:tplc="DA2C4B8C">
      <w:start w:val="1"/>
      <w:numFmt w:val="bullet"/>
      <w:lvlText w:val=""/>
      <w:lvlJc w:val="left"/>
      <w:pPr>
        <w:ind w:left="6480" w:hanging="360"/>
      </w:pPr>
      <w:rPr>
        <w:rFonts w:ascii="Wingdings" w:hAnsi="Wingdings" w:hint="default"/>
      </w:rPr>
    </w:lvl>
  </w:abstractNum>
  <w:num w:numId="1" w16cid:durableId="162598451">
    <w:abstractNumId w:val="116"/>
  </w:num>
  <w:num w:numId="2" w16cid:durableId="1515026341">
    <w:abstractNumId w:val="143"/>
  </w:num>
  <w:num w:numId="3" w16cid:durableId="610668561">
    <w:abstractNumId w:val="81"/>
  </w:num>
  <w:num w:numId="4" w16cid:durableId="548032480">
    <w:abstractNumId w:val="69"/>
  </w:num>
  <w:num w:numId="5" w16cid:durableId="1600021519">
    <w:abstractNumId w:val="91"/>
  </w:num>
  <w:num w:numId="6" w16cid:durableId="1589121699">
    <w:abstractNumId w:val="96"/>
  </w:num>
  <w:num w:numId="7" w16cid:durableId="1281571901">
    <w:abstractNumId w:val="102"/>
  </w:num>
  <w:num w:numId="8" w16cid:durableId="1492481214">
    <w:abstractNumId w:val="78"/>
  </w:num>
  <w:num w:numId="9" w16cid:durableId="818575895">
    <w:abstractNumId w:val="57"/>
  </w:num>
  <w:num w:numId="10" w16cid:durableId="1284581651">
    <w:abstractNumId w:val="97"/>
  </w:num>
  <w:num w:numId="11" w16cid:durableId="215898087">
    <w:abstractNumId w:val="3"/>
  </w:num>
  <w:num w:numId="12" w16cid:durableId="1790970763">
    <w:abstractNumId w:val="127"/>
  </w:num>
  <w:num w:numId="13" w16cid:durableId="553658677">
    <w:abstractNumId w:val="79"/>
  </w:num>
  <w:num w:numId="14" w16cid:durableId="1652324096">
    <w:abstractNumId w:val="132"/>
  </w:num>
  <w:num w:numId="15" w16cid:durableId="1660502819">
    <w:abstractNumId w:val="68"/>
  </w:num>
  <w:num w:numId="16" w16cid:durableId="1186290092">
    <w:abstractNumId w:val="119"/>
  </w:num>
  <w:num w:numId="17" w16cid:durableId="395906518">
    <w:abstractNumId w:val="43"/>
  </w:num>
  <w:num w:numId="18" w16cid:durableId="594095376">
    <w:abstractNumId w:val="74"/>
  </w:num>
  <w:num w:numId="19" w16cid:durableId="1742563154">
    <w:abstractNumId w:val="25"/>
  </w:num>
  <w:num w:numId="20" w16cid:durableId="610743316">
    <w:abstractNumId w:val="61"/>
  </w:num>
  <w:num w:numId="21" w16cid:durableId="1374576294">
    <w:abstractNumId w:val="58"/>
  </w:num>
  <w:num w:numId="22" w16cid:durableId="1117681549">
    <w:abstractNumId w:val="72"/>
  </w:num>
  <w:num w:numId="23" w16cid:durableId="934171603">
    <w:abstractNumId w:val="136"/>
  </w:num>
  <w:num w:numId="24" w16cid:durableId="1625194120">
    <w:abstractNumId w:val="6"/>
  </w:num>
  <w:num w:numId="25" w16cid:durableId="2011366069">
    <w:abstractNumId w:val="5"/>
  </w:num>
  <w:num w:numId="26" w16cid:durableId="686834851">
    <w:abstractNumId w:val="149"/>
  </w:num>
  <w:num w:numId="27" w16cid:durableId="616916115">
    <w:abstractNumId w:val="9"/>
  </w:num>
  <w:num w:numId="28" w16cid:durableId="1657344313">
    <w:abstractNumId w:val="16"/>
  </w:num>
  <w:num w:numId="29" w16cid:durableId="445388143">
    <w:abstractNumId w:val="82"/>
  </w:num>
  <w:num w:numId="30" w16cid:durableId="1042556653">
    <w:abstractNumId w:val="147"/>
  </w:num>
  <w:num w:numId="31" w16cid:durableId="1862547953">
    <w:abstractNumId w:val="146"/>
  </w:num>
  <w:num w:numId="32" w16cid:durableId="1338313378">
    <w:abstractNumId w:val="26"/>
  </w:num>
  <w:num w:numId="33" w16cid:durableId="204371419">
    <w:abstractNumId w:val="38"/>
  </w:num>
  <w:num w:numId="34" w16cid:durableId="563638997">
    <w:abstractNumId w:val="50"/>
  </w:num>
  <w:num w:numId="35" w16cid:durableId="343749424">
    <w:abstractNumId w:val="19"/>
  </w:num>
  <w:num w:numId="36" w16cid:durableId="1232736530">
    <w:abstractNumId w:val="13"/>
  </w:num>
  <w:num w:numId="37" w16cid:durableId="119539562">
    <w:abstractNumId w:val="109"/>
  </w:num>
  <w:num w:numId="38" w16cid:durableId="1957446103">
    <w:abstractNumId w:val="115"/>
  </w:num>
  <w:num w:numId="39" w16cid:durableId="312180460">
    <w:abstractNumId w:val="21"/>
  </w:num>
  <w:num w:numId="40" w16cid:durableId="1703625579">
    <w:abstractNumId w:val="113"/>
  </w:num>
  <w:num w:numId="41" w16cid:durableId="1257784742">
    <w:abstractNumId w:val="22"/>
  </w:num>
  <w:num w:numId="42" w16cid:durableId="215362760">
    <w:abstractNumId w:val="47"/>
  </w:num>
  <w:num w:numId="43" w16cid:durableId="1630627592">
    <w:abstractNumId w:val="39"/>
  </w:num>
  <w:num w:numId="44" w16cid:durableId="1250236138">
    <w:abstractNumId w:val="133"/>
  </w:num>
  <w:num w:numId="45" w16cid:durableId="1942757403">
    <w:abstractNumId w:val="2"/>
  </w:num>
  <w:num w:numId="46" w16cid:durableId="693768454">
    <w:abstractNumId w:val="135"/>
  </w:num>
  <w:num w:numId="47" w16cid:durableId="106000209">
    <w:abstractNumId w:val="34"/>
  </w:num>
  <w:num w:numId="48" w16cid:durableId="95945322">
    <w:abstractNumId w:val="59"/>
  </w:num>
  <w:num w:numId="49" w16cid:durableId="798567439">
    <w:abstractNumId w:val="151"/>
  </w:num>
  <w:num w:numId="50" w16cid:durableId="2094810522">
    <w:abstractNumId w:val="54"/>
  </w:num>
  <w:num w:numId="51" w16cid:durableId="212155852">
    <w:abstractNumId w:val="137"/>
  </w:num>
  <w:num w:numId="52" w16cid:durableId="636375233">
    <w:abstractNumId w:val="144"/>
  </w:num>
  <w:num w:numId="53" w16cid:durableId="773288512">
    <w:abstractNumId w:val="87"/>
  </w:num>
  <w:num w:numId="54" w16cid:durableId="515771056">
    <w:abstractNumId w:val="48"/>
  </w:num>
  <w:num w:numId="55" w16cid:durableId="1726905070">
    <w:abstractNumId w:val="103"/>
  </w:num>
  <w:num w:numId="56" w16cid:durableId="186405532">
    <w:abstractNumId w:val="140"/>
  </w:num>
  <w:num w:numId="57" w16cid:durableId="887113349">
    <w:abstractNumId w:val="122"/>
  </w:num>
  <w:num w:numId="58" w16cid:durableId="966280387">
    <w:abstractNumId w:val="56"/>
  </w:num>
  <w:num w:numId="59" w16cid:durableId="1596984620">
    <w:abstractNumId w:val="10"/>
  </w:num>
  <w:num w:numId="60" w16cid:durableId="751658513">
    <w:abstractNumId w:val="126"/>
  </w:num>
  <w:num w:numId="61" w16cid:durableId="1555583809">
    <w:abstractNumId w:val="66"/>
  </w:num>
  <w:num w:numId="62" w16cid:durableId="461384698">
    <w:abstractNumId w:val="112"/>
  </w:num>
  <w:num w:numId="63" w16cid:durableId="1211115227">
    <w:abstractNumId w:val="94"/>
  </w:num>
  <w:num w:numId="64" w16cid:durableId="1311591997">
    <w:abstractNumId w:val="141"/>
  </w:num>
  <w:num w:numId="65" w16cid:durableId="837504667">
    <w:abstractNumId w:val="95"/>
  </w:num>
  <w:num w:numId="66" w16cid:durableId="1224290685">
    <w:abstractNumId w:val="89"/>
  </w:num>
  <w:num w:numId="67" w16cid:durableId="113864110">
    <w:abstractNumId w:val="138"/>
  </w:num>
  <w:num w:numId="68" w16cid:durableId="940143524">
    <w:abstractNumId w:val="4"/>
  </w:num>
  <w:num w:numId="69" w16cid:durableId="686756974">
    <w:abstractNumId w:val="17"/>
  </w:num>
  <w:num w:numId="70" w16cid:durableId="456874690">
    <w:abstractNumId w:val="30"/>
  </w:num>
  <w:num w:numId="71" w16cid:durableId="301008331">
    <w:abstractNumId w:val="98"/>
  </w:num>
  <w:num w:numId="72" w16cid:durableId="1829246474">
    <w:abstractNumId w:val="37"/>
  </w:num>
  <w:num w:numId="73" w16cid:durableId="44378359">
    <w:abstractNumId w:val="153"/>
  </w:num>
  <w:num w:numId="74" w16cid:durableId="1539508546">
    <w:abstractNumId w:val="29"/>
  </w:num>
  <w:num w:numId="75" w16cid:durableId="202522037">
    <w:abstractNumId w:val="24"/>
  </w:num>
  <w:num w:numId="76" w16cid:durableId="198317773">
    <w:abstractNumId w:val="12"/>
  </w:num>
  <w:num w:numId="77" w16cid:durableId="914511166">
    <w:abstractNumId w:val="130"/>
  </w:num>
  <w:num w:numId="78" w16cid:durableId="412512264">
    <w:abstractNumId w:val="55"/>
  </w:num>
  <w:num w:numId="79" w16cid:durableId="1975066140">
    <w:abstractNumId w:val="71"/>
  </w:num>
  <w:num w:numId="80" w16cid:durableId="1841385006">
    <w:abstractNumId w:val="105"/>
  </w:num>
  <w:num w:numId="81" w16cid:durableId="33165704">
    <w:abstractNumId w:val="64"/>
  </w:num>
  <w:num w:numId="82" w16cid:durableId="1582786439">
    <w:abstractNumId w:val="83"/>
  </w:num>
  <w:num w:numId="83" w16cid:durableId="1219705438">
    <w:abstractNumId w:val="142"/>
  </w:num>
  <w:num w:numId="84" w16cid:durableId="1723821024">
    <w:abstractNumId w:val="62"/>
  </w:num>
  <w:num w:numId="85" w16cid:durableId="1556819469">
    <w:abstractNumId w:val="101"/>
  </w:num>
  <w:num w:numId="86" w16cid:durableId="466355498">
    <w:abstractNumId w:val="125"/>
  </w:num>
  <w:num w:numId="87" w16cid:durableId="688727380">
    <w:abstractNumId w:val="139"/>
  </w:num>
  <w:num w:numId="88" w16cid:durableId="1279142171">
    <w:abstractNumId w:val="93"/>
  </w:num>
  <w:num w:numId="89" w16cid:durableId="1693652890">
    <w:abstractNumId w:val="41"/>
  </w:num>
  <w:num w:numId="90" w16cid:durableId="323971991">
    <w:abstractNumId w:val="84"/>
  </w:num>
  <w:num w:numId="91" w16cid:durableId="527525813">
    <w:abstractNumId w:val="110"/>
  </w:num>
  <w:num w:numId="92" w16cid:durableId="1063724736">
    <w:abstractNumId w:val="117"/>
  </w:num>
  <w:num w:numId="93" w16cid:durableId="670915706">
    <w:abstractNumId w:val="70"/>
  </w:num>
  <w:num w:numId="94" w16cid:durableId="581261785">
    <w:abstractNumId w:val="121"/>
  </w:num>
  <w:num w:numId="95" w16cid:durableId="1133138977">
    <w:abstractNumId w:val="42"/>
  </w:num>
  <w:num w:numId="96" w16cid:durableId="913661861">
    <w:abstractNumId w:val="104"/>
  </w:num>
  <w:num w:numId="97" w16cid:durableId="1894805381">
    <w:abstractNumId w:val="145"/>
  </w:num>
  <w:num w:numId="98" w16cid:durableId="585304324">
    <w:abstractNumId w:val="14"/>
  </w:num>
  <w:num w:numId="99" w16cid:durableId="1932816872">
    <w:abstractNumId w:val="8"/>
  </w:num>
  <w:num w:numId="100" w16cid:durableId="761220698">
    <w:abstractNumId w:val="53"/>
  </w:num>
  <w:num w:numId="101" w16cid:durableId="196503175">
    <w:abstractNumId w:val="31"/>
  </w:num>
  <w:num w:numId="102" w16cid:durableId="631138594">
    <w:abstractNumId w:val="20"/>
  </w:num>
  <w:num w:numId="103" w16cid:durableId="776367499">
    <w:abstractNumId w:val="18"/>
  </w:num>
  <w:num w:numId="104" w16cid:durableId="275865568">
    <w:abstractNumId w:val="65"/>
  </w:num>
  <w:num w:numId="105" w16cid:durableId="1751349876">
    <w:abstractNumId w:val="118"/>
  </w:num>
  <w:num w:numId="106" w16cid:durableId="826363202">
    <w:abstractNumId w:val="23"/>
  </w:num>
  <w:num w:numId="107" w16cid:durableId="1451894161">
    <w:abstractNumId w:val="134"/>
  </w:num>
  <w:num w:numId="108" w16cid:durableId="1719476256">
    <w:abstractNumId w:val="63"/>
  </w:num>
  <w:num w:numId="109" w16cid:durableId="1699425420">
    <w:abstractNumId w:val="35"/>
  </w:num>
  <w:num w:numId="110" w16cid:durableId="1448037209">
    <w:abstractNumId w:val="67"/>
  </w:num>
  <w:num w:numId="111" w16cid:durableId="142816400">
    <w:abstractNumId w:val="108"/>
  </w:num>
  <w:num w:numId="112" w16cid:durableId="476609722">
    <w:abstractNumId w:val="86"/>
  </w:num>
  <w:num w:numId="113" w16cid:durableId="936984371">
    <w:abstractNumId w:val="80"/>
  </w:num>
  <w:num w:numId="114" w16cid:durableId="1801723095">
    <w:abstractNumId w:val="111"/>
  </w:num>
  <w:num w:numId="115" w16cid:durableId="2065592530">
    <w:abstractNumId w:val="27"/>
  </w:num>
  <w:num w:numId="116" w16cid:durableId="1741171762">
    <w:abstractNumId w:val="148"/>
  </w:num>
  <w:num w:numId="117" w16cid:durableId="531764727">
    <w:abstractNumId w:val="51"/>
  </w:num>
  <w:num w:numId="118" w16cid:durableId="488446689">
    <w:abstractNumId w:val="120"/>
  </w:num>
  <w:num w:numId="119" w16cid:durableId="951549621">
    <w:abstractNumId w:val="73"/>
  </w:num>
  <w:num w:numId="120" w16cid:durableId="1596934813">
    <w:abstractNumId w:val="150"/>
  </w:num>
  <w:num w:numId="121" w16cid:durableId="1178932632">
    <w:abstractNumId w:val="49"/>
  </w:num>
  <w:num w:numId="122" w16cid:durableId="1575622512">
    <w:abstractNumId w:val="33"/>
  </w:num>
  <w:num w:numId="123" w16cid:durableId="1011227021">
    <w:abstractNumId w:val="114"/>
  </w:num>
  <w:num w:numId="124" w16cid:durableId="1398671773">
    <w:abstractNumId w:val="152"/>
  </w:num>
  <w:num w:numId="125" w16cid:durableId="1485706672">
    <w:abstractNumId w:val="123"/>
  </w:num>
  <w:num w:numId="126" w16cid:durableId="2116167962">
    <w:abstractNumId w:val="100"/>
  </w:num>
  <w:num w:numId="127" w16cid:durableId="981731340">
    <w:abstractNumId w:val="1"/>
  </w:num>
  <w:num w:numId="128" w16cid:durableId="1285383488">
    <w:abstractNumId w:val="131"/>
  </w:num>
  <w:num w:numId="129" w16cid:durableId="900673546">
    <w:abstractNumId w:val="32"/>
  </w:num>
  <w:num w:numId="130" w16cid:durableId="2089767282">
    <w:abstractNumId w:val="40"/>
  </w:num>
  <w:num w:numId="131" w16cid:durableId="76480708">
    <w:abstractNumId w:val="99"/>
  </w:num>
  <w:num w:numId="132" w16cid:durableId="689720088">
    <w:abstractNumId w:val="92"/>
  </w:num>
  <w:num w:numId="133" w16cid:durableId="1245723318">
    <w:abstractNumId w:val="46"/>
  </w:num>
  <w:num w:numId="134" w16cid:durableId="1420640497">
    <w:abstractNumId w:val="36"/>
  </w:num>
  <w:num w:numId="135" w16cid:durableId="424427506">
    <w:abstractNumId w:val="52"/>
  </w:num>
  <w:num w:numId="136" w16cid:durableId="338895296">
    <w:abstractNumId w:val="128"/>
  </w:num>
  <w:num w:numId="137" w16cid:durableId="261573705">
    <w:abstractNumId w:val="45"/>
  </w:num>
  <w:num w:numId="138" w16cid:durableId="223953394">
    <w:abstractNumId w:val="106"/>
  </w:num>
  <w:num w:numId="139" w16cid:durableId="337201535">
    <w:abstractNumId w:val="124"/>
  </w:num>
  <w:num w:numId="140" w16cid:durableId="402022310">
    <w:abstractNumId w:val="88"/>
  </w:num>
  <w:num w:numId="141" w16cid:durableId="1556550918">
    <w:abstractNumId w:val="28"/>
  </w:num>
  <w:num w:numId="142" w16cid:durableId="1036151991">
    <w:abstractNumId w:val="85"/>
  </w:num>
  <w:num w:numId="143" w16cid:durableId="785008102">
    <w:abstractNumId w:val="60"/>
  </w:num>
  <w:num w:numId="144" w16cid:durableId="468863745">
    <w:abstractNumId w:val="107"/>
  </w:num>
  <w:num w:numId="145" w16cid:durableId="1444885711">
    <w:abstractNumId w:val="15"/>
  </w:num>
  <w:num w:numId="146" w16cid:durableId="582448294">
    <w:abstractNumId w:val="77"/>
  </w:num>
  <w:num w:numId="147" w16cid:durableId="1289774072">
    <w:abstractNumId w:val="44"/>
  </w:num>
  <w:num w:numId="148" w16cid:durableId="435836054">
    <w:abstractNumId w:val="76"/>
  </w:num>
  <w:num w:numId="149" w16cid:durableId="1460412872">
    <w:abstractNumId w:val="11"/>
  </w:num>
  <w:num w:numId="150" w16cid:durableId="1333487924">
    <w:abstractNumId w:val="90"/>
  </w:num>
  <w:num w:numId="151" w16cid:durableId="457335749">
    <w:abstractNumId w:val="75"/>
  </w:num>
  <w:num w:numId="152" w16cid:durableId="2112778863">
    <w:abstractNumId w:val="0"/>
  </w:num>
  <w:num w:numId="153" w16cid:durableId="1686663737">
    <w:abstractNumId w:val="0"/>
  </w:num>
  <w:num w:numId="154" w16cid:durableId="1172598969">
    <w:abstractNumId w:val="0"/>
  </w:num>
  <w:num w:numId="155" w16cid:durableId="864635017">
    <w:abstractNumId w:val="0"/>
  </w:num>
  <w:num w:numId="156" w16cid:durableId="1664042003">
    <w:abstractNumId w:val="0"/>
  </w:num>
  <w:num w:numId="157" w16cid:durableId="1605110075">
    <w:abstractNumId w:val="0"/>
  </w:num>
  <w:num w:numId="158" w16cid:durableId="1406874544">
    <w:abstractNumId w:val="0"/>
  </w:num>
  <w:num w:numId="159" w16cid:durableId="928269101">
    <w:abstractNumId w:val="0"/>
  </w:num>
  <w:num w:numId="160" w16cid:durableId="1458447079">
    <w:abstractNumId w:val="0"/>
  </w:num>
  <w:num w:numId="161" w16cid:durableId="1810975537">
    <w:abstractNumId w:val="129"/>
  </w:num>
  <w:num w:numId="162" w16cid:durableId="1069616021">
    <w:abstractNumId w:val="7"/>
  </w:num>
  <w:numIdMacAtCleanup w:val="1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ondra Vega Pacheco">
    <w15:presenceInfo w15:providerId="AD" w15:userId="S::avegafulton@student.umgc.edu::974f773b-2398-4efc-b7c6-824b1a18168c"/>
  </w15:person>
  <w15:person w15:author="Alondra Pacheco">
    <w15:presenceInfo w15:providerId="AD" w15:userId="S::alondra.pacheco@longwaveinc.com::7db837ef-8a9a-463b-82f7-287b261054e6"/>
  </w15:person>
  <w15:person w15:author="Mitchell Lord">
    <w15:presenceInfo w15:providerId="AD" w15:userId="S::mlord8_student.umgc.edu#ext#@umgcdev361.onmicrosoft.com::ab72c5eb-05bd-4325-b03b-19f1ff636ef8"/>
  </w15:person>
  <w15:person w15:author="Amber Young">
    <w15:presenceInfo w15:providerId="AD" w15:userId="S::afoxworth3_student.umgc.edu#ext#@umgcdev361.onmicrosoft.com::fd4d5c07-efec-41fd-bc8a-39aa8df2f20e"/>
  </w15:person>
  <w15:person w15:author="Sudarshan NEUPANE">
    <w15:presenceInfo w15:providerId="AD" w15:userId="S::sneupane4@student.umgc.edu::5bd5dbb6-4cf5-4df4-96f1-69281a1327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59E"/>
    <w:rsid w:val="00007BA0"/>
    <w:rsid w:val="00010CF6"/>
    <w:rsid w:val="000136DF"/>
    <w:rsid w:val="0001599A"/>
    <w:rsid w:val="00023C1C"/>
    <w:rsid w:val="00024121"/>
    <w:rsid w:val="0002474F"/>
    <w:rsid w:val="00024DEB"/>
    <w:rsid w:val="00027E31"/>
    <w:rsid w:val="000302AC"/>
    <w:rsid w:val="00032A2D"/>
    <w:rsid w:val="00034EB9"/>
    <w:rsid w:val="00046B64"/>
    <w:rsid w:val="0005517E"/>
    <w:rsid w:val="00055B97"/>
    <w:rsid w:val="00055FEE"/>
    <w:rsid w:val="0006033B"/>
    <w:rsid w:val="00061E29"/>
    <w:rsid w:val="0006464E"/>
    <w:rsid w:val="000658BC"/>
    <w:rsid w:val="000662A1"/>
    <w:rsid w:val="00072EFF"/>
    <w:rsid w:val="000760FA"/>
    <w:rsid w:val="0007681D"/>
    <w:rsid w:val="00076956"/>
    <w:rsid w:val="00084901"/>
    <w:rsid w:val="000869F6"/>
    <w:rsid w:val="0008748D"/>
    <w:rsid w:val="00087C32"/>
    <w:rsid w:val="00087E47"/>
    <w:rsid w:val="000940A9"/>
    <w:rsid w:val="000A072F"/>
    <w:rsid w:val="000A57CA"/>
    <w:rsid w:val="000B1FB9"/>
    <w:rsid w:val="000B213E"/>
    <w:rsid w:val="000C325C"/>
    <w:rsid w:val="000C42B1"/>
    <w:rsid w:val="000C5B04"/>
    <w:rsid w:val="000D0BC9"/>
    <w:rsid w:val="000D2714"/>
    <w:rsid w:val="000D6AFC"/>
    <w:rsid w:val="000E70AD"/>
    <w:rsid w:val="000E7ADD"/>
    <w:rsid w:val="000F00AA"/>
    <w:rsid w:val="000F629B"/>
    <w:rsid w:val="00104E88"/>
    <w:rsid w:val="00117C50"/>
    <w:rsid w:val="001212B3"/>
    <w:rsid w:val="00121D44"/>
    <w:rsid w:val="001224C3"/>
    <w:rsid w:val="001276CE"/>
    <w:rsid w:val="001277AF"/>
    <w:rsid w:val="00130A25"/>
    <w:rsid w:val="0013338D"/>
    <w:rsid w:val="00136C7E"/>
    <w:rsid w:val="00141C41"/>
    <w:rsid w:val="00142A1C"/>
    <w:rsid w:val="00143316"/>
    <w:rsid w:val="0014360F"/>
    <w:rsid w:val="00143C46"/>
    <w:rsid w:val="001510A6"/>
    <w:rsid w:val="0015504A"/>
    <w:rsid w:val="001561FC"/>
    <w:rsid w:val="00156876"/>
    <w:rsid w:val="00157575"/>
    <w:rsid w:val="00162058"/>
    <w:rsid w:val="0016556F"/>
    <w:rsid w:val="00165CFB"/>
    <w:rsid w:val="00165F4B"/>
    <w:rsid w:val="00166296"/>
    <w:rsid w:val="00167237"/>
    <w:rsid w:val="00167B57"/>
    <w:rsid w:val="00172C32"/>
    <w:rsid w:val="001732D5"/>
    <w:rsid w:val="00175C5F"/>
    <w:rsid w:val="00177651"/>
    <w:rsid w:val="00177F1B"/>
    <w:rsid w:val="00183F01"/>
    <w:rsid w:val="00185E8A"/>
    <w:rsid w:val="00193750"/>
    <w:rsid w:val="00193906"/>
    <w:rsid w:val="00194D0A"/>
    <w:rsid w:val="00196EFD"/>
    <w:rsid w:val="001A29E1"/>
    <w:rsid w:val="001A37FE"/>
    <w:rsid w:val="001A583D"/>
    <w:rsid w:val="001A7111"/>
    <w:rsid w:val="001B1C0B"/>
    <w:rsid w:val="001B7CF5"/>
    <w:rsid w:val="001C3AE5"/>
    <w:rsid w:val="001C50C5"/>
    <w:rsid w:val="001C74F3"/>
    <w:rsid w:val="001C7A0B"/>
    <w:rsid w:val="001D29BE"/>
    <w:rsid w:val="001D2A45"/>
    <w:rsid w:val="001D3E48"/>
    <w:rsid w:val="001D6786"/>
    <w:rsid w:val="001E2064"/>
    <w:rsid w:val="001E5CCB"/>
    <w:rsid w:val="001F027D"/>
    <w:rsid w:val="001F2468"/>
    <w:rsid w:val="001F6FE4"/>
    <w:rsid w:val="001F73A2"/>
    <w:rsid w:val="00201D81"/>
    <w:rsid w:val="002023F0"/>
    <w:rsid w:val="002024BD"/>
    <w:rsid w:val="00204217"/>
    <w:rsid w:val="002048A0"/>
    <w:rsid w:val="002056E0"/>
    <w:rsid w:val="002065B7"/>
    <w:rsid w:val="00221AAF"/>
    <w:rsid w:val="00221D4B"/>
    <w:rsid w:val="00222226"/>
    <w:rsid w:val="00222B75"/>
    <w:rsid w:val="00224A81"/>
    <w:rsid w:val="002323FE"/>
    <w:rsid w:val="00232958"/>
    <w:rsid w:val="002363D1"/>
    <w:rsid w:val="0024755C"/>
    <w:rsid w:val="0024768D"/>
    <w:rsid w:val="0025190C"/>
    <w:rsid w:val="0025389A"/>
    <w:rsid w:val="00257A33"/>
    <w:rsid w:val="00260F4B"/>
    <w:rsid w:val="00264788"/>
    <w:rsid w:val="0026687C"/>
    <w:rsid w:val="00267401"/>
    <w:rsid w:val="0027321E"/>
    <w:rsid w:val="00273A47"/>
    <w:rsid w:val="00274B90"/>
    <w:rsid w:val="00275349"/>
    <w:rsid w:val="002767CB"/>
    <w:rsid w:val="0027680C"/>
    <w:rsid w:val="00277A51"/>
    <w:rsid w:val="00282BF7"/>
    <w:rsid w:val="0028541D"/>
    <w:rsid w:val="002872AE"/>
    <w:rsid w:val="00287926"/>
    <w:rsid w:val="00287C88"/>
    <w:rsid w:val="00291392"/>
    <w:rsid w:val="002916C8"/>
    <w:rsid w:val="00291A80"/>
    <w:rsid w:val="002937FD"/>
    <w:rsid w:val="00294B5C"/>
    <w:rsid w:val="00295275"/>
    <w:rsid w:val="00297F52"/>
    <w:rsid w:val="002A2F1D"/>
    <w:rsid w:val="002A6F07"/>
    <w:rsid w:val="002B3091"/>
    <w:rsid w:val="002B628B"/>
    <w:rsid w:val="002B6961"/>
    <w:rsid w:val="002B76A5"/>
    <w:rsid w:val="002B7AA9"/>
    <w:rsid w:val="002C5054"/>
    <w:rsid w:val="002D05BB"/>
    <w:rsid w:val="002D1969"/>
    <w:rsid w:val="002D2693"/>
    <w:rsid w:val="002D6F25"/>
    <w:rsid w:val="002E08C8"/>
    <w:rsid w:val="002E1271"/>
    <w:rsid w:val="002E1679"/>
    <w:rsid w:val="002E1D7C"/>
    <w:rsid w:val="002E6888"/>
    <w:rsid w:val="002F3B16"/>
    <w:rsid w:val="002F6970"/>
    <w:rsid w:val="0030391C"/>
    <w:rsid w:val="0030401F"/>
    <w:rsid w:val="00304E4F"/>
    <w:rsid w:val="0030539E"/>
    <w:rsid w:val="00305AF4"/>
    <w:rsid w:val="00306DC1"/>
    <w:rsid w:val="00312EA4"/>
    <w:rsid w:val="003134B0"/>
    <w:rsid w:val="00313E43"/>
    <w:rsid w:val="00321F84"/>
    <w:rsid w:val="003240D0"/>
    <w:rsid w:val="00324B54"/>
    <w:rsid w:val="003253FF"/>
    <w:rsid w:val="00327999"/>
    <w:rsid w:val="00331262"/>
    <w:rsid w:val="0033254B"/>
    <w:rsid w:val="0033294B"/>
    <w:rsid w:val="0033356C"/>
    <w:rsid w:val="00335690"/>
    <w:rsid w:val="00340142"/>
    <w:rsid w:val="00345218"/>
    <w:rsid w:val="00345721"/>
    <w:rsid w:val="00352536"/>
    <w:rsid w:val="00353C54"/>
    <w:rsid w:val="0035526B"/>
    <w:rsid w:val="003558B2"/>
    <w:rsid w:val="003568ED"/>
    <w:rsid w:val="00366E1F"/>
    <w:rsid w:val="003711E7"/>
    <w:rsid w:val="00372BC6"/>
    <w:rsid w:val="00381814"/>
    <w:rsid w:val="00382C32"/>
    <w:rsid w:val="00384029"/>
    <w:rsid w:val="0038535A"/>
    <w:rsid w:val="00385597"/>
    <w:rsid w:val="003A0236"/>
    <w:rsid w:val="003B079B"/>
    <w:rsid w:val="003B30B1"/>
    <w:rsid w:val="003B3F28"/>
    <w:rsid w:val="003B5E1C"/>
    <w:rsid w:val="003C14B8"/>
    <w:rsid w:val="003C1E78"/>
    <w:rsid w:val="003D10DE"/>
    <w:rsid w:val="003D12A3"/>
    <w:rsid w:val="003D307B"/>
    <w:rsid w:val="003D3FB3"/>
    <w:rsid w:val="003E0C21"/>
    <w:rsid w:val="003E24B7"/>
    <w:rsid w:val="003E3D25"/>
    <w:rsid w:val="003F1336"/>
    <w:rsid w:val="003F671D"/>
    <w:rsid w:val="00400AC6"/>
    <w:rsid w:val="00403C18"/>
    <w:rsid w:val="00410E40"/>
    <w:rsid w:val="00411091"/>
    <w:rsid w:val="0041218E"/>
    <w:rsid w:val="0041419F"/>
    <w:rsid w:val="004163AF"/>
    <w:rsid w:val="004165EF"/>
    <w:rsid w:val="00423A3E"/>
    <w:rsid w:val="00424843"/>
    <w:rsid w:val="00424CAB"/>
    <w:rsid w:val="004272AB"/>
    <w:rsid w:val="004369CA"/>
    <w:rsid w:val="00436B77"/>
    <w:rsid w:val="00443B95"/>
    <w:rsid w:val="00444DF7"/>
    <w:rsid w:val="0045400B"/>
    <w:rsid w:val="00463588"/>
    <w:rsid w:val="00464CD5"/>
    <w:rsid w:val="00472863"/>
    <w:rsid w:val="00474269"/>
    <w:rsid w:val="00474554"/>
    <w:rsid w:val="004807B6"/>
    <w:rsid w:val="00480A20"/>
    <w:rsid w:val="004913C5"/>
    <w:rsid w:val="00493E19"/>
    <w:rsid w:val="0049410D"/>
    <w:rsid w:val="004941C2"/>
    <w:rsid w:val="00494A35"/>
    <w:rsid w:val="0049723B"/>
    <w:rsid w:val="004A2E09"/>
    <w:rsid w:val="004A56DE"/>
    <w:rsid w:val="004A7236"/>
    <w:rsid w:val="004A7BBC"/>
    <w:rsid w:val="004B1AAC"/>
    <w:rsid w:val="004B39DD"/>
    <w:rsid w:val="004B5477"/>
    <w:rsid w:val="004C062C"/>
    <w:rsid w:val="004C0652"/>
    <w:rsid w:val="004C30B1"/>
    <w:rsid w:val="004C4CF5"/>
    <w:rsid w:val="004C5433"/>
    <w:rsid w:val="004C7461"/>
    <w:rsid w:val="004D526D"/>
    <w:rsid w:val="004D64B2"/>
    <w:rsid w:val="004D6CF4"/>
    <w:rsid w:val="004E04FF"/>
    <w:rsid w:val="004E0674"/>
    <w:rsid w:val="004E1B92"/>
    <w:rsid w:val="004E2C31"/>
    <w:rsid w:val="004E334F"/>
    <w:rsid w:val="004E3B23"/>
    <w:rsid w:val="004E4508"/>
    <w:rsid w:val="004E457B"/>
    <w:rsid w:val="004E7398"/>
    <w:rsid w:val="004F182C"/>
    <w:rsid w:val="004F2C6E"/>
    <w:rsid w:val="00500BA6"/>
    <w:rsid w:val="00502369"/>
    <w:rsid w:val="00507BF4"/>
    <w:rsid w:val="005118B6"/>
    <w:rsid w:val="00511D6D"/>
    <w:rsid w:val="00514047"/>
    <w:rsid w:val="00520043"/>
    <w:rsid w:val="0052010F"/>
    <w:rsid w:val="005230F8"/>
    <w:rsid w:val="00523BF1"/>
    <w:rsid w:val="005264A2"/>
    <w:rsid w:val="00530776"/>
    <w:rsid w:val="00530DE8"/>
    <w:rsid w:val="00530EBD"/>
    <w:rsid w:val="00531EC6"/>
    <w:rsid w:val="005346CC"/>
    <w:rsid w:val="00534A98"/>
    <w:rsid w:val="00541C52"/>
    <w:rsid w:val="00543D9B"/>
    <w:rsid w:val="005447F3"/>
    <w:rsid w:val="0054491B"/>
    <w:rsid w:val="005471E8"/>
    <w:rsid w:val="00550B59"/>
    <w:rsid w:val="00556642"/>
    <w:rsid w:val="00556B15"/>
    <w:rsid w:val="00561EC5"/>
    <w:rsid w:val="00570C26"/>
    <w:rsid w:val="005731F9"/>
    <w:rsid w:val="005744D1"/>
    <w:rsid w:val="0057720E"/>
    <w:rsid w:val="00577B37"/>
    <w:rsid w:val="00580331"/>
    <w:rsid w:val="0058176E"/>
    <w:rsid w:val="00584279"/>
    <w:rsid w:val="005849AE"/>
    <w:rsid w:val="00584F06"/>
    <w:rsid w:val="00587040"/>
    <w:rsid w:val="00595ADA"/>
    <w:rsid w:val="005A08FD"/>
    <w:rsid w:val="005A1B13"/>
    <w:rsid w:val="005A1EFC"/>
    <w:rsid w:val="005A1F42"/>
    <w:rsid w:val="005A2869"/>
    <w:rsid w:val="005A31BA"/>
    <w:rsid w:val="005A3927"/>
    <w:rsid w:val="005A6D0B"/>
    <w:rsid w:val="005A7D1C"/>
    <w:rsid w:val="005B46BB"/>
    <w:rsid w:val="005B7019"/>
    <w:rsid w:val="005C34D1"/>
    <w:rsid w:val="005C58E3"/>
    <w:rsid w:val="005D08DA"/>
    <w:rsid w:val="005D0CDC"/>
    <w:rsid w:val="005D0DC0"/>
    <w:rsid w:val="005D521B"/>
    <w:rsid w:val="005D55CC"/>
    <w:rsid w:val="005E3EDA"/>
    <w:rsid w:val="005E6363"/>
    <w:rsid w:val="005E7568"/>
    <w:rsid w:val="005E7DFF"/>
    <w:rsid w:val="005F1BEB"/>
    <w:rsid w:val="005F27B3"/>
    <w:rsid w:val="005F371E"/>
    <w:rsid w:val="005F792B"/>
    <w:rsid w:val="006055D0"/>
    <w:rsid w:val="006074BE"/>
    <w:rsid w:val="00610F5D"/>
    <w:rsid w:val="0062223C"/>
    <w:rsid w:val="00622D6C"/>
    <w:rsid w:val="00623CF9"/>
    <w:rsid w:val="00630DC8"/>
    <w:rsid w:val="006313B4"/>
    <w:rsid w:val="00632F5F"/>
    <w:rsid w:val="00634CD8"/>
    <w:rsid w:val="00640668"/>
    <w:rsid w:val="00641EA3"/>
    <w:rsid w:val="006458FB"/>
    <w:rsid w:val="00646562"/>
    <w:rsid w:val="00647042"/>
    <w:rsid w:val="00647468"/>
    <w:rsid w:val="00652AD5"/>
    <w:rsid w:val="0065569F"/>
    <w:rsid w:val="00656652"/>
    <w:rsid w:val="006567D7"/>
    <w:rsid w:val="00656A75"/>
    <w:rsid w:val="00662DD9"/>
    <w:rsid w:val="00665CA4"/>
    <w:rsid w:val="006712F5"/>
    <w:rsid w:val="006737D9"/>
    <w:rsid w:val="00676849"/>
    <w:rsid w:val="006855C0"/>
    <w:rsid w:val="00685A70"/>
    <w:rsid w:val="006924EB"/>
    <w:rsid w:val="00692C5B"/>
    <w:rsid w:val="00692E41"/>
    <w:rsid w:val="00696525"/>
    <w:rsid w:val="0069D7D6"/>
    <w:rsid w:val="006A02CB"/>
    <w:rsid w:val="006A0DD4"/>
    <w:rsid w:val="006A2EB6"/>
    <w:rsid w:val="006A3FD1"/>
    <w:rsid w:val="006A4FB3"/>
    <w:rsid w:val="006A5A5F"/>
    <w:rsid w:val="006A684B"/>
    <w:rsid w:val="006A7466"/>
    <w:rsid w:val="006B2B58"/>
    <w:rsid w:val="006B3DFE"/>
    <w:rsid w:val="006C32D4"/>
    <w:rsid w:val="006C55AB"/>
    <w:rsid w:val="006C7EEE"/>
    <w:rsid w:val="006D0A4D"/>
    <w:rsid w:val="006D1EFC"/>
    <w:rsid w:val="006D223E"/>
    <w:rsid w:val="006D2A60"/>
    <w:rsid w:val="006E0667"/>
    <w:rsid w:val="006E0BD4"/>
    <w:rsid w:val="006E6294"/>
    <w:rsid w:val="006E7C33"/>
    <w:rsid w:val="006F0EEB"/>
    <w:rsid w:val="006F1A42"/>
    <w:rsid w:val="006F4D7B"/>
    <w:rsid w:val="006F671D"/>
    <w:rsid w:val="00700EF8"/>
    <w:rsid w:val="007017A4"/>
    <w:rsid w:val="00701F99"/>
    <w:rsid w:val="00705ACB"/>
    <w:rsid w:val="00707036"/>
    <w:rsid w:val="00710850"/>
    <w:rsid w:val="00710980"/>
    <w:rsid w:val="007119BB"/>
    <w:rsid w:val="00714734"/>
    <w:rsid w:val="00715023"/>
    <w:rsid w:val="007157FD"/>
    <w:rsid w:val="00716A06"/>
    <w:rsid w:val="007210F1"/>
    <w:rsid w:val="0072122D"/>
    <w:rsid w:val="007212E2"/>
    <w:rsid w:val="00722963"/>
    <w:rsid w:val="007246F1"/>
    <w:rsid w:val="00724D05"/>
    <w:rsid w:val="00726493"/>
    <w:rsid w:val="00726E05"/>
    <w:rsid w:val="0073234B"/>
    <w:rsid w:val="00732770"/>
    <w:rsid w:val="007350D7"/>
    <w:rsid w:val="00735F82"/>
    <w:rsid w:val="00741B08"/>
    <w:rsid w:val="00743484"/>
    <w:rsid w:val="00750A58"/>
    <w:rsid w:val="00751088"/>
    <w:rsid w:val="00752AFA"/>
    <w:rsid w:val="0076041F"/>
    <w:rsid w:val="0076530E"/>
    <w:rsid w:val="00765F50"/>
    <w:rsid w:val="007661AD"/>
    <w:rsid w:val="0077094E"/>
    <w:rsid w:val="00771A21"/>
    <w:rsid w:val="00772374"/>
    <w:rsid w:val="007735C0"/>
    <w:rsid w:val="007740C3"/>
    <w:rsid w:val="00776465"/>
    <w:rsid w:val="00777A2C"/>
    <w:rsid w:val="00780700"/>
    <w:rsid w:val="007832E8"/>
    <w:rsid w:val="00783625"/>
    <w:rsid w:val="00785865"/>
    <w:rsid w:val="0078702E"/>
    <w:rsid w:val="00790725"/>
    <w:rsid w:val="00790A12"/>
    <w:rsid w:val="00794240"/>
    <w:rsid w:val="007967E6"/>
    <w:rsid w:val="0079774B"/>
    <w:rsid w:val="007A377E"/>
    <w:rsid w:val="007A4B6C"/>
    <w:rsid w:val="007A541E"/>
    <w:rsid w:val="007A76D3"/>
    <w:rsid w:val="007A79C5"/>
    <w:rsid w:val="007B1B39"/>
    <w:rsid w:val="007B1C14"/>
    <w:rsid w:val="007B3110"/>
    <w:rsid w:val="007B6280"/>
    <w:rsid w:val="007B71B4"/>
    <w:rsid w:val="007C120A"/>
    <w:rsid w:val="007C2E9B"/>
    <w:rsid w:val="007C3FA6"/>
    <w:rsid w:val="007C4654"/>
    <w:rsid w:val="007C6BB5"/>
    <w:rsid w:val="007D00BB"/>
    <w:rsid w:val="007D6DCD"/>
    <w:rsid w:val="007E3E22"/>
    <w:rsid w:val="007E467B"/>
    <w:rsid w:val="007E51DC"/>
    <w:rsid w:val="007E6E3E"/>
    <w:rsid w:val="007E73AA"/>
    <w:rsid w:val="007E7E1C"/>
    <w:rsid w:val="007F0131"/>
    <w:rsid w:val="007F3C3E"/>
    <w:rsid w:val="007F41F4"/>
    <w:rsid w:val="007F50B8"/>
    <w:rsid w:val="007F561D"/>
    <w:rsid w:val="007F5A20"/>
    <w:rsid w:val="007F5B5C"/>
    <w:rsid w:val="007F6635"/>
    <w:rsid w:val="00800335"/>
    <w:rsid w:val="00800CFE"/>
    <w:rsid w:val="008013E7"/>
    <w:rsid w:val="00801A28"/>
    <w:rsid w:val="00806ECB"/>
    <w:rsid w:val="00807838"/>
    <w:rsid w:val="00813249"/>
    <w:rsid w:val="00814603"/>
    <w:rsid w:val="00817269"/>
    <w:rsid w:val="00817670"/>
    <w:rsid w:val="00820EC6"/>
    <w:rsid w:val="008212B9"/>
    <w:rsid w:val="00822DBE"/>
    <w:rsid w:val="00823D2E"/>
    <w:rsid w:val="008242AA"/>
    <w:rsid w:val="00825DDE"/>
    <w:rsid w:val="008271B4"/>
    <w:rsid w:val="00827522"/>
    <w:rsid w:val="00831612"/>
    <w:rsid w:val="00831E43"/>
    <w:rsid w:val="0083325E"/>
    <w:rsid w:val="00833C7E"/>
    <w:rsid w:val="00833D60"/>
    <w:rsid w:val="008343EE"/>
    <w:rsid w:val="00837A46"/>
    <w:rsid w:val="00840003"/>
    <w:rsid w:val="008403D8"/>
    <w:rsid w:val="00842615"/>
    <w:rsid w:val="0084287C"/>
    <w:rsid w:val="00844F69"/>
    <w:rsid w:val="00846B28"/>
    <w:rsid w:val="008501A1"/>
    <w:rsid w:val="00850383"/>
    <w:rsid w:val="0085165B"/>
    <w:rsid w:val="00853505"/>
    <w:rsid w:val="00854716"/>
    <w:rsid w:val="00855D11"/>
    <w:rsid w:val="0086521F"/>
    <w:rsid w:val="00872B84"/>
    <w:rsid w:val="00873B0C"/>
    <w:rsid w:val="00880E47"/>
    <w:rsid w:val="008820C1"/>
    <w:rsid w:val="00882B06"/>
    <w:rsid w:val="00890B1C"/>
    <w:rsid w:val="00892207"/>
    <w:rsid w:val="008939EE"/>
    <w:rsid w:val="00895C78"/>
    <w:rsid w:val="00897F2F"/>
    <w:rsid w:val="008A41BC"/>
    <w:rsid w:val="008A78C0"/>
    <w:rsid w:val="008A7AF4"/>
    <w:rsid w:val="008B11D2"/>
    <w:rsid w:val="008B3540"/>
    <w:rsid w:val="008B4D1E"/>
    <w:rsid w:val="008B75DC"/>
    <w:rsid w:val="008B7B2F"/>
    <w:rsid w:val="008C3138"/>
    <w:rsid w:val="008C55A0"/>
    <w:rsid w:val="008C7D66"/>
    <w:rsid w:val="008D4322"/>
    <w:rsid w:val="008D59B0"/>
    <w:rsid w:val="008D6361"/>
    <w:rsid w:val="008E2FA1"/>
    <w:rsid w:val="008E5B81"/>
    <w:rsid w:val="008F3A6B"/>
    <w:rsid w:val="008F496A"/>
    <w:rsid w:val="008F4B4D"/>
    <w:rsid w:val="008F5272"/>
    <w:rsid w:val="009006F9"/>
    <w:rsid w:val="00904115"/>
    <w:rsid w:val="00907814"/>
    <w:rsid w:val="00912077"/>
    <w:rsid w:val="00927782"/>
    <w:rsid w:val="00927963"/>
    <w:rsid w:val="009322FC"/>
    <w:rsid w:val="009323D5"/>
    <w:rsid w:val="009334AC"/>
    <w:rsid w:val="00934974"/>
    <w:rsid w:val="0093709A"/>
    <w:rsid w:val="00942916"/>
    <w:rsid w:val="009462AC"/>
    <w:rsid w:val="00950D23"/>
    <w:rsid w:val="00952116"/>
    <w:rsid w:val="009549E9"/>
    <w:rsid w:val="009553C0"/>
    <w:rsid w:val="00955A0D"/>
    <w:rsid w:val="00955F62"/>
    <w:rsid w:val="00960B2A"/>
    <w:rsid w:val="00960E55"/>
    <w:rsid w:val="00961BA7"/>
    <w:rsid w:val="009628A2"/>
    <w:rsid w:val="00965B07"/>
    <w:rsid w:val="0096756C"/>
    <w:rsid w:val="00967718"/>
    <w:rsid w:val="00971634"/>
    <w:rsid w:val="00973001"/>
    <w:rsid w:val="009743C3"/>
    <w:rsid w:val="009744E3"/>
    <w:rsid w:val="0098159A"/>
    <w:rsid w:val="00982034"/>
    <w:rsid w:val="00982C96"/>
    <w:rsid w:val="009830EA"/>
    <w:rsid w:val="00983B89"/>
    <w:rsid w:val="00983EA0"/>
    <w:rsid w:val="009856A6"/>
    <w:rsid w:val="00986EF7"/>
    <w:rsid w:val="009872D1"/>
    <w:rsid w:val="00991FD2"/>
    <w:rsid w:val="0099219A"/>
    <w:rsid w:val="0099409E"/>
    <w:rsid w:val="00994156"/>
    <w:rsid w:val="00997CA3"/>
    <w:rsid w:val="009A3E8B"/>
    <w:rsid w:val="009A4047"/>
    <w:rsid w:val="009B04EF"/>
    <w:rsid w:val="009B1F45"/>
    <w:rsid w:val="009B2F36"/>
    <w:rsid w:val="009B36BB"/>
    <w:rsid w:val="009C2D7C"/>
    <w:rsid w:val="009C4657"/>
    <w:rsid w:val="009C6543"/>
    <w:rsid w:val="009C676B"/>
    <w:rsid w:val="009C7B84"/>
    <w:rsid w:val="009E1E14"/>
    <w:rsid w:val="009E1E97"/>
    <w:rsid w:val="009E37EB"/>
    <w:rsid w:val="009F3534"/>
    <w:rsid w:val="009F3FB1"/>
    <w:rsid w:val="009F49F2"/>
    <w:rsid w:val="00A05E05"/>
    <w:rsid w:val="00A06ED0"/>
    <w:rsid w:val="00A10F69"/>
    <w:rsid w:val="00A156DF"/>
    <w:rsid w:val="00A16597"/>
    <w:rsid w:val="00A17812"/>
    <w:rsid w:val="00A247A7"/>
    <w:rsid w:val="00A248FC"/>
    <w:rsid w:val="00A27C05"/>
    <w:rsid w:val="00A350B0"/>
    <w:rsid w:val="00A353A9"/>
    <w:rsid w:val="00A4108A"/>
    <w:rsid w:val="00A430E1"/>
    <w:rsid w:val="00A43108"/>
    <w:rsid w:val="00A46CD7"/>
    <w:rsid w:val="00A5067E"/>
    <w:rsid w:val="00A54AFF"/>
    <w:rsid w:val="00A55707"/>
    <w:rsid w:val="00A55C34"/>
    <w:rsid w:val="00A5695D"/>
    <w:rsid w:val="00A626D8"/>
    <w:rsid w:val="00A66222"/>
    <w:rsid w:val="00A667BD"/>
    <w:rsid w:val="00A66897"/>
    <w:rsid w:val="00A71470"/>
    <w:rsid w:val="00A7499E"/>
    <w:rsid w:val="00A75233"/>
    <w:rsid w:val="00A76B3A"/>
    <w:rsid w:val="00A8097C"/>
    <w:rsid w:val="00A877C3"/>
    <w:rsid w:val="00A900D8"/>
    <w:rsid w:val="00A9573B"/>
    <w:rsid w:val="00AA310A"/>
    <w:rsid w:val="00AA46D9"/>
    <w:rsid w:val="00AA672C"/>
    <w:rsid w:val="00AA6D52"/>
    <w:rsid w:val="00AA7386"/>
    <w:rsid w:val="00AB2FF3"/>
    <w:rsid w:val="00AB6EF3"/>
    <w:rsid w:val="00AC0778"/>
    <w:rsid w:val="00AC33B9"/>
    <w:rsid w:val="00AC3B43"/>
    <w:rsid w:val="00AC4009"/>
    <w:rsid w:val="00AD0E07"/>
    <w:rsid w:val="00AE050A"/>
    <w:rsid w:val="00AE1BD0"/>
    <w:rsid w:val="00AE24A0"/>
    <w:rsid w:val="00AE41EC"/>
    <w:rsid w:val="00AE5CFA"/>
    <w:rsid w:val="00AF054D"/>
    <w:rsid w:val="00AF464F"/>
    <w:rsid w:val="00AF5D86"/>
    <w:rsid w:val="00AF6BA8"/>
    <w:rsid w:val="00AF6DE2"/>
    <w:rsid w:val="00B00C58"/>
    <w:rsid w:val="00B024B8"/>
    <w:rsid w:val="00B03B68"/>
    <w:rsid w:val="00B068B7"/>
    <w:rsid w:val="00B14391"/>
    <w:rsid w:val="00B15700"/>
    <w:rsid w:val="00B157E0"/>
    <w:rsid w:val="00B22A5F"/>
    <w:rsid w:val="00B24E55"/>
    <w:rsid w:val="00B25466"/>
    <w:rsid w:val="00B27B4C"/>
    <w:rsid w:val="00B30B22"/>
    <w:rsid w:val="00B30F13"/>
    <w:rsid w:val="00B34624"/>
    <w:rsid w:val="00B40AB7"/>
    <w:rsid w:val="00B432CE"/>
    <w:rsid w:val="00B4359F"/>
    <w:rsid w:val="00B46EDD"/>
    <w:rsid w:val="00B504EA"/>
    <w:rsid w:val="00B52DC7"/>
    <w:rsid w:val="00B5762A"/>
    <w:rsid w:val="00B61AC3"/>
    <w:rsid w:val="00B65CCF"/>
    <w:rsid w:val="00B72915"/>
    <w:rsid w:val="00B76C74"/>
    <w:rsid w:val="00B833C4"/>
    <w:rsid w:val="00B8381D"/>
    <w:rsid w:val="00B94F1E"/>
    <w:rsid w:val="00BA1178"/>
    <w:rsid w:val="00BA378F"/>
    <w:rsid w:val="00BA410C"/>
    <w:rsid w:val="00BA41EC"/>
    <w:rsid w:val="00BB0036"/>
    <w:rsid w:val="00BB14D6"/>
    <w:rsid w:val="00BB2850"/>
    <w:rsid w:val="00BB3743"/>
    <w:rsid w:val="00BB5E31"/>
    <w:rsid w:val="00BC1759"/>
    <w:rsid w:val="00BC7865"/>
    <w:rsid w:val="00BD0D8F"/>
    <w:rsid w:val="00BD2201"/>
    <w:rsid w:val="00BD3DDF"/>
    <w:rsid w:val="00BD416C"/>
    <w:rsid w:val="00BD42BB"/>
    <w:rsid w:val="00BD4E0B"/>
    <w:rsid w:val="00BE095A"/>
    <w:rsid w:val="00BE19CA"/>
    <w:rsid w:val="00BE301C"/>
    <w:rsid w:val="00BE77D9"/>
    <w:rsid w:val="00BF22BE"/>
    <w:rsid w:val="00BF35F2"/>
    <w:rsid w:val="00BF5C9E"/>
    <w:rsid w:val="00BF767E"/>
    <w:rsid w:val="00C00C27"/>
    <w:rsid w:val="00C032E6"/>
    <w:rsid w:val="00C1000A"/>
    <w:rsid w:val="00C122A3"/>
    <w:rsid w:val="00C1285A"/>
    <w:rsid w:val="00C14A69"/>
    <w:rsid w:val="00C14F47"/>
    <w:rsid w:val="00C15FB9"/>
    <w:rsid w:val="00C179CB"/>
    <w:rsid w:val="00C17DFE"/>
    <w:rsid w:val="00C2091D"/>
    <w:rsid w:val="00C245F0"/>
    <w:rsid w:val="00C27982"/>
    <w:rsid w:val="00C2DF0F"/>
    <w:rsid w:val="00C303BA"/>
    <w:rsid w:val="00C30E1F"/>
    <w:rsid w:val="00C33C49"/>
    <w:rsid w:val="00C3784C"/>
    <w:rsid w:val="00C4029C"/>
    <w:rsid w:val="00C42477"/>
    <w:rsid w:val="00C44F0E"/>
    <w:rsid w:val="00C4525E"/>
    <w:rsid w:val="00C50A36"/>
    <w:rsid w:val="00C62CFF"/>
    <w:rsid w:val="00C63E43"/>
    <w:rsid w:val="00C64538"/>
    <w:rsid w:val="00C65899"/>
    <w:rsid w:val="00C67198"/>
    <w:rsid w:val="00C738A3"/>
    <w:rsid w:val="00C739BE"/>
    <w:rsid w:val="00C73F86"/>
    <w:rsid w:val="00C77DC1"/>
    <w:rsid w:val="00C80861"/>
    <w:rsid w:val="00C829B8"/>
    <w:rsid w:val="00C82C4B"/>
    <w:rsid w:val="00C85962"/>
    <w:rsid w:val="00C903F7"/>
    <w:rsid w:val="00C90B20"/>
    <w:rsid w:val="00C90BD5"/>
    <w:rsid w:val="00C91680"/>
    <w:rsid w:val="00C939A5"/>
    <w:rsid w:val="00C94D74"/>
    <w:rsid w:val="00C95404"/>
    <w:rsid w:val="00C96DDD"/>
    <w:rsid w:val="00CA1EFF"/>
    <w:rsid w:val="00CA292F"/>
    <w:rsid w:val="00CA5B2B"/>
    <w:rsid w:val="00CA7278"/>
    <w:rsid w:val="00CB36C2"/>
    <w:rsid w:val="00CB59E6"/>
    <w:rsid w:val="00CB782F"/>
    <w:rsid w:val="00CB7849"/>
    <w:rsid w:val="00CC269E"/>
    <w:rsid w:val="00CC32F9"/>
    <w:rsid w:val="00CC4989"/>
    <w:rsid w:val="00CC6FBB"/>
    <w:rsid w:val="00CC73EE"/>
    <w:rsid w:val="00CD4A94"/>
    <w:rsid w:val="00CE1BB9"/>
    <w:rsid w:val="00CE22C6"/>
    <w:rsid w:val="00CE7152"/>
    <w:rsid w:val="00CF07F5"/>
    <w:rsid w:val="00CF31F7"/>
    <w:rsid w:val="00CF467C"/>
    <w:rsid w:val="00CF57FB"/>
    <w:rsid w:val="00D03091"/>
    <w:rsid w:val="00D05A99"/>
    <w:rsid w:val="00D069E6"/>
    <w:rsid w:val="00D11025"/>
    <w:rsid w:val="00D118BC"/>
    <w:rsid w:val="00D123F9"/>
    <w:rsid w:val="00D15F35"/>
    <w:rsid w:val="00D405CB"/>
    <w:rsid w:val="00D470E6"/>
    <w:rsid w:val="00D5164E"/>
    <w:rsid w:val="00D51659"/>
    <w:rsid w:val="00D520A9"/>
    <w:rsid w:val="00D53F3E"/>
    <w:rsid w:val="00D618B1"/>
    <w:rsid w:val="00D63499"/>
    <w:rsid w:val="00D6482B"/>
    <w:rsid w:val="00D66417"/>
    <w:rsid w:val="00D66B67"/>
    <w:rsid w:val="00D6774B"/>
    <w:rsid w:val="00D74807"/>
    <w:rsid w:val="00D82C64"/>
    <w:rsid w:val="00D83D68"/>
    <w:rsid w:val="00D84426"/>
    <w:rsid w:val="00D85886"/>
    <w:rsid w:val="00D87B14"/>
    <w:rsid w:val="00D90C6C"/>
    <w:rsid w:val="00D93EBB"/>
    <w:rsid w:val="00D95A64"/>
    <w:rsid w:val="00D9640D"/>
    <w:rsid w:val="00DA032E"/>
    <w:rsid w:val="00DA28F5"/>
    <w:rsid w:val="00DA3C8D"/>
    <w:rsid w:val="00DA46B9"/>
    <w:rsid w:val="00DB0E9E"/>
    <w:rsid w:val="00DB34A6"/>
    <w:rsid w:val="00DB472B"/>
    <w:rsid w:val="00DB69A7"/>
    <w:rsid w:val="00DC11BA"/>
    <w:rsid w:val="00DC1D6F"/>
    <w:rsid w:val="00DC21DB"/>
    <w:rsid w:val="00DC715C"/>
    <w:rsid w:val="00DD1336"/>
    <w:rsid w:val="00DD42E6"/>
    <w:rsid w:val="00DD516A"/>
    <w:rsid w:val="00DD53D0"/>
    <w:rsid w:val="00DD709B"/>
    <w:rsid w:val="00DE10ED"/>
    <w:rsid w:val="00DE16AD"/>
    <w:rsid w:val="00DE5DF6"/>
    <w:rsid w:val="00DE643D"/>
    <w:rsid w:val="00DF546C"/>
    <w:rsid w:val="00DF6C55"/>
    <w:rsid w:val="00E00EB8"/>
    <w:rsid w:val="00E018B7"/>
    <w:rsid w:val="00E050FB"/>
    <w:rsid w:val="00E11D71"/>
    <w:rsid w:val="00E16A5C"/>
    <w:rsid w:val="00E22D59"/>
    <w:rsid w:val="00E24E6F"/>
    <w:rsid w:val="00E263AB"/>
    <w:rsid w:val="00E276A6"/>
    <w:rsid w:val="00E27C48"/>
    <w:rsid w:val="00E318B3"/>
    <w:rsid w:val="00E333BF"/>
    <w:rsid w:val="00E36F07"/>
    <w:rsid w:val="00E37794"/>
    <w:rsid w:val="00E40F44"/>
    <w:rsid w:val="00E41CA5"/>
    <w:rsid w:val="00E452C5"/>
    <w:rsid w:val="00E466CA"/>
    <w:rsid w:val="00E515C8"/>
    <w:rsid w:val="00E52018"/>
    <w:rsid w:val="00E521A3"/>
    <w:rsid w:val="00E5630F"/>
    <w:rsid w:val="00E568B4"/>
    <w:rsid w:val="00E63A88"/>
    <w:rsid w:val="00E6503B"/>
    <w:rsid w:val="00E7159E"/>
    <w:rsid w:val="00E72B4C"/>
    <w:rsid w:val="00E72CCD"/>
    <w:rsid w:val="00E767AC"/>
    <w:rsid w:val="00E82ACF"/>
    <w:rsid w:val="00E925A2"/>
    <w:rsid w:val="00E96B12"/>
    <w:rsid w:val="00EA0275"/>
    <w:rsid w:val="00EA0689"/>
    <w:rsid w:val="00EA0F59"/>
    <w:rsid w:val="00EA3B23"/>
    <w:rsid w:val="00EA4557"/>
    <w:rsid w:val="00EA4A39"/>
    <w:rsid w:val="00EA66D6"/>
    <w:rsid w:val="00EB0FDF"/>
    <w:rsid w:val="00EB1DDD"/>
    <w:rsid w:val="00EB41E4"/>
    <w:rsid w:val="00EC1292"/>
    <w:rsid w:val="00EC7F15"/>
    <w:rsid w:val="00ED02E7"/>
    <w:rsid w:val="00ED1F78"/>
    <w:rsid w:val="00ED2368"/>
    <w:rsid w:val="00ED4E4E"/>
    <w:rsid w:val="00ED666A"/>
    <w:rsid w:val="00EE1DF4"/>
    <w:rsid w:val="00EE2555"/>
    <w:rsid w:val="00EE3448"/>
    <w:rsid w:val="00EE3487"/>
    <w:rsid w:val="00EE49BF"/>
    <w:rsid w:val="00EE57E3"/>
    <w:rsid w:val="00EE5FC2"/>
    <w:rsid w:val="00EF00EA"/>
    <w:rsid w:val="00EF133A"/>
    <w:rsid w:val="00EF4533"/>
    <w:rsid w:val="00F01883"/>
    <w:rsid w:val="00F038F4"/>
    <w:rsid w:val="00F05EF3"/>
    <w:rsid w:val="00F10E6D"/>
    <w:rsid w:val="00F13464"/>
    <w:rsid w:val="00F13852"/>
    <w:rsid w:val="00F16E3C"/>
    <w:rsid w:val="00F17DBD"/>
    <w:rsid w:val="00F21FD5"/>
    <w:rsid w:val="00F227C2"/>
    <w:rsid w:val="00F379D6"/>
    <w:rsid w:val="00F37F95"/>
    <w:rsid w:val="00F4239C"/>
    <w:rsid w:val="00F4603F"/>
    <w:rsid w:val="00F461E5"/>
    <w:rsid w:val="00F4744A"/>
    <w:rsid w:val="00F51E27"/>
    <w:rsid w:val="00F54B60"/>
    <w:rsid w:val="00F557FE"/>
    <w:rsid w:val="00F55AF5"/>
    <w:rsid w:val="00F57942"/>
    <w:rsid w:val="00F60FBF"/>
    <w:rsid w:val="00F64A8A"/>
    <w:rsid w:val="00F6799B"/>
    <w:rsid w:val="00F67BBC"/>
    <w:rsid w:val="00F759DF"/>
    <w:rsid w:val="00F80925"/>
    <w:rsid w:val="00F81CF4"/>
    <w:rsid w:val="00F83213"/>
    <w:rsid w:val="00F841FD"/>
    <w:rsid w:val="00F847AE"/>
    <w:rsid w:val="00F86743"/>
    <w:rsid w:val="00F87E3D"/>
    <w:rsid w:val="00F92AC5"/>
    <w:rsid w:val="00F9438D"/>
    <w:rsid w:val="00F94DAF"/>
    <w:rsid w:val="00F962C8"/>
    <w:rsid w:val="00F9635D"/>
    <w:rsid w:val="00F965E3"/>
    <w:rsid w:val="00F975A7"/>
    <w:rsid w:val="00FA089C"/>
    <w:rsid w:val="00FA3AE1"/>
    <w:rsid w:val="00FA4AE7"/>
    <w:rsid w:val="00FA6E0C"/>
    <w:rsid w:val="00FB0EC2"/>
    <w:rsid w:val="00FB3C7A"/>
    <w:rsid w:val="00FB6780"/>
    <w:rsid w:val="00FC136E"/>
    <w:rsid w:val="00FC1B9F"/>
    <w:rsid w:val="00FC71D0"/>
    <w:rsid w:val="00FD5C92"/>
    <w:rsid w:val="00FD668F"/>
    <w:rsid w:val="00FE521A"/>
    <w:rsid w:val="00FF45CE"/>
    <w:rsid w:val="00FF4A26"/>
    <w:rsid w:val="00FF4BA2"/>
    <w:rsid w:val="0120C97B"/>
    <w:rsid w:val="013727AA"/>
    <w:rsid w:val="0173641B"/>
    <w:rsid w:val="01D8D9E1"/>
    <w:rsid w:val="0221F659"/>
    <w:rsid w:val="0265CF10"/>
    <w:rsid w:val="02E7C46C"/>
    <w:rsid w:val="039A382D"/>
    <w:rsid w:val="03D4AC3E"/>
    <w:rsid w:val="03EB7778"/>
    <w:rsid w:val="0400AFBA"/>
    <w:rsid w:val="0425CC0B"/>
    <w:rsid w:val="042B6CA5"/>
    <w:rsid w:val="044D6870"/>
    <w:rsid w:val="04E3ADC6"/>
    <w:rsid w:val="04E8E0E3"/>
    <w:rsid w:val="050A1A60"/>
    <w:rsid w:val="050F7E0B"/>
    <w:rsid w:val="053966B1"/>
    <w:rsid w:val="05688614"/>
    <w:rsid w:val="05695681"/>
    <w:rsid w:val="0579C6B8"/>
    <w:rsid w:val="0579CA4B"/>
    <w:rsid w:val="058CDA57"/>
    <w:rsid w:val="05B9D6CD"/>
    <w:rsid w:val="05BB0362"/>
    <w:rsid w:val="05CEA421"/>
    <w:rsid w:val="060B2BCE"/>
    <w:rsid w:val="0633D64A"/>
    <w:rsid w:val="065BB953"/>
    <w:rsid w:val="068DCD21"/>
    <w:rsid w:val="068EC749"/>
    <w:rsid w:val="069E8F21"/>
    <w:rsid w:val="06A33C4B"/>
    <w:rsid w:val="06D80444"/>
    <w:rsid w:val="0736F1B0"/>
    <w:rsid w:val="07887A7F"/>
    <w:rsid w:val="07A1C8EB"/>
    <w:rsid w:val="07A83DAA"/>
    <w:rsid w:val="07CE1933"/>
    <w:rsid w:val="07E4B254"/>
    <w:rsid w:val="07F2BA65"/>
    <w:rsid w:val="080C15BC"/>
    <w:rsid w:val="081AD0A3"/>
    <w:rsid w:val="0823B809"/>
    <w:rsid w:val="083498FB"/>
    <w:rsid w:val="086E29EF"/>
    <w:rsid w:val="087131D1"/>
    <w:rsid w:val="08CA8CC5"/>
    <w:rsid w:val="08CCF443"/>
    <w:rsid w:val="08DDB322"/>
    <w:rsid w:val="08F4DEF3"/>
    <w:rsid w:val="093C1889"/>
    <w:rsid w:val="093CE4EA"/>
    <w:rsid w:val="09DAD4DC"/>
    <w:rsid w:val="09E480AF"/>
    <w:rsid w:val="09F49657"/>
    <w:rsid w:val="0A09FF41"/>
    <w:rsid w:val="0A387C16"/>
    <w:rsid w:val="0A70E1A0"/>
    <w:rsid w:val="0A7DD591"/>
    <w:rsid w:val="0AB060E7"/>
    <w:rsid w:val="0AB10D44"/>
    <w:rsid w:val="0B81F1C5"/>
    <w:rsid w:val="0B97E964"/>
    <w:rsid w:val="0BBB3DCF"/>
    <w:rsid w:val="0C3562DB"/>
    <w:rsid w:val="0C361FF3"/>
    <w:rsid w:val="0C40F014"/>
    <w:rsid w:val="0C463C6C"/>
    <w:rsid w:val="0C6788D8"/>
    <w:rsid w:val="0D199136"/>
    <w:rsid w:val="0E41418C"/>
    <w:rsid w:val="0EE99F17"/>
    <w:rsid w:val="0F42A639"/>
    <w:rsid w:val="0F7AB611"/>
    <w:rsid w:val="0F828378"/>
    <w:rsid w:val="0FD4EC0E"/>
    <w:rsid w:val="0FE36AF3"/>
    <w:rsid w:val="1033847A"/>
    <w:rsid w:val="10AC794E"/>
    <w:rsid w:val="10CC0FC5"/>
    <w:rsid w:val="10D4863B"/>
    <w:rsid w:val="11440F4F"/>
    <w:rsid w:val="11F13D96"/>
    <w:rsid w:val="121C4FF9"/>
    <w:rsid w:val="12414FE8"/>
    <w:rsid w:val="12A1AF96"/>
    <w:rsid w:val="12F42BCB"/>
    <w:rsid w:val="12FE0249"/>
    <w:rsid w:val="12FE896E"/>
    <w:rsid w:val="1319C4DB"/>
    <w:rsid w:val="132BE498"/>
    <w:rsid w:val="138006A9"/>
    <w:rsid w:val="13BAE7DC"/>
    <w:rsid w:val="13C94716"/>
    <w:rsid w:val="13FE0BF1"/>
    <w:rsid w:val="1409E36E"/>
    <w:rsid w:val="1432EACE"/>
    <w:rsid w:val="148968C0"/>
    <w:rsid w:val="15324CD8"/>
    <w:rsid w:val="15B284A4"/>
    <w:rsid w:val="15DCA95C"/>
    <w:rsid w:val="1665587B"/>
    <w:rsid w:val="1751A8EB"/>
    <w:rsid w:val="17532900"/>
    <w:rsid w:val="17C56825"/>
    <w:rsid w:val="17C5AF36"/>
    <w:rsid w:val="17EA9AA4"/>
    <w:rsid w:val="180DC7C7"/>
    <w:rsid w:val="1838AF58"/>
    <w:rsid w:val="1868C2D6"/>
    <w:rsid w:val="1875AE1A"/>
    <w:rsid w:val="18B64FAA"/>
    <w:rsid w:val="18C4C87B"/>
    <w:rsid w:val="191A1142"/>
    <w:rsid w:val="1937FF42"/>
    <w:rsid w:val="194F6163"/>
    <w:rsid w:val="19C99172"/>
    <w:rsid w:val="19D1EA30"/>
    <w:rsid w:val="19ED8CBF"/>
    <w:rsid w:val="19F3B3A7"/>
    <w:rsid w:val="1B7084FB"/>
    <w:rsid w:val="1B74072F"/>
    <w:rsid w:val="1B7AAA70"/>
    <w:rsid w:val="1B886E8E"/>
    <w:rsid w:val="1BA43166"/>
    <w:rsid w:val="1BBEA3C7"/>
    <w:rsid w:val="1C07463D"/>
    <w:rsid w:val="1C08DC6B"/>
    <w:rsid w:val="1C3736DB"/>
    <w:rsid w:val="1C5EC4EA"/>
    <w:rsid w:val="1C8651CF"/>
    <w:rsid w:val="1CFAC97B"/>
    <w:rsid w:val="1D62515B"/>
    <w:rsid w:val="1DC788B1"/>
    <w:rsid w:val="1E82226F"/>
    <w:rsid w:val="1F40061E"/>
    <w:rsid w:val="1F618A49"/>
    <w:rsid w:val="1FAC172A"/>
    <w:rsid w:val="1FFAB255"/>
    <w:rsid w:val="2041B488"/>
    <w:rsid w:val="20892022"/>
    <w:rsid w:val="208D61B8"/>
    <w:rsid w:val="208DC039"/>
    <w:rsid w:val="213AB9F3"/>
    <w:rsid w:val="218A80D0"/>
    <w:rsid w:val="2238FB12"/>
    <w:rsid w:val="2239E1A4"/>
    <w:rsid w:val="22586BFA"/>
    <w:rsid w:val="2261C496"/>
    <w:rsid w:val="22717FAC"/>
    <w:rsid w:val="22A73399"/>
    <w:rsid w:val="22BA4E47"/>
    <w:rsid w:val="22C1C403"/>
    <w:rsid w:val="2318EB51"/>
    <w:rsid w:val="2347F96D"/>
    <w:rsid w:val="2354864B"/>
    <w:rsid w:val="241335BD"/>
    <w:rsid w:val="2413B3BF"/>
    <w:rsid w:val="253388E2"/>
    <w:rsid w:val="255EAF65"/>
    <w:rsid w:val="26462B8E"/>
    <w:rsid w:val="26A04AA4"/>
    <w:rsid w:val="26CB42CE"/>
    <w:rsid w:val="26D6FA12"/>
    <w:rsid w:val="26F4A6D6"/>
    <w:rsid w:val="27597E3D"/>
    <w:rsid w:val="2773E535"/>
    <w:rsid w:val="27819DB0"/>
    <w:rsid w:val="2878F5CC"/>
    <w:rsid w:val="28B75DA4"/>
    <w:rsid w:val="28B89DEC"/>
    <w:rsid w:val="28D107FC"/>
    <w:rsid w:val="298A28FA"/>
    <w:rsid w:val="299F3824"/>
    <w:rsid w:val="2A5FCFE8"/>
    <w:rsid w:val="2A7BB137"/>
    <w:rsid w:val="2A86AC80"/>
    <w:rsid w:val="2AE97043"/>
    <w:rsid w:val="2AFC4A66"/>
    <w:rsid w:val="2B0A232F"/>
    <w:rsid w:val="2B1BCB45"/>
    <w:rsid w:val="2B3415D2"/>
    <w:rsid w:val="2B41F5C1"/>
    <w:rsid w:val="2B86B0FC"/>
    <w:rsid w:val="2B897361"/>
    <w:rsid w:val="2B8DFD11"/>
    <w:rsid w:val="2C07C6E8"/>
    <w:rsid w:val="2C120209"/>
    <w:rsid w:val="2C7B5BE3"/>
    <w:rsid w:val="2D74BF02"/>
    <w:rsid w:val="2DD43A5E"/>
    <w:rsid w:val="2DF09EE7"/>
    <w:rsid w:val="2DFDCC23"/>
    <w:rsid w:val="2E708882"/>
    <w:rsid w:val="2EC14C68"/>
    <w:rsid w:val="2ECB0C4D"/>
    <w:rsid w:val="2ECB449B"/>
    <w:rsid w:val="2ED4DB65"/>
    <w:rsid w:val="2ED7D99F"/>
    <w:rsid w:val="2F162BDD"/>
    <w:rsid w:val="2F3D5BFA"/>
    <w:rsid w:val="2F4788F1"/>
    <w:rsid w:val="2F6DFFD1"/>
    <w:rsid w:val="3020E936"/>
    <w:rsid w:val="304D662D"/>
    <w:rsid w:val="3084E6DB"/>
    <w:rsid w:val="31038DFB"/>
    <w:rsid w:val="311446BC"/>
    <w:rsid w:val="3179E196"/>
    <w:rsid w:val="318EEB5D"/>
    <w:rsid w:val="319259A0"/>
    <w:rsid w:val="31B88E91"/>
    <w:rsid w:val="31E602DF"/>
    <w:rsid w:val="3215024E"/>
    <w:rsid w:val="32370B7B"/>
    <w:rsid w:val="32465543"/>
    <w:rsid w:val="329C52CF"/>
    <w:rsid w:val="32F0D9D0"/>
    <w:rsid w:val="3307114A"/>
    <w:rsid w:val="334686F7"/>
    <w:rsid w:val="335EFD9F"/>
    <w:rsid w:val="339B8980"/>
    <w:rsid w:val="33EED2EC"/>
    <w:rsid w:val="33FCD872"/>
    <w:rsid w:val="3569AAA7"/>
    <w:rsid w:val="356D4A34"/>
    <w:rsid w:val="35B99293"/>
    <w:rsid w:val="35D535D2"/>
    <w:rsid w:val="35E3CB3B"/>
    <w:rsid w:val="35F191E8"/>
    <w:rsid w:val="363A7F76"/>
    <w:rsid w:val="3646F93F"/>
    <w:rsid w:val="3684DEDF"/>
    <w:rsid w:val="36C31DBC"/>
    <w:rsid w:val="36DC6029"/>
    <w:rsid w:val="3709D13A"/>
    <w:rsid w:val="370B7056"/>
    <w:rsid w:val="37564AA5"/>
    <w:rsid w:val="3783DE21"/>
    <w:rsid w:val="389E9090"/>
    <w:rsid w:val="38C9EAD0"/>
    <w:rsid w:val="38F6C529"/>
    <w:rsid w:val="39092B83"/>
    <w:rsid w:val="397005FB"/>
    <w:rsid w:val="3A28957F"/>
    <w:rsid w:val="3A471369"/>
    <w:rsid w:val="3A9D8503"/>
    <w:rsid w:val="3A9D94F0"/>
    <w:rsid w:val="3AD66765"/>
    <w:rsid w:val="3B944261"/>
    <w:rsid w:val="3C00FC73"/>
    <w:rsid w:val="3C2382C3"/>
    <w:rsid w:val="3C3626D2"/>
    <w:rsid w:val="3C4443C3"/>
    <w:rsid w:val="3C663431"/>
    <w:rsid w:val="3CA0FAB9"/>
    <w:rsid w:val="3CC18044"/>
    <w:rsid w:val="3D3F0496"/>
    <w:rsid w:val="3D40672B"/>
    <w:rsid w:val="3D76026D"/>
    <w:rsid w:val="3D9E21A4"/>
    <w:rsid w:val="3DD2653D"/>
    <w:rsid w:val="3E384C33"/>
    <w:rsid w:val="3E46A617"/>
    <w:rsid w:val="3FF1B587"/>
    <w:rsid w:val="40312C4B"/>
    <w:rsid w:val="4034F235"/>
    <w:rsid w:val="404F7C75"/>
    <w:rsid w:val="406D1778"/>
    <w:rsid w:val="40AD5B37"/>
    <w:rsid w:val="411D648E"/>
    <w:rsid w:val="417EA255"/>
    <w:rsid w:val="41C851DB"/>
    <w:rsid w:val="428E6A4E"/>
    <w:rsid w:val="42E78AD4"/>
    <w:rsid w:val="4315CFF3"/>
    <w:rsid w:val="4336856B"/>
    <w:rsid w:val="4370D7A8"/>
    <w:rsid w:val="43891646"/>
    <w:rsid w:val="444545E8"/>
    <w:rsid w:val="4468D658"/>
    <w:rsid w:val="44A349F5"/>
    <w:rsid w:val="44C7B473"/>
    <w:rsid w:val="44EBE157"/>
    <w:rsid w:val="4580F0E9"/>
    <w:rsid w:val="459FA308"/>
    <w:rsid w:val="45BE1444"/>
    <w:rsid w:val="45E4E582"/>
    <w:rsid w:val="46310131"/>
    <w:rsid w:val="46794CEB"/>
    <w:rsid w:val="46B149FD"/>
    <w:rsid w:val="46E88EA7"/>
    <w:rsid w:val="46E9E7E5"/>
    <w:rsid w:val="4702871E"/>
    <w:rsid w:val="47243DC2"/>
    <w:rsid w:val="474A5449"/>
    <w:rsid w:val="47CA5F52"/>
    <w:rsid w:val="47E318EB"/>
    <w:rsid w:val="481BBE59"/>
    <w:rsid w:val="48353BE6"/>
    <w:rsid w:val="48802B1C"/>
    <w:rsid w:val="499C24C0"/>
    <w:rsid w:val="49ABAAC6"/>
    <w:rsid w:val="4A194F5E"/>
    <w:rsid w:val="4A7B2291"/>
    <w:rsid w:val="4AC07FFD"/>
    <w:rsid w:val="4B470D42"/>
    <w:rsid w:val="4BC47A90"/>
    <w:rsid w:val="4C09DD04"/>
    <w:rsid w:val="4C26581F"/>
    <w:rsid w:val="4C2D4FAB"/>
    <w:rsid w:val="4C897E73"/>
    <w:rsid w:val="4CBAB0AE"/>
    <w:rsid w:val="4CBF6DA4"/>
    <w:rsid w:val="4DBE2BD1"/>
    <w:rsid w:val="4DBEFC74"/>
    <w:rsid w:val="4DC09D6D"/>
    <w:rsid w:val="4E66EDC1"/>
    <w:rsid w:val="4F061B8F"/>
    <w:rsid w:val="4F4134DB"/>
    <w:rsid w:val="4F486CD5"/>
    <w:rsid w:val="4FD70EDF"/>
    <w:rsid w:val="4FEBCDBC"/>
    <w:rsid w:val="503F0872"/>
    <w:rsid w:val="50417025"/>
    <w:rsid w:val="50C29DEE"/>
    <w:rsid w:val="50CB5E57"/>
    <w:rsid w:val="50FD165C"/>
    <w:rsid w:val="510DE4D7"/>
    <w:rsid w:val="5111693C"/>
    <w:rsid w:val="51397B7A"/>
    <w:rsid w:val="5200A159"/>
    <w:rsid w:val="52667303"/>
    <w:rsid w:val="53FA6EDD"/>
    <w:rsid w:val="53FC876A"/>
    <w:rsid w:val="540A911B"/>
    <w:rsid w:val="545B9C3D"/>
    <w:rsid w:val="547B1A5A"/>
    <w:rsid w:val="54995A86"/>
    <w:rsid w:val="54C1FB97"/>
    <w:rsid w:val="54D30512"/>
    <w:rsid w:val="55345F32"/>
    <w:rsid w:val="55726209"/>
    <w:rsid w:val="5586FDE9"/>
    <w:rsid w:val="558F2A9E"/>
    <w:rsid w:val="5596A123"/>
    <w:rsid w:val="55DA98E2"/>
    <w:rsid w:val="55E3F8A7"/>
    <w:rsid w:val="55FA9A67"/>
    <w:rsid w:val="5610465C"/>
    <w:rsid w:val="56DC3D31"/>
    <w:rsid w:val="56FA6B1F"/>
    <w:rsid w:val="570A8981"/>
    <w:rsid w:val="573384AF"/>
    <w:rsid w:val="57396B7B"/>
    <w:rsid w:val="5770902D"/>
    <w:rsid w:val="57C0F46F"/>
    <w:rsid w:val="57C93608"/>
    <w:rsid w:val="586795F1"/>
    <w:rsid w:val="59505DB2"/>
    <w:rsid w:val="595AE87C"/>
    <w:rsid w:val="595BA6D0"/>
    <w:rsid w:val="597F77FF"/>
    <w:rsid w:val="59E639A2"/>
    <w:rsid w:val="59F78F9C"/>
    <w:rsid w:val="5AC350D5"/>
    <w:rsid w:val="5AC8C714"/>
    <w:rsid w:val="5AD37B5F"/>
    <w:rsid w:val="5B553575"/>
    <w:rsid w:val="5B5A7E19"/>
    <w:rsid w:val="5BE3EC0C"/>
    <w:rsid w:val="5BE883EF"/>
    <w:rsid w:val="5C6D53BD"/>
    <w:rsid w:val="5C81617F"/>
    <w:rsid w:val="5CBDF016"/>
    <w:rsid w:val="5CE3BC9F"/>
    <w:rsid w:val="5CEBC40A"/>
    <w:rsid w:val="5D6FC004"/>
    <w:rsid w:val="5D8A54ED"/>
    <w:rsid w:val="5DAD2B59"/>
    <w:rsid w:val="5DD47CE2"/>
    <w:rsid w:val="5E7E5246"/>
    <w:rsid w:val="5EA76666"/>
    <w:rsid w:val="5EF0B921"/>
    <w:rsid w:val="5F56898E"/>
    <w:rsid w:val="5F5DB756"/>
    <w:rsid w:val="5FB138F0"/>
    <w:rsid w:val="5FF41B95"/>
    <w:rsid w:val="60078701"/>
    <w:rsid w:val="606F7003"/>
    <w:rsid w:val="60B01286"/>
    <w:rsid w:val="60E43286"/>
    <w:rsid w:val="61002913"/>
    <w:rsid w:val="610FA3ED"/>
    <w:rsid w:val="612DD52B"/>
    <w:rsid w:val="61C88E85"/>
    <w:rsid w:val="61EB16EA"/>
    <w:rsid w:val="62292F95"/>
    <w:rsid w:val="627DC6A3"/>
    <w:rsid w:val="62AC5932"/>
    <w:rsid w:val="6305EC54"/>
    <w:rsid w:val="630D40A8"/>
    <w:rsid w:val="6345A705"/>
    <w:rsid w:val="63BF4769"/>
    <w:rsid w:val="63DEA69E"/>
    <w:rsid w:val="63E9DE1F"/>
    <w:rsid w:val="640835AA"/>
    <w:rsid w:val="6479613B"/>
    <w:rsid w:val="648108D3"/>
    <w:rsid w:val="64889C0B"/>
    <w:rsid w:val="64890B83"/>
    <w:rsid w:val="64BE235D"/>
    <w:rsid w:val="65404F83"/>
    <w:rsid w:val="656F0DFE"/>
    <w:rsid w:val="65CC544B"/>
    <w:rsid w:val="660069E3"/>
    <w:rsid w:val="66041317"/>
    <w:rsid w:val="662FFC8C"/>
    <w:rsid w:val="6647B3F8"/>
    <w:rsid w:val="665639EB"/>
    <w:rsid w:val="6688A852"/>
    <w:rsid w:val="66E346DC"/>
    <w:rsid w:val="66EEEC30"/>
    <w:rsid w:val="6722EE8F"/>
    <w:rsid w:val="673346B8"/>
    <w:rsid w:val="67D00319"/>
    <w:rsid w:val="67E722A4"/>
    <w:rsid w:val="682C3FCB"/>
    <w:rsid w:val="686E490B"/>
    <w:rsid w:val="68AFB1C2"/>
    <w:rsid w:val="68C843A7"/>
    <w:rsid w:val="68EEDE38"/>
    <w:rsid w:val="69921BC7"/>
    <w:rsid w:val="69F84198"/>
    <w:rsid w:val="6A4A3175"/>
    <w:rsid w:val="6ADD088B"/>
    <w:rsid w:val="6B09F673"/>
    <w:rsid w:val="6B9BE85D"/>
    <w:rsid w:val="6B9BFF7F"/>
    <w:rsid w:val="6BCE454A"/>
    <w:rsid w:val="6C9DDA65"/>
    <w:rsid w:val="6CC714A6"/>
    <w:rsid w:val="6CC99A4D"/>
    <w:rsid w:val="6D522DC2"/>
    <w:rsid w:val="6D5B20F3"/>
    <w:rsid w:val="6D6D018B"/>
    <w:rsid w:val="6D6D3C86"/>
    <w:rsid w:val="6D7A2AAF"/>
    <w:rsid w:val="6DE2EA4C"/>
    <w:rsid w:val="6DFAC3BE"/>
    <w:rsid w:val="6E2B56FE"/>
    <w:rsid w:val="6E981E5C"/>
    <w:rsid w:val="6EF50C1B"/>
    <w:rsid w:val="6F45C9E3"/>
    <w:rsid w:val="6FDB478A"/>
    <w:rsid w:val="7026576B"/>
    <w:rsid w:val="70296D1A"/>
    <w:rsid w:val="703ECD50"/>
    <w:rsid w:val="70658A00"/>
    <w:rsid w:val="7079F705"/>
    <w:rsid w:val="707CF48C"/>
    <w:rsid w:val="70909633"/>
    <w:rsid w:val="7136CE98"/>
    <w:rsid w:val="71585206"/>
    <w:rsid w:val="7163622A"/>
    <w:rsid w:val="71814C1D"/>
    <w:rsid w:val="7187106E"/>
    <w:rsid w:val="71BB7169"/>
    <w:rsid w:val="720C39EF"/>
    <w:rsid w:val="72583438"/>
    <w:rsid w:val="72C812CF"/>
    <w:rsid w:val="72E24AE1"/>
    <w:rsid w:val="73104585"/>
    <w:rsid w:val="733407A2"/>
    <w:rsid w:val="73361631"/>
    <w:rsid w:val="73DC75EC"/>
    <w:rsid w:val="741366BB"/>
    <w:rsid w:val="743F3BA6"/>
    <w:rsid w:val="74B23DB8"/>
    <w:rsid w:val="74B35FA8"/>
    <w:rsid w:val="74E01225"/>
    <w:rsid w:val="751CD1E4"/>
    <w:rsid w:val="753E7AF4"/>
    <w:rsid w:val="7543B540"/>
    <w:rsid w:val="754507DF"/>
    <w:rsid w:val="75C195C6"/>
    <w:rsid w:val="7616E8B0"/>
    <w:rsid w:val="76BBF289"/>
    <w:rsid w:val="7722252E"/>
    <w:rsid w:val="77996B62"/>
    <w:rsid w:val="77A124E5"/>
    <w:rsid w:val="77B97FAE"/>
    <w:rsid w:val="77D25C8A"/>
    <w:rsid w:val="77ED459C"/>
    <w:rsid w:val="7863F76A"/>
    <w:rsid w:val="786A3235"/>
    <w:rsid w:val="79880335"/>
    <w:rsid w:val="79935A27"/>
    <w:rsid w:val="79A27293"/>
    <w:rsid w:val="7A749E7A"/>
    <w:rsid w:val="7AC28F51"/>
    <w:rsid w:val="7AFCDC9C"/>
    <w:rsid w:val="7B1F1EC2"/>
    <w:rsid w:val="7B23D26B"/>
    <w:rsid w:val="7B45D1FA"/>
    <w:rsid w:val="7B973E8C"/>
    <w:rsid w:val="7C01F3EE"/>
    <w:rsid w:val="7C53BF02"/>
    <w:rsid w:val="7C6E501D"/>
    <w:rsid w:val="7D60BE81"/>
    <w:rsid w:val="7D972500"/>
    <w:rsid w:val="7DBEF182"/>
    <w:rsid w:val="7DF39EDF"/>
    <w:rsid w:val="7E20E3BC"/>
    <w:rsid w:val="7E2F7F6F"/>
    <w:rsid w:val="7E91CC25"/>
    <w:rsid w:val="7EDC5CA7"/>
    <w:rsid w:val="7F2F68ED"/>
    <w:rsid w:val="7F97F1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47D1E"/>
  <w15:docId w15:val="{68077535-4D54-9F4C-99E0-3DBF93BA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qFormat="1"/>
    <w:lsdException w:name="Grid Table 2" w:uiPriority="3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EB6"/>
    <w:pPr>
      <w:spacing w:after="0" w:line="240" w:lineRule="exact"/>
    </w:pPr>
    <w:rPr>
      <w:rFonts w:ascii="Times" w:eastAsia="Times New Roman" w:hAnsi="Times" w:cs="Times New Roman"/>
      <w:kern w:val="0"/>
      <w:szCs w:val="20"/>
      <w14:ligatures w14:val="none"/>
    </w:rPr>
  </w:style>
  <w:style w:type="paragraph" w:styleId="Heading1">
    <w:name w:val="heading 1"/>
    <w:basedOn w:val="Normal"/>
    <w:next w:val="Normal"/>
    <w:link w:val="Heading1Char"/>
    <w:qFormat/>
    <w:rsid w:val="006A2EB6"/>
    <w:pPr>
      <w:keepNext/>
      <w:keepLines/>
      <w:numPr>
        <w:numId w:val="160"/>
      </w:numPr>
      <w:spacing w:before="480" w:after="240" w:line="240" w:lineRule="atLeast"/>
      <w:outlineLvl w:val="0"/>
    </w:pPr>
    <w:rPr>
      <w:b/>
      <w:kern w:val="28"/>
      <w:sz w:val="36"/>
    </w:rPr>
  </w:style>
  <w:style w:type="paragraph" w:styleId="Heading2">
    <w:name w:val="heading 2"/>
    <w:basedOn w:val="Normal"/>
    <w:next w:val="Normal"/>
    <w:link w:val="Heading2Char"/>
    <w:qFormat/>
    <w:rsid w:val="006A2EB6"/>
    <w:pPr>
      <w:keepNext/>
      <w:keepLines/>
      <w:numPr>
        <w:ilvl w:val="1"/>
        <w:numId w:val="160"/>
      </w:numPr>
      <w:spacing w:before="280" w:after="280" w:line="240" w:lineRule="atLeast"/>
      <w:outlineLvl w:val="1"/>
    </w:pPr>
    <w:rPr>
      <w:b/>
      <w:sz w:val="28"/>
      <w:lang w:val="x-none" w:eastAsia="x-none"/>
    </w:rPr>
  </w:style>
  <w:style w:type="paragraph" w:styleId="Heading3">
    <w:name w:val="heading 3"/>
    <w:basedOn w:val="Normal"/>
    <w:next w:val="Normal"/>
    <w:link w:val="Heading3Char"/>
    <w:qFormat/>
    <w:rsid w:val="006A2EB6"/>
    <w:pPr>
      <w:numPr>
        <w:ilvl w:val="2"/>
        <w:numId w:val="160"/>
      </w:numPr>
      <w:spacing w:before="240" w:after="240"/>
      <w:outlineLvl w:val="2"/>
    </w:pPr>
    <w:rPr>
      <w:b/>
    </w:rPr>
  </w:style>
  <w:style w:type="paragraph" w:styleId="Heading4">
    <w:name w:val="heading 4"/>
    <w:basedOn w:val="Normal"/>
    <w:next w:val="Normal"/>
    <w:link w:val="Heading4Char"/>
    <w:qFormat/>
    <w:rsid w:val="006A2EB6"/>
    <w:pPr>
      <w:keepNext/>
      <w:numPr>
        <w:ilvl w:val="3"/>
        <w:numId w:val="160"/>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link w:val="Heading5Char"/>
    <w:qFormat/>
    <w:rsid w:val="00CC6FBB"/>
    <w:pPr>
      <w:numPr>
        <w:ilvl w:val="4"/>
        <w:numId w:val="160"/>
      </w:numPr>
      <w:spacing w:before="240" w:after="60" w:line="220" w:lineRule="exact"/>
      <w:jc w:val="both"/>
      <w:outlineLvl w:val="4"/>
    </w:pPr>
    <w:rPr>
      <w:rFonts w:ascii="Times New Roman" w:hAnsi="Times New Roman"/>
      <w:sz w:val="22"/>
    </w:rPr>
  </w:style>
  <w:style w:type="paragraph" w:styleId="Heading6">
    <w:name w:val="heading 6"/>
    <w:basedOn w:val="Normal"/>
    <w:next w:val="Normal"/>
    <w:link w:val="Heading6Char"/>
    <w:qFormat/>
    <w:rsid w:val="006A2EB6"/>
    <w:pPr>
      <w:numPr>
        <w:ilvl w:val="5"/>
        <w:numId w:val="160"/>
      </w:numPr>
      <w:spacing w:before="240" w:after="60" w:line="220" w:lineRule="exact"/>
      <w:jc w:val="both"/>
      <w:outlineLvl w:val="5"/>
    </w:pPr>
    <w:rPr>
      <w:rFonts w:ascii="Arial" w:hAnsi="Arial"/>
      <w:i/>
      <w:sz w:val="22"/>
    </w:rPr>
  </w:style>
  <w:style w:type="paragraph" w:styleId="Heading7">
    <w:name w:val="heading 7"/>
    <w:basedOn w:val="Normal"/>
    <w:next w:val="Normal"/>
    <w:link w:val="Heading7Char"/>
    <w:qFormat/>
    <w:rsid w:val="006A2EB6"/>
    <w:pPr>
      <w:numPr>
        <w:ilvl w:val="6"/>
        <w:numId w:val="160"/>
      </w:numPr>
      <w:spacing w:before="240" w:after="60" w:line="220" w:lineRule="exact"/>
      <w:jc w:val="both"/>
      <w:outlineLvl w:val="6"/>
    </w:pPr>
    <w:rPr>
      <w:rFonts w:ascii="Arial" w:hAnsi="Arial"/>
      <w:sz w:val="20"/>
    </w:rPr>
  </w:style>
  <w:style w:type="paragraph" w:styleId="Heading8">
    <w:name w:val="heading 8"/>
    <w:basedOn w:val="Normal"/>
    <w:next w:val="Normal"/>
    <w:link w:val="Heading8Char"/>
    <w:qFormat/>
    <w:rsid w:val="006A2EB6"/>
    <w:pPr>
      <w:numPr>
        <w:ilvl w:val="7"/>
        <w:numId w:val="160"/>
      </w:numPr>
      <w:spacing w:before="240" w:after="60" w:line="220" w:lineRule="exact"/>
      <w:jc w:val="both"/>
      <w:outlineLvl w:val="7"/>
    </w:pPr>
    <w:rPr>
      <w:rFonts w:ascii="Arial" w:hAnsi="Arial"/>
      <w:i/>
      <w:sz w:val="20"/>
    </w:rPr>
  </w:style>
  <w:style w:type="paragraph" w:styleId="Heading9">
    <w:name w:val="heading 9"/>
    <w:basedOn w:val="Normal"/>
    <w:next w:val="Normal"/>
    <w:link w:val="Heading9Char"/>
    <w:qFormat/>
    <w:rsid w:val="006A2EB6"/>
    <w:pPr>
      <w:numPr>
        <w:ilvl w:val="8"/>
        <w:numId w:val="160"/>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Arial" w:eastAsia="Times New Roman" w:hAnsi="Arial" w:cs="Times New Roman"/>
      <w:i/>
      <w:kern w:val="0"/>
      <w:sz w:val="22"/>
      <w:szCs w:val="20"/>
      <w14:ligatures w14:val="none"/>
    </w:rPr>
  </w:style>
  <w:style w:type="character" w:customStyle="1" w:styleId="Heading7Char">
    <w:name w:val="Heading 7 Char"/>
    <w:link w:val="Heading7"/>
    <w:rPr>
      <w:rFonts w:ascii="Arial" w:eastAsia="Times New Roman" w:hAnsi="Arial" w:cs="Times New Roman"/>
      <w:kern w:val="0"/>
      <w:sz w:val="20"/>
      <w:szCs w:val="20"/>
      <w14:ligatures w14:val="none"/>
    </w:rPr>
  </w:style>
  <w:style w:type="character" w:customStyle="1" w:styleId="Heading1Char">
    <w:name w:val="Heading 1 Char"/>
    <w:link w:val="Heading1"/>
    <w:rPr>
      <w:rFonts w:ascii="Times" w:eastAsia="Times New Roman" w:hAnsi="Times" w:cs="Times New Roman"/>
      <w:b/>
      <w:kern w:val="28"/>
      <w:sz w:val="36"/>
      <w:szCs w:val="20"/>
      <w14:ligatures w14:val="none"/>
    </w:rPr>
  </w:style>
  <w:style w:type="character" w:customStyle="1" w:styleId="Heading2Char">
    <w:name w:val="Heading 2 Char"/>
    <w:link w:val="Heading2"/>
    <w:rsid w:val="006A2EB6"/>
    <w:rPr>
      <w:rFonts w:ascii="Times" w:eastAsia="Times New Roman" w:hAnsi="Times" w:cs="Times New Roman"/>
      <w:b/>
      <w:kern w:val="0"/>
      <w:sz w:val="28"/>
      <w:szCs w:val="20"/>
      <w:lang w:val="x-none" w:eastAsia="x-none"/>
      <w14:ligatures w14:val="none"/>
    </w:rPr>
  </w:style>
  <w:style w:type="character" w:customStyle="1" w:styleId="Heading3Char">
    <w:name w:val="Heading 3 Char"/>
    <w:link w:val="Heading3"/>
    <w:rsid w:val="00500BA6"/>
    <w:rPr>
      <w:rFonts w:ascii="Times" w:eastAsia="Times New Roman" w:hAnsi="Times" w:cs="Times New Roman"/>
      <w:b/>
      <w:kern w:val="0"/>
      <w:szCs w:val="20"/>
      <w14:ligatures w14:val="none"/>
    </w:rPr>
  </w:style>
  <w:style w:type="character" w:customStyle="1" w:styleId="Heading4Char">
    <w:name w:val="Heading 4 Char"/>
    <w:link w:val="Heading4"/>
    <w:rPr>
      <w:rFonts w:ascii="Times New Roman" w:eastAsia="Times New Roman" w:hAnsi="Times New Roman" w:cs="Times New Roman"/>
      <w:b/>
      <w:i/>
      <w:kern w:val="0"/>
      <w:sz w:val="22"/>
      <w:szCs w:val="20"/>
      <w14:ligatures w14:val="none"/>
    </w:rPr>
  </w:style>
  <w:style w:type="character" w:customStyle="1" w:styleId="Heading5Char">
    <w:name w:val="Heading 5 Char"/>
    <w:link w:val="Heading5"/>
    <w:rsid w:val="00CC6FBB"/>
    <w:rPr>
      <w:rFonts w:ascii="Times New Roman" w:eastAsia="Times New Roman" w:hAnsi="Times New Roman" w:cs="Times New Roman"/>
      <w:kern w:val="0"/>
      <w:sz w:val="22"/>
      <w:szCs w:val="20"/>
      <w14:ligatures w14:val="none"/>
    </w:rPr>
  </w:style>
  <w:style w:type="paragraph" w:styleId="TOC1">
    <w:name w:val="toc 1"/>
    <w:basedOn w:val="Normal"/>
    <w:next w:val="Normal"/>
    <w:uiPriority w:val="39"/>
    <w:rsid w:val="006A2EB6"/>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6A2EB6"/>
    <w:pPr>
      <w:tabs>
        <w:tab w:val="right" w:leader="dot" w:pos="9360"/>
      </w:tabs>
      <w:spacing w:line="220" w:lineRule="exact"/>
      <w:ind w:left="270"/>
      <w:jc w:val="both"/>
    </w:pPr>
    <w:rPr>
      <w:sz w:val="22"/>
    </w:rPr>
  </w:style>
  <w:style w:type="paragraph" w:styleId="TOC3">
    <w:name w:val="toc 3"/>
    <w:basedOn w:val="Normal"/>
    <w:next w:val="Normal"/>
    <w:uiPriority w:val="39"/>
    <w:rsid w:val="006A2EB6"/>
    <w:pPr>
      <w:tabs>
        <w:tab w:val="left" w:pos="1200"/>
        <w:tab w:val="right" w:leader="dot" w:pos="9360"/>
      </w:tabs>
      <w:ind w:left="480"/>
    </w:pPr>
    <w:rPr>
      <w:noProof/>
      <w:sz w:val="22"/>
    </w:rPr>
  </w:style>
  <w:style w:type="paragraph" w:styleId="TOC4">
    <w:name w:val="toc 4"/>
    <w:basedOn w:val="Normal"/>
    <w:next w:val="Normal"/>
    <w:uiPriority w:val="39"/>
    <w:rsid w:val="006A2EB6"/>
    <w:pPr>
      <w:tabs>
        <w:tab w:val="right" w:leader="dot" w:pos="9360"/>
      </w:tabs>
      <w:ind w:left="720"/>
    </w:pPr>
  </w:style>
  <w:style w:type="paragraph" w:styleId="TOC5">
    <w:name w:val="toc 5"/>
    <w:basedOn w:val="Normal"/>
    <w:next w:val="Normal"/>
    <w:uiPriority w:val="39"/>
    <w:rsid w:val="006A2EB6"/>
    <w:pPr>
      <w:tabs>
        <w:tab w:val="right" w:leader="dot" w:pos="9360"/>
      </w:tabs>
      <w:ind w:left="960"/>
    </w:pPr>
  </w:style>
  <w:style w:type="table" w:customStyle="1" w:styleId="TableGrid">
    <w:name w:val="TableGrid"/>
    <w:rsid w:val="006A2EB6"/>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877C3"/>
    <w:rPr>
      <w:color w:val="467886" w:themeColor="hyperlink"/>
      <w:u w:val="single"/>
    </w:rPr>
  </w:style>
  <w:style w:type="character" w:styleId="CommentReference">
    <w:name w:val="annotation reference"/>
    <w:basedOn w:val="DefaultParagraphFont"/>
    <w:uiPriority w:val="99"/>
    <w:rsid w:val="006A2EB6"/>
    <w:rPr>
      <w:sz w:val="16"/>
      <w:szCs w:val="16"/>
    </w:rPr>
  </w:style>
  <w:style w:type="paragraph" w:styleId="CommentText">
    <w:name w:val="annotation text"/>
    <w:basedOn w:val="Normal"/>
    <w:link w:val="CommentTextChar"/>
    <w:uiPriority w:val="99"/>
    <w:rsid w:val="006A2EB6"/>
    <w:pPr>
      <w:spacing w:line="240" w:lineRule="auto"/>
    </w:pPr>
    <w:rPr>
      <w:sz w:val="20"/>
    </w:rPr>
  </w:style>
  <w:style w:type="character" w:customStyle="1" w:styleId="CommentTextChar">
    <w:name w:val="Comment Text Char"/>
    <w:basedOn w:val="DefaultParagraphFont"/>
    <w:link w:val="CommentText"/>
    <w:uiPriority w:val="99"/>
    <w:rsid w:val="006A2EB6"/>
    <w:rPr>
      <w:rFonts w:ascii="Times" w:eastAsia="Times New Roman" w:hAnsi="Times" w:cs="Times New Roman"/>
      <w:kern w:val="0"/>
      <w:sz w:val="20"/>
      <w:szCs w:val="20"/>
      <w14:ligatures w14:val="none"/>
    </w:rPr>
  </w:style>
  <w:style w:type="paragraph" w:styleId="CommentSubject">
    <w:name w:val="annotation subject"/>
    <w:basedOn w:val="CommentText"/>
    <w:next w:val="CommentText"/>
    <w:link w:val="CommentSubjectChar"/>
    <w:rsid w:val="006A2EB6"/>
    <w:rPr>
      <w:b/>
      <w:bCs/>
    </w:rPr>
  </w:style>
  <w:style w:type="character" w:customStyle="1" w:styleId="CommentSubjectChar">
    <w:name w:val="Comment Subject Char"/>
    <w:basedOn w:val="CommentTextChar"/>
    <w:link w:val="CommentSubject"/>
    <w:rsid w:val="006A2EB6"/>
    <w:rPr>
      <w:rFonts w:ascii="Times" w:eastAsia="Times New Roman" w:hAnsi="Times" w:cs="Times New Roman"/>
      <w:b/>
      <w:bCs/>
      <w:kern w:val="0"/>
      <w:sz w:val="20"/>
      <w:szCs w:val="20"/>
      <w14:ligatures w14:val="none"/>
    </w:rPr>
  </w:style>
  <w:style w:type="paragraph" w:styleId="Footer">
    <w:name w:val="footer"/>
    <w:basedOn w:val="Normal"/>
    <w:link w:val="FooterChar"/>
    <w:rsid w:val="006A2EB6"/>
    <w:pPr>
      <w:tabs>
        <w:tab w:val="center" w:pos="4680"/>
        <w:tab w:val="right" w:pos="9360"/>
      </w:tabs>
    </w:pPr>
    <w:rPr>
      <w:b/>
      <w:i/>
      <w:sz w:val="20"/>
    </w:rPr>
  </w:style>
  <w:style w:type="character" w:customStyle="1" w:styleId="FooterChar">
    <w:name w:val="Footer Char"/>
    <w:basedOn w:val="DefaultParagraphFont"/>
    <w:link w:val="Footer"/>
    <w:rsid w:val="00955A0D"/>
    <w:rPr>
      <w:rFonts w:ascii="Times" w:eastAsia="Times New Roman" w:hAnsi="Times" w:cs="Times New Roman"/>
      <w:b/>
      <w:i/>
      <w:kern w:val="0"/>
      <w:sz w:val="20"/>
      <w:szCs w:val="20"/>
      <w14:ligatures w14:val="none"/>
    </w:rPr>
  </w:style>
  <w:style w:type="paragraph" w:styleId="ListParagraph">
    <w:name w:val="List Paragraph"/>
    <w:basedOn w:val="Normal"/>
    <w:uiPriority w:val="34"/>
    <w:qFormat/>
    <w:rsid w:val="006A2EB6"/>
    <w:pPr>
      <w:ind w:left="720"/>
      <w:contextualSpacing/>
    </w:pPr>
  </w:style>
  <w:style w:type="paragraph" w:customStyle="1" w:styleId="subheader">
    <w:name w:val="sub header"/>
    <w:basedOn w:val="Normal"/>
    <w:link w:val="subheaderChar"/>
    <w:autoRedefine/>
    <w:qFormat/>
    <w:rsid w:val="002B7AA9"/>
    <w:pPr>
      <w:tabs>
        <w:tab w:val="left" w:pos="360"/>
        <w:tab w:val="left" w:pos="720"/>
      </w:tabs>
      <w:spacing w:after="53" w:line="265" w:lineRule="auto"/>
      <w:ind w:left="-5"/>
    </w:pPr>
    <w:rPr>
      <w:b/>
    </w:rPr>
  </w:style>
  <w:style w:type="character" w:customStyle="1" w:styleId="subheaderChar">
    <w:name w:val="sub header Char"/>
    <w:basedOn w:val="DefaultParagraphFont"/>
    <w:link w:val="subheader"/>
    <w:rsid w:val="002B7AA9"/>
    <w:rPr>
      <w:rFonts w:ascii="Times New Roman" w:eastAsia="Times New Roman" w:hAnsi="Times New Roman" w:cs="Times New Roman"/>
      <w:b/>
      <w:color w:val="000000"/>
      <w:lang w:bidi="en-US"/>
    </w:rPr>
  </w:style>
  <w:style w:type="paragraph" w:styleId="TOC6">
    <w:name w:val="toc 6"/>
    <w:basedOn w:val="Normal"/>
    <w:next w:val="Normal"/>
    <w:uiPriority w:val="39"/>
    <w:rsid w:val="006A2EB6"/>
    <w:pPr>
      <w:tabs>
        <w:tab w:val="right" w:leader="dot" w:pos="9360"/>
      </w:tabs>
      <w:ind w:left="1200"/>
    </w:pPr>
  </w:style>
  <w:style w:type="paragraph" w:styleId="TOC7">
    <w:name w:val="toc 7"/>
    <w:basedOn w:val="Normal"/>
    <w:next w:val="Normal"/>
    <w:uiPriority w:val="39"/>
    <w:rsid w:val="006A2EB6"/>
    <w:pPr>
      <w:tabs>
        <w:tab w:val="right" w:leader="dot" w:pos="9360"/>
      </w:tabs>
      <w:ind w:left="1440"/>
    </w:pPr>
  </w:style>
  <w:style w:type="paragraph" w:styleId="TOC8">
    <w:name w:val="toc 8"/>
    <w:basedOn w:val="Normal"/>
    <w:next w:val="Normal"/>
    <w:uiPriority w:val="39"/>
    <w:rsid w:val="006A2EB6"/>
    <w:pPr>
      <w:tabs>
        <w:tab w:val="right" w:leader="dot" w:pos="9360"/>
      </w:tabs>
      <w:ind w:left="1680"/>
    </w:pPr>
  </w:style>
  <w:style w:type="paragraph" w:styleId="TOC9">
    <w:name w:val="toc 9"/>
    <w:basedOn w:val="Normal"/>
    <w:next w:val="Normal"/>
    <w:uiPriority w:val="39"/>
    <w:rsid w:val="006A2EB6"/>
    <w:pPr>
      <w:tabs>
        <w:tab w:val="right" w:leader="dot" w:pos="9360"/>
      </w:tabs>
      <w:ind w:left="1920"/>
    </w:pPr>
  </w:style>
  <w:style w:type="character" w:styleId="UnresolvedMention">
    <w:name w:val="Unresolved Mention"/>
    <w:basedOn w:val="DefaultParagraphFont"/>
    <w:uiPriority w:val="99"/>
    <w:semiHidden/>
    <w:unhideWhenUsed/>
    <w:rsid w:val="00584279"/>
    <w:rPr>
      <w:color w:val="605E5C"/>
      <w:shd w:val="clear" w:color="auto" w:fill="E1DFDD"/>
    </w:rPr>
  </w:style>
  <w:style w:type="paragraph" w:styleId="NoSpacing">
    <w:name w:val="No Spacing"/>
    <w:uiPriority w:val="1"/>
    <w:qFormat/>
    <w:rsid w:val="006A2EB6"/>
    <w:pPr>
      <w:spacing w:after="0" w:line="240" w:lineRule="auto"/>
    </w:pPr>
    <w:rPr>
      <w:rFonts w:ascii="Times New Roman" w:eastAsia="Times New Roman" w:hAnsi="Times New Roman" w:cs="Times New Roman"/>
      <w:kern w:val="0"/>
      <w:sz w:val="20"/>
      <w:szCs w:val="20"/>
      <w14:ligatures w14:val="none"/>
    </w:rPr>
  </w:style>
  <w:style w:type="paragraph" w:styleId="Header">
    <w:name w:val="header"/>
    <w:basedOn w:val="Normal"/>
    <w:link w:val="HeaderChar"/>
    <w:rsid w:val="006A2EB6"/>
    <w:pPr>
      <w:tabs>
        <w:tab w:val="center" w:pos="4680"/>
        <w:tab w:val="right" w:pos="9360"/>
      </w:tabs>
    </w:pPr>
    <w:rPr>
      <w:b/>
      <w:i/>
      <w:sz w:val="20"/>
    </w:rPr>
  </w:style>
  <w:style w:type="character" w:customStyle="1" w:styleId="HeaderChar">
    <w:name w:val="Header Char"/>
    <w:basedOn w:val="DefaultParagraphFont"/>
    <w:link w:val="Header"/>
    <w:rsid w:val="00046B64"/>
    <w:rPr>
      <w:rFonts w:ascii="Times" w:eastAsia="Times New Roman" w:hAnsi="Times" w:cs="Times New Roman"/>
      <w:b/>
      <w:i/>
      <w:kern w:val="0"/>
      <w:sz w:val="20"/>
      <w:szCs w:val="20"/>
      <w14:ligatures w14:val="none"/>
    </w:rPr>
  </w:style>
  <w:style w:type="numbering" w:customStyle="1" w:styleId="CurrentList1">
    <w:name w:val="Current List1"/>
    <w:uiPriority w:val="99"/>
    <w:rsid w:val="007F50B8"/>
    <w:pPr>
      <w:numPr>
        <w:numId w:val="76"/>
      </w:numPr>
    </w:pPr>
  </w:style>
  <w:style w:type="table" w:styleId="GridTable1Light">
    <w:name w:val="Grid Table 1 Light"/>
    <w:basedOn w:val="TableNormal"/>
    <w:uiPriority w:val="46"/>
    <w:qFormat/>
    <w:rsid w:val="006A2EB6"/>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BB5E31"/>
    <w:pPr>
      <w:spacing w:before="100" w:beforeAutospacing="1" w:after="100" w:afterAutospacing="1" w:line="240" w:lineRule="auto"/>
    </w:pPr>
  </w:style>
  <w:style w:type="character" w:styleId="Strong">
    <w:name w:val="Strong"/>
    <w:basedOn w:val="DefaultParagraphFont"/>
    <w:uiPriority w:val="22"/>
    <w:qFormat/>
    <w:rsid w:val="006A2EB6"/>
    <w:rPr>
      <w:b/>
      <w:bCs/>
    </w:rPr>
  </w:style>
  <w:style w:type="paragraph" w:styleId="Revision">
    <w:name w:val="Revision"/>
    <w:hidden/>
    <w:uiPriority w:val="99"/>
    <w:semiHidden/>
    <w:rsid w:val="00AB6EF3"/>
    <w:pPr>
      <w:spacing w:after="0" w:line="240" w:lineRule="auto"/>
    </w:pPr>
    <w:rPr>
      <w:rFonts w:ascii="Times New Roman" w:eastAsia="Times New Roman" w:hAnsi="Times New Roman" w:cs="Times New Roman"/>
      <w:color w:val="000000"/>
      <w:lang w:bidi="en-US"/>
    </w:rPr>
  </w:style>
  <w:style w:type="paragraph" w:customStyle="1" w:styleId="paragraph">
    <w:name w:val="paragraph"/>
    <w:basedOn w:val="Normal"/>
    <w:rsid w:val="00BE095A"/>
    <w:pPr>
      <w:spacing w:before="100" w:beforeAutospacing="1" w:after="100" w:afterAutospacing="1" w:line="240" w:lineRule="auto"/>
    </w:pPr>
  </w:style>
  <w:style w:type="character" w:customStyle="1" w:styleId="normaltextrun">
    <w:name w:val="normaltextrun"/>
    <w:basedOn w:val="DefaultParagraphFont"/>
    <w:rsid w:val="00BE095A"/>
  </w:style>
  <w:style w:type="character" w:customStyle="1" w:styleId="eop">
    <w:name w:val="eop"/>
    <w:basedOn w:val="DefaultParagraphFont"/>
    <w:rsid w:val="00BE095A"/>
  </w:style>
  <w:style w:type="character" w:customStyle="1" w:styleId="scxw128986300">
    <w:name w:val="scxw128986300"/>
    <w:basedOn w:val="DefaultParagraphFont"/>
    <w:rsid w:val="00707036"/>
  </w:style>
  <w:style w:type="character" w:styleId="FollowedHyperlink">
    <w:name w:val="FollowedHyperlink"/>
    <w:basedOn w:val="DefaultParagraphFont"/>
    <w:uiPriority w:val="99"/>
    <w:semiHidden/>
    <w:unhideWhenUsed/>
    <w:rsid w:val="0045400B"/>
    <w:rPr>
      <w:color w:val="96607D" w:themeColor="followedHyperlink"/>
      <w:u w:val="single"/>
    </w:rPr>
  </w:style>
  <w:style w:type="paragraph" w:customStyle="1" w:styleId="bullet">
    <w:name w:val="bullet"/>
    <w:basedOn w:val="Normal"/>
    <w:rsid w:val="006A2EB6"/>
    <w:rPr>
      <w:rFonts w:ascii="Arial" w:hAnsi="Arial"/>
      <w:sz w:val="20"/>
    </w:rPr>
  </w:style>
  <w:style w:type="paragraph" w:styleId="Title">
    <w:name w:val="Title"/>
    <w:basedOn w:val="Normal"/>
    <w:link w:val="TitleChar"/>
    <w:qFormat/>
    <w:rsid w:val="006A2EB6"/>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rsid w:val="006A2EB6"/>
    <w:rPr>
      <w:rFonts w:ascii="Arial" w:eastAsia="Times New Roman" w:hAnsi="Arial" w:cs="Times New Roman"/>
      <w:b/>
      <w:kern w:val="28"/>
      <w:sz w:val="64"/>
      <w:szCs w:val="20"/>
      <w14:ligatures w14:val="none"/>
    </w:rPr>
  </w:style>
  <w:style w:type="paragraph" w:customStyle="1" w:styleId="ByLine">
    <w:name w:val="ByLine"/>
    <w:basedOn w:val="Title"/>
    <w:rsid w:val="006A2EB6"/>
    <w:rPr>
      <w:sz w:val="28"/>
    </w:rPr>
  </w:style>
  <w:style w:type="paragraph" w:styleId="Caption">
    <w:name w:val="caption"/>
    <w:basedOn w:val="Normal"/>
    <w:next w:val="Normal"/>
    <w:unhideWhenUsed/>
    <w:qFormat/>
    <w:rsid w:val="006A2EB6"/>
    <w:pPr>
      <w:spacing w:after="200" w:line="240" w:lineRule="auto"/>
    </w:pPr>
    <w:rPr>
      <w:i/>
      <w:iCs/>
      <w:color w:val="0E2841" w:themeColor="text2"/>
      <w:sz w:val="18"/>
      <w:szCs w:val="18"/>
    </w:rPr>
  </w:style>
  <w:style w:type="paragraph" w:customStyle="1" w:styleId="ChangeHistoryTitle">
    <w:name w:val="ChangeHistory Title"/>
    <w:basedOn w:val="Normal"/>
    <w:rsid w:val="006A2EB6"/>
    <w:pPr>
      <w:keepNext/>
      <w:spacing w:before="60" w:after="60" w:line="240" w:lineRule="auto"/>
      <w:jc w:val="center"/>
    </w:pPr>
    <w:rPr>
      <w:rFonts w:ascii="Arial" w:hAnsi="Arial"/>
      <w:b/>
      <w:sz w:val="36"/>
    </w:rPr>
  </w:style>
  <w:style w:type="character" w:styleId="Emphasis">
    <w:name w:val="Emphasis"/>
    <w:basedOn w:val="DefaultParagraphFont"/>
    <w:qFormat/>
    <w:rsid w:val="006A2EB6"/>
    <w:rPr>
      <w:i/>
      <w:iCs/>
    </w:rPr>
  </w:style>
  <w:style w:type="table" w:styleId="GridTable2">
    <w:name w:val="Grid Table 2"/>
    <w:basedOn w:val="TableNormal"/>
    <w:uiPriority w:val="37"/>
    <w:rsid w:val="006A2EB6"/>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8Char">
    <w:name w:val="Heading 8 Char"/>
    <w:basedOn w:val="DefaultParagraphFont"/>
    <w:link w:val="Heading8"/>
    <w:rsid w:val="006A2EB6"/>
    <w:rPr>
      <w:rFonts w:ascii="Arial" w:eastAsia="Times New Roman" w:hAnsi="Arial" w:cs="Times New Roman"/>
      <w:i/>
      <w:kern w:val="0"/>
      <w:sz w:val="20"/>
      <w:szCs w:val="20"/>
      <w14:ligatures w14:val="none"/>
    </w:rPr>
  </w:style>
  <w:style w:type="character" w:customStyle="1" w:styleId="Heading9Char">
    <w:name w:val="Heading 9 Char"/>
    <w:basedOn w:val="DefaultParagraphFont"/>
    <w:link w:val="Heading9"/>
    <w:rsid w:val="006A2EB6"/>
    <w:rPr>
      <w:rFonts w:ascii="Arial" w:eastAsia="Times New Roman" w:hAnsi="Arial" w:cs="Times New Roman"/>
      <w:i/>
      <w:kern w:val="0"/>
      <w:sz w:val="18"/>
      <w:szCs w:val="20"/>
      <w14:ligatures w14:val="none"/>
    </w:rPr>
  </w:style>
  <w:style w:type="paragraph" w:customStyle="1" w:styleId="heading10">
    <w:name w:val="heading1"/>
    <w:basedOn w:val="Normal"/>
    <w:rsid w:val="006A2EB6"/>
    <w:pPr>
      <w:tabs>
        <w:tab w:val="left" w:pos="450"/>
        <w:tab w:val="left" w:pos="1080"/>
        <w:tab w:val="left" w:pos="1800"/>
        <w:tab w:val="left" w:pos="2610"/>
      </w:tabs>
    </w:pPr>
  </w:style>
  <w:style w:type="paragraph" w:customStyle="1" w:styleId="level3text">
    <w:name w:val="level 3 text"/>
    <w:basedOn w:val="Normal"/>
    <w:rsid w:val="006A2EB6"/>
    <w:pPr>
      <w:spacing w:line="220" w:lineRule="exact"/>
      <w:ind w:left="1350" w:hanging="716"/>
    </w:pPr>
    <w:rPr>
      <w:rFonts w:ascii="Arial" w:hAnsi="Arial"/>
      <w:i/>
      <w:sz w:val="22"/>
    </w:rPr>
  </w:style>
  <w:style w:type="paragraph" w:customStyle="1" w:styleId="level4">
    <w:name w:val="level 4"/>
    <w:basedOn w:val="Normal"/>
    <w:rsid w:val="006A2EB6"/>
    <w:pPr>
      <w:spacing w:before="120" w:after="120"/>
      <w:ind w:left="634"/>
    </w:pPr>
  </w:style>
  <w:style w:type="paragraph" w:customStyle="1" w:styleId="level5">
    <w:name w:val="level 5"/>
    <w:basedOn w:val="Normal"/>
    <w:rsid w:val="006A2EB6"/>
    <w:pPr>
      <w:tabs>
        <w:tab w:val="left" w:pos="2520"/>
      </w:tabs>
      <w:ind w:left="1440"/>
    </w:pPr>
  </w:style>
  <w:style w:type="paragraph" w:customStyle="1" w:styleId="line">
    <w:name w:val="line"/>
    <w:basedOn w:val="Title"/>
    <w:rsid w:val="006A2EB6"/>
    <w:pPr>
      <w:pBdr>
        <w:top w:val="single" w:sz="36" w:space="1" w:color="auto"/>
      </w:pBdr>
      <w:spacing w:after="0"/>
    </w:pPr>
    <w:rPr>
      <w:sz w:val="40"/>
    </w:rPr>
  </w:style>
  <w:style w:type="character" w:styleId="PageNumber">
    <w:name w:val="page number"/>
    <w:basedOn w:val="DefaultParagraphFont"/>
    <w:rsid w:val="006A2EB6"/>
  </w:style>
  <w:style w:type="paragraph" w:styleId="Quote">
    <w:name w:val="Quote"/>
    <w:basedOn w:val="Normal"/>
    <w:next w:val="Normal"/>
    <w:link w:val="QuoteChar"/>
    <w:uiPriority w:val="29"/>
    <w:qFormat/>
    <w:rsid w:val="006A2EB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A2EB6"/>
    <w:rPr>
      <w:rFonts w:ascii="Times" w:eastAsia="Times New Roman" w:hAnsi="Times" w:cs="Times New Roman"/>
      <w:i/>
      <w:iCs/>
      <w:color w:val="404040" w:themeColor="text1" w:themeTint="BF"/>
      <w:kern w:val="0"/>
      <w:szCs w:val="20"/>
      <w14:ligatures w14:val="none"/>
    </w:rPr>
  </w:style>
  <w:style w:type="paragraph" w:customStyle="1" w:styleId="requirement">
    <w:name w:val="requirement"/>
    <w:basedOn w:val="level4"/>
    <w:rsid w:val="006A2EB6"/>
    <w:pPr>
      <w:spacing w:before="0" w:after="0"/>
      <w:ind w:left="2348" w:hanging="994"/>
    </w:pPr>
    <w:rPr>
      <w:rFonts w:ascii="Times New Roman" w:hAnsi="Times New Roman"/>
    </w:rPr>
  </w:style>
  <w:style w:type="paragraph" w:customStyle="1" w:styleId="SuperTitle">
    <w:name w:val="SuperTitle"/>
    <w:basedOn w:val="Title"/>
    <w:next w:val="Normal"/>
    <w:rsid w:val="006A2EB6"/>
    <w:pPr>
      <w:pBdr>
        <w:top w:val="single" w:sz="48" w:space="1" w:color="auto"/>
      </w:pBdr>
      <w:spacing w:before="960" w:after="0"/>
    </w:pPr>
    <w:rPr>
      <w:sz w:val="28"/>
    </w:rPr>
  </w:style>
  <w:style w:type="table" w:styleId="TableGrid0">
    <w:name w:val="Table Grid"/>
    <w:basedOn w:val="TableNormal"/>
    <w:rsid w:val="006A2EB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
    <w:name w:val="template"/>
    <w:basedOn w:val="Normal"/>
    <w:rsid w:val="006A2EB6"/>
    <w:rPr>
      <w:rFonts w:ascii="Arial" w:hAnsi="Arial"/>
      <w:i/>
      <w:sz w:val="22"/>
    </w:rPr>
  </w:style>
  <w:style w:type="paragraph" w:customStyle="1" w:styleId="TOCEntry">
    <w:name w:val="TOCEntry"/>
    <w:basedOn w:val="Normal"/>
    <w:rsid w:val="006A2EB6"/>
    <w:pPr>
      <w:keepNext/>
      <w:keepLines/>
      <w:spacing w:before="120" w:after="240" w:line="240" w:lineRule="atLeast"/>
    </w:pPr>
    <w:rPr>
      <w:b/>
      <w:sz w:val="36"/>
    </w:rPr>
  </w:style>
  <w:style w:type="paragraph" w:styleId="TableofFigures">
    <w:name w:val="table of figures"/>
    <w:basedOn w:val="Normal"/>
    <w:next w:val="Normal"/>
    <w:uiPriority w:val="99"/>
    <w:unhideWhenUsed/>
    <w:rsid w:val="005D52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31025">
      <w:marLeft w:val="0"/>
      <w:marRight w:val="0"/>
      <w:marTop w:val="0"/>
      <w:marBottom w:val="0"/>
      <w:divBdr>
        <w:top w:val="none" w:sz="0" w:space="0" w:color="auto"/>
        <w:left w:val="none" w:sz="0" w:space="0" w:color="auto"/>
        <w:bottom w:val="none" w:sz="0" w:space="0" w:color="auto"/>
        <w:right w:val="none" w:sz="0" w:space="0" w:color="auto"/>
      </w:divBdr>
    </w:div>
    <w:div w:id="280499247">
      <w:marLeft w:val="0"/>
      <w:marRight w:val="0"/>
      <w:marTop w:val="0"/>
      <w:marBottom w:val="0"/>
      <w:divBdr>
        <w:top w:val="none" w:sz="0" w:space="0" w:color="auto"/>
        <w:left w:val="none" w:sz="0" w:space="0" w:color="auto"/>
        <w:bottom w:val="none" w:sz="0" w:space="0" w:color="auto"/>
        <w:right w:val="none" w:sz="0" w:space="0" w:color="auto"/>
      </w:divBdr>
    </w:div>
    <w:div w:id="305017206">
      <w:marLeft w:val="0"/>
      <w:marRight w:val="0"/>
      <w:marTop w:val="0"/>
      <w:marBottom w:val="0"/>
      <w:divBdr>
        <w:top w:val="none" w:sz="0" w:space="0" w:color="auto"/>
        <w:left w:val="none" w:sz="0" w:space="0" w:color="auto"/>
        <w:bottom w:val="none" w:sz="0" w:space="0" w:color="auto"/>
        <w:right w:val="none" w:sz="0" w:space="0" w:color="auto"/>
      </w:divBdr>
    </w:div>
    <w:div w:id="454062899">
      <w:marLeft w:val="0"/>
      <w:marRight w:val="0"/>
      <w:marTop w:val="0"/>
      <w:marBottom w:val="0"/>
      <w:divBdr>
        <w:top w:val="none" w:sz="0" w:space="0" w:color="auto"/>
        <w:left w:val="none" w:sz="0" w:space="0" w:color="auto"/>
        <w:bottom w:val="none" w:sz="0" w:space="0" w:color="auto"/>
        <w:right w:val="none" w:sz="0" w:space="0" w:color="auto"/>
      </w:divBdr>
    </w:div>
    <w:div w:id="868103287">
      <w:marLeft w:val="0"/>
      <w:marRight w:val="0"/>
      <w:marTop w:val="0"/>
      <w:marBottom w:val="0"/>
      <w:divBdr>
        <w:top w:val="none" w:sz="0" w:space="0" w:color="auto"/>
        <w:left w:val="none" w:sz="0" w:space="0" w:color="auto"/>
        <w:bottom w:val="none" w:sz="0" w:space="0" w:color="auto"/>
        <w:right w:val="none" w:sz="0" w:space="0" w:color="auto"/>
      </w:divBdr>
    </w:div>
    <w:div w:id="1773747006">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yperlink" Target="https://umgcdev361.sharepoint.com/:w:/r/sites/SWEN670Summer2025/Shared%20Documents/Joint%20Collab%20(Care%20Connect)/Care%20Connect%20High%20Level%20Requirements.docx?d=w8c0ab524c4fe42eb9ac877d4962b641d&amp;csf=1&amp;web=1&amp;e=YRy6gv" TargetMode="External"/><Relationship Id="rId39" Type="http://schemas.openxmlformats.org/officeDocument/2006/relationships/hyperlink" Target="https://stripe.com/pricing" TargetMode="External"/><Relationship Id="rId21" Type="http://schemas.openxmlformats.org/officeDocument/2006/relationships/hyperlink" Target="https://umgcdev361.sharepoint.com/:w:/r/sites/SWEN670Fall2025/Shared%20Documents/Team%20D%20(Care%20Connect)/Milestone%201/PMP/CareConnect_Change_Review_and_Approval_Form.docx?d=w44328391b9d147149054cc935de1b3b6&amp;csf=1&amp;web=1&amp;e=h6DsN0" TargetMode="External"/><Relationship Id="rId34" Type="http://schemas.openxmlformats.org/officeDocument/2006/relationships/hyperlink" Target="https://www.pubnub.com/docs/sdks/dart/api-reference/configuration" TargetMode="External"/><Relationship Id="rId42" Type="http://schemas.openxmlformats.org/officeDocument/2006/relationships/hyperlink" Target="https://www.bls.gov/ooh/computer-and-information-technology/web-developers.htm" TargetMode="External"/><Relationship Id="rId47" Type="http://schemas.openxmlformats.org/officeDocument/2006/relationships/hyperlink" Target="https://www.bls.gov/ooh/computer-and-information-technology/web-developers.htm" TargetMode="External"/><Relationship Id="rId50" Type="http://schemas.openxmlformats.org/officeDocument/2006/relationships/hyperlink" Target="https://developers.zoom.us/docs/integrations/oauth/"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yperlink" Target="https://umgcdev361.sharepoint.com/:w:/r/sites/SWEN670Summer2025/Shared%20Documents/Joint%20Collab%20(Care%20Connect)/Care%20Connect%20High%20Level%20Requirements.docx?d=w8c0ab524c4fe42eb9ac877d4962b641d&amp;csf=1&amp;web=1&amp;e=YRy6gv" TargetMode="External"/><Relationship Id="rId11" Type="http://schemas.openxmlformats.org/officeDocument/2006/relationships/header" Target="header1.xml"/><Relationship Id="rId24" Type="http://schemas.openxmlformats.org/officeDocument/2006/relationships/hyperlink" Target="https://developer.apple.com/support/programs/" TargetMode="External"/><Relationship Id="rId32" Type="http://schemas.openxmlformats.org/officeDocument/2006/relationships/hyperlink" Target="https://www.pubnub.com/docs/sdks/dart/api-reference/configuration" TargetMode="External"/><Relationship Id="rId37" Type="http://schemas.openxmlformats.org/officeDocument/2006/relationships/hyperlink" Target="https://www.pubnub.com/docs/sdks/dart/api-reference/configuration" TargetMode="External"/><Relationship Id="rId40" Type="http://schemas.openxmlformats.org/officeDocument/2006/relationships/hyperlink" Target="https://www.bls.gov/ooh/computer-and-information-technology/web-developers.htm" TargetMode="External"/><Relationship Id="rId45" Type="http://schemas.openxmlformats.org/officeDocument/2006/relationships/hyperlink" Target="https://www.bls.gov/ooh/computer-and-information-technology/web-developers.htm" TargetMode="External"/><Relationship Id="rId53" Type="http://schemas.openxmlformats.org/officeDocument/2006/relationships/header" Target="header5.xml"/><Relationship Id="rId5" Type="http://schemas.openxmlformats.org/officeDocument/2006/relationships/numbering" Target="numbering.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aws.amazon.com/pricing/" TargetMode="External"/><Relationship Id="rId27" Type="http://schemas.openxmlformats.org/officeDocument/2006/relationships/hyperlink" Target="https://umgcdev361.sharepoint.com/:w:/r/sites/SWEN670Summer2025/Shared%20Documents/Joint%20Collab%20(Care%20Connect)/Care%20Connect%20High%20Level%20Requirements.docx?d=w8c0ab524c4fe42eb9ac877d4962b641d&amp;csf=1&amp;web=1&amp;e=YRy6gv" TargetMode="External"/><Relationship Id="rId30" Type="http://schemas.openxmlformats.org/officeDocument/2006/relationships/hyperlink" Target="https://chat.openai.com/" TargetMode="External"/><Relationship Id="rId35" Type="http://schemas.openxmlformats.org/officeDocument/2006/relationships/hyperlink" Target="https://www.pubnub.com/docs/sdks/dart/api-reference/configuration" TargetMode="External"/><Relationship Id="rId43" Type="http://schemas.openxmlformats.org/officeDocument/2006/relationships/hyperlink" Target="https://www.bls.gov/ooh/computer-and-information-technology/web-developers.htm" TargetMode="External"/><Relationship Id="rId48" Type="http://schemas.openxmlformats.org/officeDocument/2006/relationships/hyperlink" Target="https://www.bls.gov/ooh/computer-and-information-technology/web-developers.htm" TargetMode="External"/><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developers.zoom.us/docs/integrations/oauth/"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4.jpg"/><Relationship Id="rId25" Type="http://schemas.openxmlformats.org/officeDocument/2006/relationships/hyperlink" Target="https://developer.apple.com/support/programs/" TargetMode="External"/><Relationship Id="rId33" Type="http://schemas.openxmlformats.org/officeDocument/2006/relationships/hyperlink" Target="https://www.pubnub.com/docs/sdks/dart/api-reference/configuration" TargetMode="External"/><Relationship Id="rId38" Type="http://schemas.openxmlformats.org/officeDocument/2006/relationships/hyperlink" Target="https://stripe.com/pricing" TargetMode="External"/><Relationship Id="rId46" Type="http://schemas.openxmlformats.org/officeDocument/2006/relationships/hyperlink" Target="https://www.bls.gov/ooh/computer-and-information-technology/web-developers.htm" TargetMode="External"/><Relationship Id="rId20" Type="http://schemas.openxmlformats.org/officeDocument/2006/relationships/hyperlink" Target="https://forms.gle/y9ufPB2K5SsMJYSF8" TargetMode="External"/><Relationship Id="rId41" Type="http://schemas.openxmlformats.org/officeDocument/2006/relationships/hyperlink" Target="https://www.bls.gov/ooh/computer-and-information-technology/web-developers.htm" TargetMode="External"/><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aws.amazon.com/pricing/" TargetMode="External"/><Relationship Id="rId28" Type="http://schemas.openxmlformats.org/officeDocument/2006/relationships/hyperlink" Target="https://umgcdev361.sharepoint.com/:w:/r/sites/SWEN670Summer2025/Shared%20Documents/Joint%20Collab%20(Care%20Connect)/Care%20Connect%20High%20Level%20Requirements.docx?d=w8c0ab524c4fe42eb9ac877d4962b641d&amp;csf=1&amp;web=1&amp;e=YRy6gv" TargetMode="External"/><Relationship Id="rId36" Type="http://schemas.openxmlformats.org/officeDocument/2006/relationships/hyperlink" Target="https://www.pubnub.com/docs/sdks/dart/api-reference/configuration" TargetMode="External"/><Relationship Id="rId49" Type="http://schemas.openxmlformats.org/officeDocument/2006/relationships/hyperlink" Target="https://www.bls.gov/ooh/computer-and-information-technology/web-developers.htm" TargetMode="Externa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yperlink" Target="https://chat.openai.com/" TargetMode="External"/><Relationship Id="rId44" Type="http://schemas.openxmlformats.org/officeDocument/2006/relationships/hyperlink" Target="https://www.bls.gov/ooh/computer-and-information-technology/web-developers.htm" TargetMode="External"/><Relationship Id="rId5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f899959-295d-4cef-ab5b-875d6fdf87ee" xsi:nil="true"/>
    <lcf76f155ced4ddcb4097134ff3c332f xmlns="ae4a521d-5610-4dac-86d2-81fa098c3894">
      <Terms xmlns="http://schemas.microsoft.com/office/infopath/2007/PartnerControls"/>
    </lcf76f155ced4ddcb4097134ff3c332f>
    <Status xmlns="ae4a521d-5610-4dac-86d2-81fa098c3894" xsi:nil="true"/>
    <StatusComplete xmlns="ae4a521d-5610-4dac-86d2-81fa098c3894">false</StatusComplet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267A6EAD524DC43B9291D3D6566F6B7" ma:contentTypeVersion="13" ma:contentTypeDescription="Create a new document." ma:contentTypeScope="" ma:versionID="1944b10561dc8ad8de3d6d5598f93dd0">
  <xsd:schema xmlns:xsd="http://www.w3.org/2001/XMLSchema" xmlns:xs="http://www.w3.org/2001/XMLSchema" xmlns:p="http://schemas.microsoft.com/office/2006/metadata/properties" xmlns:ns2="ae4a521d-5610-4dac-86d2-81fa098c3894" xmlns:ns3="8f899959-295d-4cef-ab5b-875d6fdf87ee" targetNamespace="http://schemas.microsoft.com/office/2006/metadata/properties" ma:root="true" ma:fieldsID="4302ca46a4b16b08a2b8cd7b73d8121d" ns2:_="" ns3:_="">
    <xsd:import namespace="ae4a521d-5610-4dac-86d2-81fa098c3894"/>
    <xsd:import namespace="8f899959-295d-4cef-ab5b-875d6fdf87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Status" minOccurs="0"/>
                <xsd:element ref="ns2:StatusComple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4a521d-5610-4dac-86d2-81fa098c3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7f89474-2304-4cd3-af91-d3643b93d72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Status" ma:index="19" nillable="true" ma:displayName="Status" ma:format="Dropdown" ma:internalName="Status">
      <xsd:simpleType>
        <xsd:restriction base="dms:Text">
          <xsd:maxLength value="255"/>
        </xsd:restriction>
      </xsd:simpleType>
    </xsd:element>
    <xsd:element name="StatusComplete" ma:index="20" nillable="true" ma:displayName="Status Complete" ma:default="0" ma:format="Dropdown" ma:internalName="StatusComplet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f899959-295d-4cef-ab5b-875d6fdf87e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dd87beb-65d4-4371-95ef-c7583f2cdd98}" ma:internalName="TaxCatchAll" ma:showField="CatchAllData" ma:web="8f899959-295d-4cef-ab5b-875d6fdf87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C22DC9-5498-4D9D-9EEB-4E14CC3DAFEA}">
  <ds:schemaRefs>
    <ds:schemaRef ds:uri="http://schemas.microsoft.com/office/2006/metadata/properties"/>
    <ds:schemaRef ds:uri="http://schemas.microsoft.com/office/infopath/2007/PartnerControls"/>
    <ds:schemaRef ds:uri="8f899959-295d-4cef-ab5b-875d6fdf87ee"/>
    <ds:schemaRef ds:uri="ae4a521d-5610-4dac-86d2-81fa098c3894"/>
  </ds:schemaRefs>
</ds:datastoreItem>
</file>

<file path=customXml/itemProps2.xml><?xml version="1.0" encoding="utf-8"?>
<ds:datastoreItem xmlns:ds="http://schemas.openxmlformats.org/officeDocument/2006/customXml" ds:itemID="{C4DE6D1C-1DC5-D14C-B631-DE1BD6C95836}">
  <ds:schemaRefs>
    <ds:schemaRef ds:uri="http://schemas.openxmlformats.org/officeDocument/2006/bibliography"/>
  </ds:schemaRefs>
</ds:datastoreItem>
</file>

<file path=customXml/itemProps3.xml><?xml version="1.0" encoding="utf-8"?>
<ds:datastoreItem xmlns:ds="http://schemas.openxmlformats.org/officeDocument/2006/customXml" ds:itemID="{8D96CFFC-46D5-4A08-8081-C05F8622E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4a521d-5610-4dac-86d2-81fa098c3894"/>
    <ds:schemaRef ds:uri="8f899959-295d-4cef-ab5b-875d6fdf87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3B445F-76E4-4EC1-84E1-102A79FBDC9A}">
  <ds:schemaRefs>
    <ds:schemaRef ds:uri="http://schemas.microsoft.com/sharepoint/v3/contenttype/forms"/>
  </ds:schemaRefs>
</ds:datastoreItem>
</file>

<file path=docMetadata/LabelInfo.xml><?xml version="1.0" encoding="utf-8"?>
<clbl:labelList xmlns:clbl="http://schemas.microsoft.com/office/2020/mipLabelMetadata">
  <clbl:label id="{d7a68d3a-81dd-434d-bc2b-786d33959b55}" enabled="0" method="" siteId="{d7a68d3a-81dd-434d-bc2b-786d33959b55}" removed="1"/>
</clbl:labelList>
</file>

<file path=docProps/app.xml><?xml version="1.0" encoding="utf-8"?>
<Properties xmlns="http://schemas.openxmlformats.org/officeDocument/2006/extended-properties" xmlns:vt="http://schemas.openxmlformats.org/officeDocument/2006/docPropsVTypes">
  <Template>Normal</Template>
  <TotalTime>45</TotalTime>
  <Pages>87</Pages>
  <Words>24080</Words>
  <Characters>137256</Characters>
  <Application>Microsoft Office Word</Application>
  <DocSecurity>0</DocSecurity>
  <Lines>1143</Lines>
  <Paragraphs>322</Paragraphs>
  <ScaleCrop>false</ScaleCrop>
  <Company/>
  <LinksUpToDate>false</LinksUpToDate>
  <CharactersWithSpaces>161014</CharactersWithSpaces>
  <SharedDoc>false</SharedDoc>
  <HLinks>
    <vt:vector size="1590" baseType="variant">
      <vt:variant>
        <vt:i4>7012464</vt:i4>
      </vt:variant>
      <vt:variant>
        <vt:i4>1470</vt:i4>
      </vt:variant>
      <vt:variant>
        <vt:i4>0</vt:i4>
      </vt:variant>
      <vt:variant>
        <vt:i4>5</vt:i4>
      </vt:variant>
      <vt:variant>
        <vt:lpwstr>https://developers.zoom.us/docs/integrations/oauth/</vt:lpwstr>
      </vt:variant>
      <vt:variant>
        <vt:lpwstr/>
      </vt:variant>
      <vt:variant>
        <vt:i4>7012464</vt:i4>
      </vt:variant>
      <vt:variant>
        <vt:i4>1467</vt:i4>
      </vt:variant>
      <vt:variant>
        <vt:i4>0</vt:i4>
      </vt:variant>
      <vt:variant>
        <vt:i4>5</vt:i4>
      </vt:variant>
      <vt:variant>
        <vt:lpwstr>https://developers.zoom.us/docs/integrations/oauth/</vt:lpwstr>
      </vt:variant>
      <vt:variant>
        <vt:lpwstr/>
      </vt:variant>
      <vt:variant>
        <vt:i4>6553642</vt:i4>
      </vt:variant>
      <vt:variant>
        <vt:i4>1464</vt:i4>
      </vt:variant>
      <vt:variant>
        <vt:i4>0</vt:i4>
      </vt:variant>
      <vt:variant>
        <vt:i4>5</vt:i4>
      </vt:variant>
      <vt:variant>
        <vt:lpwstr>https://www.bls.gov/ooh/computer-and-information-technology/web-developers.htm</vt:lpwstr>
      </vt:variant>
      <vt:variant>
        <vt:lpwstr/>
      </vt:variant>
      <vt:variant>
        <vt:i4>6553642</vt:i4>
      </vt:variant>
      <vt:variant>
        <vt:i4>1461</vt:i4>
      </vt:variant>
      <vt:variant>
        <vt:i4>0</vt:i4>
      </vt:variant>
      <vt:variant>
        <vt:i4>5</vt:i4>
      </vt:variant>
      <vt:variant>
        <vt:lpwstr>https://www.bls.gov/ooh/computer-and-information-technology/web-developers.htm</vt:lpwstr>
      </vt:variant>
      <vt:variant>
        <vt:lpwstr/>
      </vt:variant>
      <vt:variant>
        <vt:i4>6553642</vt:i4>
      </vt:variant>
      <vt:variant>
        <vt:i4>1458</vt:i4>
      </vt:variant>
      <vt:variant>
        <vt:i4>0</vt:i4>
      </vt:variant>
      <vt:variant>
        <vt:i4>5</vt:i4>
      </vt:variant>
      <vt:variant>
        <vt:lpwstr>https://www.bls.gov/ooh/computer-and-information-technology/web-developers.htm</vt:lpwstr>
      </vt:variant>
      <vt:variant>
        <vt:lpwstr/>
      </vt:variant>
      <vt:variant>
        <vt:i4>6553642</vt:i4>
      </vt:variant>
      <vt:variant>
        <vt:i4>1455</vt:i4>
      </vt:variant>
      <vt:variant>
        <vt:i4>0</vt:i4>
      </vt:variant>
      <vt:variant>
        <vt:i4>5</vt:i4>
      </vt:variant>
      <vt:variant>
        <vt:lpwstr>https://www.bls.gov/ooh/computer-and-information-technology/web-developers.htm</vt:lpwstr>
      </vt:variant>
      <vt:variant>
        <vt:lpwstr/>
      </vt:variant>
      <vt:variant>
        <vt:i4>6553642</vt:i4>
      </vt:variant>
      <vt:variant>
        <vt:i4>1452</vt:i4>
      </vt:variant>
      <vt:variant>
        <vt:i4>0</vt:i4>
      </vt:variant>
      <vt:variant>
        <vt:i4>5</vt:i4>
      </vt:variant>
      <vt:variant>
        <vt:lpwstr>https://www.bls.gov/ooh/computer-and-information-technology/web-developers.htm</vt:lpwstr>
      </vt:variant>
      <vt:variant>
        <vt:lpwstr/>
      </vt:variant>
      <vt:variant>
        <vt:i4>6553642</vt:i4>
      </vt:variant>
      <vt:variant>
        <vt:i4>1449</vt:i4>
      </vt:variant>
      <vt:variant>
        <vt:i4>0</vt:i4>
      </vt:variant>
      <vt:variant>
        <vt:i4>5</vt:i4>
      </vt:variant>
      <vt:variant>
        <vt:lpwstr>https://www.bls.gov/ooh/computer-and-information-technology/web-developers.htm</vt:lpwstr>
      </vt:variant>
      <vt:variant>
        <vt:lpwstr/>
      </vt:variant>
      <vt:variant>
        <vt:i4>6553642</vt:i4>
      </vt:variant>
      <vt:variant>
        <vt:i4>1446</vt:i4>
      </vt:variant>
      <vt:variant>
        <vt:i4>0</vt:i4>
      </vt:variant>
      <vt:variant>
        <vt:i4>5</vt:i4>
      </vt:variant>
      <vt:variant>
        <vt:lpwstr>https://www.bls.gov/ooh/computer-and-information-technology/web-developers.htm</vt:lpwstr>
      </vt:variant>
      <vt:variant>
        <vt:lpwstr/>
      </vt:variant>
      <vt:variant>
        <vt:i4>6553642</vt:i4>
      </vt:variant>
      <vt:variant>
        <vt:i4>1443</vt:i4>
      </vt:variant>
      <vt:variant>
        <vt:i4>0</vt:i4>
      </vt:variant>
      <vt:variant>
        <vt:i4>5</vt:i4>
      </vt:variant>
      <vt:variant>
        <vt:lpwstr>https://www.bls.gov/ooh/computer-and-information-technology/web-developers.htm</vt:lpwstr>
      </vt:variant>
      <vt:variant>
        <vt:lpwstr/>
      </vt:variant>
      <vt:variant>
        <vt:i4>6553642</vt:i4>
      </vt:variant>
      <vt:variant>
        <vt:i4>1440</vt:i4>
      </vt:variant>
      <vt:variant>
        <vt:i4>0</vt:i4>
      </vt:variant>
      <vt:variant>
        <vt:i4>5</vt:i4>
      </vt:variant>
      <vt:variant>
        <vt:lpwstr>https://www.bls.gov/ooh/computer-and-information-technology/web-developers.htm</vt:lpwstr>
      </vt:variant>
      <vt:variant>
        <vt:lpwstr/>
      </vt:variant>
      <vt:variant>
        <vt:i4>6553642</vt:i4>
      </vt:variant>
      <vt:variant>
        <vt:i4>1437</vt:i4>
      </vt:variant>
      <vt:variant>
        <vt:i4>0</vt:i4>
      </vt:variant>
      <vt:variant>
        <vt:i4>5</vt:i4>
      </vt:variant>
      <vt:variant>
        <vt:lpwstr>https://www.bls.gov/ooh/computer-and-information-technology/web-developers.htm</vt:lpwstr>
      </vt:variant>
      <vt:variant>
        <vt:lpwstr/>
      </vt:variant>
      <vt:variant>
        <vt:i4>6881333</vt:i4>
      </vt:variant>
      <vt:variant>
        <vt:i4>1434</vt:i4>
      </vt:variant>
      <vt:variant>
        <vt:i4>0</vt:i4>
      </vt:variant>
      <vt:variant>
        <vt:i4>5</vt:i4>
      </vt:variant>
      <vt:variant>
        <vt:lpwstr>https://www.bls.gov/ooh/computer-and-information-technology/software-developers.htm</vt:lpwstr>
      </vt:variant>
      <vt:variant>
        <vt:lpwstr/>
      </vt:variant>
      <vt:variant>
        <vt:i4>6881333</vt:i4>
      </vt:variant>
      <vt:variant>
        <vt:i4>1431</vt:i4>
      </vt:variant>
      <vt:variant>
        <vt:i4>0</vt:i4>
      </vt:variant>
      <vt:variant>
        <vt:i4>5</vt:i4>
      </vt:variant>
      <vt:variant>
        <vt:lpwstr>https://www.bls.gov/ooh/computer-and-information-technology/software-developers.htm</vt:lpwstr>
      </vt:variant>
      <vt:variant>
        <vt:lpwstr/>
      </vt:variant>
      <vt:variant>
        <vt:i4>6881333</vt:i4>
      </vt:variant>
      <vt:variant>
        <vt:i4>1428</vt:i4>
      </vt:variant>
      <vt:variant>
        <vt:i4>0</vt:i4>
      </vt:variant>
      <vt:variant>
        <vt:i4>5</vt:i4>
      </vt:variant>
      <vt:variant>
        <vt:lpwstr>https://www.bls.gov/ooh/computer-and-information-technology/software-developers.htm</vt:lpwstr>
      </vt:variant>
      <vt:variant>
        <vt:lpwstr/>
      </vt:variant>
      <vt:variant>
        <vt:i4>6881333</vt:i4>
      </vt:variant>
      <vt:variant>
        <vt:i4>1425</vt:i4>
      </vt:variant>
      <vt:variant>
        <vt:i4>0</vt:i4>
      </vt:variant>
      <vt:variant>
        <vt:i4>5</vt:i4>
      </vt:variant>
      <vt:variant>
        <vt:lpwstr>https://www.bls.gov/ooh/computer-and-information-technology/software-developers.htm</vt:lpwstr>
      </vt:variant>
      <vt:variant>
        <vt:lpwstr/>
      </vt:variant>
      <vt:variant>
        <vt:i4>6881333</vt:i4>
      </vt:variant>
      <vt:variant>
        <vt:i4>1422</vt:i4>
      </vt:variant>
      <vt:variant>
        <vt:i4>0</vt:i4>
      </vt:variant>
      <vt:variant>
        <vt:i4>5</vt:i4>
      </vt:variant>
      <vt:variant>
        <vt:lpwstr>https://www.bls.gov/ooh/computer-and-information-technology/software-developers.htm</vt:lpwstr>
      </vt:variant>
      <vt:variant>
        <vt:lpwstr/>
      </vt:variant>
      <vt:variant>
        <vt:i4>6881333</vt:i4>
      </vt:variant>
      <vt:variant>
        <vt:i4>1419</vt:i4>
      </vt:variant>
      <vt:variant>
        <vt:i4>0</vt:i4>
      </vt:variant>
      <vt:variant>
        <vt:i4>5</vt:i4>
      </vt:variant>
      <vt:variant>
        <vt:lpwstr>https://www.bls.gov/ooh/computer-and-information-technology/software-developers.htm</vt:lpwstr>
      </vt:variant>
      <vt:variant>
        <vt:lpwstr/>
      </vt:variant>
      <vt:variant>
        <vt:i4>6881333</vt:i4>
      </vt:variant>
      <vt:variant>
        <vt:i4>1416</vt:i4>
      </vt:variant>
      <vt:variant>
        <vt:i4>0</vt:i4>
      </vt:variant>
      <vt:variant>
        <vt:i4>5</vt:i4>
      </vt:variant>
      <vt:variant>
        <vt:lpwstr>https://www.bls.gov/ooh/computer-and-information-technology/software-developers.htm</vt:lpwstr>
      </vt:variant>
      <vt:variant>
        <vt:lpwstr/>
      </vt:variant>
      <vt:variant>
        <vt:i4>6881333</vt:i4>
      </vt:variant>
      <vt:variant>
        <vt:i4>1413</vt:i4>
      </vt:variant>
      <vt:variant>
        <vt:i4>0</vt:i4>
      </vt:variant>
      <vt:variant>
        <vt:i4>5</vt:i4>
      </vt:variant>
      <vt:variant>
        <vt:lpwstr>https://www.bls.gov/ooh/computer-and-information-technology/software-developers.htm</vt:lpwstr>
      </vt:variant>
      <vt:variant>
        <vt:lpwstr/>
      </vt:variant>
      <vt:variant>
        <vt:i4>6881333</vt:i4>
      </vt:variant>
      <vt:variant>
        <vt:i4>1410</vt:i4>
      </vt:variant>
      <vt:variant>
        <vt:i4>0</vt:i4>
      </vt:variant>
      <vt:variant>
        <vt:i4>5</vt:i4>
      </vt:variant>
      <vt:variant>
        <vt:lpwstr>https://www.bls.gov/ooh/computer-and-information-technology/software-developers.htm</vt:lpwstr>
      </vt:variant>
      <vt:variant>
        <vt:lpwstr/>
      </vt:variant>
      <vt:variant>
        <vt:i4>6881333</vt:i4>
      </vt:variant>
      <vt:variant>
        <vt:i4>1407</vt:i4>
      </vt:variant>
      <vt:variant>
        <vt:i4>0</vt:i4>
      </vt:variant>
      <vt:variant>
        <vt:i4>5</vt:i4>
      </vt:variant>
      <vt:variant>
        <vt:lpwstr>https://www.bls.gov/ooh/computer-and-information-technology/software-developers.htm</vt:lpwstr>
      </vt:variant>
      <vt:variant>
        <vt:lpwstr/>
      </vt:variant>
      <vt:variant>
        <vt:i4>1507417</vt:i4>
      </vt:variant>
      <vt:variant>
        <vt:i4>1404</vt:i4>
      </vt:variant>
      <vt:variant>
        <vt:i4>0</vt:i4>
      </vt:variant>
      <vt:variant>
        <vt:i4>5</vt:i4>
      </vt:variant>
      <vt:variant>
        <vt:lpwstr>https://www.bls.gov/ooh/business-and-financial/project-management-specialists.htm</vt:lpwstr>
      </vt:variant>
      <vt:variant>
        <vt:lpwstr/>
      </vt:variant>
      <vt:variant>
        <vt:i4>1507417</vt:i4>
      </vt:variant>
      <vt:variant>
        <vt:i4>1401</vt:i4>
      </vt:variant>
      <vt:variant>
        <vt:i4>0</vt:i4>
      </vt:variant>
      <vt:variant>
        <vt:i4>5</vt:i4>
      </vt:variant>
      <vt:variant>
        <vt:lpwstr>https://www.bls.gov/ooh/business-and-financial/project-management-specialists.htm</vt:lpwstr>
      </vt:variant>
      <vt:variant>
        <vt:lpwstr/>
      </vt:variant>
      <vt:variant>
        <vt:i4>1507417</vt:i4>
      </vt:variant>
      <vt:variant>
        <vt:i4>1398</vt:i4>
      </vt:variant>
      <vt:variant>
        <vt:i4>0</vt:i4>
      </vt:variant>
      <vt:variant>
        <vt:i4>5</vt:i4>
      </vt:variant>
      <vt:variant>
        <vt:lpwstr>https://www.bls.gov/ooh/business-and-financial/project-management-specialists.htm</vt:lpwstr>
      </vt:variant>
      <vt:variant>
        <vt:lpwstr/>
      </vt:variant>
      <vt:variant>
        <vt:i4>1507417</vt:i4>
      </vt:variant>
      <vt:variant>
        <vt:i4>1395</vt:i4>
      </vt:variant>
      <vt:variant>
        <vt:i4>0</vt:i4>
      </vt:variant>
      <vt:variant>
        <vt:i4>5</vt:i4>
      </vt:variant>
      <vt:variant>
        <vt:lpwstr>https://www.bls.gov/ooh/business-and-financial/project-management-specialists.htm</vt:lpwstr>
      </vt:variant>
      <vt:variant>
        <vt:lpwstr/>
      </vt:variant>
      <vt:variant>
        <vt:i4>1507417</vt:i4>
      </vt:variant>
      <vt:variant>
        <vt:i4>1392</vt:i4>
      </vt:variant>
      <vt:variant>
        <vt:i4>0</vt:i4>
      </vt:variant>
      <vt:variant>
        <vt:i4>5</vt:i4>
      </vt:variant>
      <vt:variant>
        <vt:lpwstr>https://www.bls.gov/ooh/business-and-financial/project-management-specialists.htm</vt:lpwstr>
      </vt:variant>
      <vt:variant>
        <vt:lpwstr/>
      </vt:variant>
      <vt:variant>
        <vt:i4>1507417</vt:i4>
      </vt:variant>
      <vt:variant>
        <vt:i4>1389</vt:i4>
      </vt:variant>
      <vt:variant>
        <vt:i4>0</vt:i4>
      </vt:variant>
      <vt:variant>
        <vt:i4>5</vt:i4>
      </vt:variant>
      <vt:variant>
        <vt:lpwstr>https://www.bls.gov/ooh/business-and-financial/project-management-specialists.htm</vt:lpwstr>
      </vt:variant>
      <vt:variant>
        <vt:lpwstr/>
      </vt:variant>
      <vt:variant>
        <vt:i4>1507417</vt:i4>
      </vt:variant>
      <vt:variant>
        <vt:i4>1386</vt:i4>
      </vt:variant>
      <vt:variant>
        <vt:i4>0</vt:i4>
      </vt:variant>
      <vt:variant>
        <vt:i4>5</vt:i4>
      </vt:variant>
      <vt:variant>
        <vt:lpwstr>https://www.bls.gov/ooh/business-and-financial/project-management-specialists.htm</vt:lpwstr>
      </vt:variant>
      <vt:variant>
        <vt:lpwstr/>
      </vt:variant>
      <vt:variant>
        <vt:i4>1507417</vt:i4>
      </vt:variant>
      <vt:variant>
        <vt:i4>1383</vt:i4>
      </vt:variant>
      <vt:variant>
        <vt:i4>0</vt:i4>
      </vt:variant>
      <vt:variant>
        <vt:i4>5</vt:i4>
      </vt:variant>
      <vt:variant>
        <vt:lpwstr>https://www.bls.gov/ooh/business-and-financial/project-management-specialists.htm</vt:lpwstr>
      </vt:variant>
      <vt:variant>
        <vt:lpwstr/>
      </vt:variant>
      <vt:variant>
        <vt:i4>1507417</vt:i4>
      </vt:variant>
      <vt:variant>
        <vt:i4>1380</vt:i4>
      </vt:variant>
      <vt:variant>
        <vt:i4>0</vt:i4>
      </vt:variant>
      <vt:variant>
        <vt:i4>5</vt:i4>
      </vt:variant>
      <vt:variant>
        <vt:lpwstr>https://www.bls.gov/ooh/business-and-financial/project-management-specialists.htm</vt:lpwstr>
      </vt:variant>
      <vt:variant>
        <vt:lpwstr/>
      </vt:variant>
      <vt:variant>
        <vt:i4>1507417</vt:i4>
      </vt:variant>
      <vt:variant>
        <vt:i4>1377</vt:i4>
      </vt:variant>
      <vt:variant>
        <vt:i4>0</vt:i4>
      </vt:variant>
      <vt:variant>
        <vt:i4>5</vt:i4>
      </vt:variant>
      <vt:variant>
        <vt:lpwstr>https://www.bls.gov/ooh/business-and-financial/project-management-specialists.htm</vt:lpwstr>
      </vt:variant>
      <vt:variant>
        <vt:lpwstr/>
      </vt:variant>
      <vt:variant>
        <vt:i4>5898267</vt:i4>
      </vt:variant>
      <vt:variant>
        <vt:i4>1374</vt:i4>
      </vt:variant>
      <vt:variant>
        <vt:i4>0</vt:i4>
      </vt:variant>
      <vt:variant>
        <vt:i4>5</vt:i4>
      </vt:variant>
      <vt:variant>
        <vt:lpwstr>https://www.bls.gov/ooh/computer-and-information-technology/computer-programmers.htm</vt:lpwstr>
      </vt:variant>
      <vt:variant>
        <vt:lpwstr/>
      </vt:variant>
      <vt:variant>
        <vt:i4>5898267</vt:i4>
      </vt:variant>
      <vt:variant>
        <vt:i4>1371</vt:i4>
      </vt:variant>
      <vt:variant>
        <vt:i4>0</vt:i4>
      </vt:variant>
      <vt:variant>
        <vt:i4>5</vt:i4>
      </vt:variant>
      <vt:variant>
        <vt:lpwstr>https://www.bls.gov/ooh/computer-and-information-technology/computer-programmers.htm</vt:lpwstr>
      </vt:variant>
      <vt:variant>
        <vt:lpwstr/>
      </vt:variant>
      <vt:variant>
        <vt:i4>5898267</vt:i4>
      </vt:variant>
      <vt:variant>
        <vt:i4>1368</vt:i4>
      </vt:variant>
      <vt:variant>
        <vt:i4>0</vt:i4>
      </vt:variant>
      <vt:variant>
        <vt:i4>5</vt:i4>
      </vt:variant>
      <vt:variant>
        <vt:lpwstr>https://www.bls.gov/ooh/computer-and-information-technology/computer-programmers.htm</vt:lpwstr>
      </vt:variant>
      <vt:variant>
        <vt:lpwstr/>
      </vt:variant>
      <vt:variant>
        <vt:i4>5898267</vt:i4>
      </vt:variant>
      <vt:variant>
        <vt:i4>1365</vt:i4>
      </vt:variant>
      <vt:variant>
        <vt:i4>0</vt:i4>
      </vt:variant>
      <vt:variant>
        <vt:i4>5</vt:i4>
      </vt:variant>
      <vt:variant>
        <vt:lpwstr>https://www.bls.gov/ooh/computer-and-information-technology/computer-programmers.htm</vt:lpwstr>
      </vt:variant>
      <vt:variant>
        <vt:lpwstr/>
      </vt:variant>
      <vt:variant>
        <vt:i4>5898267</vt:i4>
      </vt:variant>
      <vt:variant>
        <vt:i4>1362</vt:i4>
      </vt:variant>
      <vt:variant>
        <vt:i4>0</vt:i4>
      </vt:variant>
      <vt:variant>
        <vt:i4>5</vt:i4>
      </vt:variant>
      <vt:variant>
        <vt:lpwstr>https://www.bls.gov/ooh/computer-and-information-technology/computer-programmers.htm</vt:lpwstr>
      </vt:variant>
      <vt:variant>
        <vt:lpwstr/>
      </vt:variant>
      <vt:variant>
        <vt:i4>5898267</vt:i4>
      </vt:variant>
      <vt:variant>
        <vt:i4>1359</vt:i4>
      </vt:variant>
      <vt:variant>
        <vt:i4>0</vt:i4>
      </vt:variant>
      <vt:variant>
        <vt:i4>5</vt:i4>
      </vt:variant>
      <vt:variant>
        <vt:lpwstr>https://www.bls.gov/ooh/computer-and-information-technology/computer-programmers.htm</vt:lpwstr>
      </vt:variant>
      <vt:variant>
        <vt:lpwstr/>
      </vt:variant>
      <vt:variant>
        <vt:i4>5898267</vt:i4>
      </vt:variant>
      <vt:variant>
        <vt:i4>1356</vt:i4>
      </vt:variant>
      <vt:variant>
        <vt:i4>0</vt:i4>
      </vt:variant>
      <vt:variant>
        <vt:i4>5</vt:i4>
      </vt:variant>
      <vt:variant>
        <vt:lpwstr>https://www.bls.gov/ooh/computer-and-information-technology/computer-programmers.htm</vt:lpwstr>
      </vt:variant>
      <vt:variant>
        <vt:lpwstr/>
      </vt:variant>
      <vt:variant>
        <vt:i4>5898267</vt:i4>
      </vt:variant>
      <vt:variant>
        <vt:i4>1353</vt:i4>
      </vt:variant>
      <vt:variant>
        <vt:i4>0</vt:i4>
      </vt:variant>
      <vt:variant>
        <vt:i4>5</vt:i4>
      </vt:variant>
      <vt:variant>
        <vt:lpwstr>https://www.bls.gov/ooh/computer-and-information-technology/computer-programmers.htm</vt:lpwstr>
      </vt:variant>
      <vt:variant>
        <vt:lpwstr/>
      </vt:variant>
      <vt:variant>
        <vt:i4>5898267</vt:i4>
      </vt:variant>
      <vt:variant>
        <vt:i4>1350</vt:i4>
      </vt:variant>
      <vt:variant>
        <vt:i4>0</vt:i4>
      </vt:variant>
      <vt:variant>
        <vt:i4>5</vt:i4>
      </vt:variant>
      <vt:variant>
        <vt:lpwstr>https://www.bls.gov/ooh/computer-and-information-technology/computer-programmers.htm</vt:lpwstr>
      </vt:variant>
      <vt:variant>
        <vt:lpwstr/>
      </vt:variant>
      <vt:variant>
        <vt:i4>5898267</vt:i4>
      </vt:variant>
      <vt:variant>
        <vt:i4>1347</vt:i4>
      </vt:variant>
      <vt:variant>
        <vt:i4>0</vt:i4>
      </vt:variant>
      <vt:variant>
        <vt:i4>5</vt:i4>
      </vt:variant>
      <vt:variant>
        <vt:lpwstr>https://www.bls.gov/ooh/computer-and-information-technology/computer-programmers.htm</vt:lpwstr>
      </vt:variant>
      <vt:variant>
        <vt:lpwstr/>
      </vt:variant>
      <vt:variant>
        <vt:i4>655442</vt:i4>
      </vt:variant>
      <vt:variant>
        <vt:i4>1344</vt:i4>
      </vt:variant>
      <vt:variant>
        <vt:i4>0</vt:i4>
      </vt:variant>
      <vt:variant>
        <vt:i4>5</vt:i4>
      </vt:variant>
      <vt:variant>
        <vt:lpwstr>https://www.bls.gov/ooh/management/computer-and-information-systems-managers.htm</vt:lpwstr>
      </vt:variant>
      <vt:variant>
        <vt:lpwstr/>
      </vt:variant>
      <vt:variant>
        <vt:i4>655442</vt:i4>
      </vt:variant>
      <vt:variant>
        <vt:i4>1341</vt:i4>
      </vt:variant>
      <vt:variant>
        <vt:i4>0</vt:i4>
      </vt:variant>
      <vt:variant>
        <vt:i4>5</vt:i4>
      </vt:variant>
      <vt:variant>
        <vt:lpwstr>https://www.bls.gov/ooh/management/computer-and-information-systems-managers.htm</vt:lpwstr>
      </vt:variant>
      <vt:variant>
        <vt:lpwstr/>
      </vt:variant>
      <vt:variant>
        <vt:i4>655442</vt:i4>
      </vt:variant>
      <vt:variant>
        <vt:i4>1338</vt:i4>
      </vt:variant>
      <vt:variant>
        <vt:i4>0</vt:i4>
      </vt:variant>
      <vt:variant>
        <vt:i4>5</vt:i4>
      </vt:variant>
      <vt:variant>
        <vt:lpwstr>https://www.bls.gov/ooh/management/computer-and-information-systems-managers.htm</vt:lpwstr>
      </vt:variant>
      <vt:variant>
        <vt:lpwstr/>
      </vt:variant>
      <vt:variant>
        <vt:i4>655442</vt:i4>
      </vt:variant>
      <vt:variant>
        <vt:i4>1335</vt:i4>
      </vt:variant>
      <vt:variant>
        <vt:i4>0</vt:i4>
      </vt:variant>
      <vt:variant>
        <vt:i4>5</vt:i4>
      </vt:variant>
      <vt:variant>
        <vt:lpwstr>https://www.bls.gov/ooh/management/computer-and-information-systems-managers.htm</vt:lpwstr>
      </vt:variant>
      <vt:variant>
        <vt:lpwstr/>
      </vt:variant>
      <vt:variant>
        <vt:i4>655442</vt:i4>
      </vt:variant>
      <vt:variant>
        <vt:i4>1332</vt:i4>
      </vt:variant>
      <vt:variant>
        <vt:i4>0</vt:i4>
      </vt:variant>
      <vt:variant>
        <vt:i4>5</vt:i4>
      </vt:variant>
      <vt:variant>
        <vt:lpwstr>https://www.bls.gov/ooh/management/computer-and-information-systems-managers.htm</vt:lpwstr>
      </vt:variant>
      <vt:variant>
        <vt:lpwstr/>
      </vt:variant>
      <vt:variant>
        <vt:i4>655442</vt:i4>
      </vt:variant>
      <vt:variant>
        <vt:i4>1329</vt:i4>
      </vt:variant>
      <vt:variant>
        <vt:i4>0</vt:i4>
      </vt:variant>
      <vt:variant>
        <vt:i4>5</vt:i4>
      </vt:variant>
      <vt:variant>
        <vt:lpwstr>https://www.bls.gov/ooh/management/computer-and-information-systems-managers.htm</vt:lpwstr>
      </vt:variant>
      <vt:variant>
        <vt:lpwstr/>
      </vt:variant>
      <vt:variant>
        <vt:i4>655442</vt:i4>
      </vt:variant>
      <vt:variant>
        <vt:i4>1326</vt:i4>
      </vt:variant>
      <vt:variant>
        <vt:i4>0</vt:i4>
      </vt:variant>
      <vt:variant>
        <vt:i4>5</vt:i4>
      </vt:variant>
      <vt:variant>
        <vt:lpwstr>https://www.bls.gov/ooh/management/computer-and-information-systems-managers.htm</vt:lpwstr>
      </vt:variant>
      <vt:variant>
        <vt:lpwstr/>
      </vt:variant>
      <vt:variant>
        <vt:i4>655442</vt:i4>
      </vt:variant>
      <vt:variant>
        <vt:i4>1323</vt:i4>
      </vt:variant>
      <vt:variant>
        <vt:i4>0</vt:i4>
      </vt:variant>
      <vt:variant>
        <vt:i4>5</vt:i4>
      </vt:variant>
      <vt:variant>
        <vt:lpwstr>https://www.bls.gov/ooh/management/computer-and-information-systems-managers.htm</vt:lpwstr>
      </vt:variant>
      <vt:variant>
        <vt:lpwstr/>
      </vt:variant>
      <vt:variant>
        <vt:i4>655442</vt:i4>
      </vt:variant>
      <vt:variant>
        <vt:i4>1320</vt:i4>
      </vt:variant>
      <vt:variant>
        <vt:i4>0</vt:i4>
      </vt:variant>
      <vt:variant>
        <vt:i4>5</vt:i4>
      </vt:variant>
      <vt:variant>
        <vt:lpwstr>https://www.bls.gov/ooh/management/computer-and-information-systems-managers.htm</vt:lpwstr>
      </vt:variant>
      <vt:variant>
        <vt:lpwstr/>
      </vt:variant>
      <vt:variant>
        <vt:i4>655442</vt:i4>
      </vt:variant>
      <vt:variant>
        <vt:i4>1317</vt:i4>
      </vt:variant>
      <vt:variant>
        <vt:i4>0</vt:i4>
      </vt:variant>
      <vt:variant>
        <vt:i4>5</vt:i4>
      </vt:variant>
      <vt:variant>
        <vt:lpwstr>https://www.bls.gov/ooh/management/computer-and-information-systems-managers.htm</vt:lpwstr>
      </vt:variant>
      <vt:variant>
        <vt:lpwstr/>
      </vt:variant>
      <vt:variant>
        <vt:i4>7340064</vt:i4>
      </vt:variant>
      <vt:variant>
        <vt:i4>1314</vt:i4>
      </vt:variant>
      <vt:variant>
        <vt:i4>0</vt:i4>
      </vt:variant>
      <vt:variant>
        <vt:i4>5</vt:i4>
      </vt:variant>
      <vt:variant>
        <vt:lpwstr>https://stripe.com/pricing</vt:lpwstr>
      </vt:variant>
      <vt:variant>
        <vt:lpwstr/>
      </vt:variant>
      <vt:variant>
        <vt:i4>7340064</vt:i4>
      </vt:variant>
      <vt:variant>
        <vt:i4>1311</vt:i4>
      </vt:variant>
      <vt:variant>
        <vt:i4>0</vt:i4>
      </vt:variant>
      <vt:variant>
        <vt:i4>5</vt:i4>
      </vt:variant>
      <vt:variant>
        <vt:lpwstr>https://stripe.com/pricing</vt:lpwstr>
      </vt:variant>
      <vt:variant>
        <vt:lpwstr/>
      </vt:variant>
      <vt:variant>
        <vt:i4>2359359</vt:i4>
      </vt:variant>
      <vt:variant>
        <vt:i4>1308</vt:i4>
      </vt:variant>
      <vt:variant>
        <vt:i4>0</vt:i4>
      </vt:variant>
      <vt:variant>
        <vt:i4>5</vt:i4>
      </vt:variant>
      <vt:variant>
        <vt:lpwstr>https://www.pubnub.com/docs/sdks/dart/api-reference/configuration</vt:lpwstr>
      </vt:variant>
      <vt:variant>
        <vt:lpwstr>authentication-key</vt:lpwstr>
      </vt:variant>
      <vt:variant>
        <vt:i4>2359359</vt:i4>
      </vt:variant>
      <vt:variant>
        <vt:i4>1305</vt:i4>
      </vt:variant>
      <vt:variant>
        <vt:i4>0</vt:i4>
      </vt:variant>
      <vt:variant>
        <vt:i4>5</vt:i4>
      </vt:variant>
      <vt:variant>
        <vt:lpwstr>https://www.pubnub.com/docs/sdks/dart/api-reference/configuration</vt:lpwstr>
      </vt:variant>
      <vt:variant>
        <vt:lpwstr>authentication-key</vt:lpwstr>
      </vt:variant>
      <vt:variant>
        <vt:i4>2359359</vt:i4>
      </vt:variant>
      <vt:variant>
        <vt:i4>1302</vt:i4>
      </vt:variant>
      <vt:variant>
        <vt:i4>0</vt:i4>
      </vt:variant>
      <vt:variant>
        <vt:i4>5</vt:i4>
      </vt:variant>
      <vt:variant>
        <vt:lpwstr>https://www.pubnub.com/docs/sdks/dart/api-reference/configuration</vt:lpwstr>
      </vt:variant>
      <vt:variant>
        <vt:lpwstr>authentication-key</vt:lpwstr>
      </vt:variant>
      <vt:variant>
        <vt:i4>2359359</vt:i4>
      </vt:variant>
      <vt:variant>
        <vt:i4>1299</vt:i4>
      </vt:variant>
      <vt:variant>
        <vt:i4>0</vt:i4>
      </vt:variant>
      <vt:variant>
        <vt:i4>5</vt:i4>
      </vt:variant>
      <vt:variant>
        <vt:lpwstr>https://www.pubnub.com/docs/sdks/dart/api-reference/configuration</vt:lpwstr>
      </vt:variant>
      <vt:variant>
        <vt:lpwstr>authentication-key</vt:lpwstr>
      </vt:variant>
      <vt:variant>
        <vt:i4>2359359</vt:i4>
      </vt:variant>
      <vt:variant>
        <vt:i4>1296</vt:i4>
      </vt:variant>
      <vt:variant>
        <vt:i4>0</vt:i4>
      </vt:variant>
      <vt:variant>
        <vt:i4>5</vt:i4>
      </vt:variant>
      <vt:variant>
        <vt:lpwstr>https://www.pubnub.com/docs/sdks/dart/api-reference/configuration</vt:lpwstr>
      </vt:variant>
      <vt:variant>
        <vt:lpwstr>authentication-key</vt:lpwstr>
      </vt:variant>
      <vt:variant>
        <vt:i4>2359359</vt:i4>
      </vt:variant>
      <vt:variant>
        <vt:i4>1293</vt:i4>
      </vt:variant>
      <vt:variant>
        <vt:i4>0</vt:i4>
      </vt:variant>
      <vt:variant>
        <vt:i4>5</vt:i4>
      </vt:variant>
      <vt:variant>
        <vt:lpwstr>https://www.pubnub.com/docs/sdks/dart/api-reference/configuration</vt:lpwstr>
      </vt:variant>
      <vt:variant>
        <vt:lpwstr>authentication-key</vt:lpwstr>
      </vt:variant>
      <vt:variant>
        <vt:i4>524309</vt:i4>
      </vt:variant>
      <vt:variant>
        <vt:i4>1290</vt:i4>
      </vt:variant>
      <vt:variant>
        <vt:i4>0</vt:i4>
      </vt:variant>
      <vt:variant>
        <vt:i4>5</vt:i4>
      </vt:variant>
      <vt:variant>
        <vt:lpwstr>https://chat.openai.com/</vt:lpwstr>
      </vt:variant>
      <vt:variant>
        <vt:lpwstr/>
      </vt:variant>
      <vt:variant>
        <vt:i4>524309</vt:i4>
      </vt:variant>
      <vt:variant>
        <vt:i4>1287</vt:i4>
      </vt:variant>
      <vt:variant>
        <vt:i4>0</vt:i4>
      </vt:variant>
      <vt:variant>
        <vt:i4>5</vt:i4>
      </vt:variant>
      <vt:variant>
        <vt:lpwstr>https://chat.openai.com/</vt:lpwstr>
      </vt:variant>
      <vt:variant>
        <vt:lpwstr/>
      </vt:variant>
      <vt:variant>
        <vt:i4>7995444</vt:i4>
      </vt:variant>
      <vt:variant>
        <vt:i4>1284</vt:i4>
      </vt:variant>
      <vt:variant>
        <vt:i4>0</vt:i4>
      </vt:variant>
      <vt:variant>
        <vt:i4>5</vt:i4>
      </vt:variant>
      <vt:variant>
        <vt:lpwstr>https://umgcdev361.sharepoint.com/:w:/r/sites/SWEN670Summer2025/Shared Documents/Joint Collab (Care Connect)/Care Connect High Level Requirements.docx?d=w8c0ab524c4fe42eb9ac877d4962b641d&amp;csf=1&amp;web=1&amp;e=YRy6gv</vt:lpwstr>
      </vt:variant>
      <vt:variant>
        <vt:lpwstr/>
      </vt:variant>
      <vt:variant>
        <vt:i4>7995444</vt:i4>
      </vt:variant>
      <vt:variant>
        <vt:i4>1281</vt:i4>
      </vt:variant>
      <vt:variant>
        <vt:i4>0</vt:i4>
      </vt:variant>
      <vt:variant>
        <vt:i4>5</vt:i4>
      </vt:variant>
      <vt:variant>
        <vt:lpwstr>https://umgcdev361.sharepoint.com/:w:/r/sites/SWEN670Summer2025/Shared Documents/Joint Collab (Care Connect)/Care Connect High Level Requirements.docx?d=w8c0ab524c4fe42eb9ac877d4962b641d&amp;csf=1&amp;web=1&amp;e=YRy6gv</vt:lpwstr>
      </vt:variant>
      <vt:variant>
        <vt:lpwstr/>
      </vt:variant>
      <vt:variant>
        <vt:i4>7995444</vt:i4>
      </vt:variant>
      <vt:variant>
        <vt:i4>1278</vt:i4>
      </vt:variant>
      <vt:variant>
        <vt:i4>0</vt:i4>
      </vt:variant>
      <vt:variant>
        <vt:i4>5</vt:i4>
      </vt:variant>
      <vt:variant>
        <vt:lpwstr>https://umgcdev361.sharepoint.com/:w:/r/sites/SWEN670Summer2025/Shared Documents/Joint Collab (Care Connect)/Care Connect High Level Requirements.docx?d=w8c0ab524c4fe42eb9ac877d4962b641d&amp;csf=1&amp;web=1&amp;e=YRy6gv</vt:lpwstr>
      </vt:variant>
      <vt:variant>
        <vt:lpwstr/>
      </vt:variant>
      <vt:variant>
        <vt:i4>7995444</vt:i4>
      </vt:variant>
      <vt:variant>
        <vt:i4>1275</vt:i4>
      </vt:variant>
      <vt:variant>
        <vt:i4>0</vt:i4>
      </vt:variant>
      <vt:variant>
        <vt:i4>5</vt:i4>
      </vt:variant>
      <vt:variant>
        <vt:lpwstr>https://umgcdev361.sharepoint.com/:w:/r/sites/SWEN670Summer2025/Shared Documents/Joint Collab (Care Connect)/Care Connect High Level Requirements.docx?d=w8c0ab524c4fe42eb9ac877d4962b641d&amp;csf=1&amp;web=1&amp;e=YRy6gv</vt:lpwstr>
      </vt:variant>
      <vt:variant>
        <vt:lpwstr/>
      </vt:variant>
      <vt:variant>
        <vt:i4>1572958</vt:i4>
      </vt:variant>
      <vt:variant>
        <vt:i4>1272</vt:i4>
      </vt:variant>
      <vt:variant>
        <vt:i4>0</vt:i4>
      </vt:variant>
      <vt:variant>
        <vt:i4>5</vt:i4>
      </vt:variant>
      <vt:variant>
        <vt:lpwstr>https://developer.apple.com/support/programs/</vt:lpwstr>
      </vt:variant>
      <vt:variant>
        <vt:lpwstr/>
      </vt:variant>
      <vt:variant>
        <vt:i4>1572958</vt:i4>
      </vt:variant>
      <vt:variant>
        <vt:i4>1269</vt:i4>
      </vt:variant>
      <vt:variant>
        <vt:i4>0</vt:i4>
      </vt:variant>
      <vt:variant>
        <vt:i4>5</vt:i4>
      </vt:variant>
      <vt:variant>
        <vt:lpwstr>https://developer.apple.com/support/programs/</vt:lpwstr>
      </vt:variant>
      <vt:variant>
        <vt:lpwstr/>
      </vt:variant>
      <vt:variant>
        <vt:i4>2621484</vt:i4>
      </vt:variant>
      <vt:variant>
        <vt:i4>1266</vt:i4>
      </vt:variant>
      <vt:variant>
        <vt:i4>0</vt:i4>
      </vt:variant>
      <vt:variant>
        <vt:i4>5</vt:i4>
      </vt:variant>
      <vt:variant>
        <vt:lpwstr>https://aws.amazon.com/pricing/</vt:lpwstr>
      </vt:variant>
      <vt:variant>
        <vt:lpwstr/>
      </vt:variant>
      <vt:variant>
        <vt:i4>2621484</vt:i4>
      </vt:variant>
      <vt:variant>
        <vt:i4>1263</vt:i4>
      </vt:variant>
      <vt:variant>
        <vt:i4>0</vt:i4>
      </vt:variant>
      <vt:variant>
        <vt:i4>5</vt:i4>
      </vt:variant>
      <vt:variant>
        <vt:lpwstr>https://aws.amazon.com/pricing/</vt:lpwstr>
      </vt:variant>
      <vt:variant>
        <vt:lpwstr/>
      </vt:variant>
      <vt:variant>
        <vt:i4>6619147</vt:i4>
      </vt:variant>
      <vt:variant>
        <vt:i4>1260</vt:i4>
      </vt:variant>
      <vt:variant>
        <vt:i4>0</vt:i4>
      </vt:variant>
      <vt:variant>
        <vt:i4>5</vt:i4>
      </vt:variant>
      <vt:variant>
        <vt:lpwstr>https://umgcdev361.sharepoint.com/:w:/r/sites/SWEN670Fall2025/Shared Documents/Team D (Care Connect)/Milestone 1/PMP/CareConnect_Change_Review_and_Approval_Form.docx?d=w44328391b9d147149054cc935de1b3b6&amp;csf=1&amp;web=1&amp;e=h6DsN0</vt:lpwstr>
      </vt:variant>
      <vt:variant>
        <vt:lpwstr/>
      </vt:variant>
      <vt:variant>
        <vt:i4>2687028</vt:i4>
      </vt:variant>
      <vt:variant>
        <vt:i4>1257</vt:i4>
      </vt:variant>
      <vt:variant>
        <vt:i4>0</vt:i4>
      </vt:variant>
      <vt:variant>
        <vt:i4>5</vt:i4>
      </vt:variant>
      <vt:variant>
        <vt:lpwstr>https://forms.gle/y9ufPB2K5SsMJYSF8</vt:lpwstr>
      </vt:variant>
      <vt:variant>
        <vt:lpwstr/>
      </vt:variant>
      <vt:variant>
        <vt:i4>1900594</vt:i4>
      </vt:variant>
      <vt:variant>
        <vt:i4>1154</vt:i4>
      </vt:variant>
      <vt:variant>
        <vt:i4>0</vt:i4>
      </vt:variant>
      <vt:variant>
        <vt:i4>5</vt:i4>
      </vt:variant>
      <vt:variant>
        <vt:lpwstr/>
      </vt:variant>
      <vt:variant>
        <vt:lpwstr>_Toc208597183</vt:lpwstr>
      </vt:variant>
      <vt:variant>
        <vt:i4>1900594</vt:i4>
      </vt:variant>
      <vt:variant>
        <vt:i4>1148</vt:i4>
      </vt:variant>
      <vt:variant>
        <vt:i4>0</vt:i4>
      </vt:variant>
      <vt:variant>
        <vt:i4>5</vt:i4>
      </vt:variant>
      <vt:variant>
        <vt:lpwstr/>
      </vt:variant>
      <vt:variant>
        <vt:lpwstr>_Toc208597182</vt:lpwstr>
      </vt:variant>
      <vt:variant>
        <vt:i4>1900594</vt:i4>
      </vt:variant>
      <vt:variant>
        <vt:i4>1142</vt:i4>
      </vt:variant>
      <vt:variant>
        <vt:i4>0</vt:i4>
      </vt:variant>
      <vt:variant>
        <vt:i4>5</vt:i4>
      </vt:variant>
      <vt:variant>
        <vt:lpwstr/>
      </vt:variant>
      <vt:variant>
        <vt:lpwstr>_Toc208597181</vt:lpwstr>
      </vt:variant>
      <vt:variant>
        <vt:i4>1900594</vt:i4>
      </vt:variant>
      <vt:variant>
        <vt:i4>1136</vt:i4>
      </vt:variant>
      <vt:variant>
        <vt:i4>0</vt:i4>
      </vt:variant>
      <vt:variant>
        <vt:i4>5</vt:i4>
      </vt:variant>
      <vt:variant>
        <vt:lpwstr/>
      </vt:variant>
      <vt:variant>
        <vt:lpwstr>_Toc208597180</vt:lpwstr>
      </vt:variant>
      <vt:variant>
        <vt:i4>1048633</vt:i4>
      </vt:variant>
      <vt:variant>
        <vt:i4>1127</vt:i4>
      </vt:variant>
      <vt:variant>
        <vt:i4>0</vt:i4>
      </vt:variant>
      <vt:variant>
        <vt:i4>5</vt:i4>
      </vt:variant>
      <vt:variant>
        <vt:lpwstr/>
      </vt:variant>
      <vt:variant>
        <vt:lpwstr>_Toc208136004</vt:lpwstr>
      </vt:variant>
      <vt:variant>
        <vt:i4>1048633</vt:i4>
      </vt:variant>
      <vt:variant>
        <vt:i4>1121</vt:i4>
      </vt:variant>
      <vt:variant>
        <vt:i4>0</vt:i4>
      </vt:variant>
      <vt:variant>
        <vt:i4>5</vt:i4>
      </vt:variant>
      <vt:variant>
        <vt:lpwstr/>
      </vt:variant>
      <vt:variant>
        <vt:lpwstr>_Toc208136003</vt:lpwstr>
      </vt:variant>
      <vt:variant>
        <vt:i4>1048633</vt:i4>
      </vt:variant>
      <vt:variant>
        <vt:i4>1115</vt:i4>
      </vt:variant>
      <vt:variant>
        <vt:i4>0</vt:i4>
      </vt:variant>
      <vt:variant>
        <vt:i4>5</vt:i4>
      </vt:variant>
      <vt:variant>
        <vt:lpwstr/>
      </vt:variant>
      <vt:variant>
        <vt:lpwstr>_Toc208136002</vt:lpwstr>
      </vt:variant>
      <vt:variant>
        <vt:i4>1048633</vt:i4>
      </vt:variant>
      <vt:variant>
        <vt:i4>1109</vt:i4>
      </vt:variant>
      <vt:variant>
        <vt:i4>0</vt:i4>
      </vt:variant>
      <vt:variant>
        <vt:i4>5</vt:i4>
      </vt:variant>
      <vt:variant>
        <vt:lpwstr/>
      </vt:variant>
      <vt:variant>
        <vt:lpwstr>_Toc208136001</vt:lpwstr>
      </vt:variant>
      <vt:variant>
        <vt:i4>1048633</vt:i4>
      </vt:variant>
      <vt:variant>
        <vt:i4>1103</vt:i4>
      </vt:variant>
      <vt:variant>
        <vt:i4>0</vt:i4>
      </vt:variant>
      <vt:variant>
        <vt:i4>5</vt:i4>
      </vt:variant>
      <vt:variant>
        <vt:lpwstr/>
      </vt:variant>
      <vt:variant>
        <vt:lpwstr>_Toc208136000</vt:lpwstr>
      </vt:variant>
      <vt:variant>
        <vt:i4>1703984</vt:i4>
      </vt:variant>
      <vt:variant>
        <vt:i4>1097</vt:i4>
      </vt:variant>
      <vt:variant>
        <vt:i4>0</vt:i4>
      </vt:variant>
      <vt:variant>
        <vt:i4>5</vt:i4>
      </vt:variant>
      <vt:variant>
        <vt:lpwstr/>
      </vt:variant>
      <vt:variant>
        <vt:lpwstr>_Toc208135999</vt:lpwstr>
      </vt:variant>
      <vt:variant>
        <vt:i4>1703984</vt:i4>
      </vt:variant>
      <vt:variant>
        <vt:i4>1091</vt:i4>
      </vt:variant>
      <vt:variant>
        <vt:i4>0</vt:i4>
      </vt:variant>
      <vt:variant>
        <vt:i4>5</vt:i4>
      </vt:variant>
      <vt:variant>
        <vt:lpwstr/>
      </vt:variant>
      <vt:variant>
        <vt:lpwstr>_Toc208135998</vt:lpwstr>
      </vt:variant>
      <vt:variant>
        <vt:i4>1703984</vt:i4>
      </vt:variant>
      <vt:variant>
        <vt:i4>1085</vt:i4>
      </vt:variant>
      <vt:variant>
        <vt:i4>0</vt:i4>
      </vt:variant>
      <vt:variant>
        <vt:i4>5</vt:i4>
      </vt:variant>
      <vt:variant>
        <vt:lpwstr/>
      </vt:variant>
      <vt:variant>
        <vt:lpwstr>_Toc208135997</vt:lpwstr>
      </vt:variant>
      <vt:variant>
        <vt:i4>1703984</vt:i4>
      </vt:variant>
      <vt:variant>
        <vt:i4>1079</vt:i4>
      </vt:variant>
      <vt:variant>
        <vt:i4>0</vt:i4>
      </vt:variant>
      <vt:variant>
        <vt:i4>5</vt:i4>
      </vt:variant>
      <vt:variant>
        <vt:lpwstr/>
      </vt:variant>
      <vt:variant>
        <vt:lpwstr>_Toc208135996</vt:lpwstr>
      </vt:variant>
      <vt:variant>
        <vt:i4>1703984</vt:i4>
      </vt:variant>
      <vt:variant>
        <vt:i4>1073</vt:i4>
      </vt:variant>
      <vt:variant>
        <vt:i4>0</vt:i4>
      </vt:variant>
      <vt:variant>
        <vt:i4>5</vt:i4>
      </vt:variant>
      <vt:variant>
        <vt:lpwstr/>
      </vt:variant>
      <vt:variant>
        <vt:lpwstr>_Toc208135995</vt:lpwstr>
      </vt:variant>
      <vt:variant>
        <vt:i4>1703984</vt:i4>
      </vt:variant>
      <vt:variant>
        <vt:i4>1067</vt:i4>
      </vt:variant>
      <vt:variant>
        <vt:i4>0</vt:i4>
      </vt:variant>
      <vt:variant>
        <vt:i4>5</vt:i4>
      </vt:variant>
      <vt:variant>
        <vt:lpwstr/>
      </vt:variant>
      <vt:variant>
        <vt:lpwstr>_Toc208135994</vt:lpwstr>
      </vt:variant>
      <vt:variant>
        <vt:i4>1703984</vt:i4>
      </vt:variant>
      <vt:variant>
        <vt:i4>1061</vt:i4>
      </vt:variant>
      <vt:variant>
        <vt:i4>0</vt:i4>
      </vt:variant>
      <vt:variant>
        <vt:i4>5</vt:i4>
      </vt:variant>
      <vt:variant>
        <vt:lpwstr/>
      </vt:variant>
      <vt:variant>
        <vt:lpwstr>_Toc208135993</vt:lpwstr>
      </vt:variant>
      <vt:variant>
        <vt:i4>1703984</vt:i4>
      </vt:variant>
      <vt:variant>
        <vt:i4>1055</vt:i4>
      </vt:variant>
      <vt:variant>
        <vt:i4>0</vt:i4>
      </vt:variant>
      <vt:variant>
        <vt:i4>5</vt:i4>
      </vt:variant>
      <vt:variant>
        <vt:lpwstr/>
      </vt:variant>
      <vt:variant>
        <vt:lpwstr>_Toc208135992</vt:lpwstr>
      </vt:variant>
      <vt:variant>
        <vt:i4>1703984</vt:i4>
      </vt:variant>
      <vt:variant>
        <vt:i4>1049</vt:i4>
      </vt:variant>
      <vt:variant>
        <vt:i4>0</vt:i4>
      </vt:variant>
      <vt:variant>
        <vt:i4>5</vt:i4>
      </vt:variant>
      <vt:variant>
        <vt:lpwstr/>
      </vt:variant>
      <vt:variant>
        <vt:lpwstr>_Toc208135991</vt:lpwstr>
      </vt:variant>
      <vt:variant>
        <vt:i4>1703984</vt:i4>
      </vt:variant>
      <vt:variant>
        <vt:i4>1043</vt:i4>
      </vt:variant>
      <vt:variant>
        <vt:i4>0</vt:i4>
      </vt:variant>
      <vt:variant>
        <vt:i4>5</vt:i4>
      </vt:variant>
      <vt:variant>
        <vt:lpwstr/>
      </vt:variant>
      <vt:variant>
        <vt:lpwstr>_Toc208135990</vt:lpwstr>
      </vt:variant>
      <vt:variant>
        <vt:i4>1769520</vt:i4>
      </vt:variant>
      <vt:variant>
        <vt:i4>1037</vt:i4>
      </vt:variant>
      <vt:variant>
        <vt:i4>0</vt:i4>
      </vt:variant>
      <vt:variant>
        <vt:i4>5</vt:i4>
      </vt:variant>
      <vt:variant>
        <vt:lpwstr/>
      </vt:variant>
      <vt:variant>
        <vt:lpwstr>_Toc208135989</vt:lpwstr>
      </vt:variant>
      <vt:variant>
        <vt:i4>1769520</vt:i4>
      </vt:variant>
      <vt:variant>
        <vt:i4>1031</vt:i4>
      </vt:variant>
      <vt:variant>
        <vt:i4>0</vt:i4>
      </vt:variant>
      <vt:variant>
        <vt:i4>5</vt:i4>
      </vt:variant>
      <vt:variant>
        <vt:lpwstr/>
      </vt:variant>
      <vt:variant>
        <vt:lpwstr>_Toc208135988</vt:lpwstr>
      </vt:variant>
      <vt:variant>
        <vt:i4>1769520</vt:i4>
      </vt:variant>
      <vt:variant>
        <vt:i4>1025</vt:i4>
      </vt:variant>
      <vt:variant>
        <vt:i4>0</vt:i4>
      </vt:variant>
      <vt:variant>
        <vt:i4>5</vt:i4>
      </vt:variant>
      <vt:variant>
        <vt:lpwstr/>
      </vt:variant>
      <vt:variant>
        <vt:lpwstr>_Toc208135987</vt:lpwstr>
      </vt:variant>
      <vt:variant>
        <vt:i4>1769520</vt:i4>
      </vt:variant>
      <vt:variant>
        <vt:i4>1019</vt:i4>
      </vt:variant>
      <vt:variant>
        <vt:i4>0</vt:i4>
      </vt:variant>
      <vt:variant>
        <vt:i4>5</vt:i4>
      </vt:variant>
      <vt:variant>
        <vt:lpwstr/>
      </vt:variant>
      <vt:variant>
        <vt:lpwstr>_Toc208135986</vt:lpwstr>
      </vt:variant>
      <vt:variant>
        <vt:i4>1769520</vt:i4>
      </vt:variant>
      <vt:variant>
        <vt:i4>1013</vt:i4>
      </vt:variant>
      <vt:variant>
        <vt:i4>0</vt:i4>
      </vt:variant>
      <vt:variant>
        <vt:i4>5</vt:i4>
      </vt:variant>
      <vt:variant>
        <vt:lpwstr/>
      </vt:variant>
      <vt:variant>
        <vt:lpwstr>_Toc208135985</vt:lpwstr>
      </vt:variant>
      <vt:variant>
        <vt:i4>1769520</vt:i4>
      </vt:variant>
      <vt:variant>
        <vt:i4>1007</vt:i4>
      </vt:variant>
      <vt:variant>
        <vt:i4>0</vt:i4>
      </vt:variant>
      <vt:variant>
        <vt:i4>5</vt:i4>
      </vt:variant>
      <vt:variant>
        <vt:lpwstr/>
      </vt:variant>
      <vt:variant>
        <vt:lpwstr>_Toc208135984</vt:lpwstr>
      </vt:variant>
      <vt:variant>
        <vt:i4>1638459</vt:i4>
      </vt:variant>
      <vt:variant>
        <vt:i4>998</vt:i4>
      </vt:variant>
      <vt:variant>
        <vt:i4>0</vt:i4>
      </vt:variant>
      <vt:variant>
        <vt:i4>5</vt:i4>
      </vt:variant>
      <vt:variant>
        <vt:lpwstr/>
      </vt:variant>
      <vt:variant>
        <vt:lpwstr>_Toc208608106</vt:lpwstr>
      </vt:variant>
      <vt:variant>
        <vt:i4>1638459</vt:i4>
      </vt:variant>
      <vt:variant>
        <vt:i4>992</vt:i4>
      </vt:variant>
      <vt:variant>
        <vt:i4>0</vt:i4>
      </vt:variant>
      <vt:variant>
        <vt:i4>5</vt:i4>
      </vt:variant>
      <vt:variant>
        <vt:lpwstr/>
      </vt:variant>
      <vt:variant>
        <vt:lpwstr>_Toc208608105</vt:lpwstr>
      </vt:variant>
      <vt:variant>
        <vt:i4>1638459</vt:i4>
      </vt:variant>
      <vt:variant>
        <vt:i4>986</vt:i4>
      </vt:variant>
      <vt:variant>
        <vt:i4>0</vt:i4>
      </vt:variant>
      <vt:variant>
        <vt:i4>5</vt:i4>
      </vt:variant>
      <vt:variant>
        <vt:lpwstr/>
      </vt:variant>
      <vt:variant>
        <vt:lpwstr>_Toc208608104</vt:lpwstr>
      </vt:variant>
      <vt:variant>
        <vt:i4>1638459</vt:i4>
      </vt:variant>
      <vt:variant>
        <vt:i4>980</vt:i4>
      </vt:variant>
      <vt:variant>
        <vt:i4>0</vt:i4>
      </vt:variant>
      <vt:variant>
        <vt:i4>5</vt:i4>
      </vt:variant>
      <vt:variant>
        <vt:lpwstr/>
      </vt:variant>
      <vt:variant>
        <vt:lpwstr>_Toc208608103</vt:lpwstr>
      </vt:variant>
      <vt:variant>
        <vt:i4>1638459</vt:i4>
      </vt:variant>
      <vt:variant>
        <vt:i4>974</vt:i4>
      </vt:variant>
      <vt:variant>
        <vt:i4>0</vt:i4>
      </vt:variant>
      <vt:variant>
        <vt:i4>5</vt:i4>
      </vt:variant>
      <vt:variant>
        <vt:lpwstr/>
      </vt:variant>
      <vt:variant>
        <vt:lpwstr>_Toc208608102</vt:lpwstr>
      </vt:variant>
      <vt:variant>
        <vt:i4>1638459</vt:i4>
      </vt:variant>
      <vt:variant>
        <vt:i4>968</vt:i4>
      </vt:variant>
      <vt:variant>
        <vt:i4>0</vt:i4>
      </vt:variant>
      <vt:variant>
        <vt:i4>5</vt:i4>
      </vt:variant>
      <vt:variant>
        <vt:lpwstr/>
      </vt:variant>
      <vt:variant>
        <vt:lpwstr>_Toc208608101</vt:lpwstr>
      </vt:variant>
      <vt:variant>
        <vt:i4>1638459</vt:i4>
      </vt:variant>
      <vt:variant>
        <vt:i4>962</vt:i4>
      </vt:variant>
      <vt:variant>
        <vt:i4>0</vt:i4>
      </vt:variant>
      <vt:variant>
        <vt:i4>5</vt:i4>
      </vt:variant>
      <vt:variant>
        <vt:lpwstr/>
      </vt:variant>
      <vt:variant>
        <vt:lpwstr>_Toc208608100</vt:lpwstr>
      </vt:variant>
      <vt:variant>
        <vt:i4>1048634</vt:i4>
      </vt:variant>
      <vt:variant>
        <vt:i4>956</vt:i4>
      </vt:variant>
      <vt:variant>
        <vt:i4>0</vt:i4>
      </vt:variant>
      <vt:variant>
        <vt:i4>5</vt:i4>
      </vt:variant>
      <vt:variant>
        <vt:lpwstr/>
      </vt:variant>
      <vt:variant>
        <vt:lpwstr>_Toc208608099</vt:lpwstr>
      </vt:variant>
      <vt:variant>
        <vt:i4>1048634</vt:i4>
      </vt:variant>
      <vt:variant>
        <vt:i4>950</vt:i4>
      </vt:variant>
      <vt:variant>
        <vt:i4>0</vt:i4>
      </vt:variant>
      <vt:variant>
        <vt:i4>5</vt:i4>
      </vt:variant>
      <vt:variant>
        <vt:lpwstr/>
      </vt:variant>
      <vt:variant>
        <vt:lpwstr>_Toc208608098</vt:lpwstr>
      </vt:variant>
      <vt:variant>
        <vt:i4>1048634</vt:i4>
      </vt:variant>
      <vt:variant>
        <vt:i4>944</vt:i4>
      </vt:variant>
      <vt:variant>
        <vt:i4>0</vt:i4>
      </vt:variant>
      <vt:variant>
        <vt:i4>5</vt:i4>
      </vt:variant>
      <vt:variant>
        <vt:lpwstr/>
      </vt:variant>
      <vt:variant>
        <vt:lpwstr>_Toc208608097</vt:lpwstr>
      </vt:variant>
      <vt:variant>
        <vt:i4>1048634</vt:i4>
      </vt:variant>
      <vt:variant>
        <vt:i4>938</vt:i4>
      </vt:variant>
      <vt:variant>
        <vt:i4>0</vt:i4>
      </vt:variant>
      <vt:variant>
        <vt:i4>5</vt:i4>
      </vt:variant>
      <vt:variant>
        <vt:lpwstr/>
      </vt:variant>
      <vt:variant>
        <vt:lpwstr>_Toc208608096</vt:lpwstr>
      </vt:variant>
      <vt:variant>
        <vt:i4>1048634</vt:i4>
      </vt:variant>
      <vt:variant>
        <vt:i4>932</vt:i4>
      </vt:variant>
      <vt:variant>
        <vt:i4>0</vt:i4>
      </vt:variant>
      <vt:variant>
        <vt:i4>5</vt:i4>
      </vt:variant>
      <vt:variant>
        <vt:lpwstr/>
      </vt:variant>
      <vt:variant>
        <vt:lpwstr>_Toc208608095</vt:lpwstr>
      </vt:variant>
      <vt:variant>
        <vt:i4>1048634</vt:i4>
      </vt:variant>
      <vt:variant>
        <vt:i4>926</vt:i4>
      </vt:variant>
      <vt:variant>
        <vt:i4>0</vt:i4>
      </vt:variant>
      <vt:variant>
        <vt:i4>5</vt:i4>
      </vt:variant>
      <vt:variant>
        <vt:lpwstr/>
      </vt:variant>
      <vt:variant>
        <vt:lpwstr>_Toc208608094</vt:lpwstr>
      </vt:variant>
      <vt:variant>
        <vt:i4>1048634</vt:i4>
      </vt:variant>
      <vt:variant>
        <vt:i4>920</vt:i4>
      </vt:variant>
      <vt:variant>
        <vt:i4>0</vt:i4>
      </vt:variant>
      <vt:variant>
        <vt:i4>5</vt:i4>
      </vt:variant>
      <vt:variant>
        <vt:lpwstr/>
      </vt:variant>
      <vt:variant>
        <vt:lpwstr>_Toc208608093</vt:lpwstr>
      </vt:variant>
      <vt:variant>
        <vt:i4>1048634</vt:i4>
      </vt:variant>
      <vt:variant>
        <vt:i4>914</vt:i4>
      </vt:variant>
      <vt:variant>
        <vt:i4>0</vt:i4>
      </vt:variant>
      <vt:variant>
        <vt:i4>5</vt:i4>
      </vt:variant>
      <vt:variant>
        <vt:lpwstr/>
      </vt:variant>
      <vt:variant>
        <vt:lpwstr>_Toc208608092</vt:lpwstr>
      </vt:variant>
      <vt:variant>
        <vt:i4>1048634</vt:i4>
      </vt:variant>
      <vt:variant>
        <vt:i4>908</vt:i4>
      </vt:variant>
      <vt:variant>
        <vt:i4>0</vt:i4>
      </vt:variant>
      <vt:variant>
        <vt:i4>5</vt:i4>
      </vt:variant>
      <vt:variant>
        <vt:lpwstr/>
      </vt:variant>
      <vt:variant>
        <vt:lpwstr>_Toc208608091</vt:lpwstr>
      </vt:variant>
      <vt:variant>
        <vt:i4>1048634</vt:i4>
      </vt:variant>
      <vt:variant>
        <vt:i4>902</vt:i4>
      </vt:variant>
      <vt:variant>
        <vt:i4>0</vt:i4>
      </vt:variant>
      <vt:variant>
        <vt:i4>5</vt:i4>
      </vt:variant>
      <vt:variant>
        <vt:lpwstr/>
      </vt:variant>
      <vt:variant>
        <vt:lpwstr>_Toc208608090</vt:lpwstr>
      </vt:variant>
      <vt:variant>
        <vt:i4>1114170</vt:i4>
      </vt:variant>
      <vt:variant>
        <vt:i4>896</vt:i4>
      </vt:variant>
      <vt:variant>
        <vt:i4>0</vt:i4>
      </vt:variant>
      <vt:variant>
        <vt:i4>5</vt:i4>
      </vt:variant>
      <vt:variant>
        <vt:lpwstr/>
      </vt:variant>
      <vt:variant>
        <vt:lpwstr>_Toc208608089</vt:lpwstr>
      </vt:variant>
      <vt:variant>
        <vt:i4>1114170</vt:i4>
      </vt:variant>
      <vt:variant>
        <vt:i4>890</vt:i4>
      </vt:variant>
      <vt:variant>
        <vt:i4>0</vt:i4>
      </vt:variant>
      <vt:variant>
        <vt:i4>5</vt:i4>
      </vt:variant>
      <vt:variant>
        <vt:lpwstr/>
      </vt:variant>
      <vt:variant>
        <vt:lpwstr>_Toc208608088</vt:lpwstr>
      </vt:variant>
      <vt:variant>
        <vt:i4>1114170</vt:i4>
      </vt:variant>
      <vt:variant>
        <vt:i4>884</vt:i4>
      </vt:variant>
      <vt:variant>
        <vt:i4>0</vt:i4>
      </vt:variant>
      <vt:variant>
        <vt:i4>5</vt:i4>
      </vt:variant>
      <vt:variant>
        <vt:lpwstr/>
      </vt:variant>
      <vt:variant>
        <vt:lpwstr>_Toc208608087</vt:lpwstr>
      </vt:variant>
      <vt:variant>
        <vt:i4>1114170</vt:i4>
      </vt:variant>
      <vt:variant>
        <vt:i4>878</vt:i4>
      </vt:variant>
      <vt:variant>
        <vt:i4>0</vt:i4>
      </vt:variant>
      <vt:variant>
        <vt:i4>5</vt:i4>
      </vt:variant>
      <vt:variant>
        <vt:lpwstr/>
      </vt:variant>
      <vt:variant>
        <vt:lpwstr>_Toc208608086</vt:lpwstr>
      </vt:variant>
      <vt:variant>
        <vt:i4>1114170</vt:i4>
      </vt:variant>
      <vt:variant>
        <vt:i4>872</vt:i4>
      </vt:variant>
      <vt:variant>
        <vt:i4>0</vt:i4>
      </vt:variant>
      <vt:variant>
        <vt:i4>5</vt:i4>
      </vt:variant>
      <vt:variant>
        <vt:lpwstr/>
      </vt:variant>
      <vt:variant>
        <vt:lpwstr>_Toc208608085</vt:lpwstr>
      </vt:variant>
      <vt:variant>
        <vt:i4>1114170</vt:i4>
      </vt:variant>
      <vt:variant>
        <vt:i4>866</vt:i4>
      </vt:variant>
      <vt:variant>
        <vt:i4>0</vt:i4>
      </vt:variant>
      <vt:variant>
        <vt:i4>5</vt:i4>
      </vt:variant>
      <vt:variant>
        <vt:lpwstr/>
      </vt:variant>
      <vt:variant>
        <vt:lpwstr>_Toc208608084</vt:lpwstr>
      </vt:variant>
      <vt:variant>
        <vt:i4>1114170</vt:i4>
      </vt:variant>
      <vt:variant>
        <vt:i4>860</vt:i4>
      </vt:variant>
      <vt:variant>
        <vt:i4>0</vt:i4>
      </vt:variant>
      <vt:variant>
        <vt:i4>5</vt:i4>
      </vt:variant>
      <vt:variant>
        <vt:lpwstr/>
      </vt:variant>
      <vt:variant>
        <vt:lpwstr>_Toc208608083</vt:lpwstr>
      </vt:variant>
      <vt:variant>
        <vt:i4>1114170</vt:i4>
      </vt:variant>
      <vt:variant>
        <vt:i4>854</vt:i4>
      </vt:variant>
      <vt:variant>
        <vt:i4>0</vt:i4>
      </vt:variant>
      <vt:variant>
        <vt:i4>5</vt:i4>
      </vt:variant>
      <vt:variant>
        <vt:lpwstr/>
      </vt:variant>
      <vt:variant>
        <vt:lpwstr>_Toc208608082</vt:lpwstr>
      </vt:variant>
      <vt:variant>
        <vt:i4>1114170</vt:i4>
      </vt:variant>
      <vt:variant>
        <vt:i4>848</vt:i4>
      </vt:variant>
      <vt:variant>
        <vt:i4>0</vt:i4>
      </vt:variant>
      <vt:variant>
        <vt:i4>5</vt:i4>
      </vt:variant>
      <vt:variant>
        <vt:lpwstr/>
      </vt:variant>
      <vt:variant>
        <vt:lpwstr>_Toc208608081</vt:lpwstr>
      </vt:variant>
      <vt:variant>
        <vt:i4>1114170</vt:i4>
      </vt:variant>
      <vt:variant>
        <vt:i4>842</vt:i4>
      </vt:variant>
      <vt:variant>
        <vt:i4>0</vt:i4>
      </vt:variant>
      <vt:variant>
        <vt:i4>5</vt:i4>
      </vt:variant>
      <vt:variant>
        <vt:lpwstr/>
      </vt:variant>
      <vt:variant>
        <vt:lpwstr>_Toc208608080</vt:lpwstr>
      </vt:variant>
      <vt:variant>
        <vt:i4>1966138</vt:i4>
      </vt:variant>
      <vt:variant>
        <vt:i4>836</vt:i4>
      </vt:variant>
      <vt:variant>
        <vt:i4>0</vt:i4>
      </vt:variant>
      <vt:variant>
        <vt:i4>5</vt:i4>
      </vt:variant>
      <vt:variant>
        <vt:lpwstr/>
      </vt:variant>
      <vt:variant>
        <vt:lpwstr>_Toc208608079</vt:lpwstr>
      </vt:variant>
      <vt:variant>
        <vt:i4>1966138</vt:i4>
      </vt:variant>
      <vt:variant>
        <vt:i4>830</vt:i4>
      </vt:variant>
      <vt:variant>
        <vt:i4>0</vt:i4>
      </vt:variant>
      <vt:variant>
        <vt:i4>5</vt:i4>
      </vt:variant>
      <vt:variant>
        <vt:lpwstr/>
      </vt:variant>
      <vt:variant>
        <vt:lpwstr>_Toc208608078</vt:lpwstr>
      </vt:variant>
      <vt:variant>
        <vt:i4>1966138</vt:i4>
      </vt:variant>
      <vt:variant>
        <vt:i4>824</vt:i4>
      </vt:variant>
      <vt:variant>
        <vt:i4>0</vt:i4>
      </vt:variant>
      <vt:variant>
        <vt:i4>5</vt:i4>
      </vt:variant>
      <vt:variant>
        <vt:lpwstr/>
      </vt:variant>
      <vt:variant>
        <vt:lpwstr>_Toc208608077</vt:lpwstr>
      </vt:variant>
      <vt:variant>
        <vt:i4>1966138</vt:i4>
      </vt:variant>
      <vt:variant>
        <vt:i4>818</vt:i4>
      </vt:variant>
      <vt:variant>
        <vt:i4>0</vt:i4>
      </vt:variant>
      <vt:variant>
        <vt:i4>5</vt:i4>
      </vt:variant>
      <vt:variant>
        <vt:lpwstr/>
      </vt:variant>
      <vt:variant>
        <vt:lpwstr>_Toc208608076</vt:lpwstr>
      </vt:variant>
      <vt:variant>
        <vt:i4>1966138</vt:i4>
      </vt:variant>
      <vt:variant>
        <vt:i4>812</vt:i4>
      </vt:variant>
      <vt:variant>
        <vt:i4>0</vt:i4>
      </vt:variant>
      <vt:variant>
        <vt:i4>5</vt:i4>
      </vt:variant>
      <vt:variant>
        <vt:lpwstr/>
      </vt:variant>
      <vt:variant>
        <vt:lpwstr>_Toc208608075</vt:lpwstr>
      </vt:variant>
      <vt:variant>
        <vt:i4>1966138</vt:i4>
      </vt:variant>
      <vt:variant>
        <vt:i4>806</vt:i4>
      </vt:variant>
      <vt:variant>
        <vt:i4>0</vt:i4>
      </vt:variant>
      <vt:variant>
        <vt:i4>5</vt:i4>
      </vt:variant>
      <vt:variant>
        <vt:lpwstr/>
      </vt:variant>
      <vt:variant>
        <vt:lpwstr>_Toc208608074</vt:lpwstr>
      </vt:variant>
      <vt:variant>
        <vt:i4>1966138</vt:i4>
      </vt:variant>
      <vt:variant>
        <vt:i4>800</vt:i4>
      </vt:variant>
      <vt:variant>
        <vt:i4>0</vt:i4>
      </vt:variant>
      <vt:variant>
        <vt:i4>5</vt:i4>
      </vt:variant>
      <vt:variant>
        <vt:lpwstr/>
      </vt:variant>
      <vt:variant>
        <vt:lpwstr>_Toc208608073</vt:lpwstr>
      </vt:variant>
      <vt:variant>
        <vt:i4>1966138</vt:i4>
      </vt:variant>
      <vt:variant>
        <vt:i4>794</vt:i4>
      </vt:variant>
      <vt:variant>
        <vt:i4>0</vt:i4>
      </vt:variant>
      <vt:variant>
        <vt:i4>5</vt:i4>
      </vt:variant>
      <vt:variant>
        <vt:lpwstr/>
      </vt:variant>
      <vt:variant>
        <vt:lpwstr>_Toc208608072</vt:lpwstr>
      </vt:variant>
      <vt:variant>
        <vt:i4>1966138</vt:i4>
      </vt:variant>
      <vt:variant>
        <vt:i4>788</vt:i4>
      </vt:variant>
      <vt:variant>
        <vt:i4>0</vt:i4>
      </vt:variant>
      <vt:variant>
        <vt:i4>5</vt:i4>
      </vt:variant>
      <vt:variant>
        <vt:lpwstr/>
      </vt:variant>
      <vt:variant>
        <vt:lpwstr>_Toc208608071</vt:lpwstr>
      </vt:variant>
      <vt:variant>
        <vt:i4>1966138</vt:i4>
      </vt:variant>
      <vt:variant>
        <vt:i4>782</vt:i4>
      </vt:variant>
      <vt:variant>
        <vt:i4>0</vt:i4>
      </vt:variant>
      <vt:variant>
        <vt:i4>5</vt:i4>
      </vt:variant>
      <vt:variant>
        <vt:lpwstr/>
      </vt:variant>
      <vt:variant>
        <vt:lpwstr>_Toc208608070</vt:lpwstr>
      </vt:variant>
      <vt:variant>
        <vt:i4>2031674</vt:i4>
      </vt:variant>
      <vt:variant>
        <vt:i4>776</vt:i4>
      </vt:variant>
      <vt:variant>
        <vt:i4>0</vt:i4>
      </vt:variant>
      <vt:variant>
        <vt:i4>5</vt:i4>
      </vt:variant>
      <vt:variant>
        <vt:lpwstr/>
      </vt:variant>
      <vt:variant>
        <vt:lpwstr>_Toc208608069</vt:lpwstr>
      </vt:variant>
      <vt:variant>
        <vt:i4>2031674</vt:i4>
      </vt:variant>
      <vt:variant>
        <vt:i4>770</vt:i4>
      </vt:variant>
      <vt:variant>
        <vt:i4>0</vt:i4>
      </vt:variant>
      <vt:variant>
        <vt:i4>5</vt:i4>
      </vt:variant>
      <vt:variant>
        <vt:lpwstr/>
      </vt:variant>
      <vt:variant>
        <vt:lpwstr>_Toc208608068</vt:lpwstr>
      </vt:variant>
      <vt:variant>
        <vt:i4>2031674</vt:i4>
      </vt:variant>
      <vt:variant>
        <vt:i4>764</vt:i4>
      </vt:variant>
      <vt:variant>
        <vt:i4>0</vt:i4>
      </vt:variant>
      <vt:variant>
        <vt:i4>5</vt:i4>
      </vt:variant>
      <vt:variant>
        <vt:lpwstr/>
      </vt:variant>
      <vt:variant>
        <vt:lpwstr>_Toc208608067</vt:lpwstr>
      </vt:variant>
      <vt:variant>
        <vt:i4>2031674</vt:i4>
      </vt:variant>
      <vt:variant>
        <vt:i4>758</vt:i4>
      </vt:variant>
      <vt:variant>
        <vt:i4>0</vt:i4>
      </vt:variant>
      <vt:variant>
        <vt:i4>5</vt:i4>
      </vt:variant>
      <vt:variant>
        <vt:lpwstr/>
      </vt:variant>
      <vt:variant>
        <vt:lpwstr>_Toc208608066</vt:lpwstr>
      </vt:variant>
      <vt:variant>
        <vt:i4>2031674</vt:i4>
      </vt:variant>
      <vt:variant>
        <vt:i4>752</vt:i4>
      </vt:variant>
      <vt:variant>
        <vt:i4>0</vt:i4>
      </vt:variant>
      <vt:variant>
        <vt:i4>5</vt:i4>
      </vt:variant>
      <vt:variant>
        <vt:lpwstr/>
      </vt:variant>
      <vt:variant>
        <vt:lpwstr>_Toc208608065</vt:lpwstr>
      </vt:variant>
      <vt:variant>
        <vt:i4>2031674</vt:i4>
      </vt:variant>
      <vt:variant>
        <vt:i4>746</vt:i4>
      </vt:variant>
      <vt:variant>
        <vt:i4>0</vt:i4>
      </vt:variant>
      <vt:variant>
        <vt:i4>5</vt:i4>
      </vt:variant>
      <vt:variant>
        <vt:lpwstr/>
      </vt:variant>
      <vt:variant>
        <vt:lpwstr>_Toc208608064</vt:lpwstr>
      </vt:variant>
      <vt:variant>
        <vt:i4>2031674</vt:i4>
      </vt:variant>
      <vt:variant>
        <vt:i4>740</vt:i4>
      </vt:variant>
      <vt:variant>
        <vt:i4>0</vt:i4>
      </vt:variant>
      <vt:variant>
        <vt:i4>5</vt:i4>
      </vt:variant>
      <vt:variant>
        <vt:lpwstr/>
      </vt:variant>
      <vt:variant>
        <vt:lpwstr>_Toc208608063</vt:lpwstr>
      </vt:variant>
      <vt:variant>
        <vt:i4>2031674</vt:i4>
      </vt:variant>
      <vt:variant>
        <vt:i4>734</vt:i4>
      </vt:variant>
      <vt:variant>
        <vt:i4>0</vt:i4>
      </vt:variant>
      <vt:variant>
        <vt:i4>5</vt:i4>
      </vt:variant>
      <vt:variant>
        <vt:lpwstr/>
      </vt:variant>
      <vt:variant>
        <vt:lpwstr>_Toc208608062</vt:lpwstr>
      </vt:variant>
      <vt:variant>
        <vt:i4>2031674</vt:i4>
      </vt:variant>
      <vt:variant>
        <vt:i4>728</vt:i4>
      </vt:variant>
      <vt:variant>
        <vt:i4>0</vt:i4>
      </vt:variant>
      <vt:variant>
        <vt:i4>5</vt:i4>
      </vt:variant>
      <vt:variant>
        <vt:lpwstr/>
      </vt:variant>
      <vt:variant>
        <vt:lpwstr>_Toc208608061</vt:lpwstr>
      </vt:variant>
      <vt:variant>
        <vt:i4>2031674</vt:i4>
      </vt:variant>
      <vt:variant>
        <vt:i4>722</vt:i4>
      </vt:variant>
      <vt:variant>
        <vt:i4>0</vt:i4>
      </vt:variant>
      <vt:variant>
        <vt:i4>5</vt:i4>
      </vt:variant>
      <vt:variant>
        <vt:lpwstr/>
      </vt:variant>
      <vt:variant>
        <vt:lpwstr>_Toc208608060</vt:lpwstr>
      </vt:variant>
      <vt:variant>
        <vt:i4>1835066</vt:i4>
      </vt:variant>
      <vt:variant>
        <vt:i4>716</vt:i4>
      </vt:variant>
      <vt:variant>
        <vt:i4>0</vt:i4>
      </vt:variant>
      <vt:variant>
        <vt:i4>5</vt:i4>
      </vt:variant>
      <vt:variant>
        <vt:lpwstr/>
      </vt:variant>
      <vt:variant>
        <vt:lpwstr>_Toc208608059</vt:lpwstr>
      </vt:variant>
      <vt:variant>
        <vt:i4>1835066</vt:i4>
      </vt:variant>
      <vt:variant>
        <vt:i4>710</vt:i4>
      </vt:variant>
      <vt:variant>
        <vt:i4>0</vt:i4>
      </vt:variant>
      <vt:variant>
        <vt:i4>5</vt:i4>
      </vt:variant>
      <vt:variant>
        <vt:lpwstr/>
      </vt:variant>
      <vt:variant>
        <vt:lpwstr>_Toc208608058</vt:lpwstr>
      </vt:variant>
      <vt:variant>
        <vt:i4>1835066</vt:i4>
      </vt:variant>
      <vt:variant>
        <vt:i4>704</vt:i4>
      </vt:variant>
      <vt:variant>
        <vt:i4>0</vt:i4>
      </vt:variant>
      <vt:variant>
        <vt:i4>5</vt:i4>
      </vt:variant>
      <vt:variant>
        <vt:lpwstr/>
      </vt:variant>
      <vt:variant>
        <vt:lpwstr>_Toc208608057</vt:lpwstr>
      </vt:variant>
      <vt:variant>
        <vt:i4>1835066</vt:i4>
      </vt:variant>
      <vt:variant>
        <vt:i4>698</vt:i4>
      </vt:variant>
      <vt:variant>
        <vt:i4>0</vt:i4>
      </vt:variant>
      <vt:variant>
        <vt:i4>5</vt:i4>
      </vt:variant>
      <vt:variant>
        <vt:lpwstr/>
      </vt:variant>
      <vt:variant>
        <vt:lpwstr>_Toc208608056</vt:lpwstr>
      </vt:variant>
      <vt:variant>
        <vt:i4>1835066</vt:i4>
      </vt:variant>
      <vt:variant>
        <vt:i4>692</vt:i4>
      </vt:variant>
      <vt:variant>
        <vt:i4>0</vt:i4>
      </vt:variant>
      <vt:variant>
        <vt:i4>5</vt:i4>
      </vt:variant>
      <vt:variant>
        <vt:lpwstr/>
      </vt:variant>
      <vt:variant>
        <vt:lpwstr>_Toc208608055</vt:lpwstr>
      </vt:variant>
      <vt:variant>
        <vt:i4>1835066</vt:i4>
      </vt:variant>
      <vt:variant>
        <vt:i4>686</vt:i4>
      </vt:variant>
      <vt:variant>
        <vt:i4>0</vt:i4>
      </vt:variant>
      <vt:variant>
        <vt:i4>5</vt:i4>
      </vt:variant>
      <vt:variant>
        <vt:lpwstr/>
      </vt:variant>
      <vt:variant>
        <vt:lpwstr>_Toc208608054</vt:lpwstr>
      </vt:variant>
      <vt:variant>
        <vt:i4>1835066</vt:i4>
      </vt:variant>
      <vt:variant>
        <vt:i4>680</vt:i4>
      </vt:variant>
      <vt:variant>
        <vt:i4>0</vt:i4>
      </vt:variant>
      <vt:variant>
        <vt:i4>5</vt:i4>
      </vt:variant>
      <vt:variant>
        <vt:lpwstr/>
      </vt:variant>
      <vt:variant>
        <vt:lpwstr>_Toc208608053</vt:lpwstr>
      </vt:variant>
      <vt:variant>
        <vt:i4>1835066</vt:i4>
      </vt:variant>
      <vt:variant>
        <vt:i4>674</vt:i4>
      </vt:variant>
      <vt:variant>
        <vt:i4>0</vt:i4>
      </vt:variant>
      <vt:variant>
        <vt:i4>5</vt:i4>
      </vt:variant>
      <vt:variant>
        <vt:lpwstr/>
      </vt:variant>
      <vt:variant>
        <vt:lpwstr>_Toc208608052</vt:lpwstr>
      </vt:variant>
      <vt:variant>
        <vt:i4>1835066</vt:i4>
      </vt:variant>
      <vt:variant>
        <vt:i4>668</vt:i4>
      </vt:variant>
      <vt:variant>
        <vt:i4>0</vt:i4>
      </vt:variant>
      <vt:variant>
        <vt:i4>5</vt:i4>
      </vt:variant>
      <vt:variant>
        <vt:lpwstr/>
      </vt:variant>
      <vt:variant>
        <vt:lpwstr>_Toc208608051</vt:lpwstr>
      </vt:variant>
      <vt:variant>
        <vt:i4>1835066</vt:i4>
      </vt:variant>
      <vt:variant>
        <vt:i4>662</vt:i4>
      </vt:variant>
      <vt:variant>
        <vt:i4>0</vt:i4>
      </vt:variant>
      <vt:variant>
        <vt:i4>5</vt:i4>
      </vt:variant>
      <vt:variant>
        <vt:lpwstr/>
      </vt:variant>
      <vt:variant>
        <vt:lpwstr>_Toc208608050</vt:lpwstr>
      </vt:variant>
      <vt:variant>
        <vt:i4>1900602</vt:i4>
      </vt:variant>
      <vt:variant>
        <vt:i4>656</vt:i4>
      </vt:variant>
      <vt:variant>
        <vt:i4>0</vt:i4>
      </vt:variant>
      <vt:variant>
        <vt:i4>5</vt:i4>
      </vt:variant>
      <vt:variant>
        <vt:lpwstr/>
      </vt:variant>
      <vt:variant>
        <vt:lpwstr>_Toc208608049</vt:lpwstr>
      </vt:variant>
      <vt:variant>
        <vt:i4>1900602</vt:i4>
      </vt:variant>
      <vt:variant>
        <vt:i4>650</vt:i4>
      </vt:variant>
      <vt:variant>
        <vt:i4>0</vt:i4>
      </vt:variant>
      <vt:variant>
        <vt:i4>5</vt:i4>
      </vt:variant>
      <vt:variant>
        <vt:lpwstr/>
      </vt:variant>
      <vt:variant>
        <vt:lpwstr>_Toc208608048</vt:lpwstr>
      </vt:variant>
      <vt:variant>
        <vt:i4>1900602</vt:i4>
      </vt:variant>
      <vt:variant>
        <vt:i4>644</vt:i4>
      </vt:variant>
      <vt:variant>
        <vt:i4>0</vt:i4>
      </vt:variant>
      <vt:variant>
        <vt:i4>5</vt:i4>
      </vt:variant>
      <vt:variant>
        <vt:lpwstr/>
      </vt:variant>
      <vt:variant>
        <vt:lpwstr>_Toc208608047</vt:lpwstr>
      </vt:variant>
      <vt:variant>
        <vt:i4>1900602</vt:i4>
      </vt:variant>
      <vt:variant>
        <vt:i4>638</vt:i4>
      </vt:variant>
      <vt:variant>
        <vt:i4>0</vt:i4>
      </vt:variant>
      <vt:variant>
        <vt:i4>5</vt:i4>
      </vt:variant>
      <vt:variant>
        <vt:lpwstr/>
      </vt:variant>
      <vt:variant>
        <vt:lpwstr>_Toc208608046</vt:lpwstr>
      </vt:variant>
      <vt:variant>
        <vt:i4>1900602</vt:i4>
      </vt:variant>
      <vt:variant>
        <vt:i4>632</vt:i4>
      </vt:variant>
      <vt:variant>
        <vt:i4>0</vt:i4>
      </vt:variant>
      <vt:variant>
        <vt:i4>5</vt:i4>
      </vt:variant>
      <vt:variant>
        <vt:lpwstr/>
      </vt:variant>
      <vt:variant>
        <vt:lpwstr>_Toc208608045</vt:lpwstr>
      </vt:variant>
      <vt:variant>
        <vt:i4>1900602</vt:i4>
      </vt:variant>
      <vt:variant>
        <vt:i4>626</vt:i4>
      </vt:variant>
      <vt:variant>
        <vt:i4>0</vt:i4>
      </vt:variant>
      <vt:variant>
        <vt:i4>5</vt:i4>
      </vt:variant>
      <vt:variant>
        <vt:lpwstr/>
      </vt:variant>
      <vt:variant>
        <vt:lpwstr>_Toc208608044</vt:lpwstr>
      </vt:variant>
      <vt:variant>
        <vt:i4>1900602</vt:i4>
      </vt:variant>
      <vt:variant>
        <vt:i4>620</vt:i4>
      </vt:variant>
      <vt:variant>
        <vt:i4>0</vt:i4>
      </vt:variant>
      <vt:variant>
        <vt:i4>5</vt:i4>
      </vt:variant>
      <vt:variant>
        <vt:lpwstr/>
      </vt:variant>
      <vt:variant>
        <vt:lpwstr>_Toc208608043</vt:lpwstr>
      </vt:variant>
      <vt:variant>
        <vt:i4>1900602</vt:i4>
      </vt:variant>
      <vt:variant>
        <vt:i4>614</vt:i4>
      </vt:variant>
      <vt:variant>
        <vt:i4>0</vt:i4>
      </vt:variant>
      <vt:variant>
        <vt:i4>5</vt:i4>
      </vt:variant>
      <vt:variant>
        <vt:lpwstr/>
      </vt:variant>
      <vt:variant>
        <vt:lpwstr>_Toc208608042</vt:lpwstr>
      </vt:variant>
      <vt:variant>
        <vt:i4>1900602</vt:i4>
      </vt:variant>
      <vt:variant>
        <vt:i4>608</vt:i4>
      </vt:variant>
      <vt:variant>
        <vt:i4>0</vt:i4>
      </vt:variant>
      <vt:variant>
        <vt:i4>5</vt:i4>
      </vt:variant>
      <vt:variant>
        <vt:lpwstr/>
      </vt:variant>
      <vt:variant>
        <vt:lpwstr>_Toc208608041</vt:lpwstr>
      </vt:variant>
      <vt:variant>
        <vt:i4>1900602</vt:i4>
      </vt:variant>
      <vt:variant>
        <vt:i4>602</vt:i4>
      </vt:variant>
      <vt:variant>
        <vt:i4>0</vt:i4>
      </vt:variant>
      <vt:variant>
        <vt:i4>5</vt:i4>
      </vt:variant>
      <vt:variant>
        <vt:lpwstr/>
      </vt:variant>
      <vt:variant>
        <vt:lpwstr>_Toc208608040</vt:lpwstr>
      </vt:variant>
      <vt:variant>
        <vt:i4>1703994</vt:i4>
      </vt:variant>
      <vt:variant>
        <vt:i4>596</vt:i4>
      </vt:variant>
      <vt:variant>
        <vt:i4>0</vt:i4>
      </vt:variant>
      <vt:variant>
        <vt:i4>5</vt:i4>
      </vt:variant>
      <vt:variant>
        <vt:lpwstr/>
      </vt:variant>
      <vt:variant>
        <vt:lpwstr>_Toc208608039</vt:lpwstr>
      </vt:variant>
      <vt:variant>
        <vt:i4>1703994</vt:i4>
      </vt:variant>
      <vt:variant>
        <vt:i4>590</vt:i4>
      </vt:variant>
      <vt:variant>
        <vt:i4>0</vt:i4>
      </vt:variant>
      <vt:variant>
        <vt:i4>5</vt:i4>
      </vt:variant>
      <vt:variant>
        <vt:lpwstr/>
      </vt:variant>
      <vt:variant>
        <vt:lpwstr>_Toc208608038</vt:lpwstr>
      </vt:variant>
      <vt:variant>
        <vt:i4>1703994</vt:i4>
      </vt:variant>
      <vt:variant>
        <vt:i4>584</vt:i4>
      </vt:variant>
      <vt:variant>
        <vt:i4>0</vt:i4>
      </vt:variant>
      <vt:variant>
        <vt:i4>5</vt:i4>
      </vt:variant>
      <vt:variant>
        <vt:lpwstr/>
      </vt:variant>
      <vt:variant>
        <vt:lpwstr>_Toc208608037</vt:lpwstr>
      </vt:variant>
      <vt:variant>
        <vt:i4>1703994</vt:i4>
      </vt:variant>
      <vt:variant>
        <vt:i4>578</vt:i4>
      </vt:variant>
      <vt:variant>
        <vt:i4>0</vt:i4>
      </vt:variant>
      <vt:variant>
        <vt:i4>5</vt:i4>
      </vt:variant>
      <vt:variant>
        <vt:lpwstr/>
      </vt:variant>
      <vt:variant>
        <vt:lpwstr>_Toc208608036</vt:lpwstr>
      </vt:variant>
      <vt:variant>
        <vt:i4>1703994</vt:i4>
      </vt:variant>
      <vt:variant>
        <vt:i4>572</vt:i4>
      </vt:variant>
      <vt:variant>
        <vt:i4>0</vt:i4>
      </vt:variant>
      <vt:variant>
        <vt:i4>5</vt:i4>
      </vt:variant>
      <vt:variant>
        <vt:lpwstr/>
      </vt:variant>
      <vt:variant>
        <vt:lpwstr>_Toc208608035</vt:lpwstr>
      </vt:variant>
      <vt:variant>
        <vt:i4>1703994</vt:i4>
      </vt:variant>
      <vt:variant>
        <vt:i4>566</vt:i4>
      </vt:variant>
      <vt:variant>
        <vt:i4>0</vt:i4>
      </vt:variant>
      <vt:variant>
        <vt:i4>5</vt:i4>
      </vt:variant>
      <vt:variant>
        <vt:lpwstr/>
      </vt:variant>
      <vt:variant>
        <vt:lpwstr>_Toc208608034</vt:lpwstr>
      </vt:variant>
      <vt:variant>
        <vt:i4>1703994</vt:i4>
      </vt:variant>
      <vt:variant>
        <vt:i4>560</vt:i4>
      </vt:variant>
      <vt:variant>
        <vt:i4>0</vt:i4>
      </vt:variant>
      <vt:variant>
        <vt:i4>5</vt:i4>
      </vt:variant>
      <vt:variant>
        <vt:lpwstr/>
      </vt:variant>
      <vt:variant>
        <vt:lpwstr>_Toc208608033</vt:lpwstr>
      </vt:variant>
      <vt:variant>
        <vt:i4>1703994</vt:i4>
      </vt:variant>
      <vt:variant>
        <vt:i4>554</vt:i4>
      </vt:variant>
      <vt:variant>
        <vt:i4>0</vt:i4>
      </vt:variant>
      <vt:variant>
        <vt:i4>5</vt:i4>
      </vt:variant>
      <vt:variant>
        <vt:lpwstr/>
      </vt:variant>
      <vt:variant>
        <vt:lpwstr>_Toc208608032</vt:lpwstr>
      </vt:variant>
      <vt:variant>
        <vt:i4>1703994</vt:i4>
      </vt:variant>
      <vt:variant>
        <vt:i4>548</vt:i4>
      </vt:variant>
      <vt:variant>
        <vt:i4>0</vt:i4>
      </vt:variant>
      <vt:variant>
        <vt:i4>5</vt:i4>
      </vt:variant>
      <vt:variant>
        <vt:lpwstr/>
      </vt:variant>
      <vt:variant>
        <vt:lpwstr>_Toc208608031</vt:lpwstr>
      </vt:variant>
      <vt:variant>
        <vt:i4>1703994</vt:i4>
      </vt:variant>
      <vt:variant>
        <vt:i4>542</vt:i4>
      </vt:variant>
      <vt:variant>
        <vt:i4>0</vt:i4>
      </vt:variant>
      <vt:variant>
        <vt:i4>5</vt:i4>
      </vt:variant>
      <vt:variant>
        <vt:lpwstr/>
      </vt:variant>
      <vt:variant>
        <vt:lpwstr>_Toc208608030</vt:lpwstr>
      </vt:variant>
      <vt:variant>
        <vt:i4>1769530</vt:i4>
      </vt:variant>
      <vt:variant>
        <vt:i4>536</vt:i4>
      </vt:variant>
      <vt:variant>
        <vt:i4>0</vt:i4>
      </vt:variant>
      <vt:variant>
        <vt:i4>5</vt:i4>
      </vt:variant>
      <vt:variant>
        <vt:lpwstr/>
      </vt:variant>
      <vt:variant>
        <vt:lpwstr>_Toc208608029</vt:lpwstr>
      </vt:variant>
      <vt:variant>
        <vt:i4>1769530</vt:i4>
      </vt:variant>
      <vt:variant>
        <vt:i4>530</vt:i4>
      </vt:variant>
      <vt:variant>
        <vt:i4>0</vt:i4>
      </vt:variant>
      <vt:variant>
        <vt:i4>5</vt:i4>
      </vt:variant>
      <vt:variant>
        <vt:lpwstr/>
      </vt:variant>
      <vt:variant>
        <vt:lpwstr>_Toc208608028</vt:lpwstr>
      </vt:variant>
      <vt:variant>
        <vt:i4>1769530</vt:i4>
      </vt:variant>
      <vt:variant>
        <vt:i4>524</vt:i4>
      </vt:variant>
      <vt:variant>
        <vt:i4>0</vt:i4>
      </vt:variant>
      <vt:variant>
        <vt:i4>5</vt:i4>
      </vt:variant>
      <vt:variant>
        <vt:lpwstr/>
      </vt:variant>
      <vt:variant>
        <vt:lpwstr>_Toc208608027</vt:lpwstr>
      </vt:variant>
      <vt:variant>
        <vt:i4>1769530</vt:i4>
      </vt:variant>
      <vt:variant>
        <vt:i4>518</vt:i4>
      </vt:variant>
      <vt:variant>
        <vt:i4>0</vt:i4>
      </vt:variant>
      <vt:variant>
        <vt:i4>5</vt:i4>
      </vt:variant>
      <vt:variant>
        <vt:lpwstr/>
      </vt:variant>
      <vt:variant>
        <vt:lpwstr>_Toc208608026</vt:lpwstr>
      </vt:variant>
      <vt:variant>
        <vt:i4>1769530</vt:i4>
      </vt:variant>
      <vt:variant>
        <vt:i4>512</vt:i4>
      </vt:variant>
      <vt:variant>
        <vt:i4>0</vt:i4>
      </vt:variant>
      <vt:variant>
        <vt:i4>5</vt:i4>
      </vt:variant>
      <vt:variant>
        <vt:lpwstr/>
      </vt:variant>
      <vt:variant>
        <vt:lpwstr>_Toc208608025</vt:lpwstr>
      </vt:variant>
      <vt:variant>
        <vt:i4>1769530</vt:i4>
      </vt:variant>
      <vt:variant>
        <vt:i4>506</vt:i4>
      </vt:variant>
      <vt:variant>
        <vt:i4>0</vt:i4>
      </vt:variant>
      <vt:variant>
        <vt:i4>5</vt:i4>
      </vt:variant>
      <vt:variant>
        <vt:lpwstr/>
      </vt:variant>
      <vt:variant>
        <vt:lpwstr>_Toc208608024</vt:lpwstr>
      </vt:variant>
      <vt:variant>
        <vt:i4>1769530</vt:i4>
      </vt:variant>
      <vt:variant>
        <vt:i4>500</vt:i4>
      </vt:variant>
      <vt:variant>
        <vt:i4>0</vt:i4>
      </vt:variant>
      <vt:variant>
        <vt:i4>5</vt:i4>
      </vt:variant>
      <vt:variant>
        <vt:lpwstr/>
      </vt:variant>
      <vt:variant>
        <vt:lpwstr>_Toc208608023</vt:lpwstr>
      </vt:variant>
      <vt:variant>
        <vt:i4>1769530</vt:i4>
      </vt:variant>
      <vt:variant>
        <vt:i4>494</vt:i4>
      </vt:variant>
      <vt:variant>
        <vt:i4>0</vt:i4>
      </vt:variant>
      <vt:variant>
        <vt:i4>5</vt:i4>
      </vt:variant>
      <vt:variant>
        <vt:lpwstr/>
      </vt:variant>
      <vt:variant>
        <vt:lpwstr>_Toc208608022</vt:lpwstr>
      </vt:variant>
      <vt:variant>
        <vt:i4>1769530</vt:i4>
      </vt:variant>
      <vt:variant>
        <vt:i4>488</vt:i4>
      </vt:variant>
      <vt:variant>
        <vt:i4>0</vt:i4>
      </vt:variant>
      <vt:variant>
        <vt:i4>5</vt:i4>
      </vt:variant>
      <vt:variant>
        <vt:lpwstr/>
      </vt:variant>
      <vt:variant>
        <vt:lpwstr>_Toc208608021</vt:lpwstr>
      </vt:variant>
      <vt:variant>
        <vt:i4>1769530</vt:i4>
      </vt:variant>
      <vt:variant>
        <vt:i4>482</vt:i4>
      </vt:variant>
      <vt:variant>
        <vt:i4>0</vt:i4>
      </vt:variant>
      <vt:variant>
        <vt:i4>5</vt:i4>
      </vt:variant>
      <vt:variant>
        <vt:lpwstr/>
      </vt:variant>
      <vt:variant>
        <vt:lpwstr>_Toc208608020</vt:lpwstr>
      </vt:variant>
      <vt:variant>
        <vt:i4>1572922</vt:i4>
      </vt:variant>
      <vt:variant>
        <vt:i4>476</vt:i4>
      </vt:variant>
      <vt:variant>
        <vt:i4>0</vt:i4>
      </vt:variant>
      <vt:variant>
        <vt:i4>5</vt:i4>
      </vt:variant>
      <vt:variant>
        <vt:lpwstr/>
      </vt:variant>
      <vt:variant>
        <vt:lpwstr>_Toc208608019</vt:lpwstr>
      </vt:variant>
      <vt:variant>
        <vt:i4>1572922</vt:i4>
      </vt:variant>
      <vt:variant>
        <vt:i4>470</vt:i4>
      </vt:variant>
      <vt:variant>
        <vt:i4>0</vt:i4>
      </vt:variant>
      <vt:variant>
        <vt:i4>5</vt:i4>
      </vt:variant>
      <vt:variant>
        <vt:lpwstr/>
      </vt:variant>
      <vt:variant>
        <vt:lpwstr>_Toc208608018</vt:lpwstr>
      </vt:variant>
      <vt:variant>
        <vt:i4>1572922</vt:i4>
      </vt:variant>
      <vt:variant>
        <vt:i4>464</vt:i4>
      </vt:variant>
      <vt:variant>
        <vt:i4>0</vt:i4>
      </vt:variant>
      <vt:variant>
        <vt:i4>5</vt:i4>
      </vt:variant>
      <vt:variant>
        <vt:lpwstr/>
      </vt:variant>
      <vt:variant>
        <vt:lpwstr>_Toc208608017</vt:lpwstr>
      </vt:variant>
      <vt:variant>
        <vt:i4>1572922</vt:i4>
      </vt:variant>
      <vt:variant>
        <vt:i4>458</vt:i4>
      </vt:variant>
      <vt:variant>
        <vt:i4>0</vt:i4>
      </vt:variant>
      <vt:variant>
        <vt:i4>5</vt:i4>
      </vt:variant>
      <vt:variant>
        <vt:lpwstr/>
      </vt:variant>
      <vt:variant>
        <vt:lpwstr>_Toc208608016</vt:lpwstr>
      </vt:variant>
      <vt:variant>
        <vt:i4>1572922</vt:i4>
      </vt:variant>
      <vt:variant>
        <vt:i4>452</vt:i4>
      </vt:variant>
      <vt:variant>
        <vt:i4>0</vt:i4>
      </vt:variant>
      <vt:variant>
        <vt:i4>5</vt:i4>
      </vt:variant>
      <vt:variant>
        <vt:lpwstr/>
      </vt:variant>
      <vt:variant>
        <vt:lpwstr>_Toc208608015</vt:lpwstr>
      </vt:variant>
      <vt:variant>
        <vt:i4>1572922</vt:i4>
      </vt:variant>
      <vt:variant>
        <vt:i4>446</vt:i4>
      </vt:variant>
      <vt:variant>
        <vt:i4>0</vt:i4>
      </vt:variant>
      <vt:variant>
        <vt:i4>5</vt:i4>
      </vt:variant>
      <vt:variant>
        <vt:lpwstr/>
      </vt:variant>
      <vt:variant>
        <vt:lpwstr>_Toc208608014</vt:lpwstr>
      </vt:variant>
      <vt:variant>
        <vt:i4>1572922</vt:i4>
      </vt:variant>
      <vt:variant>
        <vt:i4>440</vt:i4>
      </vt:variant>
      <vt:variant>
        <vt:i4>0</vt:i4>
      </vt:variant>
      <vt:variant>
        <vt:i4>5</vt:i4>
      </vt:variant>
      <vt:variant>
        <vt:lpwstr/>
      </vt:variant>
      <vt:variant>
        <vt:lpwstr>_Toc208608013</vt:lpwstr>
      </vt:variant>
      <vt:variant>
        <vt:i4>1572922</vt:i4>
      </vt:variant>
      <vt:variant>
        <vt:i4>434</vt:i4>
      </vt:variant>
      <vt:variant>
        <vt:i4>0</vt:i4>
      </vt:variant>
      <vt:variant>
        <vt:i4>5</vt:i4>
      </vt:variant>
      <vt:variant>
        <vt:lpwstr/>
      </vt:variant>
      <vt:variant>
        <vt:lpwstr>_Toc208608012</vt:lpwstr>
      </vt:variant>
      <vt:variant>
        <vt:i4>1638458</vt:i4>
      </vt:variant>
      <vt:variant>
        <vt:i4>428</vt:i4>
      </vt:variant>
      <vt:variant>
        <vt:i4>0</vt:i4>
      </vt:variant>
      <vt:variant>
        <vt:i4>5</vt:i4>
      </vt:variant>
      <vt:variant>
        <vt:lpwstr/>
      </vt:variant>
      <vt:variant>
        <vt:lpwstr>_Toc208608005</vt:lpwstr>
      </vt:variant>
      <vt:variant>
        <vt:i4>1638458</vt:i4>
      </vt:variant>
      <vt:variant>
        <vt:i4>422</vt:i4>
      </vt:variant>
      <vt:variant>
        <vt:i4>0</vt:i4>
      </vt:variant>
      <vt:variant>
        <vt:i4>5</vt:i4>
      </vt:variant>
      <vt:variant>
        <vt:lpwstr/>
      </vt:variant>
      <vt:variant>
        <vt:lpwstr>_Toc208608004</vt:lpwstr>
      </vt:variant>
      <vt:variant>
        <vt:i4>1638458</vt:i4>
      </vt:variant>
      <vt:variant>
        <vt:i4>416</vt:i4>
      </vt:variant>
      <vt:variant>
        <vt:i4>0</vt:i4>
      </vt:variant>
      <vt:variant>
        <vt:i4>5</vt:i4>
      </vt:variant>
      <vt:variant>
        <vt:lpwstr/>
      </vt:variant>
      <vt:variant>
        <vt:lpwstr>_Toc208608003</vt:lpwstr>
      </vt:variant>
      <vt:variant>
        <vt:i4>1638458</vt:i4>
      </vt:variant>
      <vt:variant>
        <vt:i4>410</vt:i4>
      </vt:variant>
      <vt:variant>
        <vt:i4>0</vt:i4>
      </vt:variant>
      <vt:variant>
        <vt:i4>5</vt:i4>
      </vt:variant>
      <vt:variant>
        <vt:lpwstr/>
      </vt:variant>
      <vt:variant>
        <vt:lpwstr>_Toc208608002</vt:lpwstr>
      </vt:variant>
      <vt:variant>
        <vt:i4>1638458</vt:i4>
      </vt:variant>
      <vt:variant>
        <vt:i4>404</vt:i4>
      </vt:variant>
      <vt:variant>
        <vt:i4>0</vt:i4>
      </vt:variant>
      <vt:variant>
        <vt:i4>5</vt:i4>
      </vt:variant>
      <vt:variant>
        <vt:lpwstr/>
      </vt:variant>
      <vt:variant>
        <vt:lpwstr>_Toc208608001</vt:lpwstr>
      </vt:variant>
      <vt:variant>
        <vt:i4>1638458</vt:i4>
      </vt:variant>
      <vt:variant>
        <vt:i4>398</vt:i4>
      </vt:variant>
      <vt:variant>
        <vt:i4>0</vt:i4>
      </vt:variant>
      <vt:variant>
        <vt:i4>5</vt:i4>
      </vt:variant>
      <vt:variant>
        <vt:lpwstr/>
      </vt:variant>
      <vt:variant>
        <vt:lpwstr>_Toc208608000</vt:lpwstr>
      </vt:variant>
      <vt:variant>
        <vt:i4>2031667</vt:i4>
      </vt:variant>
      <vt:variant>
        <vt:i4>392</vt:i4>
      </vt:variant>
      <vt:variant>
        <vt:i4>0</vt:i4>
      </vt:variant>
      <vt:variant>
        <vt:i4>5</vt:i4>
      </vt:variant>
      <vt:variant>
        <vt:lpwstr/>
      </vt:variant>
      <vt:variant>
        <vt:lpwstr>_Toc208607999</vt:lpwstr>
      </vt:variant>
      <vt:variant>
        <vt:i4>2031667</vt:i4>
      </vt:variant>
      <vt:variant>
        <vt:i4>386</vt:i4>
      </vt:variant>
      <vt:variant>
        <vt:i4>0</vt:i4>
      </vt:variant>
      <vt:variant>
        <vt:i4>5</vt:i4>
      </vt:variant>
      <vt:variant>
        <vt:lpwstr/>
      </vt:variant>
      <vt:variant>
        <vt:lpwstr>_Toc208607998</vt:lpwstr>
      </vt:variant>
      <vt:variant>
        <vt:i4>2031667</vt:i4>
      </vt:variant>
      <vt:variant>
        <vt:i4>380</vt:i4>
      </vt:variant>
      <vt:variant>
        <vt:i4>0</vt:i4>
      </vt:variant>
      <vt:variant>
        <vt:i4>5</vt:i4>
      </vt:variant>
      <vt:variant>
        <vt:lpwstr/>
      </vt:variant>
      <vt:variant>
        <vt:lpwstr>_Toc208607997</vt:lpwstr>
      </vt:variant>
      <vt:variant>
        <vt:i4>2031667</vt:i4>
      </vt:variant>
      <vt:variant>
        <vt:i4>374</vt:i4>
      </vt:variant>
      <vt:variant>
        <vt:i4>0</vt:i4>
      </vt:variant>
      <vt:variant>
        <vt:i4>5</vt:i4>
      </vt:variant>
      <vt:variant>
        <vt:lpwstr/>
      </vt:variant>
      <vt:variant>
        <vt:lpwstr>_Toc208607996</vt:lpwstr>
      </vt:variant>
      <vt:variant>
        <vt:i4>2031667</vt:i4>
      </vt:variant>
      <vt:variant>
        <vt:i4>368</vt:i4>
      </vt:variant>
      <vt:variant>
        <vt:i4>0</vt:i4>
      </vt:variant>
      <vt:variant>
        <vt:i4>5</vt:i4>
      </vt:variant>
      <vt:variant>
        <vt:lpwstr/>
      </vt:variant>
      <vt:variant>
        <vt:lpwstr>_Toc208607995</vt:lpwstr>
      </vt:variant>
      <vt:variant>
        <vt:i4>2031667</vt:i4>
      </vt:variant>
      <vt:variant>
        <vt:i4>362</vt:i4>
      </vt:variant>
      <vt:variant>
        <vt:i4>0</vt:i4>
      </vt:variant>
      <vt:variant>
        <vt:i4>5</vt:i4>
      </vt:variant>
      <vt:variant>
        <vt:lpwstr/>
      </vt:variant>
      <vt:variant>
        <vt:lpwstr>_Toc208607994</vt:lpwstr>
      </vt:variant>
      <vt:variant>
        <vt:i4>2031667</vt:i4>
      </vt:variant>
      <vt:variant>
        <vt:i4>356</vt:i4>
      </vt:variant>
      <vt:variant>
        <vt:i4>0</vt:i4>
      </vt:variant>
      <vt:variant>
        <vt:i4>5</vt:i4>
      </vt:variant>
      <vt:variant>
        <vt:lpwstr/>
      </vt:variant>
      <vt:variant>
        <vt:lpwstr>_Toc208607993</vt:lpwstr>
      </vt:variant>
      <vt:variant>
        <vt:i4>2031667</vt:i4>
      </vt:variant>
      <vt:variant>
        <vt:i4>350</vt:i4>
      </vt:variant>
      <vt:variant>
        <vt:i4>0</vt:i4>
      </vt:variant>
      <vt:variant>
        <vt:i4>5</vt:i4>
      </vt:variant>
      <vt:variant>
        <vt:lpwstr/>
      </vt:variant>
      <vt:variant>
        <vt:lpwstr>_Toc208607992</vt:lpwstr>
      </vt:variant>
      <vt:variant>
        <vt:i4>2031667</vt:i4>
      </vt:variant>
      <vt:variant>
        <vt:i4>344</vt:i4>
      </vt:variant>
      <vt:variant>
        <vt:i4>0</vt:i4>
      </vt:variant>
      <vt:variant>
        <vt:i4>5</vt:i4>
      </vt:variant>
      <vt:variant>
        <vt:lpwstr/>
      </vt:variant>
      <vt:variant>
        <vt:lpwstr>_Toc208607991</vt:lpwstr>
      </vt:variant>
      <vt:variant>
        <vt:i4>2031667</vt:i4>
      </vt:variant>
      <vt:variant>
        <vt:i4>338</vt:i4>
      </vt:variant>
      <vt:variant>
        <vt:i4>0</vt:i4>
      </vt:variant>
      <vt:variant>
        <vt:i4>5</vt:i4>
      </vt:variant>
      <vt:variant>
        <vt:lpwstr/>
      </vt:variant>
      <vt:variant>
        <vt:lpwstr>_Toc208607990</vt:lpwstr>
      </vt:variant>
      <vt:variant>
        <vt:i4>1966131</vt:i4>
      </vt:variant>
      <vt:variant>
        <vt:i4>332</vt:i4>
      </vt:variant>
      <vt:variant>
        <vt:i4>0</vt:i4>
      </vt:variant>
      <vt:variant>
        <vt:i4>5</vt:i4>
      </vt:variant>
      <vt:variant>
        <vt:lpwstr/>
      </vt:variant>
      <vt:variant>
        <vt:lpwstr>_Toc208607989</vt:lpwstr>
      </vt:variant>
      <vt:variant>
        <vt:i4>1966131</vt:i4>
      </vt:variant>
      <vt:variant>
        <vt:i4>326</vt:i4>
      </vt:variant>
      <vt:variant>
        <vt:i4>0</vt:i4>
      </vt:variant>
      <vt:variant>
        <vt:i4>5</vt:i4>
      </vt:variant>
      <vt:variant>
        <vt:lpwstr/>
      </vt:variant>
      <vt:variant>
        <vt:lpwstr>_Toc208607988</vt:lpwstr>
      </vt:variant>
      <vt:variant>
        <vt:i4>1966131</vt:i4>
      </vt:variant>
      <vt:variant>
        <vt:i4>320</vt:i4>
      </vt:variant>
      <vt:variant>
        <vt:i4>0</vt:i4>
      </vt:variant>
      <vt:variant>
        <vt:i4>5</vt:i4>
      </vt:variant>
      <vt:variant>
        <vt:lpwstr/>
      </vt:variant>
      <vt:variant>
        <vt:lpwstr>_Toc208607987</vt:lpwstr>
      </vt:variant>
      <vt:variant>
        <vt:i4>1966131</vt:i4>
      </vt:variant>
      <vt:variant>
        <vt:i4>314</vt:i4>
      </vt:variant>
      <vt:variant>
        <vt:i4>0</vt:i4>
      </vt:variant>
      <vt:variant>
        <vt:i4>5</vt:i4>
      </vt:variant>
      <vt:variant>
        <vt:lpwstr/>
      </vt:variant>
      <vt:variant>
        <vt:lpwstr>_Toc208607986</vt:lpwstr>
      </vt:variant>
      <vt:variant>
        <vt:i4>1966131</vt:i4>
      </vt:variant>
      <vt:variant>
        <vt:i4>308</vt:i4>
      </vt:variant>
      <vt:variant>
        <vt:i4>0</vt:i4>
      </vt:variant>
      <vt:variant>
        <vt:i4>5</vt:i4>
      </vt:variant>
      <vt:variant>
        <vt:lpwstr/>
      </vt:variant>
      <vt:variant>
        <vt:lpwstr>_Toc208607985</vt:lpwstr>
      </vt:variant>
      <vt:variant>
        <vt:i4>1966131</vt:i4>
      </vt:variant>
      <vt:variant>
        <vt:i4>302</vt:i4>
      </vt:variant>
      <vt:variant>
        <vt:i4>0</vt:i4>
      </vt:variant>
      <vt:variant>
        <vt:i4>5</vt:i4>
      </vt:variant>
      <vt:variant>
        <vt:lpwstr/>
      </vt:variant>
      <vt:variant>
        <vt:lpwstr>_Toc208607984</vt:lpwstr>
      </vt:variant>
      <vt:variant>
        <vt:i4>1966131</vt:i4>
      </vt:variant>
      <vt:variant>
        <vt:i4>296</vt:i4>
      </vt:variant>
      <vt:variant>
        <vt:i4>0</vt:i4>
      </vt:variant>
      <vt:variant>
        <vt:i4>5</vt:i4>
      </vt:variant>
      <vt:variant>
        <vt:lpwstr/>
      </vt:variant>
      <vt:variant>
        <vt:lpwstr>_Toc208607983</vt:lpwstr>
      </vt:variant>
      <vt:variant>
        <vt:i4>1966131</vt:i4>
      </vt:variant>
      <vt:variant>
        <vt:i4>290</vt:i4>
      </vt:variant>
      <vt:variant>
        <vt:i4>0</vt:i4>
      </vt:variant>
      <vt:variant>
        <vt:i4>5</vt:i4>
      </vt:variant>
      <vt:variant>
        <vt:lpwstr/>
      </vt:variant>
      <vt:variant>
        <vt:lpwstr>_Toc208607982</vt:lpwstr>
      </vt:variant>
      <vt:variant>
        <vt:i4>1966131</vt:i4>
      </vt:variant>
      <vt:variant>
        <vt:i4>284</vt:i4>
      </vt:variant>
      <vt:variant>
        <vt:i4>0</vt:i4>
      </vt:variant>
      <vt:variant>
        <vt:i4>5</vt:i4>
      </vt:variant>
      <vt:variant>
        <vt:lpwstr/>
      </vt:variant>
      <vt:variant>
        <vt:lpwstr>_Toc208607981</vt:lpwstr>
      </vt:variant>
      <vt:variant>
        <vt:i4>1966131</vt:i4>
      </vt:variant>
      <vt:variant>
        <vt:i4>278</vt:i4>
      </vt:variant>
      <vt:variant>
        <vt:i4>0</vt:i4>
      </vt:variant>
      <vt:variant>
        <vt:i4>5</vt:i4>
      </vt:variant>
      <vt:variant>
        <vt:lpwstr/>
      </vt:variant>
      <vt:variant>
        <vt:lpwstr>_Toc208607980</vt:lpwstr>
      </vt:variant>
      <vt:variant>
        <vt:i4>1114163</vt:i4>
      </vt:variant>
      <vt:variant>
        <vt:i4>272</vt:i4>
      </vt:variant>
      <vt:variant>
        <vt:i4>0</vt:i4>
      </vt:variant>
      <vt:variant>
        <vt:i4>5</vt:i4>
      </vt:variant>
      <vt:variant>
        <vt:lpwstr/>
      </vt:variant>
      <vt:variant>
        <vt:lpwstr>_Toc208607979</vt:lpwstr>
      </vt:variant>
      <vt:variant>
        <vt:i4>1114163</vt:i4>
      </vt:variant>
      <vt:variant>
        <vt:i4>266</vt:i4>
      </vt:variant>
      <vt:variant>
        <vt:i4>0</vt:i4>
      </vt:variant>
      <vt:variant>
        <vt:i4>5</vt:i4>
      </vt:variant>
      <vt:variant>
        <vt:lpwstr/>
      </vt:variant>
      <vt:variant>
        <vt:lpwstr>_Toc208607978</vt:lpwstr>
      </vt:variant>
      <vt:variant>
        <vt:i4>1114163</vt:i4>
      </vt:variant>
      <vt:variant>
        <vt:i4>260</vt:i4>
      </vt:variant>
      <vt:variant>
        <vt:i4>0</vt:i4>
      </vt:variant>
      <vt:variant>
        <vt:i4>5</vt:i4>
      </vt:variant>
      <vt:variant>
        <vt:lpwstr/>
      </vt:variant>
      <vt:variant>
        <vt:lpwstr>_Toc208607977</vt:lpwstr>
      </vt:variant>
      <vt:variant>
        <vt:i4>1114163</vt:i4>
      </vt:variant>
      <vt:variant>
        <vt:i4>254</vt:i4>
      </vt:variant>
      <vt:variant>
        <vt:i4>0</vt:i4>
      </vt:variant>
      <vt:variant>
        <vt:i4>5</vt:i4>
      </vt:variant>
      <vt:variant>
        <vt:lpwstr/>
      </vt:variant>
      <vt:variant>
        <vt:lpwstr>_Toc208607976</vt:lpwstr>
      </vt:variant>
      <vt:variant>
        <vt:i4>1114163</vt:i4>
      </vt:variant>
      <vt:variant>
        <vt:i4>248</vt:i4>
      </vt:variant>
      <vt:variant>
        <vt:i4>0</vt:i4>
      </vt:variant>
      <vt:variant>
        <vt:i4>5</vt:i4>
      </vt:variant>
      <vt:variant>
        <vt:lpwstr/>
      </vt:variant>
      <vt:variant>
        <vt:lpwstr>_Toc208607975</vt:lpwstr>
      </vt:variant>
      <vt:variant>
        <vt:i4>1114163</vt:i4>
      </vt:variant>
      <vt:variant>
        <vt:i4>242</vt:i4>
      </vt:variant>
      <vt:variant>
        <vt:i4>0</vt:i4>
      </vt:variant>
      <vt:variant>
        <vt:i4>5</vt:i4>
      </vt:variant>
      <vt:variant>
        <vt:lpwstr/>
      </vt:variant>
      <vt:variant>
        <vt:lpwstr>_Toc208607974</vt:lpwstr>
      </vt:variant>
      <vt:variant>
        <vt:i4>1114163</vt:i4>
      </vt:variant>
      <vt:variant>
        <vt:i4>236</vt:i4>
      </vt:variant>
      <vt:variant>
        <vt:i4>0</vt:i4>
      </vt:variant>
      <vt:variant>
        <vt:i4>5</vt:i4>
      </vt:variant>
      <vt:variant>
        <vt:lpwstr/>
      </vt:variant>
      <vt:variant>
        <vt:lpwstr>_Toc208607973</vt:lpwstr>
      </vt:variant>
      <vt:variant>
        <vt:i4>1114163</vt:i4>
      </vt:variant>
      <vt:variant>
        <vt:i4>230</vt:i4>
      </vt:variant>
      <vt:variant>
        <vt:i4>0</vt:i4>
      </vt:variant>
      <vt:variant>
        <vt:i4>5</vt:i4>
      </vt:variant>
      <vt:variant>
        <vt:lpwstr/>
      </vt:variant>
      <vt:variant>
        <vt:lpwstr>_Toc208607972</vt:lpwstr>
      </vt:variant>
      <vt:variant>
        <vt:i4>1114163</vt:i4>
      </vt:variant>
      <vt:variant>
        <vt:i4>224</vt:i4>
      </vt:variant>
      <vt:variant>
        <vt:i4>0</vt:i4>
      </vt:variant>
      <vt:variant>
        <vt:i4>5</vt:i4>
      </vt:variant>
      <vt:variant>
        <vt:lpwstr/>
      </vt:variant>
      <vt:variant>
        <vt:lpwstr>_Toc208607971</vt:lpwstr>
      </vt:variant>
      <vt:variant>
        <vt:i4>1114163</vt:i4>
      </vt:variant>
      <vt:variant>
        <vt:i4>218</vt:i4>
      </vt:variant>
      <vt:variant>
        <vt:i4>0</vt:i4>
      </vt:variant>
      <vt:variant>
        <vt:i4>5</vt:i4>
      </vt:variant>
      <vt:variant>
        <vt:lpwstr/>
      </vt:variant>
      <vt:variant>
        <vt:lpwstr>_Toc208607970</vt:lpwstr>
      </vt:variant>
      <vt:variant>
        <vt:i4>1048627</vt:i4>
      </vt:variant>
      <vt:variant>
        <vt:i4>212</vt:i4>
      </vt:variant>
      <vt:variant>
        <vt:i4>0</vt:i4>
      </vt:variant>
      <vt:variant>
        <vt:i4>5</vt:i4>
      </vt:variant>
      <vt:variant>
        <vt:lpwstr/>
      </vt:variant>
      <vt:variant>
        <vt:lpwstr>_Toc208607969</vt:lpwstr>
      </vt:variant>
      <vt:variant>
        <vt:i4>1048627</vt:i4>
      </vt:variant>
      <vt:variant>
        <vt:i4>206</vt:i4>
      </vt:variant>
      <vt:variant>
        <vt:i4>0</vt:i4>
      </vt:variant>
      <vt:variant>
        <vt:i4>5</vt:i4>
      </vt:variant>
      <vt:variant>
        <vt:lpwstr/>
      </vt:variant>
      <vt:variant>
        <vt:lpwstr>_Toc208607968</vt:lpwstr>
      </vt:variant>
      <vt:variant>
        <vt:i4>1048627</vt:i4>
      </vt:variant>
      <vt:variant>
        <vt:i4>200</vt:i4>
      </vt:variant>
      <vt:variant>
        <vt:i4>0</vt:i4>
      </vt:variant>
      <vt:variant>
        <vt:i4>5</vt:i4>
      </vt:variant>
      <vt:variant>
        <vt:lpwstr/>
      </vt:variant>
      <vt:variant>
        <vt:lpwstr>_Toc208607967</vt:lpwstr>
      </vt:variant>
      <vt:variant>
        <vt:i4>1048627</vt:i4>
      </vt:variant>
      <vt:variant>
        <vt:i4>194</vt:i4>
      </vt:variant>
      <vt:variant>
        <vt:i4>0</vt:i4>
      </vt:variant>
      <vt:variant>
        <vt:i4>5</vt:i4>
      </vt:variant>
      <vt:variant>
        <vt:lpwstr/>
      </vt:variant>
      <vt:variant>
        <vt:lpwstr>_Toc208607966</vt:lpwstr>
      </vt:variant>
      <vt:variant>
        <vt:i4>1048627</vt:i4>
      </vt:variant>
      <vt:variant>
        <vt:i4>188</vt:i4>
      </vt:variant>
      <vt:variant>
        <vt:i4>0</vt:i4>
      </vt:variant>
      <vt:variant>
        <vt:i4>5</vt:i4>
      </vt:variant>
      <vt:variant>
        <vt:lpwstr/>
      </vt:variant>
      <vt:variant>
        <vt:lpwstr>_Toc208607965</vt:lpwstr>
      </vt:variant>
      <vt:variant>
        <vt:i4>1048627</vt:i4>
      </vt:variant>
      <vt:variant>
        <vt:i4>182</vt:i4>
      </vt:variant>
      <vt:variant>
        <vt:i4>0</vt:i4>
      </vt:variant>
      <vt:variant>
        <vt:i4>5</vt:i4>
      </vt:variant>
      <vt:variant>
        <vt:lpwstr/>
      </vt:variant>
      <vt:variant>
        <vt:lpwstr>_Toc208607964</vt:lpwstr>
      </vt:variant>
      <vt:variant>
        <vt:i4>1048627</vt:i4>
      </vt:variant>
      <vt:variant>
        <vt:i4>176</vt:i4>
      </vt:variant>
      <vt:variant>
        <vt:i4>0</vt:i4>
      </vt:variant>
      <vt:variant>
        <vt:i4>5</vt:i4>
      </vt:variant>
      <vt:variant>
        <vt:lpwstr/>
      </vt:variant>
      <vt:variant>
        <vt:lpwstr>_Toc208607963</vt:lpwstr>
      </vt:variant>
      <vt:variant>
        <vt:i4>1048627</vt:i4>
      </vt:variant>
      <vt:variant>
        <vt:i4>170</vt:i4>
      </vt:variant>
      <vt:variant>
        <vt:i4>0</vt:i4>
      </vt:variant>
      <vt:variant>
        <vt:i4>5</vt:i4>
      </vt:variant>
      <vt:variant>
        <vt:lpwstr/>
      </vt:variant>
      <vt:variant>
        <vt:lpwstr>_Toc208607962</vt:lpwstr>
      </vt:variant>
      <vt:variant>
        <vt:i4>1048627</vt:i4>
      </vt:variant>
      <vt:variant>
        <vt:i4>164</vt:i4>
      </vt:variant>
      <vt:variant>
        <vt:i4>0</vt:i4>
      </vt:variant>
      <vt:variant>
        <vt:i4>5</vt:i4>
      </vt:variant>
      <vt:variant>
        <vt:lpwstr/>
      </vt:variant>
      <vt:variant>
        <vt:lpwstr>_Toc208607961</vt:lpwstr>
      </vt:variant>
      <vt:variant>
        <vt:i4>1048627</vt:i4>
      </vt:variant>
      <vt:variant>
        <vt:i4>158</vt:i4>
      </vt:variant>
      <vt:variant>
        <vt:i4>0</vt:i4>
      </vt:variant>
      <vt:variant>
        <vt:i4>5</vt:i4>
      </vt:variant>
      <vt:variant>
        <vt:lpwstr/>
      </vt:variant>
      <vt:variant>
        <vt:lpwstr>_Toc208607960</vt:lpwstr>
      </vt:variant>
      <vt:variant>
        <vt:i4>1245235</vt:i4>
      </vt:variant>
      <vt:variant>
        <vt:i4>152</vt:i4>
      </vt:variant>
      <vt:variant>
        <vt:i4>0</vt:i4>
      </vt:variant>
      <vt:variant>
        <vt:i4>5</vt:i4>
      </vt:variant>
      <vt:variant>
        <vt:lpwstr/>
      </vt:variant>
      <vt:variant>
        <vt:lpwstr>_Toc208607959</vt:lpwstr>
      </vt:variant>
      <vt:variant>
        <vt:i4>1245235</vt:i4>
      </vt:variant>
      <vt:variant>
        <vt:i4>146</vt:i4>
      </vt:variant>
      <vt:variant>
        <vt:i4>0</vt:i4>
      </vt:variant>
      <vt:variant>
        <vt:i4>5</vt:i4>
      </vt:variant>
      <vt:variant>
        <vt:lpwstr/>
      </vt:variant>
      <vt:variant>
        <vt:lpwstr>_Toc208607958</vt:lpwstr>
      </vt:variant>
      <vt:variant>
        <vt:i4>1245235</vt:i4>
      </vt:variant>
      <vt:variant>
        <vt:i4>140</vt:i4>
      </vt:variant>
      <vt:variant>
        <vt:i4>0</vt:i4>
      </vt:variant>
      <vt:variant>
        <vt:i4>5</vt:i4>
      </vt:variant>
      <vt:variant>
        <vt:lpwstr/>
      </vt:variant>
      <vt:variant>
        <vt:lpwstr>_Toc208607957</vt:lpwstr>
      </vt:variant>
      <vt:variant>
        <vt:i4>1245235</vt:i4>
      </vt:variant>
      <vt:variant>
        <vt:i4>134</vt:i4>
      </vt:variant>
      <vt:variant>
        <vt:i4>0</vt:i4>
      </vt:variant>
      <vt:variant>
        <vt:i4>5</vt:i4>
      </vt:variant>
      <vt:variant>
        <vt:lpwstr/>
      </vt:variant>
      <vt:variant>
        <vt:lpwstr>_Toc208607956</vt:lpwstr>
      </vt:variant>
      <vt:variant>
        <vt:i4>1245235</vt:i4>
      </vt:variant>
      <vt:variant>
        <vt:i4>128</vt:i4>
      </vt:variant>
      <vt:variant>
        <vt:i4>0</vt:i4>
      </vt:variant>
      <vt:variant>
        <vt:i4>5</vt:i4>
      </vt:variant>
      <vt:variant>
        <vt:lpwstr/>
      </vt:variant>
      <vt:variant>
        <vt:lpwstr>_Toc208607955</vt:lpwstr>
      </vt:variant>
      <vt:variant>
        <vt:i4>1245235</vt:i4>
      </vt:variant>
      <vt:variant>
        <vt:i4>122</vt:i4>
      </vt:variant>
      <vt:variant>
        <vt:i4>0</vt:i4>
      </vt:variant>
      <vt:variant>
        <vt:i4>5</vt:i4>
      </vt:variant>
      <vt:variant>
        <vt:lpwstr/>
      </vt:variant>
      <vt:variant>
        <vt:lpwstr>_Toc208607954</vt:lpwstr>
      </vt:variant>
      <vt:variant>
        <vt:i4>1245235</vt:i4>
      </vt:variant>
      <vt:variant>
        <vt:i4>116</vt:i4>
      </vt:variant>
      <vt:variant>
        <vt:i4>0</vt:i4>
      </vt:variant>
      <vt:variant>
        <vt:i4>5</vt:i4>
      </vt:variant>
      <vt:variant>
        <vt:lpwstr/>
      </vt:variant>
      <vt:variant>
        <vt:lpwstr>_Toc208607953</vt:lpwstr>
      </vt:variant>
      <vt:variant>
        <vt:i4>1245235</vt:i4>
      </vt:variant>
      <vt:variant>
        <vt:i4>110</vt:i4>
      </vt:variant>
      <vt:variant>
        <vt:i4>0</vt:i4>
      </vt:variant>
      <vt:variant>
        <vt:i4>5</vt:i4>
      </vt:variant>
      <vt:variant>
        <vt:lpwstr/>
      </vt:variant>
      <vt:variant>
        <vt:lpwstr>_Toc208607952</vt:lpwstr>
      </vt:variant>
      <vt:variant>
        <vt:i4>1245235</vt:i4>
      </vt:variant>
      <vt:variant>
        <vt:i4>104</vt:i4>
      </vt:variant>
      <vt:variant>
        <vt:i4>0</vt:i4>
      </vt:variant>
      <vt:variant>
        <vt:i4>5</vt:i4>
      </vt:variant>
      <vt:variant>
        <vt:lpwstr/>
      </vt:variant>
      <vt:variant>
        <vt:lpwstr>_Toc208607951</vt:lpwstr>
      </vt:variant>
      <vt:variant>
        <vt:i4>1245235</vt:i4>
      </vt:variant>
      <vt:variant>
        <vt:i4>98</vt:i4>
      </vt:variant>
      <vt:variant>
        <vt:i4>0</vt:i4>
      </vt:variant>
      <vt:variant>
        <vt:i4>5</vt:i4>
      </vt:variant>
      <vt:variant>
        <vt:lpwstr/>
      </vt:variant>
      <vt:variant>
        <vt:lpwstr>_Toc208607950</vt:lpwstr>
      </vt:variant>
      <vt:variant>
        <vt:i4>1179699</vt:i4>
      </vt:variant>
      <vt:variant>
        <vt:i4>92</vt:i4>
      </vt:variant>
      <vt:variant>
        <vt:i4>0</vt:i4>
      </vt:variant>
      <vt:variant>
        <vt:i4>5</vt:i4>
      </vt:variant>
      <vt:variant>
        <vt:lpwstr/>
      </vt:variant>
      <vt:variant>
        <vt:lpwstr>_Toc208607949</vt:lpwstr>
      </vt:variant>
      <vt:variant>
        <vt:i4>1179699</vt:i4>
      </vt:variant>
      <vt:variant>
        <vt:i4>86</vt:i4>
      </vt:variant>
      <vt:variant>
        <vt:i4>0</vt:i4>
      </vt:variant>
      <vt:variant>
        <vt:i4>5</vt:i4>
      </vt:variant>
      <vt:variant>
        <vt:lpwstr/>
      </vt:variant>
      <vt:variant>
        <vt:lpwstr>_Toc208607948</vt:lpwstr>
      </vt:variant>
      <vt:variant>
        <vt:i4>1179699</vt:i4>
      </vt:variant>
      <vt:variant>
        <vt:i4>80</vt:i4>
      </vt:variant>
      <vt:variant>
        <vt:i4>0</vt:i4>
      </vt:variant>
      <vt:variant>
        <vt:i4>5</vt:i4>
      </vt:variant>
      <vt:variant>
        <vt:lpwstr/>
      </vt:variant>
      <vt:variant>
        <vt:lpwstr>_Toc208607947</vt:lpwstr>
      </vt:variant>
      <vt:variant>
        <vt:i4>1179699</vt:i4>
      </vt:variant>
      <vt:variant>
        <vt:i4>74</vt:i4>
      </vt:variant>
      <vt:variant>
        <vt:i4>0</vt:i4>
      </vt:variant>
      <vt:variant>
        <vt:i4>5</vt:i4>
      </vt:variant>
      <vt:variant>
        <vt:lpwstr/>
      </vt:variant>
      <vt:variant>
        <vt:lpwstr>_Toc208607946</vt:lpwstr>
      </vt:variant>
      <vt:variant>
        <vt:i4>1179699</vt:i4>
      </vt:variant>
      <vt:variant>
        <vt:i4>68</vt:i4>
      </vt:variant>
      <vt:variant>
        <vt:i4>0</vt:i4>
      </vt:variant>
      <vt:variant>
        <vt:i4>5</vt:i4>
      </vt:variant>
      <vt:variant>
        <vt:lpwstr/>
      </vt:variant>
      <vt:variant>
        <vt:lpwstr>_Toc208607945</vt:lpwstr>
      </vt:variant>
      <vt:variant>
        <vt:i4>1179699</vt:i4>
      </vt:variant>
      <vt:variant>
        <vt:i4>62</vt:i4>
      </vt:variant>
      <vt:variant>
        <vt:i4>0</vt:i4>
      </vt:variant>
      <vt:variant>
        <vt:i4>5</vt:i4>
      </vt:variant>
      <vt:variant>
        <vt:lpwstr/>
      </vt:variant>
      <vt:variant>
        <vt:lpwstr>_Toc208607944</vt:lpwstr>
      </vt:variant>
      <vt:variant>
        <vt:i4>1179699</vt:i4>
      </vt:variant>
      <vt:variant>
        <vt:i4>56</vt:i4>
      </vt:variant>
      <vt:variant>
        <vt:i4>0</vt:i4>
      </vt:variant>
      <vt:variant>
        <vt:i4>5</vt:i4>
      </vt:variant>
      <vt:variant>
        <vt:lpwstr/>
      </vt:variant>
      <vt:variant>
        <vt:lpwstr>_Toc208607943</vt:lpwstr>
      </vt:variant>
      <vt:variant>
        <vt:i4>1179699</vt:i4>
      </vt:variant>
      <vt:variant>
        <vt:i4>50</vt:i4>
      </vt:variant>
      <vt:variant>
        <vt:i4>0</vt:i4>
      </vt:variant>
      <vt:variant>
        <vt:i4>5</vt:i4>
      </vt:variant>
      <vt:variant>
        <vt:lpwstr/>
      </vt:variant>
      <vt:variant>
        <vt:lpwstr>_Toc208607942</vt:lpwstr>
      </vt:variant>
      <vt:variant>
        <vt:i4>1179699</vt:i4>
      </vt:variant>
      <vt:variant>
        <vt:i4>44</vt:i4>
      </vt:variant>
      <vt:variant>
        <vt:i4>0</vt:i4>
      </vt:variant>
      <vt:variant>
        <vt:i4>5</vt:i4>
      </vt:variant>
      <vt:variant>
        <vt:lpwstr/>
      </vt:variant>
      <vt:variant>
        <vt:lpwstr>_Toc208607941</vt:lpwstr>
      </vt:variant>
      <vt:variant>
        <vt:i4>1179699</vt:i4>
      </vt:variant>
      <vt:variant>
        <vt:i4>38</vt:i4>
      </vt:variant>
      <vt:variant>
        <vt:i4>0</vt:i4>
      </vt:variant>
      <vt:variant>
        <vt:i4>5</vt:i4>
      </vt:variant>
      <vt:variant>
        <vt:lpwstr/>
      </vt:variant>
      <vt:variant>
        <vt:lpwstr>_Toc208607940</vt:lpwstr>
      </vt:variant>
      <vt:variant>
        <vt:i4>1376307</vt:i4>
      </vt:variant>
      <vt:variant>
        <vt:i4>32</vt:i4>
      </vt:variant>
      <vt:variant>
        <vt:i4>0</vt:i4>
      </vt:variant>
      <vt:variant>
        <vt:i4>5</vt:i4>
      </vt:variant>
      <vt:variant>
        <vt:lpwstr/>
      </vt:variant>
      <vt:variant>
        <vt:lpwstr>_Toc208607939</vt:lpwstr>
      </vt:variant>
      <vt:variant>
        <vt:i4>1376307</vt:i4>
      </vt:variant>
      <vt:variant>
        <vt:i4>26</vt:i4>
      </vt:variant>
      <vt:variant>
        <vt:i4>0</vt:i4>
      </vt:variant>
      <vt:variant>
        <vt:i4>5</vt:i4>
      </vt:variant>
      <vt:variant>
        <vt:lpwstr/>
      </vt:variant>
      <vt:variant>
        <vt:lpwstr>_Toc208607938</vt:lpwstr>
      </vt:variant>
      <vt:variant>
        <vt:i4>1376307</vt:i4>
      </vt:variant>
      <vt:variant>
        <vt:i4>20</vt:i4>
      </vt:variant>
      <vt:variant>
        <vt:i4>0</vt:i4>
      </vt:variant>
      <vt:variant>
        <vt:i4>5</vt:i4>
      </vt:variant>
      <vt:variant>
        <vt:lpwstr/>
      </vt:variant>
      <vt:variant>
        <vt:lpwstr>_Toc208607937</vt:lpwstr>
      </vt:variant>
      <vt:variant>
        <vt:i4>1376307</vt:i4>
      </vt:variant>
      <vt:variant>
        <vt:i4>14</vt:i4>
      </vt:variant>
      <vt:variant>
        <vt:i4>0</vt:i4>
      </vt:variant>
      <vt:variant>
        <vt:i4>5</vt:i4>
      </vt:variant>
      <vt:variant>
        <vt:lpwstr/>
      </vt:variant>
      <vt:variant>
        <vt:lpwstr>_Toc208607936</vt:lpwstr>
      </vt:variant>
      <vt:variant>
        <vt:i4>1376307</vt:i4>
      </vt:variant>
      <vt:variant>
        <vt:i4>8</vt:i4>
      </vt:variant>
      <vt:variant>
        <vt:i4>0</vt:i4>
      </vt:variant>
      <vt:variant>
        <vt:i4>5</vt:i4>
      </vt:variant>
      <vt:variant>
        <vt:lpwstr/>
      </vt:variant>
      <vt:variant>
        <vt:lpwstr>_Toc208607935</vt:lpwstr>
      </vt:variant>
      <vt:variant>
        <vt:i4>1376307</vt:i4>
      </vt:variant>
      <vt:variant>
        <vt:i4>2</vt:i4>
      </vt:variant>
      <vt:variant>
        <vt:i4>0</vt:i4>
      </vt:variant>
      <vt:variant>
        <vt:i4>5</vt:i4>
      </vt:variant>
      <vt:variant>
        <vt:lpwstr/>
      </vt:variant>
      <vt:variant>
        <vt:lpwstr>_Toc208607934</vt:lpwstr>
      </vt:variant>
      <vt:variant>
        <vt:i4>2949244</vt:i4>
      </vt:variant>
      <vt:variant>
        <vt:i4>0</vt:i4>
      </vt:variant>
      <vt:variant>
        <vt:i4>0</vt:i4>
      </vt:variant>
      <vt:variant>
        <vt:i4>5</vt:i4>
      </vt:variant>
      <vt:variant>
        <vt:lpwstr>https://umgcdev361.sharepoint.com/:x:/r/sites/SWEN670Fall2025/Shared Documents/General/Deliverables/Milestone 2/CareConnect/PMP %26 SRS Revisions/Decision Trackers Combined.xlsx?d=w5fb3ffc58b1147ec98dc8dcfdab8e4ab&amp;csf=1&amp;web=1&amp;e=XOSShh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CareConnect Project Plan Document</dc:title>
  <dc:subject/>
  <dc:creator>Alyssa Harding</dc:creator>
  <cp:keywords>Team A Team B</cp:keywords>
  <cp:lastModifiedBy>Alondra Vega Pacheco</cp:lastModifiedBy>
  <cp:revision>12</cp:revision>
  <cp:lastPrinted>2025-08-30T20:06:00Z</cp:lastPrinted>
  <dcterms:created xsi:type="dcterms:W3CDTF">2025-09-16T02:19:00Z</dcterms:created>
  <dcterms:modified xsi:type="dcterms:W3CDTF">2025-10-14T16:28:00Z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0x010100A267A6EAD524DC43B9291D3D6566F6B7</vt:lpwstr>
  </property>
  <property fmtid="{D5CDD505-2E9C-101B-9397-08002B2CF9AE}" pid="3" name="MediaServiceImageTags">
    <vt:lpwstr/>
  </property>
</Properties>
</file>